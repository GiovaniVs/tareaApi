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08FD6" w14:textId="055A2EF7" w:rsidR="00300DDB" w:rsidRPr="008D5B24" w:rsidRDefault="00300DDB" w:rsidP="00300DDB">
      <w:pPr>
        <w:pStyle w:val="paragraph"/>
        <w:spacing w:before="0" w:beforeAutospacing="0" w:after="0" w:afterAutospacing="0"/>
        <w:textAlignment w:val="baseline"/>
        <w:rPr>
          <w:rFonts w:ascii="Segoe UI" w:hAnsi="Segoe UI" w:cs="Segoe UI"/>
          <w:sz w:val="18"/>
          <w:szCs w:val="18"/>
          <w:lang w:val="es-ES"/>
        </w:rPr>
      </w:pPr>
      <w:bookmarkStart w:id="0" w:name="_Hlk42598655"/>
    </w:p>
    <w:p w14:paraId="3E6B5C37" w14:textId="2121C245" w:rsidR="00300DDB" w:rsidRPr="008D5B24" w:rsidRDefault="00300DDB" w:rsidP="00300DDB">
      <w:pPr>
        <w:pStyle w:val="paragraph"/>
        <w:spacing w:before="0" w:beforeAutospacing="0" w:after="0" w:afterAutospacing="0"/>
        <w:jc w:val="center"/>
        <w:textAlignment w:val="baseline"/>
        <w:rPr>
          <w:rFonts w:ascii="Segoe UI" w:hAnsi="Segoe UI" w:cs="Segoe UI"/>
          <w:sz w:val="18"/>
          <w:szCs w:val="18"/>
          <w:lang w:val="es-ES"/>
        </w:rPr>
      </w:pPr>
    </w:p>
    <w:p w14:paraId="37BD713D" w14:textId="196A793F" w:rsidR="00300DDB" w:rsidRPr="006B3D34" w:rsidRDefault="00300DDB" w:rsidP="00300DDB">
      <w:pPr>
        <w:spacing w:after="0" w:line="240" w:lineRule="auto"/>
        <w:jc w:val="center"/>
        <w:textAlignment w:val="baseline"/>
        <w:rPr>
          <w:rFonts w:ascii="Calibri Light" w:eastAsia="Times New Roman" w:hAnsi="Calibri Light" w:cs="Calibri Light"/>
          <w:sz w:val="26"/>
          <w:szCs w:val="26"/>
          <w:lang w:val="es-ES_tradnl"/>
        </w:rPr>
      </w:pPr>
      <w:r w:rsidRPr="006B3D34">
        <w:rPr>
          <w:rFonts w:ascii="Calibri Light" w:eastAsia="Times New Roman" w:hAnsi="Calibri Light" w:cs="Calibri Light"/>
          <w:b/>
          <w:bCs/>
          <w:smallCaps/>
          <w:sz w:val="26"/>
          <w:szCs w:val="26"/>
          <w:lang w:val="es-ES_tradnl"/>
        </w:rPr>
        <w:t>D</w:t>
      </w:r>
      <w:r w:rsidR="008D5B24" w:rsidRPr="006B3D34">
        <w:rPr>
          <w:rFonts w:ascii="Calibri Light" w:eastAsia="Times New Roman" w:hAnsi="Calibri Light" w:cs="Calibri Light"/>
          <w:b/>
          <w:bCs/>
          <w:smallCaps/>
          <w:sz w:val="26"/>
          <w:szCs w:val="26"/>
          <w:lang w:val="es-ES_tradnl"/>
        </w:rPr>
        <w:t>ocumento del Banco Interamericano de Desarrollo</w:t>
      </w:r>
      <w:r w:rsidRPr="006B3D34">
        <w:rPr>
          <w:rFonts w:ascii="Calibri Light" w:eastAsia="Times New Roman" w:hAnsi="Calibri Light" w:cs="Calibri Light"/>
          <w:sz w:val="26"/>
          <w:szCs w:val="26"/>
          <w:lang w:val="es-ES_tradnl"/>
        </w:rPr>
        <w:t> </w:t>
      </w:r>
    </w:p>
    <w:p w14:paraId="79AE0108" w14:textId="6FC870E0" w:rsidR="00300DDB" w:rsidRPr="006B3D34" w:rsidRDefault="00300DDB" w:rsidP="00300DDB">
      <w:pPr>
        <w:spacing w:after="0" w:line="240" w:lineRule="auto"/>
        <w:textAlignment w:val="baseline"/>
        <w:rPr>
          <w:rFonts w:ascii="Segoe UI" w:eastAsia="Times New Roman" w:hAnsi="Segoe UI" w:cs="Segoe UI"/>
          <w:sz w:val="18"/>
          <w:szCs w:val="18"/>
          <w:lang w:val="es-ES_tradnl"/>
        </w:rPr>
      </w:pPr>
    </w:p>
    <w:p w14:paraId="48052C7E" w14:textId="779F3596" w:rsidR="00300DDB" w:rsidRPr="006B3D34" w:rsidRDefault="00300DDB" w:rsidP="00300DDB">
      <w:pPr>
        <w:spacing w:after="0" w:line="240" w:lineRule="auto"/>
        <w:textAlignment w:val="baseline"/>
        <w:rPr>
          <w:rFonts w:ascii="Segoe UI" w:eastAsia="Times New Roman" w:hAnsi="Segoe UI" w:cs="Segoe UI"/>
          <w:sz w:val="18"/>
          <w:szCs w:val="18"/>
          <w:lang w:val="es-ES_tradnl"/>
        </w:rPr>
      </w:pPr>
    </w:p>
    <w:p w14:paraId="0988A782" w14:textId="776EF2E3" w:rsidR="00300DDB" w:rsidRPr="006B3D34" w:rsidRDefault="00300DDB" w:rsidP="00300DDB">
      <w:pPr>
        <w:spacing w:after="0" w:line="240" w:lineRule="auto"/>
        <w:textAlignment w:val="baseline"/>
        <w:rPr>
          <w:rFonts w:ascii="Segoe UI" w:eastAsia="Times New Roman" w:hAnsi="Segoe UI" w:cs="Segoe UI"/>
          <w:sz w:val="18"/>
          <w:szCs w:val="18"/>
          <w:lang w:val="es-ES_tradnl"/>
        </w:rPr>
      </w:pPr>
    </w:p>
    <w:p w14:paraId="5A8ECF83" w14:textId="04B6A2DF" w:rsidR="00300DDB" w:rsidRPr="006B3D34" w:rsidRDefault="00B80F44" w:rsidP="00300DDB">
      <w:pPr>
        <w:spacing w:after="0" w:line="240" w:lineRule="auto"/>
        <w:jc w:val="center"/>
        <w:textAlignment w:val="baseline"/>
        <w:rPr>
          <w:rFonts w:ascii="Segoe UI" w:eastAsia="Times New Roman" w:hAnsi="Segoe UI" w:cs="Segoe UI"/>
          <w:sz w:val="18"/>
          <w:szCs w:val="18"/>
          <w:lang w:val="es-ES_tradnl"/>
        </w:rPr>
      </w:pPr>
      <w:r w:rsidRPr="001C6E58">
        <w:rPr>
          <w:rFonts w:ascii="Arial" w:hAnsi="Arial" w:cs="Arial"/>
          <w:smallCaps/>
          <w:noProof/>
        </w:rPr>
        <w:drawing>
          <wp:inline distT="0" distB="0" distL="0" distR="0" wp14:anchorId="09B52D7E" wp14:editId="069EF42C">
            <wp:extent cx="2963057" cy="1620595"/>
            <wp:effectExtent l="0" t="0" r="0" b="0"/>
            <wp:docPr id="1" name="Picture 1" descr="C:\Users\NATASHAW\AppData\Local\Microsoft\Windows\Temporary Internet Files\Content.Outlook\Y94DSEE4\bid_espanâol_LR_72dpi_RGB (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SHAW\AppData\Local\Microsoft\Windows\Temporary Internet Files\Content.Outlook\Y94DSEE4\bid_espanâol_LR_72dpi_RGB (00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6312" cy="1622375"/>
                    </a:xfrm>
                    <a:prstGeom prst="rect">
                      <a:avLst/>
                    </a:prstGeom>
                    <a:noFill/>
                    <a:ln>
                      <a:noFill/>
                    </a:ln>
                  </pic:spPr>
                </pic:pic>
              </a:graphicData>
            </a:graphic>
          </wp:inline>
        </w:drawing>
      </w:r>
    </w:p>
    <w:p w14:paraId="17EAE7CD" w14:textId="33BBB1A7" w:rsidR="00300DDB" w:rsidRPr="006B3D34" w:rsidRDefault="00300DDB" w:rsidP="00300DDB">
      <w:pPr>
        <w:spacing w:after="0" w:line="240" w:lineRule="auto"/>
        <w:textAlignment w:val="baseline"/>
        <w:rPr>
          <w:rFonts w:ascii="Segoe UI" w:eastAsia="Times New Roman" w:hAnsi="Segoe UI" w:cs="Segoe UI"/>
          <w:sz w:val="18"/>
          <w:szCs w:val="18"/>
          <w:lang w:val="es-ES_tradnl"/>
        </w:rPr>
      </w:pPr>
    </w:p>
    <w:p w14:paraId="29CB5C0C" w14:textId="7668D4D0" w:rsidR="00300DDB" w:rsidRPr="006B3D34" w:rsidRDefault="00300DDB" w:rsidP="00300DDB">
      <w:pPr>
        <w:spacing w:after="0" w:line="240" w:lineRule="auto"/>
        <w:textAlignment w:val="baseline"/>
        <w:rPr>
          <w:rFonts w:ascii="Calibri Light" w:eastAsia="Times New Roman" w:hAnsi="Calibri Light" w:cs="Calibri Light"/>
          <w:sz w:val="18"/>
          <w:szCs w:val="18"/>
          <w:lang w:val="es-ES_tradnl"/>
        </w:rPr>
      </w:pPr>
    </w:p>
    <w:p w14:paraId="385871EA" w14:textId="77777777" w:rsidR="00AF5C11" w:rsidRPr="001B2C67" w:rsidRDefault="00AF5C11" w:rsidP="00AF5C11">
      <w:pPr>
        <w:spacing w:after="0" w:line="240" w:lineRule="auto"/>
        <w:jc w:val="center"/>
        <w:rPr>
          <w:rFonts w:ascii="Calibri Light" w:eastAsia="Times New Roman" w:hAnsi="Calibri Light" w:cs="Calibri Light"/>
          <w:b/>
          <w:bCs/>
          <w:smallCaps/>
          <w:sz w:val="24"/>
          <w:szCs w:val="24"/>
          <w:lang w:val="es-419"/>
        </w:rPr>
      </w:pPr>
      <w:r w:rsidRPr="001B2C67">
        <w:rPr>
          <w:rFonts w:ascii="Calibri Light" w:eastAsia="Times New Roman" w:hAnsi="Calibri Light" w:cs="Calibri Light"/>
          <w:b/>
          <w:bCs/>
          <w:smallCaps/>
          <w:sz w:val="24"/>
          <w:szCs w:val="24"/>
          <w:lang w:val="es-419"/>
        </w:rPr>
        <w:t>El Salvador</w:t>
      </w:r>
    </w:p>
    <w:p w14:paraId="3416E6C4" w14:textId="77777777" w:rsidR="00AF5C11" w:rsidRPr="001B2C67" w:rsidRDefault="00AF5C11" w:rsidP="00AF5C11">
      <w:pPr>
        <w:spacing w:after="0" w:line="240" w:lineRule="auto"/>
        <w:jc w:val="center"/>
        <w:rPr>
          <w:rFonts w:ascii="Calibri Light" w:eastAsia="Times New Roman" w:hAnsi="Calibri Light" w:cs="Calibri Light"/>
          <w:b/>
          <w:bCs/>
          <w:smallCaps/>
          <w:sz w:val="24"/>
          <w:szCs w:val="24"/>
          <w:lang w:val="es-419"/>
        </w:rPr>
      </w:pPr>
      <w:r w:rsidRPr="001B2C67">
        <w:rPr>
          <w:rFonts w:ascii="Calibri Light" w:eastAsia="Times New Roman" w:hAnsi="Calibri Light" w:cs="Calibri Light"/>
          <w:b/>
          <w:bCs/>
          <w:smallCaps/>
          <w:sz w:val="24"/>
          <w:szCs w:val="24"/>
          <w:lang w:val="es-419"/>
        </w:rPr>
        <w:t xml:space="preserve"> Programa de Fortalecimiento del Sector Agua y Saneamiento en El Salvador</w:t>
      </w:r>
    </w:p>
    <w:p w14:paraId="71EE250B" w14:textId="3D300599" w:rsidR="00300DDB" w:rsidRPr="001B2C67" w:rsidRDefault="00AF5C11" w:rsidP="00AF5C11">
      <w:pPr>
        <w:spacing w:after="0" w:line="240" w:lineRule="auto"/>
        <w:jc w:val="center"/>
        <w:rPr>
          <w:rFonts w:ascii="Calibri Light" w:eastAsia="Times New Roman" w:hAnsi="Calibri Light" w:cs="Calibri Light"/>
          <w:sz w:val="24"/>
          <w:szCs w:val="24"/>
          <w:lang w:val="es-419"/>
        </w:rPr>
      </w:pPr>
      <w:r w:rsidRPr="001B2C67">
        <w:rPr>
          <w:rFonts w:ascii="Calibri Light" w:eastAsia="Times New Roman" w:hAnsi="Calibri Light" w:cs="Calibri Light"/>
          <w:b/>
          <w:bCs/>
          <w:smallCaps/>
          <w:sz w:val="24"/>
          <w:szCs w:val="24"/>
          <w:lang w:val="es-419"/>
        </w:rPr>
        <w:t>ES-L1152</w:t>
      </w:r>
    </w:p>
    <w:p w14:paraId="5810177F" w14:textId="2EB93490" w:rsidR="00300DDB" w:rsidRPr="001B2C67" w:rsidRDefault="00300DDB" w:rsidP="00300DDB">
      <w:pPr>
        <w:spacing w:after="0" w:line="240" w:lineRule="auto"/>
        <w:jc w:val="center"/>
        <w:textAlignment w:val="baseline"/>
        <w:rPr>
          <w:rFonts w:ascii="Calibri Light" w:eastAsia="Times New Roman" w:hAnsi="Calibri Light" w:cs="Calibri Light"/>
          <w:sz w:val="18"/>
          <w:szCs w:val="18"/>
          <w:lang w:val="es-419"/>
        </w:rPr>
      </w:pPr>
    </w:p>
    <w:p w14:paraId="62C0F259" w14:textId="63C997CC" w:rsidR="00300DDB" w:rsidRPr="001B2C67" w:rsidRDefault="00300DDB" w:rsidP="00F245AC">
      <w:pPr>
        <w:spacing w:after="0" w:line="240" w:lineRule="auto"/>
        <w:jc w:val="center"/>
        <w:textAlignment w:val="baseline"/>
        <w:rPr>
          <w:rFonts w:ascii="Calibri Light" w:eastAsia="Times New Roman" w:hAnsi="Calibri Light" w:cs="Calibri Light"/>
          <w:sz w:val="18"/>
          <w:szCs w:val="18"/>
          <w:lang w:val="es-419"/>
        </w:rPr>
      </w:pPr>
    </w:p>
    <w:p w14:paraId="648231C1" w14:textId="06478395" w:rsidR="00300DDB" w:rsidRPr="006B3D34" w:rsidRDefault="008D5B24" w:rsidP="00300DDB">
      <w:pPr>
        <w:spacing w:after="0" w:line="240" w:lineRule="auto"/>
        <w:jc w:val="center"/>
        <w:textAlignment w:val="baseline"/>
        <w:rPr>
          <w:rFonts w:ascii="Calibri Light" w:eastAsia="Times New Roman" w:hAnsi="Calibri Light" w:cs="Calibri Light"/>
          <w:sz w:val="18"/>
          <w:szCs w:val="18"/>
          <w:lang w:val="es-ES_tradnl"/>
        </w:rPr>
      </w:pPr>
      <w:r w:rsidRPr="006B3D34">
        <w:rPr>
          <w:rFonts w:ascii="Calibri Light" w:eastAsia="Times New Roman" w:hAnsi="Calibri Light" w:cs="Calibri Light"/>
          <w:b/>
          <w:bCs/>
          <w:caps/>
          <w:sz w:val="24"/>
          <w:szCs w:val="24"/>
          <w:lang w:val="es-ES_tradnl"/>
        </w:rPr>
        <w:t>Resumen de</w:t>
      </w:r>
      <w:r w:rsidR="00561856">
        <w:rPr>
          <w:rFonts w:ascii="Calibri Light" w:eastAsia="Times New Roman" w:hAnsi="Calibri Light" w:cs="Calibri Light"/>
          <w:b/>
          <w:bCs/>
          <w:caps/>
          <w:sz w:val="24"/>
          <w:szCs w:val="24"/>
          <w:lang w:val="es-ES_tradnl"/>
        </w:rPr>
        <w:t xml:space="preserve"> </w:t>
      </w:r>
      <w:r w:rsidRPr="006B3D34">
        <w:rPr>
          <w:rFonts w:ascii="Calibri Light" w:eastAsia="Times New Roman" w:hAnsi="Calibri Light" w:cs="Calibri Light"/>
          <w:b/>
          <w:bCs/>
          <w:caps/>
          <w:sz w:val="24"/>
          <w:szCs w:val="24"/>
          <w:lang w:val="es-ES_tradnl"/>
        </w:rPr>
        <w:t>l</w:t>
      </w:r>
      <w:r w:rsidR="00561856">
        <w:rPr>
          <w:rFonts w:ascii="Calibri Light" w:eastAsia="Times New Roman" w:hAnsi="Calibri Light" w:cs="Calibri Light"/>
          <w:b/>
          <w:bCs/>
          <w:caps/>
          <w:sz w:val="24"/>
          <w:szCs w:val="24"/>
          <w:lang w:val="es-ES_tradnl"/>
        </w:rPr>
        <w:t>a</w:t>
      </w:r>
      <w:r w:rsidRPr="006B3D34">
        <w:rPr>
          <w:rFonts w:ascii="Calibri Light" w:eastAsia="Times New Roman" w:hAnsi="Calibri Light" w:cs="Calibri Light"/>
          <w:b/>
          <w:bCs/>
          <w:caps/>
          <w:sz w:val="24"/>
          <w:szCs w:val="24"/>
          <w:lang w:val="es-ES_tradnl"/>
        </w:rPr>
        <w:t xml:space="preserve"> </w:t>
      </w:r>
      <w:r w:rsidR="0022753C" w:rsidRPr="0022753C">
        <w:rPr>
          <w:rFonts w:ascii="Calibri Light" w:eastAsia="Times New Roman" w:hAnsi="Calibri Light" w:cs="Calibri Light"/>
          <w:b/>
          <w:bCs/>
          <w:caps/>
          <w:sz w:val="24"/>
          <w:szCs w:val="24"/>
          <w:lang w:val="es-ES_tradnl"/>
        </w:rPr>
        <w:t xml:space="preserve">revisión </w:t>
      </w:r>
      <w:r w:rsidRPr="006B3D34">
        <w:rPr>
          <w:rFonts w:ascii="Calibri Light" w:eastAsia="Times New Roman" w:hAnsi="Calibri Light" w:cs="Calibri Light"/>
          <w:b/>
          <w:bCs/>
          <w:caps/>
          <w:sz w:val="24"/>
          <w:szCs w:val="24"/>
          <w:lang w:val="es-ES_tradnl"/>
        </w:rPr>
        <w:t>ambiental y social</w:t>
      </w:r>
      <w:r w:rsidR="005D13C5">
        <w:rPr>
          <w:rFonts w:ascii="Calibri Light" w:eastAsia="Times New Roman" w:hAnsi="Calibri Light" w:cs="Calibri Light"/>
          <w:b/>
          <w:bCs/>
          <w:caps/>
          <w:sz w:val="24"/>
          <w:szCs w:val="24"/>
          <w:lang w:val="es-ES_tradnl"/>
        </w:rPr>
        <w:t xml:space="preserve"> (ESRS)</w:t>
      </w:r>
    </w:p>
    <w:p w14:paraId="450FA028" w14:textId="5171C718" w:rsidR="00300DDB" w:rsidRPr="00FB3BB7" w:rsidRDefault="2B5F1BC8" w:rsidP="2B5F1BC8">
      <w:pPr>
        <w:spacing w:after="0" w:line="240" w:lineRule="auto"/>
        <w:jc w:val="center"/>
        <w:rPr>
          <w:rFonts w:ascii="Calibri Light" w:eastAsia="Calibri Light" w:hAnsi="Calibri Light" w:cs="Calibri Light"/>
          <w:sz w:val="24"/>
          <w:szCs w:val="24"/>
          <w:lang w:val="en-US"/>
        </w:rPr>
      </w:pPr>
      <w:r w:rsidRPr="2B5F1BC8">
        <w:rPr>
          <w:rFonts w:ascii="Calibri Light" w:eastAsia="Times New Roman" w:hAnsi="Calibri Light" w:cs="Calibri Light"/>
          <w:smallCaps/>
          <w:sz w:val="24"/>
          <w:szCs w:val="24"/>
          <w:lang w:val="en-US"/>
        </w:rPr>
        <w:t xml:space="preserve">22 de </w:t>
      </w:r>
      <w:proofErr w:type="spellStart"/>
      <w:r w:rsidRPr="2B5F1BC8">
        <w:rPr>
          <w:rFonts w:ascii="Calibri Light" w:eastAsia="Times New Roman" w:hAnsi="Calibri Light" w:cs="Calibri Light"/>
          <w:smallCaps/>
          <w:sz w:val="24"/>
          <w:szCs w:val="24"/>
          <w:lang w:val="en-US"/>
        </w:rPr>
        <w:t>julio</w:t>
      </w:r>
      <w:proofErr w:type="spellEnd"/>
      <w:r w:rsidRPr="2B5F1BC8">
        <w:rPr>
          <w:rFonts w:ascii="Calibri Light" w:eastAsia="Times New Roman" w:hAnsi="Calibri Light" w:cs="Calibri Light"/>
          <w:smallCaps/>
          <w:sz w:val="24"/>
          <w:szCs w:val="24"/>
          <w:lang w:val="en-US"/>
        </w:rPr>
        <w:t xml:space="preserve"> de 2022</w:t>
      </w:r>
    </w:p>
    <w:p w14:paraId="037FF42E" w14:textId="153293CE" w:rsidR="00300DDB" w:rsidRPr="00FB3BB7" w:rsidRDefault="00300DDB" w:rsidP="00300DDB">
      <w:pPr>
        <w:spacing w:after="0" w:line="240" w:lineRule="auto"/>
        <w:jc w:val="center"/>
        <w:textAlignment w:val="baseline"/>
        <w:rPr>
          <w:rFonts w:ascii="Segoe UI" w:eastAsia="Times New Roman" w:hAnsi="Segoe UI" w:cs="Segoe UI"/>
          <w:sz w:val="18"/>
          <w:szCs w:val="18"/>
          <w:lang w:val="en-US"/>
        </w:rPr>
      </w:pPr>
    </w:p>
    <w:p w14:paraId="5EC72D6D" w14:textId="505D0BA2" w:rsidR="00300DDB" w:rsidRPr="00FB3BB7" w:rsidRDefault="00300DDB" w:rsidP="00300DDB">
      <w:pPr>
        <w:spacing w:after="0" w:line="240" w:lineRule="auto"/>
        <w:jc w:val="center"/>
        <w:textAlignment w:val="baseline"/>
        <w:rPr>
          <w:rFonts w:ascii="Segoe UI" w:eastAsia="Times New Roman" w:hAnsi="Segoe UI" w:cs="Segoe UI"/>
          <w:sz w:val="18"/>
          <w:szCs w:val="18"/>
          <w:lang w:val="en-US"/>
        </w:rPr>
      </w:pPr>
    </w:p>
    <w:p w14:paraId="1A268897" w14:textId="5F288114" w:rsidR="00300DDB" w:rsidRPr="00FB3BB7" w:rsidRDefault="00300DDB" w:rsidP="00300DDB">
      <w:pPr>
        <w:spacing w:after="0" w:line="240" w:lineRule="auto"/>
        <w:jc w:val="center"/>
        <w:textAlignment w:val="baseline"/>
        <w:rPr>
          <w:rFonts w:ascii="Segoe UI" w:eastAsia="Times New Roman" w:hAnsi="Segoe UI" w:cs="Segoe UI"/>
          <w:sz w:val="18"/>
          <w:szCs w:val="18"/>
          <w:lang w:val="en-US"/>
        </w:rPr>
      </w:pPr>
    </w:p>
    <w:p w14:paraId="7F673989" w14:textId="14AA08C7" w:rsidR="00E109DB" w:rsidRPr="00FB3BB7" w:rsidRDefault="00740FEB" w:rsidP="00E109DB">
      <w:pPr>
        <w:spacing w:before="60" w:after="60"/>
        <w:jc w:val="center"/>
        <w:rPr>
          <w:rFonts w:ascii="Calibri Light" w:hAnsi="Calibri Light" w:cs="Calibri Light"/>
          <w:lang w:val="en-US"/>
        </w:rPr>
      </w:pPr>
      <w:proofErr w:type="spellStart"/>
      <w:r w:rsidRPr="00FB3BB7">
        <w:rPr>
          <w:rFonts w:ascii="Calibri Light" w:hAnsi="Calibri Light" w:cs="Calibri Light"/>
          <w:lang w:val="en-US"/>
        </w:rPr>
        <w:t>Versión</w:t>
      </w:r>
      <w:proofErr w:type="spellEnd"/>
      <w:r w:rsidR="00E109DB" w:rsidRPr="00FB3BB7">
        <w:rPr>
          <w:rFonts w:ascii="Calibri Light" w:hAnsi="Calibri Light" w:cs="Calibri Light"/>
          <w:lang w:val="en-US"/>
        </w:rPr>
        <w:t xml:space="preserve"> v.1</w:t>
      </w:r>
    </w:p>
    <w:p w14:paraId="36173627" w14:textId="41011DDA" w:rsidR="00E109DB" w:rsidRPr="00FB3BB7" w:rsidRDefault="005D13C5" w:rsidP="00E109DB">
      <w:pPr>
        <w:spacing w:before="60" w:after="60"/>
        <w:jc w:val="center"/>
        <w:rPr>
          <w:rFonts w:ascii="Calibri Light" w:hAnsi="Calibri Light" w:cs="Calibri Light"/>
          <w:lang w:val="en-US"/>
        </w:rPr>
      </w:pPr>
      <w:r w:rsidRPr="00FB3BB7">
        <w:rPr>
          <w:rFonts w:ascii="Calibri Light" w:hAnsi="Calibri Light" w:cs="Calibri Light"/>
          <w:lang w:val="en-US"/>
        </w:rPr>
        <w:t>OCT</w:t>
      </w:r>
      <w:r w:rsidR="00E109DB" w:rsidRPr="00FB3BB7">
        <w:rPr>
          <w:rFonts w:ascii="Calibri Light" w:hAnsi="Calibri Light" w:cs="Calibri Light"/>
          <w:lang w:val="en-US"/>
        </w:rPr>
        <w:t xml:space="preserve"> 2021</w:t>
      </w:r>
    </w:p>
    <w:p w14:paraId="2E6E0632" w14:textId="213888F3" w:rsidR="00300DDB" w:rsidRPr="00FB3BB7" w:rsidRDefault="00300DDB" w:rsidP="00F245AC">
      <w:pPr>
        <w:spacing w:before="60" w:after="60" w:line="240" w:lineRule="auto"/>
        <w:rPr>
          <w:rFonts w:ascii="Calibri Light" w:hAnsi="Calibri Light" w:cs="Calibri Light"/>
          <w:lang w:val="en-US"/>
        </w:rPr>
      </w:pPr>
    </w:p>
    <w:p w14:paraId="4DF070DF" w14:textId="10EAA108" w:rsidR="00300DDB" w:rsidRPr="00FB3BB7" w:rsidRDefault="00300DDB" w:rsidP="00BB57EA">
      <w:pPr>
        <w:spacing w:after="0" w:line="240" w:lineRule="auto"/>
        <w:rPr>
          <w:rFonts w:ascii="Calibri Light" w:hAnsi="Calibri Light" w:cs="Calibri Light"/>
          <w:lang w:val="en-US"/>
        </w:rPr>
      </w:pPr>
    </w:p>
    <w:p w14:paraId="4149C5F1" w14:textId="77777777" w:rsidR="00AF5C11" w:rsidRPr="00B4010B" w:rsidRDefault="00AF5C11" w:rsidP="00AF5C11">
      <w:pPr>
        <w:spacing w:after="0" w:line="240" w:lineRule="auto"/>
        <w:jc w:val="center"/>
        <w:rPr>
          <w:rFonts w:ascii="Calibri Light" w:hAnsi="Calibri Light" w:cs="Calibri Light"/>
          <w:lang w:val="es-419"/>
        </w:rPr>
      </w:pPr>
      <w:r w:rsidRPr="00B4010B">
        <w:rPr>
          <w:rFonts w:ascii="Calibri Light" w:hAnsi="Calibri Light" w:cs="Calibri Light"/>
          <w:lang w:val="es-419"/>
        </w:rPr>
        <w:t>Este documento fue preparado por:</w:t>
      </w:r>
    </w:p>
    <w:p w14:paraId="463B95E0" w14:textId="168C9DBC" w:rsidR="00AF5C11" w:rsidRPr="00B4010B" w:rsidRDefault="00AF5C11" w:rsidP="00AF5C11">
      <w:pPr>
        <w:spacing w:after="0" w:line="240" w:lineRule="auto"/>
        <w:jc w:val="center"/>
        <w:rPr>
          <w:rFonts w:ascii="Calibri Light" w:hAnsi="Calibri Light" w:cs="Calibri Light"/>
          <w:lang w:val="es-419"/>
        </w:rPr>
      </w:pPr>
      <w:r w:rsidRPr="00B4010B">
        <w:rPr>
          <w:rFonts w:ascii="Calibri Light" w:hAnsi="Calibri Light" w:cs="Calibri Light"/>
          <w:lang w:val="es-419"/>
        </w:rPr>
        <w:t xml:space="preserve">Ruth </w:t>
      </w:r>
      <w:r w:rsidR="00B64FD8" w:rsidRPr="00B4010B">
        <w:rPr>
          <w:rFonts w:ascii="Calibri Light" w:hAnsi="Calibri Light" w:cs="Calibri Light"/>
          <w:lang w:val="es-419"/>
        </w:rPr>
        <w:t xml:space="preserve">Alejandra </w:t>
      </w:r>
      <w:r w:rsidRPr="00B4010B">
        <w:rPr>
          <w:rFonts w:ascii="Calibri Light" w:hAnsi="Calibri Light" w:cs="Calibri Light"/>
          <w:lang w:val="es-419"/>
        </w:rPr>
        <w:t>Catacoli Jim</w:t>
      </w:r>
      <w:r w:rsidR="00B64FD8" w:rsidRPr="00B4010B">
        <w:rPr>
          <w:rFonts w:ascii="Calibri Light" w:hAnsi="Calibri Light" w:cs="Calibri Light"/>
          <w:lang w:val="es-419"/>
        </w:rPr>
        <w:t>é</w:t>
      </w:r>
      <w:r w:rsidRPr="00B4010B">
        <w:rPr>
          <w:rFonts w:ascii="Calibri Light" w:hAnsi="Calibri Light" w:cs="Calibri Light"/>
          <w:lang w:val="es-419"/>
        </w:rPr>
        <w:t>nez</w:t>
      </w:r>
      <w:r w:rsidR="00B64FD8" w:rsidRPr="00B4010B">
        <w:rPr>
          <w:rFonts w:ascii="Calibri Light" w:hAnsi="Calibri Light" w:cs="Calibri Light"/>
          <w:lang w:val="es-419"/>
        </w:rPr>
        <w:t xml:space="preserve"> y</w:t>
      </w:r>
      <w:r w:rsidR="001B2C67" w:rsidRPr="00B4010B">
        <w:rPr>
          <w:rFonts w:ascii="Calibri Light" w:hAnsi="Calibri Light" w:cs="Calibri Light"/>
          <w:lang w:val="es-419"/>
        </w:rPr>
        <w:t xml:space="preserve"> Maria Amelia Viteri</w:t>
      </w:r>
    </w:p>
    <w:p w14:paraId="76F19EB8" w14:textId="77777777" w:rsidR="00AF5C11" w:rsidRPr="006B3D34" w:rsidRDefault="00AF5C11" w:rsidP="00AF5C11">
      <w:pPr>
        <w:spacing w:after="0" w:line="240" w:lineRule="auto"/>
        <w:jc w:val="center"/>
        <w:rPr>
          <w:rFonts w:ascii="Calibri Light" w:hAnsi="Calibri Light" w:cs="Calibri Light"/>
          <w:lang w:val="es-ES_tradnl"/>
        </w:rPr>
      </w:pPr>
      <w:r w:rsidRPr="006B3D34">
        <w:rPr>
          <w:rFonts w:ascii="Calibri Light" w:hAnsi="Calibri Light" w:cs="Calibri Light"/>
          <w:lang w:val="es-ES_tradnl"/>
        </w:rPr>
        <w:t>con el apoyo del equipo del proyecto:</w:t>
      </w:r>
    </w:p>
    <w:p w14:paraId="2E62EBB6" w14:textId="33C34FC7" w:rsidR="00AF5C11" w:rsidRPr="006B3D34" w:rsidRDefault="00B64FD8" w:rsidP="00AF5C11">
      <w:pPr>
        <w:spacing w:after="0" w:line="240" w:lineRule="auto"/>
        <w:jc w:val="center"/>
        <w:rPr>
          <w:rFonts w:ascii="Calibri Light" w:hAnsi="Calibri Light" w:cs="Calibri Light"/>
          <w:lang w:val="es-ES_tradnl"/>
        </w:rPr>
      </w:pPr>
      <w:r>
        <w:rPr>
          <w:rFonts w:ascii="Calibri Light" w:hAnsi="Calibri Light" w:cs="Calibri Light"/>
          <w:lang w:val="es-ES_tradnl"/>
        </w:rPr>
        <w:t>O</w:t>
      </w:r>
      <w:r w:rsidR="0005570D" w:rsidRPr="0005570D">
        <w:rPr>
          <w:rFonts w:ascii="Calibri Light" w:hAnsi="Calibri Light" w:cs="Calibri Light"/>
          <w:lang w:val="es-ES_tradnl"/>
        </w:rPr>
        <w:t>mar   Garzonio   (INE/WSA),   Jefe   de   Equipo;   Nelson   Estrada (INE/WSA), Jefe de Equipo Alterno; Alfred Grunwaldt (CSD/CCS), Jefe de Equipo Alterno; Carlos Jácome(INE/ENE), Jefe de Equipo Alterno, Maria  Julia  Bocco,  Marco  Antonio  Cevallos,  Javier  Garcia  y  Carlos Güiza    (INE/WSA);    Cristina Landázuri  (LEG/  SGO);  Karen Munguia (CID/CES); Nidia Hidalgo(SCL/GDI)</w:t>
      </w:r>
    </w:p>
    <w:p w14:paraId="022C4C49" w14:textId="747EDCBD" w:rsidR="00300DDB" w:rsidRPr="006B3D34" w:rsidRDefault="00300DDB" w:rsidP="009F1506">
      <w:pPr>
        <w:spacing w:after="0" w:line="240" w:lineRule="auto"/>
        <w:jc w:val="center"/>
        <w:rPr>
          <w:lang w:val="es-ES_tradnl"/>
        </w:rPr>
      </w:pPr>
    </w:p>
    <w:p w14:paraId="674C5698" w14:textId="77777777" w:rsidR="00F245AC" w:rsidRPr="006B3D34" w:rsidRDefault="00F245AC">
      <w:pPr>
        <w:rPr>
          <w:lang w:val="es-ES_tradnl"/>
        </w:rPr>
      </w:pPr>
      <w:r w:rsidRPr="006B3D34">
        <w:rPr>
          <w:lang w:val="es-ES_tradnl"/>
        </w:rPr>
        <w:br w:type="page"/>
      </w:r>
    </w:p>
    <w:tbl>
      <w:tblPr>
        <w:tblStyle w:val="TableGrid"/>
        <w:tblW w:w="0" w:type="auto"/>
        <w:tblLook w:val="04A0" w:firstRow="1" w:lastRow="0" w:firstColumn="1" w:lastColumn="0" w:noHBand="0" w:noVBand="1"/>
        <w:tblCaption w:val="OperationInformationTable"/>
      </w:tblPr>
      <w:tblGrid>
        <w:gridCol w:w="1975"/>
        <w:gridCol w:w="900"/>
        <w:gridCol w:w="360"/>
        <w:gridCol w:w="4929"/>
        <w:gridCol w:w="1186"/>
      </w:tblGrid>
      <w:tr w:rsidR="003C49D3" w:rsidRPr="00510EA6" w14:paraId="3DA011D1" w14:textId="77777777" w:rsidTr="142B8C16">
        <w:tc>
          <w:tcPr>
            <w:tcW w:w="9350" w:type="dxa"/>
            <w:gridSpan w:val="5"/>
            <w:shd w:val="clear" w:color="auto" w:fill="D9D9D9" w:themeFill="background1" w:themeFillShade="D9"/>
            <w:vAlign w:val="center"/>
          </w:tcPr>
          <w:p w14:paraId="75B8624D" w14:textId="67112665" w:rsidR="003C49D3" w:rsidRPr="006B3D34" w:rsidRDefault="001D457B" w:rsidP="00546664">
            <w:pPr>
              <w:spacing w:before="60" w:after="60"/>
              <w:rPr>
                <w:rFonts w:ascii="Calibri Light" w:hAnsi="Calibri Light" w:cs="Calibri Light"/>
                <w:b/>
                <w:bCs/>
                <w:lang w:val="es-ES_tradnl"/>
              </w:rPr>
            </w:pPr>
            <w:r w:rsidRPr="006B3D34">
              <w:rPr>
                <w:rFonts w:ascii="Calibri Light" w:hAnsi="Calibri Light" w:cs="Calibri Light"/>
                <w:b/>
                <w:bCs/>
                <w:lang w:val="es-ES_tradnl"/>
              </w:rPr>
              <w:lastRenderedPageBreak/>
              <w:t>Resumen de</w:t>
            </w:r>
            <w:r w:rsidR="005D13C5">
              <w:rPr>
                <w:rFonts w:ascii="Calibri Light" w:hAnsi="Calibri Light" w:cs="Calibri Light"/>
                <w:b/>
                <w:bCs/>
                <w:lang w:val="es-ES_tradnl"/>
              </w:rPr>
              <w:t xml:space="preserve"> </w:t>
            </w:r>
            <w:r w:rsidRPr="006B3D34">
              <w:rPr>
                <w:rFonts w:ascii="Calibri Light" w:hAnsi="Calibri Light" w:cs="Calibri Light"/>
                <w:b/>
                <w:bCs/>
                <w:lang w:val="es-ES_tradnl"/>
              </w:rPr>
              <w:t>l</w:t>
            </w:r>
            <w:r w:rsidR="005D13C5">
              <w:rPr>
                <w:rFonts w:ascii="Calibri Light" w:hAnsi="Calibri Light" w:cs="Calibri Light"/>
                <w:b/>
                <w:bCs/>
                <w:lang w:val="es-ES_tradnl"/>
              </w:rPr>
              <w:t>a revisión</w:t>
            </w:r>
            <w:r w:rsidRPr="006B3D34">
              <w:rPr>
                <w:rFonts w:ascii="Calibri Light" w:hAnsi="Calibri Light" w:cs="Calibri Light"/>
                <w:b/>
                <w:bCs/>
                <w:lang w:val="es-ES_tradnl"/>
              </w:rPr>
              <w:t xml:space="preserve"> ambiental y social </w:t>
            </w:r>
          </w:p>
        </w:tc>
      </w:tr>
      <w:tr w:rsidR="003C49D3" w:rsidRPr="006B3D34" w14:paraId="28285229" w14:textId="77777777" w:rsidTr="142B8C16">
        <w:tc>
          <w:tcPr>
            <w:tcW w:w="9350" w:type="dxa"/>
            <w:gridSpan w:val="5"/>
            <w:shd w:val="clear" w:color="auto" w:fill="D9D9D9" w:themeFill="background1" w:themeFillShade="D9"/>
            <w:vAlign w:val="center"/>
          </w:tcPr>
          <w:p w14:paraId="112DE148" w14:textId="2E58F633" w:rsidR="003C49D3" w:rsidRPr="006B3D34" w:rsidRDefault="00911399" w:rsidP="00546664">
            <w:pPr>
              <w:spacing w:before="60" w:after="60"/>
              <w:rPr>
                <w:rFonts w:ascii="Calibri Light" w:hAnsi="Calibri Light" w:cs="Calibri Light"/>
                <w:b/>
                <w:bCs/>
                <w:lang w:val="es-ES_tradnl"/>
              </w:rPr>
            </w:pPr>
            <w:r w:rsidRPr="006B3D34">
              <w:rPr>
                <w:rFonts w:ascii="Calibri Light" w:hAnsi="Calibri Light" w:cs="Calibri Light"/>
                <w:b/>
                <w:bCs/>
                <w:lang w:val="es-ES_tradnl"/>
              </w:rPr>
              <w:t>Datos</w:t>
            </w:r>
            <w:r w:rsidR="001D457B" w:rsidRPr="006B3D34">
              <w:rPr>
                <w:rFonts w:ascii="Calibri Light" w:hAnsi="Calibri Light" w:cs="Calibri Light"/>
                <w:b/>
                <w:bCs/>
                <w:lang w:val="es-ES_tradnl"/>
              </w:rPr>
              <w:t xml:space="preserve"> de la operación </w:t>
            </w:r>
          </w:p>
        </w:tc>
      </w:tr>
      <w:tr w:rsidR="00F86455" w:rsidRPr="00AF5C11" w14:paraId="0A26E016" w14:textId="77777777" w:rsidTr="142B8C16">
        <w:tc>
          <w:tcPr>
            <w:tcW w:w="3235" w:type="dxa"/>
            <w:gridSpan w:val="3"/>
            <w:shd w:val="clear" w:color="auto" w:fill="F2F2F2" w:themeFill="background1" w:themeFillShade="F2"/>
            <w:vAlign w:val="center"/>
          </w:tcPr>
          <w:p w14:paraId="020EBEDD" w14:textId="0AB64B11" w:rsidR="00F86455" w:rsidRPr="006B3D34" w:rsidRDefault="001D457B" w:rsidP="0046349F">
            <w:pPr>
              <w:spacing w:before="60" w:after="60"/>
              <w:rPr>
                <w:rFonts w:ascii="Calibri Light" w:hAnsi="Calibri Light" w:cs="Calibri Light"/>
                <w:lang w:val="es-ES_tradnl"/>
              </w:rPr>
            </w:pPr>
            <w:r w:rsidRPr="006B3D34">
              <w:rPr>
                <w:rFonts w:ascii="Calibri Light" w:hAnsi="Calibri Light" w:cs="Calibri Light"/>
                <w:lang w:val="es-ES_tradnl"/>
              </w:rPr>
              <w:t xml:space="preserve">Número de la operación </w:t>
            </w:r>
          </w:p>
        </w:tc>
        <w:tc>
          <w:tcPr>
            <w:tcW w:w="6115" w:type="dxa"/>
            <w:gridSpan w:val="2"/>
            <w:vAlign w:val="center"/>
          </w:tcPr>
          <w:p w14:paraId="0ABCDAE9" w14:textId="071A49A7" w:rsidR="00F86455" w:rsidRPr="006B3D34" w:rsidRDefault="00F86455" w:rsidP="0046349F">
            <w:pPr>
              <w:spacing w:before="60" w:after="60"/>
              <w:rPr>
                <w:rFonts w:ascii="Calibri Light" w:hAnsi="Calibri Light" w:cs="Calibri Light"/>
                <w:lang w:val="es-ES_tradnl"/>
              </w:rPr>
            </w:pPr>
            <w:r>
              <w:rPr>
                <w:rFonts w:ascii="Calibri Light"/>
                <w:sz w:val="20"/>
              </w:rPr>
              <w:t>ES-L1152</w:t>
            </w:r>
          </w:p>
        </w:tc>
      </w:tr>
      <w:tr w:rsidR="00F86455" w:rsidRPr="00AF5C11" w14:paraId="483B6E9A" w14:textId="77777777" w:rsidTr="142B8C16">
        <w:tc>
          <w:tcPr>
            <w:tcW w:w="3235" w:type="dxa"/>
            <w:gridSpan w:val="3"/>
            <w:shd w:val="clear" w:color="auto" w:fill="F2F2F2" w:themeFill="background1" w:themeFillShade="F2"/>
            <w:vAlign w:val="center"/>
          </w:tcPr>
          <w:p w14:paraId="106F6262" w14:textId="2F724480" w:rsidR="00F86455" w:rsidRPr="006B3D34" w:rsidRDefault="00F86455" w:rsidP="0046349F">
            <w:pPr>
              <w:spacing w:before="60" w:after="60"/>
              <w:rPr>
                <w:rFonts w:ascii="Calibri Light" w:hAnsi="Calibri Light" w:cs="Calibri Light"/>
                <w:lang w:val="es-ES_tradnl"/>
              </w:rPr>
            </w:pPr>
            <w:r w:rsidRPr="006B3D34">
              <w:rPr>
                <w:rFonts w:ascii="Calibri Light" w:hAnsi="Calibri Light" w:cs="Calibri Light"/>
                <w:lang w:val="es-ES_tradnl"/>
              </w:rPr>
              <w:t>Sector/Subsector</w:t>
            </w:r>
            <w:r w:rsidR="001D457B" w:rsidRPr="006B3D34">
              <w:rPr>
                <w:rFonts w:ascii="Calibri Light" w:hAnsi="Calibri Light" w:cs="Calibri Light"/>
                <w:lang w:val="es-ES_tradnl"/>
              </w:rPr>
              <w:t xml:space="preserve"> del BID</w:t>
            </w:r>
          </w:p>
        </w:tc>
        <w:tc>
          <w:tcPr>
            <w:tcW w:w="6115" w:type="dxa"/>
            <w:gridSpan w:val="2"/>
            <w:vAlign w:val="center"/>
          </w:tcPr>
          <w:p w14:paraId="1C1E0F3E" w14:textId="168850AE" w:rsidR="00F86455" w:rsidRPr="001B2C67" w:rsidRDefault="00F86455" w:rsidP="0046349F">
            <w:pPr>
              <w:spacing w:before="60" w:after="60"/>
              <w:rPr>
                <w:rFonts w:ascii="Calibri Light" w:hAnsi="Calibri Light" w:cs="Calibri Light"/>
                <w:lang w:val="en-US"/>
              </w:rPr>
            </w:pPr>
            <w:r>
              <w:rPr>
                <w:rFonts w:ascii="Calibri Light"/>
                <w:sz w:val="20"/>
              </w:rPr>
              <w:t>Water And Sanitation / Water Supply Urban</w:t>
            </w:r>
          </w:p>
        </w:tc>
      </w:tr>
      <w:tr w:rsidR="00F86455" w:rsidRPr="006C0E0F" w14:paraId="69146A1C" w14:textId="77777777" w:rsidTr="142B8C16">
        <w:tc>
          <w:tcPr>
            <w:tcW w:w="3235" w:type="dxa"/>
            <w:gridSpan w:val="3"/>
            <w:shd w:val="clear" w:color="auto" w:fill="F2F2F2" w:themeFill="background1" w:themeFillShade="F2"/>
            <w:vAlign w:val="center"/>
          </w:tcPr>
          <w:p w14:paraId="2B0EE2D0" w14:textId="402779EB" w:rsidR="00F86455" w:rsidRPr="006B3D34" w:rsidRDefault="001D457B" w:rsidP="0046349F">
            <w:pPr>
              <w:spacing w:before="60" w:after="60"/>
              <w:rPr>
                <w:rFonts w:ascii="Calibri Light" w:hAnsi="Calibri Light" w:cs="Calibri Light"/>
                <w:lang w:val="es-ES_tradnl"/>
              </w:rPr>
            </w:pPr>
            <w:r w:rsidRPr="006B3D34">
              <w:rPr>
                <w:rFonts w:ascii="Calibri Light" w:hAnsi="Calibri Light" w:cs="Calibri Light"/>
                <w:lang w:val="es-ES_tradnl"/>
              </w:rPr>
              <w:t xml:space="preserve">Tipo </w:t>
            </w:r>
            <w:r w:rsidR="005D13C5">
              <w:rPr>
                <w:rFonts w:ascii="Calibri Light" w:hAnsi="Calibri Light" w:cs="Calibri Light"/>
                <w:lang w:val="es-ES_tradnl"/>
              </w:rPr>
              <w:t xml:space="preserve">y modalidad </w:t>
            </w:r>
            <w:r w:rsidRPr="006B3D34">
              <w:rPr>
                <w:rFonts w:ascii="Calibri Light" w:hAnsi="Calibri Light" w:cs="Calibri Light"/>
                <w:lang w:val="es-ES_tradnl"/>
              </w:rPr>
              <w:t xml:space="preserve">de </w:t>
            </w:r>
            <w:r w:rsidR="00DB3048">
              <w:rPr>
                <w:rFonts w:ascii="Calibri Light" w:hAnsi="Calibri Light" w:cs="Calibri Light"/>
                <w:lang w:val="es-ES_tradnl"/>
              </w:rPr>
              <w:t xml:space="preserve">la </w:t>
            </w:r>
            <w:r w:rsidRPr="006B3D34">
              <w:rPr>
                <w:rFonts w:ascii="Calibri Light" w:hAnsi="Calibri Light" w:cs="Calibri Light"/>
                <w:lang w:val="es-ES_tradnl"/>
              </w:rPr>
              <w:t>operación</w:t>
            </w:r>
          </w:p>
        </w:tc>
        <w:tc>
          <w:tcPr>
            <w:tcW w:w="6115" w:type="dxa"/>
            <w:gridSpan w:val="2"/>
            <w:vAlign w:val="center"/>
          </w:tcPr>
          <w:p w14:paraId="7520095F" w14:textId="068BED5B" w:rsidR="00F86455" w:rsidRPr="006B3D34" w:rsidRDefault="00F86455" w:rsidP="0046349F">
            <w:pPr>
              <w:spacing w:before="60" w:after="60"/>
              <w:rPr>
                <w:rFonts w:ascii="Calibri Light" w:hAnsi="Calibri Light" w:cs="Calibri Light"/>
                <w:lang w:val="es-ES_tradnl"/>
              </w:rPr>
            </w:pPr>
            <w:r>
              <w:rPr>
                <w:rFonts w:ascii="Calibri Light"/>
                <w:sz w:val="20"/>
              </w:rPr>
              <w:t>LON</w:t>
            </w:r>
          </w:p>
        </w:tc>
      </w:tr>
      <w:tr w:rsidR="009209F4" w:rsidRPr="006C0E0F" w14:paraId="57D90C4D" w14:textId="77777777" w:rsidTr="142B8C16">
        <w:tc>
          <w:tcPr>
            <w:tcW w:w="3235" w:type="dxa"/>
            <w:gridSpan w:val="3"/>
            <w:shd w:val="clear" w:color="auto" w:fill="F2F2F2" w:themeFill="background1" w:themeFillShade="F2"/>
            <w:vAlign w:val="center"/>
          </w:tcPr>
          <w:p w14:paraId="4F37A3E4" w14:textId="2267906D" w:rsidR="009209F4" w:rsidRPr="006B3D34" w:rsidRDefault="009209F4" w:rsidP="009209F4">
            <w:pPr>
              <w:spacing w:before="60" w:after="60"/>
              <w:rPr>
                <w:rFonts w:ascii="Calibri Light" w:hAnsi="Calibri Light" w:cs="Calibri Light"/>
                <w:lang w:val="es-ES_tradnl"/>
              </w:rPr>
            </w:pPr>
            <w:r w:rsidRPr="001D7954">
              <w:rPr>
                <w:rFonts w:ascii="Calibri Light" w:hAnsi="Calibri Light" w:cs="Calibri Light"/>
                <w:lang w:val="es-ES"/>
              </w:rPr>
              <w:t>Clasificación de impacto ambiental y social</w:t>
            </w:r>
            <w:r w:rsidR="00853F7A">
              <w:rPr>
                <w:rFonts w:ascii="Calibri Light" w:hAnsi="Calibri Light" w:cs="Calibri Light"/>
                <w:lang w:val="es-ES"/>
              </w:rPr>
              <w:t xml:space="preserve"> </w:t>
            </w:r>
            <w:r>
              <w:rPr>
                <w:rFonts w:ascii="Calibri Light" w:hAnsi="Calibri Light" w:cs="Calibri Light"/>
                <w:lang w:val="es-ES"/>
              </w:rPr>
              <w:t>(ESIC)</w:t>
            </w:r>
          </w:p>
        </w:tc>
        <w:tc>
          <w:tcPr>
            <w:tcW w:w="6115" w:type="dxa"/>
            <w:gridSpan w:val="2"/>
            <w:vAlign w:val="center"/>
          </w:tcPr>
          <w:p w14:paraId="24973500" w14:textId="411D787D" w:rsidR="009209F4" w:rsidRPr="006B3D34" w:rsidRDefault="009209F4" w:rsidP="009209F4">
            <w:pPr>
              <w:spacing w:before="60" w:after="60"/>
              <w:rPr>
                <w:rFonts w:ascii="Calibri Light" w:hAnsi="Calibri Light" w:cs="Calibri Light"/>
                <w:lang w:val="es-ES_tradnl"/>
              </w:rPr>
            </w:pPr>
            <w:r>
              <w:rPr>
                <w:rFonts w:ascii="Calibri Light"/>
                <w:sz w:val="20"/>
              </w:rPr>
              <w:t>B</w:t>
            </w:r>
          </w:p>
        </w:tc>
      </w:tr>
      <w:tr w:rsidR="009209F4" w:rsidRPr="006C0E0F" w14:paraId="5DC2F276" w14:textId="77777777" w:rsidTr="142B8C16">
        <w:tc>
          <w:tcPr>
            <w:tcW w:w="3235" w:type="dxa"/>
            <w:gridSpan w:val="3"/>
            <w:shd w:val="clear" w:color="auto" w:fill="F2F2F2" w:themeFill="background1" w:themeFillShade="F2"/>
            <w:vAlign w:val="center"/>
          </w:tcPr>
          <w:p w14:paraId="3CB9D4DE" w14:textId="48F69401" w:rsidR="009209F4" w:rsidRPr="006B3D34" w:rsidRDefault="0E20F234" w:rsidP="0E20F234">
            <w:pPr>
              <w:spacing w:before="60" w:after="60"/>
              <w:rPr>
                <w:rFonts w:ascii="Calibri Light" w:hAnsi="Calibri Light" w:cs="Calibri Light"/>
                <w:lang w:val="es-ES"/>
              </w:rPr>
            </w:pPr>
            <w:r w:rsidRPr="0E20F234">
              <w:rPr>
                <w:rFonts w:ascii="Calibri Light" w:eastAsia="Calibri Light" w:hAnsi="Calibri Light" w:cs="Calibri Light"/>
                <w:lang w:val="es-ES"/>
              </w:rPr>
              <w:t>Calificación de riesgo de ambiental y social</w:t>
            </w:r>
            <w:r w:rsidR="009209F4" w:rsidRPr="0E20F234">
              <w:rPr>
                <w:rFonts w:ascii="Calibri Light" w:hAnsi="Calibri Light" w:cs="Calibri Light"/>
                <w:lang w:val="es-ES"/>
              </w:rPr>
              <w:t xml:space="preserve"> (ESRR)</w:t>
            </w:r>
          </w:p>
        </w:tc>
        <w:tc>
          <w:tcPr>
            <w:tcW w:w="6115" w:type="dxa"/>
            <w:gridSpan w:val="2"/>
            <w:vAlign w:val="center"/>
          </w:tcPr>
          <w:p w14:paraId="40281BE5" w14:textId="22A42CFD" w:rsidR="009209F4" w:rsidRPr="006B3D34" w:rsidRDefault="009209F4" w:rsidP="009209F4">
            <w:pPr>
              <w:spacing w:before="60" w:after="60"/>
              <w:rPr>
                <w:rFonts w:ascii="Calibri Light" w:hAnsi="Calibri Light" w:cs="Calibri Light"/>
                <w:lang w:val="es-ES_tradnl"/>
              </w:rPr>
            </w:pPr>
            <w:proofErr w:type="spellStart"/>
            <w:r>
              <w:rPr>
                <w:rFonts w:ascii="Calibri Light"/>
                <w:sz w:val="20"/>
              </w:rPr>
              <w:t>Substancial</w:t>
            </w:r>
            <w:proofErr w:type="spellEnd"/>
          </w:p>
        </w:tc>
      </w:tr>
      <w:tr w:rsidR="009209F4" w:rsidRPr="006C0E0F" w14:paraId="25CEB947" w14:textId="77777777" w:rsidTr="142B8C16">
        <w:tc>
          <w:tcPr>
            <w:tcW w:w="3235" w:type="dxa"/>
            <w:gridSpan w:val="3"/>
            <w:shd w:val="clear" w:color="auto" w:fill="F2F2F2" w:themeFill="background1" w:themeFillShade="F2"/>
            <w:vAlign w:val="center"/>
          </w:tcPr>
          <w:p w14:paraId="1ADC83A5" w14:textId="508C459A" w:rsidR="009209F4" w:rsidRPr="006B3D34" w:rsidRDefault="009209F4" w:rsidP="009209F4">
            <w:pPr>
              <w:spacing w:before="60" w:after="60"/>
              <w:rPr>
                <w:rFonts w:ascii="Calibri Light" w:hAnsi="Calibri Light" w:cs="Calibri Light"/>
                <w:lang w:val="es-ES_tradnl"/>
              </w:rPr>
            </w:pPr>
            <w:r w:rsidRPr="008D403D">
              <w:rPr>
                <w:rFonts w:ascii="Calibri Light" w:hAnsi="Calibri Light" w:cs="Calibri Light"/>
                <w:lang w:val="es-ES"/>
              </w:rPr>
              <w:t xml:space="preserve">Clasificación de riesgo de desastre </w:t>
            </w:r>
            <w:r>
              <w:rPr>
                <w:rFonts w:ascii="Calibri Light" w:hAnsi="Calibri Light" w:cs="Calibri Light"/>
                <w:lang w:val="es-ES"/>
              </w:rPr>
              <w:t>y cambio climático (DCCRC)</w:t>
            </w:r>
          </w:p>
        </w:tc>
        <w:tc>
          <w:tcPr>
            <w:tcW w:w="6115" w:type="dxa"/>
            <w:gridSpan w:val="2"/>
            <w:vAlign w:val="center"/>
          </w:tcPr>
          <w:p w14:paraId="18B2FE33" w14:textId="2F7D2A0F" w:rsidR="009209F4" w:rsidRPr="006B3D34" w:rsidRDefault="009209F4" w:rsidP="009209F4">
            <w:pPr>
              <w:spacing w:before="60" w:after="60"/>
              <w:rPr>
                <w:rFonts w:ascii="Calibri Light" w:hAnsi="Calibri Light" w:cs="Calibri Light"/>
                <w:lang w:val="es-ES_tradnl"/>
              </w:rPr>
            </w:pPr>
            <w:proofErr w:type="spellStart"/>
            <w:r>
              <w:rPr>
                <w:rFonts w:ascii="Calibri Light"/>
                <w:sz w:val="20"/>
              </w:rPr>
              <w:t>Modera</w:t>
            </w:r>
            <w:r w:rsidR="001B2C67">
              <w:rPr>
                <w:rFonts w:ascii="Calibri Light"/>
                <w:sz w:val="20"/>
              </w:rPr>
              <w:t>do</w:t>
            </w:r>
            <w:proofErr w:type="spellEnd"/>
          </w:p>
        </w:tc>
      </w:tr>
      <w:tr w:rsidR="00F86455" w:rsidRPr="00AF5C11" w14:paraId="75FC236C" w14:textId="77777777" w:rsidTr="142B8C16">
        <w:tc>
          <w:tcPr>
            <w:tcW w:w="3235" w:type="dxa"/>
            <w:gridSpan w:val="3"/>
            <w:shd w:val="clear" w:color="auto" w:fill="F2F2F2" w:themeFill="background1" w:themeFillShade="F2"/>
            <w:vAlign w:val="center"/>
          </w:tcPr>
          <w:p w14:paraId="06A6AEF7" w14:textId="66D04A60" w:rsidR="00F86455" w:rsidRPr="006B3D34" w:rsidRDefault="001D457B" w:rsidP="0046349F">
            <w:pPr>
              <w:spacing w:before="60" w:after="60"/>
              <w:rPr>
                <w:rFonts w:ascii="Calibri Light" w:hAnsi="Calibri Light" w:cs="Calibri Light"/>
                <w:lang w:val="es-ES_tradnl"/>
              </w:rPr>
            </w:pPr>
            <w:r w:rsidRPr="006B3D34">
              <w:rPr>
                <w:rFonts w:ascii="Calibri Light" w:hAnsi="Calibri Light" w:cs="Calibri Light"/>
                <w:lang w:val="es-ES_tradnl"/>
              </w:rPr>
              <w:t>Prestatario</w:t>
            </w:r>
          </w:p>
        </w:tc>
        <w:tc>
          <w:tcPr>
            <w:tcW w:w="6115" w:type="dxa"/>
            <w:gridSpan w:val="2"/>
            <w:vAlign w:val="center"/>
          </w:tcPr>
          <w:p w14:paraId="4392E8DC" w14:textId="2958ACDA" w:rsidR="00F86455" w:rsidRPr="006B3D34" w:rsidRDefault="00C52199" w:rsidP="0046349F">
            <w:pPr>
              <w:spacing w:before="60" w:after="60"/>
              <w:rPr>
                <w:rFonts w:ascii="Calibri Light" w:hAnsi="Calibri Light" w:cs="Calibri Light"/>
                <w:lang w:val="es-ES_tradnl"/>
              </w:rPr>
            </w:pPr>
            <w:r>
              <w:rPr>
                <w:rFonts w:ascii="Calibri Light"/>
                <w:sz w:val="20"/>
              </w:rPr>
              <w:t>Rep</w:t>
            </w:r>
            <w:r>
              <w:rPr>
                <w:rFonts w:ascii="Calibri Light"/>
                <w:sz w:val="20"/>
              </w:rPr>
              <w:t>ú</w:t>
            </w:r>
            <w:r>
              <w:rPr>
                <w:rFonts w:ascii="Calibri Light"/>
                <w:sz w:val="20"/>
              </w:rPr>
              <w:t>blica de El Salvador</w:t>
            </w:r>
          </w:p>
        </w:tc>
      </w:tr>
      <w:tr w:rsidR="00F86455" w:rsidRPr="00510EA6" w14:paraId="216A5E70" w14:textId="77777777" w:rsidTr="142B8C16">
        <w:tc>
          <w:tcPr>
            <w:tcW w:w="3235" w:type="dxa"/>
            <w:gridSpan w:val="3"/>
            <w:shd w:val="clear" w:color="auto" w:fill="F2F2F2" w:themeFill="background1" w:themeFillShade="F2"/>
            <w:vAlign w:val="center"/>
          </w:tcPr>
          <w:p w14:paraId="64E7EED4" w14:textId="39C247DF" w:rsidR="00F86455" w:rsidRPr="006B3D34" w:rsidRDefault="001D457B" w:rsidP="0046349F">
            <w:pPr>
              <w:spacing w:before="60" w:after="60"/>
              <w:rPr>
                <w:rFonts w:ascii="Calibri Light" w:hAnsi="Calibri Light" w:cs="Calibri Light"/>
                <w:lang w:val="es-ES_tradnl"/>
              </w:rPr>
            </w:pPr>
            <w:r w:rsidRPr="006B3D34">
              <w:rPr>
                <w:rFonts w:ascii="Calibri Light" w:hAnsi="Calibri Light" w:cs="Calibri Light"/>
                <w:lang w:val="es-ES_tradnl"/>
              </w:rPr>
              <w:t>Agencia ejecutora</w:t>
            </w:r>
          </w:p>
        </w:tc>
        <w:tc>
          <w:tcPr>
            <w:tcW w:w="6115" w:type="dxa"/>
            <w:gridSpan w:val="2"/>
            <w:vAlign w:val="center"/>
          </w:tcPr>
          <w:p w14:paraId="30C219F3" w14:textId="49EBE709" w:rsidR="00F86455" w:rsidRPr="00B4010B" w:rsidRDefault="00C52199" w:rsidP="0046349F">
            <w:pPr>
              <w:spacing w:before="60" w:after="60"/>
              <w:rPr>
                <w:rFonts w:ascii="Calibri Light" w:hAnsi="Calibri Light" w:cs="Calibri Light"/>
                <w:lang w:val="es-419"/>
              </w:rPr>
            </w:pPr>
            <w:r w:rsidRPr="00B4010B">
              <w:rPr>
                <w:rFonts w:ascii="Calibri Light"/>
                <w:sz w:val="20"/>
                <w:lang w:val="es-419"/>
              </w:rPr>
              <w:t>Administraci</w:t>
            </w:r>
            <w:r w:rsidRPr="00B4010B">
              <w:rPr>
                <w:rFonts w:ascii="Calibri Light"/>
                <w:sz w:val="20"/>
                <w:lang w:val="es-419"/>
              </w:rPr>
              <w:t>ó</w:t>
            </w:r>
            <w:r w:rsidRPr="00B4010B">
              <w:rPr>
                <w:rFonts w:ascii="Calibri Light"/>
                <w:sz w:val="20"/>
                <w:lang w:val="es-419"/>
              </w:rPr>
              <w:t xml:space="preserve">n Nacional de Acueductos y </w:t>
            </w:r>
            <w:r>
              <w:rPr>
                <w:rFonts w:ascii="Calibri Light"/>
                <w:sz w:val="20"/>
                <w:lang w:val="es-419"/>
              </w:rPr>
              <w:t>Alcantarillados (ANDA)</w:t>
            </w:r>
          </w:p>
        </w:tc>
      </w:tr>
      <w:tr w:rsidR="00F86455" w:rsidRPr="006C0E0F" w14:paraId="58C4A795" w14:textId="77777777" w:rsidTr="142B8C16">
        <w:tc>
          <w:tcPr>
            <w:tcW w:w="3235" w:type="dxa"/>
            <w:gridSpan w:val="3"/>
            <w:shd w:val="clear" w:color="auto" w:fill="F2F2F2" w:themeFill="background1" w:themeFillShade="F2"/>
            <w:vAlign w:val="center"/>
          </w:tcPr>
          <w:p w14:paraId="08B5BC64" w14:textId="744CB54F" w:rsidR="00F86455" w:rsidRPr="006B3D34" w:rsidRDefault="001D457B" w:rsidP="0046349F">
            <w:pPr>
              <w:spacing w:before="60" w:after="60"/>
              <w:rPr>
                <w:rFonts w:ascii="Calibri Light" w:hAnsi="Calibri Light" w:cs="Calibri Light"/>
                <w:lang w:val="es-ES_tradnl"/>
              </w:rPr>
            </w:pPr>
            <w:r w:rsidRPr="006B3D34">
              <w:rPr>
                <w:rFonts w:ascii="Calibri Light" w:hAnsi="Calibri Light" w:cs="Calibri Light"/>
                <w:lang w:val="es-ES_tradnl"/>
              </w:rPr>
              <w:t>Monto del préstamo BID (y costo total del proyecto</w:t>
            </w:r>
            <w:r w:rsidR="00F86455" w:rsidRPr="006B3D34">
              <w:rPr>
                <w:rFonts w:ascii="Calibri Light" w:hAnsi="Calibri Light" w:cs="Calibri Light"/>
                <w:lang w:val="es-ES_tradnl"/>
              </w:rPr>
              <w:t>)</w:t>
            </w:r>
          </w:p>
        </w:tc>
        <w:tc>
          <w:tcPr>
            <w:tcW w:w="6115" w:type="dxa"/>
            <w:gridSpan w:val="2"/>
            <w:vAlign w:val="center"/>
          </w:tcPr>
          <w:p w14:paraId="33D44017" w14:textId="00A4ABAF" w:rsidR="001B2C67" w:rsidRDefault="00AC1322" w:rsidP="0046349F">
            <w:pPr>
              <w:spacing w:before="60" w:after="60"/>
              <w:rPr>
                <w:rFonts w:ascii="Calibri Light"/>
                <w:sz w:val="20"/>
              </w:rPr>
            </w:pPr>
            <w:r>
              <w:rPr>
                <w:rFonts w:ascii="Calibri Light"/>
                <w:sz w:val="20"/>
              </w:rPr>
              <w:t xml:space="preserve">BID       </w:t>
            </w:r>
            <w:r w:rsidR="00F86455">
              <w:rPr>
                <w:rFonts w:ascii="Calibri Light"/>
                <w:sz w:val="20"/>
              </w:rPr>
              <w:t xml:space="preserve">$100,000,000.00 </w:t>
            </w:r>
          </w:p>
          <w:p w14:paraId="3F0909AA" w14:textId="66664755" w:rsidR="00F86455" w:rsidRPr="006B3D34" w:rsidRDefault="00AC1322" w:rsidP="225AD79D">
            <w:pPr>
              <w:spacing w:before="60" w:after="60"/>
              <w:rPr>
                <w:rFonts w:ascii="Calibri Light" w:hAnsi="Calibri Light" w:cs="Calibri Light"/>
                <w:lang w:val="es-ES"/>
              </w:rPr>
            </w:pPr>
            <w:r w:rsidRPr="57ECAB93">
              <w:rPr>
                <w:rFonts w:ascii="Calibri Light"/>
                <w:sz w:val="20"/>
                <w:szCs w:val="20"/>
              </w:rPr>
              <w:t>Total     $100,000,000.00</w:t>
            </w:r>
          </w:p>
        </w:tc>
      </w:tr>
      <w:tr w:rsidR="00F86455" w:rsidRPr="006C0E0F" w14:paraId="1782B469" w14:textId="77777777" w:rsidTr="142B8C16">
        <w:tc>
          <w:tcPr>
            <w:tcW w:w="3235" w:type="dxa"/>
            <w:gridSpan w:val="3"/>
            <w:shd w:val="clear" w:color="auto" w:fill="F2F2F2" w:themeFill="background1" w:themeFillShade="F2"/>
            <w:vAlign w:val="center"/>
          </w:tcPr>
          <w:p w14:paraId="0B5DDD64" w14:textId="42272B6D" w:rsidR="00F86455" w:rsidRPr="00B87C42" w:rsidRDefault="047D07A1" w:rsidP="00B87C42">
            <w:pPr>
              <w:spacing w:before="60" w:after="60"/>
              <w:rPr>
                <w:rFonts w:ascii="Calibri Light" w:hAnsi="Calibri Light" w:cs="Calibri Light"/>
                <w:lang w:val="es-ES_tradnl"/>
              </w:rPr>
            </w:pPr>
            <w:r w:rsidRPr="00B87C42">
              <w:rPr>
                <w:rFonts w:ascii="Calibri Light" w:hAnsi="Calibri Light" w:cs="Calibri Light"/>
                <w:lang w:val="es-ES_tradnl"/>
              </w:rPr>
              <w:t>Normas de desempeño con requerimientos</w:t>
            </w:r>
          </w:p>
        </w:tc>
        <w:tc>
          <w:tcPr>
            <w:tcW w:w="6115" w:type="dxa"/>
            <w:gridSpan w:val="2"/>
            <w:vAlign w:val="center"/>
          </w:tcPr>
          <w:p w14:paraId="2EF56725" w14:textId="443C130B" w:rsidR="00F86455" w:rsidRPr="006B3D34" w:rsidRDefault="00F86455" w:rsidP="0046349F">
            <w:pPr>
              <w:spacing w:before="60" w:after="60"/>
              <w:rPr>
                <w:rFonts w:ascii="Calibri Light" w:hAnsi="Calibri Light" w:cs="Calibri Light"/>
                <w:lang w:val="es-ES_tradnl"/>
              </w:rPr>
            </w:pPr>
            <w:r>
              <w:rPr>
                <w:rFonts w:ascii="Calibri Light"/>
                <w:sz w:val="20"/>
              </w:rPr>
              <w:t>ESPS 1; ESPS 2; ESPS 3; ESPS 4; ESPS 6; ESPS 8; ESPS 9; ESPS 10</w:t>
            </w:r>
          </w:p>
        </w:tc>
      </w:tr>
      <w:tr w:rsidR="00F86455" w:rsidRPr="00573E84" w14:paraId="3EE70194" w14:textId="77777777" w:rsidTr="142B8C16">
        <w:tc>
          <w:tcPr>
            <w:tcW w:w="3235" w:type="dxa"/>
            <w:gridSpan w:val="3"/>
            <w:shd w:val="clear" w:color="auto" w:fill="F2F2F2" w:themeFill="background1" w:themeFillShade="F2"/>
            <w:vAlign w:val="center"/>
          </w:tcPr>
          <w:p w14:paraId="0C4FDBF1" w14:textId="54A69F14" w:rsidR="00F86455" w:rsidRPr="006B3D34" w:rsidRDefault="001D457B" w:rsidP="0046349F">
            <w:pPr>
              <w:spacing w:before="60" w:after="60"/>
              <w:rPr>
                <w:rFonts w:ascii="Calibri Light" w:hAnsi="Calibri Light" w:cs="Calibri Light"/>
                <w:lang w:val="es-ES_tradnl"/>
              </w:rPr>
            </w:pPr>
            <w:r w:rsidRPr="006B3D34">
              <w:rPr>
                <w:rFonts w:ascii="Calibri Light" w:hAnsi="Calibri Light" w:cs="Calibri Light"/>
                <w:lang w:val="es-ES_tradnl"/>
              </w:rPr>
              <w:t xml:space="preserve">Emisiones de GEI brutas </w:t>
            </w:r>
            <w:r w:rsidR="00F86455" w:rsidRPr="006B3D34">
              <w:rPr>
                <w:rFonts w:ascii="Calibri Light" w:hAnsi="Calibri Light" w:cs="Calibri Light"/>
                <w:lang w:val="es-ES_tradnl"/>
              </w:rPr>
              <w:t>(tCO</w:t>
            </w:r>
            <w:r w:rsidR="00F86455" w:rsidRPr="00B87C42">
              <w:rPr>
                <w:rFonts w:ascii="Calibri Light" w:hAnsi="Calibri Light" w:cs="Calibri Light"/>
                <w:lang w:val="es-ES_tradnl"/>
              </w:rPr>
              <w:t>2</w:t>
            </w:r>
            <w:r w:rsidR="00F86455" w:rsidRPr="006B3D34">
              <w:rPr>
                <w:rFonts w:ascii="Calibri Light" w:hAnsi="Calibri Light" w:cs="Calibri Light"/>
                <w:lang w:val="es-ES_tradnl"/>
              </w:rPr>
              <w:t>e) construc</w:t>
            </w:r>
            <w:r w:rsidRPr="006B3D34">
              <w:rPr>
                <w:rFonts w:ascii="Calibri Light" w:hAnsi="Calibri Light" w:cs="Calibri Light"/>
                <w:lang w:val="es-ES_tradnl"/>
              </w:rPr>
              <w:t>c</w:t>
            </w:r>
            <w:r w:rsidR="00F86455" w:rsidRPr="006B3D34">
              <w:rPr>
                <w:rFonts w:ascii="Calibri Light" w:hAnsi="Calibri Light" w:cs="Calibri Light"/>
                <w:lang w:val="es-ES_tradnl"/>
              </w:rPr>
              <w:t>i</w:t>
            </w:r>
            <w:r w:rsidRPr="006B3D34">
              <w:rPr>
                <w:rFonts w:ascii="Calibri Light" w:hAnsi="Calibri Light" w:cs="Calibri Light"/>
                <w:lang w:val="es-ES_tradnl"/>
              </w:rPr>
              <w:t>ó</w:t>
            </w:r>
            <w:r w:rsidR="00F86455" w:rsidRPr="006B3D34">
              <w:rPr>
                <w:rFonts w:ascii="Calibri Light" w:hAnsi="Calibri Light" w:cs="Calibri Light"/>
                <w:lang w:val="es-ES_tradnl"/>
              </w:rPr>
              <w:t>n</w:t>
            </w:r>
            <w:r w:rsidR="00963060" w:rsidRPr="006B3D34">
              <w:rPr>
                <w:rFonts w:ascii="Calibri Light" w:hAnsi="Calibri Light" w:cs="Calibri Light"/>
                <w:lang w:val="es-ES_tradnl"/>
              </w:rPr>
              <w:t xml:space="preserve"> (</w:t>
            </w:r>
            <w:r w:rsidRPr="006B3D34">
              <w:rPr>
                <w:rFonts w:ascii="Calibri Light" w:hAnsi="Calibri Light" w:cs="Calibri Light"/>
                <w:lang w:val="es-ES_tradnl"/>
              </w:rPr>
              <w:t>s</w:t>
            </w:r>
            <w:r w:rsidR="00963060" w:rsidRPr="006B3D34">
              <w:rPr>
                <w:rFonts w:ascii="Calibri Light" w:hAnsi="Calibri Light" w:cs="Calibri Light"/>
                <w:lang w:val="es-ES_tradnl"/>
              </w:rPr>
              <w:t xml:space="preserve">i </w:t>
            </w:r>
            <w:r w:rsidR="00DD29F1" w:rsidRPr="006B3D34">
              <w:rPr>
                <w:rFonts w:ascii="Calibri Light" w:hAnsi="Calibri Light" w:cs="Calibri Light"/>
                <w:lang w:val="es-ES_tradnl"/>
              </w:rPr>
              <w:t>corresponde</w:t>
            </w:r>
            <w:r w:rsidR="00963060" w:rsidRPr="006B3D34">
              <w:rPr>
                <w:rFonts w:ascii="Calibri Light" w:hAnsi="Calibri Light" w:cs="Calibri Light"/>
                <w:lang w:val="es-ES_tradnl"/>
              </w:rPr>
              <w:t>)</w:t>
            </w:r>
          </w:p>
        </w:tc>
        <w:tc>
          <w:tcPr>
            <w:tcW w:w="6115" w:type="dxa"/>
            <w:gridSpan w:val="2"/>
            <w:vAlign w:val="center"/>
          </w:tcPr>
          <w:p w14:paraId="6EB55E13" w14:textId="4F200DA9" w:rsidR="00F86455" w:rsidRPr="006B3D34" w:rsidRDefault="007964F9" w:rsidP="0046349F">
            <w:pPr>
              <w:pStyle w:val="Footer"/>
              <w:rPr>
                <w:rFonts w:ascii="Calibri Light" w:hAnsi="Calibri Light" w:cs="Calibri Light"/>
                <w:i/>
                <w:iCs/>
                <w:lang w:val="es-ES_tradnl"/>
              </w:rPr>
            </w:pPr>
            <w:r w:rsidRPr="00B03D9B">
              <w:rPr>
                <w:rFonts w:ascii="Calibri Light" w:hAnsi="Calibri Light" w:cs="Calibri Light"/>
                <w:i/>
                <w:iCs/>
                <w:lang w:val="es-ES_tradnl"/>
              </w:rPr>
              <w:t>565 MT CO2e</w:t>
            </w:r>
          </w:p>
        </w:tc>
      </w:tr>
      <w:tr w:rsidR="00F86455" w:rsidRPr="00510EA6" w14:paraId="7C14A5D1" w14:textId="77777777" w:rsidTr="142B8C16">
        <w:tc>
          <w:tcPr>
            <w:tcW w:w="3235" w:type="dxa"/>
            <w:gridSpan w:val="3"/>
            <w:shd w:val="clear" w:color="auto" w:fill="F2F2F2" w:themeFill="background1" w:themeFillShade="F2"/>
            <w:vAlign w:val="center"/>
          </w:tcPr>
          <w:p w14:paraId="3F345C37" w14:textId="690FDD82" w:rsidR="00F86455" w:rsidRPr="006B3D34" w:rsidRDefault="001D457B" w:rsidP="0046349F">
            <w:pPr>
              <w:spacing w:before="60" w:after="60"/>
              <w:rPr>
                <w:rFonts w:ascii="Calibri Light" w:hAnsi="Calibri Light" w:cs="Calibri Light"/>
                <w:lang w:val="es-ES_tradnl"/>
              </w:rPr>
            </w:pPr>
            <w:r w:rsidRPr="006B3D34">
              <w:rPr>
                <w:rFonts w:ascii="Calibri Light" w:hAnsi="Calibri Light" w:cs="Calibri Light"/>
                <w:lang w:val="es-ES_tradnl"/>
              </w:rPr>
              <w:t>Emisiones de GEI brutas (tCO</w:t>
            </w:r>
            <w:r w:rsidRPr="006B3D34">
              <w:rPr>
                <w:rFonts w:ascii="Calibri Light" w:hAnsi="Calibri Light" w:cs="Calibri Light"/>
                <w:vertAlign w:val="subscript"/>
                <w:lang w:val="es-ES_tradnl"/>
              </w:rPr>
              <w:t>2</w:t>
            </w:r>
            <w:r w:rsidRPr="006B3D34">
              <w:rPr>
                <w:rFonts w:ascii="Calibri Light" w:hAnsi="Calibri Light" w:cs="Calibri Light"/>
                <w:lang w:val="es-ES_tradnl"/>
              </w:rPr>
              <w:t>e)</w:t>
            </w:r>
            <w:r w:rsidR="00F86455" w:rsidRPr="006B3D34">
              <w:rPr>
                <w:rFonts w:ascii="Calibri Light" w:hAnsi="Calibri Light" w:cs="Calibri Light"/>
                <w:lang w:val="es-ES_tradnl"/>
              </w:rPr>
              <w:t xml:space="preserve"> opera</w:t>
            </w:r>
            <w:r w:rsidRPr="006B3D34">
              <w:rPr>
                <w:rFonts w:ascii="Calibri Light" w:hAnsi="Calibri Light" w:cs="Calibri Light"/>
                <w:lang w:val="es-ES_tradnl"/>
              </w:rPr>
              <w:t>c</w:t>
            </w:r>
            <w:r w:rsidR="00F86455" w:rsidRPr="006B3D34">
              <w:rPr>
                <w:rFonts w:ascii="Calibri Light" w:hAnsi="Calibri Light" w:cs="Calibri Light"/>
                <w:lang w:val="es-ES_tradnl"/>
              </w:rPr>
              <w:t>i</w:t>
            </w:r>
            <w:r w:rsidRPr="006B3D34">
              <w:rPr>
                <w:rFonts w:ascii="Calibri Light" w:hAnsi="Calibri Light" w:cs="Calibri Light"/>
                <w:lang w:val="es-ES_tradnl"/>
              </w:rPr>
              <w:t>ó</w:t>
            </w:r>
            <w:r w:rsidR="00F86455" w:rsidRPr="006B3D34">
              <w:rPr>
                <w:rFonts w:ascii="Calibri Light" w:hAnsi="Calibri Light" w:cs="Calibri Light"/>
                <w:lang w:val="es-ES_tradnl"/>
              </w:rPr>
              <w:t>n (anual)</w:t>
            </w:r>
            <w:r w:rsidR="006A00EF" w:rsidRPr="006B3D34">
              <w:rPr>
                <w:rFonts w:ascii="Calibri Light" w:hAnsi="Calibri Light" w:cs="Calibri Light"/>
                <w:lang w:val="es-ES_tradnl"/>
              </w:rPr>
              <w:t xml:space="preserve">, </w:t>
            </w:r>
            <w:r w:rsidRPr="006B3D34">
              <w:rPr>
                <w:rFonts w:ascii="Calibri Light" w:hAnsi="Calibri Light" w:cs="Calibri Light"/>
                <w:lang w:val="es-ES_tradnl"/>
              </w:rPr>
              <w:t>s</w:t>
            </w:r>
            <w:r w:rsidR="006A00EF" w:rsidRPr="006B3D34">
              <w:rPr>
                <w:rFonts w:ascii="Calibri Light" w:hAnsi="Calibri Light" w:cs="Calibri Light"/>
                <w:lang w:val="es-ES_tradnl"/>
              </w:rPr>
              <w:t xml:space="preserve">i </w:t>
            </w:r>
            <w:r w:rsidR="00DD29F1" w:rsidRPr="006B3D34">
              <w:rPr>
                <w:rFonts w:ascii="Calibri Light" w:hAnsi="Calibri Light" w:cs="Calibri Light"/>
                <w:lang w:val="es-ES_tradnl"/>
              </w:rPr>
              <w:t>corresponde</w:t>
            </w:r>
          </w:p>
        </w:tc>
        <w:tc>
          <w:tcPr>
            <w:tcW w:w="6115" w:type="dxa"/>
            <w:gridSpan w:val="2"/>
            <w:vAlign w:val="center"/>
          </w:tcPr>
          <w:p w14:paraId="64D497D3" w14:textId="67391943" w:rsidR="0055479E" w:rsidRDefault="0055479E" w:rsidP="0046349F">
            <w:pPr>
              <w:spacing w:before="60" w:after="60"/>
              <w:rPr>
                <w:rFonts w:ascii="Calibri Light" w:hAnsi="Calibri Light" w:cs="Calibri Light"/>
                <w:i/>
                <w:iCs/>
                <w:lang w:val="es-419"/>
              </w:rPr>
            </w:pPr>
            <w:r w:rsidRPr="00B03D9B">
              <w:rPr>
                <w:rFonts w:ascii="Calibri Light" w:hAnsi="Calibri Light" w:cs="Calibri Light"/>
                <w:i/>
                <w:iCs/>
                <w:lang w:val="es-419"/>
              </w:rPr>
              <w:t xml:space="preserve">1229 MT CO2e </w:t>
            </w:r>
          </w:p>
          <w:p w14:paraId="56C26E77" w14:textId="0948810E" w:rsidR="00F86455" w:rsidRPr="00B03D9B" w:rsidRDefault="0055479E" w:rsidP="0046349F">
            <w:pPr>
              <w:spacing w:before="60" w:after="60"/>
              <w:rPr>
                <w:rFonts w:ascii="Calibri Light" w:hAnsi="Calibri Light" w:cs="Calibri Light"/>
                <w:i/>
                <w:iCs/>
                <w:lang w:val="es-419"/>
              </w:rPr>
            </w:pPr>
            <w:r w:rsidRPr="00B03D9B">
              <w:rPr>
                <w:rFonts w:ascii="Calibri Light" w:hAnsi="Calibri Light" w:cs="Calibri Light"/>
                <w:i/>
                <w:iCs/>
                <w:lang w:val="es-419"/>
              </w:rPr>
              <w:t>(di</w:t>
            </w:r>
            <w:r>
              <w:rPr>
                <w:rFonts w:ascii="Calibri Light" w:hAnsi="Calibri Light" w:cs="Calibri Light"/>
                <w:i/>
                <w:iCs/>
                <w:lang w:val="es-419"/>
              </w:rPr>
              <w:t xml:space="preserve">ferencial del </w:t>
            </w:r>
            <w:r w:rsidRPr="00B03D9B">
              <w:rPr>
                <w:rFonts w:ascii="Calibri Light" w:hAnsi="Calibri Light" w:cs="Calibri Light"/>
                <w:i/>
                <w:iCs/>
                <w:lang w:val="es-419"/>
              </w:rPr>
              <w:t xml:space="preserve">consumo de </w:t>
            </w:r>
            <w:r w:rsidRPr="0055479E">
              <w:rPr>
                <w:rFonts w:ascii="Calibri Light" w:hAnsi="Calibri Light" w:cs="Calibri Light"/>
                <w:i/>
                <w:lang w:val="es-419"/>
              </w:rPr>
              <w:t>energ</w:t>
            </w:r>
            <w:r>
              <w:rPr>
                <w:rFonts w:ascii="Calibri Light" w:hAnsi="Calibri Light" w:cs="Calibri Light"/>
                <w:i/>
                <w:iCs/>
                <w:lang w:val="es-419"/>
              </w:rPr>
              <w:t>ía</w:t>
            </w:r>
            <w:r w:rsidRPr="00B03D9B">
              <w:rPr>
                <w:rFonts w:ascii="Calibri Light" w:hAnsi="Calibri Light" w:cs="Calibri Light"/>
                <w:i/>
                <w:iCs/>
                <w:lang w:val="es-419"/>
              </w:rPr>
              <w:t xml:space="preserve"> durante la operación</w:t>
            </w:r>
            <w:r>
              <w:rPr>
                <w:rFonts w:ascii="Calibri Light" w:hAnsi="Calibri Light" w:cs="Calibri Light"/>
                <w:i/>
                <w:iCs/>
                <w:lang w:val="es-419"/>
              </w:rPr>
              <w:t xml:space="preserve"> por mejoramiento de abastecimiento de agua</w:t>
            </w:r>
            <w:r w:rsidRPr="00B03D9B">
              <w:rPr>
                <w:rFonts w:ascii="Calibri Light" w:hAnsi="Calibri Light" w:cs="Calibri Light"/>
                <w:i/>
                <w:iCs/>
                <w:lang w:val="es-419"/>
              </w:rPr>
              <w:t>)</w:t>
            </w:r>
          </w:p>
        </w:tc>
      </w:tr>
      <w:tr w:rsidR="00F6490B" w:rsidRPr="006B3D34" w14:paraId="3F70349E" w14:textId="77777777" w:rsidTr="142B8C16">
        <w:tc>
          <w:tcPr>
            <w:tcW w:w="9350" w:type="dxa"/>
            <w:gridSpan w:val="5"/>
            <w:shd w:val="clear" w:color="auto" w:fill="D9D9D9" w:themeFill="background1" w:themeFillShade="D9"/>
            <w:vAlign w:val="center"/>
          </w:tcPr>
          <w:p w14:paraId="41784EB4" w14:textId="75E55E79" w:rsidR="00F6490B" w:rsidRPr="006B3D34" w:rsidRDefault="001D457B" w:rsidP="0046349F">
            <w:pPr>
              <w:spacing w:before="60" w:after="60"/>
              <w:rPr>
                <w:rFonts w:ascii="Calibri Light" w:hAnsi="Calibri Light" w:cs="Calibri Light"/>
                <w:b/>
                <w:bCs/>
                <w:lang w:val="es-ES_tradnl"/>
              </w:rPr>
            </w:pPr>
            <w:r w:rsidRPr="006B3D34">
              <w:rPr>
                <w:rFonts w:ascii="Calibri Light" w:hAnsi="Calibri Light" w:cs="Calibri Light"/>
                <w:b/>
                <w:bCs/>
                <w:lang w:val="es-ES_tradnl"/>
              </w:rPr>
              <w:t>Resumen ejecutivo</w:t>
            </w:r>
          </w:p>
        </w:tc>
      </w:tr>
      <w:tr w:rsidR="00F6490B" w:rsidRPr="00510EA6" w14:paraId="57295A94" w14:textId="77777777" w:rsidTr="142B8C16">
        <w:tc>
          <w:tcPr>
            <w:tcW w:w="9350" w:type="dxa"/>
            <w:gridSpan w:val="5"/>
            <w:vAlign w:val="center"/>
          </w:tcPr>
          <w:p w14:paraId="1AA1C445" w14:textId="0E6C8E1F" w:rsidR="0076273A" w:rsidRPr="00860C1B" w:rsidRDefault="00427827" w:rsidP="0076273A">
            <w:pPr>
              <w:spacing w:before="60" w:after="60"/>
              <w:jc w:val="both"/>
              <w:rPr>
                <w:rFonts w:ascii="Arial" w:hAnsi="Arial" w:cs="Arial"/>
                <w:sz w:val="20"/>
                <w:szCs w:val="20"/>
                <w:lang w:val="es-419"/>
              </w:rPr>
            </w:pPr>
            <w:r w:rsidRPr="00B4010B">
              <w:rPr>
                <w:rFonts w:ascii="Arial" w:hAnsi="Arial" w:cs="Arial"/>
                <w:sz w:val="20"/>
                <w:szCs w:val="20"/>
                <w:lang w:val="es-419"/>
              </w:rPr>
              <w:t xml:space="preserve">De acuerdo con el Marco de Políticas Ambientales y Sociales (MPAS), y </w:t>
            </w:r>
            <w:r w:rsidR="0099241E">
              <w:rPr>
                <w:rFonts w:ascii="Arial" w:hAnsi="Arial" w:cs="Arial"/>
                <w:sz w:val="20"/>
                <w:szCs w:val="20"/>
                <w:lang w:val="es-419"/>
              </w:rPr>
              <w:t>con</w:t>
            </w:r>
            <w:r w:rsidRPr="00B4010B">
              <w:rPr>
                <w:rFonts w:ascii="Arial" w:hAnsi="Arial" w:cs="Arial"/>
                <w:sz w:val="20"/>
                <w:szCs w:val="20"/>
                <w:lang w:val="es-419"/>
              </w:rPr>
              <w:t xml:space="preserve"> base </w:t>
            </w:r>
            <w:r w:rsidR="008F12F5">
              <w:rPr>
                <w:rFonts w:ascii="Arial" w:hAnsi="Arial" w:cs="Arial"/>
                <w:sz w:val="20"/>
                <w:szCs w:val="20"/>
                <w:lang w:val="es-419"/>
              </w:rPr>
              <w:t>en</w:t>
            </w:r>
            <w:r w:rsidRPr="00B4010B">
              <w:rPr>
                <w:rFonts w:ascii="Arial" w:hAnsi="Arial" w:cs="Arial"/>
                <w:sz w:val="20"/>
                <w:szCs w:val="20"/>
                <w:lang w:val="es-419"/>
              </w:rPr>
              <w:t xml:space="preserve"> las evaluaciones desarrolladas durante el proceso de la debida diligencia, </w:t>
            </w:r>
            <w:r w:rsidR="00AF1AA5">
              <w:rPr>
                <w:rFonts w:ascii="Arial" w:hAnsi="Arial" w:cs="Arial"/>
                <w:sz w:val="20"/>
                <w:szCs w:val="20"/>
                <w:lang w:val="es-419"/>
              </w:rPr>
              <w:t>el</w:t>
            </w:r>
            <w:r w:rsidRPr="00B4010B">
              <w:rPr>
                <w:rFonts w:ascii="Arial" w:hAnsi="Arial" w:cs="Arial"/>
                <w:sz w:val="20"/>
                <w:szCs w:val="20"/>
                <w:lang w:val="es-419"/>
              </w:rPr>
              <w:t xml:space="preserve"> programa se clasifica como categoría B, ya que las actividades a desarrollar generarán impactos ambientales y sociales negativos moderados, localizados y de corto plazo.</w:t>
            </w:r>
            <w:r w:rsidR="002C7876">
              <w:rPr>
                <w:rFonts w:ascii="Arial" w:hAnsi="Arial" w:cs="Arial"/>
                <w:sz w:val="20"/>
                <w:szCs w:val="20"/>
                <w:lang w:val="es-419"/>
              </w:rPr>
              <w:t xml:space="preserve"> </w:t>
            </w:r>
            <w:r w:rsidRPr="00B4010B">
              <w:rPr>
                <w:rFonts w:ascii="Arial" w:hAnsi="Arial" w:cs="Arial"/>
                <w:sz w:val="20"/>
                <w:szCs w:val="20"/>
                <w:lang w:val="es-419"/>
              </w:rPr>
              <w:t xml:space="preserve">La clasificación de riesgo socio ambiental se ha definido como </w:t>
            </w:r>
            <w:r w:rsidR="00A8373A" w:rsidRPr="00B4010B">
              <w:rPr>
                <w:rFonts w:ascii="Arial" w:hAnsi="Arial" w:cs="Arial"/>
                <w:sz w:val="20"/>
                <w:szCs w:val="20"/>
                <w:lang w:val="es-419"/>
              </w:rPr>
              <w:t>su</w:t>
            </w:r>
            <w:r w:rsidR="00A35CD6" w:rsidRPr="00B4010B">
              <w:rPr>
                <w:rFonts w:ascii="Arial" w:hAnsi="Arial" w:cs="Arial"/>
                <w:sz w:val="20"/>
                <w:szCs w:val="20"/>
                <w:lang w:val="es-419"/>
              </w:rPr>
              <w:t>bstancial</w:t>
            </w:r>
            <w:r w:rsidRPr="00B4010B">
              <w:rPr>
                <w:rFonts w:ascii="Arial" w:hAnsi="Arial" w:cs="Arial"/>
                <w:sz w:val="20"/>
                <w:szCs w:val="20"/>
                <w:lang w:val="es-419"/>
              </w:rPr>
              <w:t xml:space="preserve">, </w:t>
            </w:r>
            <w:r w:rsidR="00A35CD6" w:rsidRPr="00B4010B">
              <w:rPr>
                <w:rFonts w:ascii="Arial" w:hAnsi="Arial" w:cs="Arial"/>
                <w:sz w:val="20"/>
                <w:szCs w:val="20"/>
                <w:lang w:val="es-419"/>
              </w:rPr>
              <w:t xml:space="preserve">basado en que el alcance geográfico </w:t>
            </w:r>
            <w:r w:rsidR="0014687D">
              <w:rPr>
                <w:rFonts w:ascii="Arial" w:hAnsi="Arial" w:cs="Arial"/>
                <w:sz w:val="20"/>
                <w:szCs w:val="20"/>
                <w:lang w:val="es-419"/>
              </w:rPr>
              <w:t xml:space="preserve">del programa </w:t>
            </w:r>
            <w:r w:rsidR="00A35CD6" w:rsidRPr="00B4010B">
              <w:rPr>
                <w:rFonts w:ascii="Arial" w:hAnsi="Arial" w:cs="Arial"/>
                <w:sz w:val="20"/>
                <w:szCs w:val="20"/>
                <w:lang w:val="es-419"/>
              </w:rPr>
              <w:t xml:space="preserve">abarca </w:t>
            </w:r>
            <w:r w:rsidR="0014687D">
              <w:rPr>
                <w:rFonts w:ascii="Arial" w:hAnsi="Arial" w:cs="Arial"/>
                <w:sz w:val="20"/>
                <w:szCs w:val="20"/>
                <w:lang w:val="es-419"/>
              </w:rPr>
              <w:t xml:space="preserve">el </w:t>
            </w:r>
            <w:r w:rsidR="00A35CD6" w:rsidRPr="00B4010B">
              <w:rPr>
                <w:rFonts w:ascii="Arial" w:hAnsi="Arial" w:cs="Arial"/>
                <w:sz w:val="20"/>
                <w:szCs w:val="20"/>
                <w:lang w:val="es-419"/>
              </w:rPr>
              <w:t xml:space="preserve">Área Metropolitana de San Salvador, </w:t>
            </w:r>
            <w:r w:rsidRPr="00B4010B">
              <w:rPr>
                <w:rFonts w:ascii="Arial" w:hAnsi="Arial" w:cs="Arial"/>
                <w:sz w:val="20"/>
                <w:szCs w:val="20"/>
                <w:lang w:val="es-419"/>
              </w:rPr>
              <w:t xml:space="preserve">la agencia ejecutora </w:t>
            </w:r>
            <w:r w:rsidR="00A35CD6" w:rsidRPr="00B4010B">
              <w:rPr>
                <w:rFonts w:ascii="Arial" w:hAnsi="Arial" w:cs="Arial"/>
                <w:sz w:val="20"/>
                <w:szCs w:val="20"/>
                <w:lang w:val="es-419"/>
              </w:rPr>
              <w:t xml:space="preserve">no </w:t>
            </w:r>
            <w:r w:rsidRPr="00B4010B">
              <w:rPr>
                <w:rFonts w:ascii="Arial" w:hAnsi="Arial" w:cs="Arial"/>
                <w:sz w:val="20"/>
                <w:szCs w:val="20"/>
                <w:lang w:val="es-419"/>
              </w:rPr>
              <w:t>cuenta con experiencia en la implementación de</w:t>
            </w:r>
            <w:r w:rsidR="00A35CD6" w:rsidRPr="00B4010B">
              <w:rPr>
                <w:rFonts w:ascii="Arial" w:hAnsi="Arial" w:cs="Arial"/>
                <w:sz w:val="20"/>
                <w:szCs w:val="20"/>
                <w:lang w:val="es-419"/>
              </w:rPr>
              <w:t xml:space="preserve">l </w:t>
            </w:r>
            <w:r w:rsidR="00E64C67">
              <w:rPr>
                <w:rFonts w:ascii="Arial" w:hAnsi="Arial" w:cs="Arial"/>
                <w:sz w:val="20"/>
                <w:szCs w:val="20"/>
                <w:lang w:val="es-419"/>
              </w:rPr>
              <w:t>MPAS</w:t>
            </w:r>
            <w:r w:rsidRPr="00B4010B">
              <w:rPr>
                <w:rFonts w:ascii="Arial" w:hAnsi="Arial" w:cs="Arial"/>
                <w:sz w:val="20"/>
                <w:szCs w:val="20"/>
                <w:lang w:val="es-419"/>
              </w:rPr>
              <w:t xml:space="preserve"> </w:t>
            </w:r>
            <w:r w:rsidR="00A35CD6" w:rsidRPr="00B4010B">
              <w:rPr>
                <w:rFonts w:ascii="Arial" w:hAnsi="Arial" w:cs="Arial"/>
                <w:sz w:val="20"/>
                <w:szCs w:val="20"/>
                <w:lang w:val="es-419"/>
              </w:rPr>
              <w:t xml:space="preserve">y el contexto de conflictividad social histórico del país. </w:t>
            </w:r>
            <w:r w:rsidR="0076273A" w:rsidRPr="00B4010B">
              <w:rPr>
                <w:rFonts w:ascii="Arial" w:hAnsi="Arial" w:cs="Arial"/>
                <w:sz w:val="20"/>
                <w:szCs w:val="20"/>
                <w:lang w:val="es-419"/>
              </w:rPr>
              <w:t>Considerando los niveles de amenaza</w:t>
            </w:r>
            <w:r w:rsidR="0076273A">
              <w:rPr>
                <w:rFonts w:ascii="Arial" w:hAnsi="Arial" w:cs="Arial"/>
                <w:sz w:val="20"/>
                <w:szCs w:val="20"/>
                <w:lang w:val="es-419"/>
              </w:rPr>
              <w:t xml:space="preserve"> natural por sismo y erupción volcánica</w:t>
            </w:r>
            <w:r w:rsidR="0076273A" w:rsidRPr="00B4010B">
              <w:rPr>
                <w:rFonts w:ascii="Arial" w:hAnsi="Arial" w:cs="Arial"/>
                <w:sz w:val="20"/>
                <w:szCs w:val="20"/>
                <w:lang w:val="es-419"/>
              </w:rPr>
              <w:t>, la estimación de la criticidad y la vulnerabilidad de las intervenciones de infraestructura y los niveles de exacerbación del riesgo, una clasificación de riesgo</w:t>
            </w:r>
            <w:r w:rsidR="0076273A">
              <w:rPr>
                <w:rFonts w:ascii="Arial" w:hAnsi="Arial" w:cs="Arial"/>
                <w:sz w:val="20"/>
                <w:szCs w:val="20"/>
                <w:lang w:val="es-419"/>
              </w:rPr>
              <w:t xml:space="preserve"> de desastres naturales</w:t>
            </w:r>
            <w:r w:rsidR="0076273A" w:rsidRPr="00B4010B">
              <w:rPr>
                <w:rFonts w:ascii="Arial" w:hAnsi="Arial" w:cs="Arial"/>
                <w:sz w:val="20"/>
                <w:szCs w:val="20"/>
                <w:lang w:val="es-419"/>
              </w:rPr>
              <w:t xml:space="preserve"> Moderado es adecuada</w:t>
            </w:r>
            <w:r w:rsidR="0076273A">
              <w:rPr>
                <w:rFonts w:ascii="Arial" w:hAnsi="Arial" w:cs="Arial"/>
                <w:sz w:val="20"/>
                <w:szCs w:val="20"/>
                <w:lang w:val="es-419"/>
              </w:rPr>
              <w:t>.</w:t>
            </w:r>
          </w:p>
          <w:p w14:paraId="28B8A7F5" w14:textId="266D3C66" w:rsidR="00466BDB" w:rsidRDefault="00466BDB" w:rsidP="00466BDB">
            <w:pPr>
              <w:spacing w:before="60" w:after="60"/>
              <w:jc w:val="both"/>
              <w:rPr>
                <w:rFonts w:ascii="Arial" w:hAnsi="Arial" w:cs="Arial"/>
                <w:sz w:val="20"/>
                <w:szCs w:val="20"/>
                <w:lang w:val="es-419"/>
              </w:rPr>
            </w:pPr>
            <w:r w:rsidRPr="05BA2F19">
              <w:rPr>
                <w:rFonts w:ascii="Arial" w:hAnsi="Arial" w:cs="Arial"/>
                <w:sz w:val="20"/>
                <w:szCs w:val="20"/>
                <w:lang w:val="es-419"/>
              </w:rPr>
              <w:t>Dad</w:t>
            </w:r>
            <w:r w:rsidR="0035269B" w:rsidRPr="05BA2F19">
              <w:rPr>
                <w:rFonts w:ascii="Arial" w:hAnsi="Arial" w:cs="Arial"/>
                <w:sz w:val="20"/>
                <w:szCs w:val="20"/>
                <w:lang w:val="es-419"/>
              </w:rPr>
              <w:t xml:space="preserve">o que el programa es </w:t>
            </w:r>
            <w:r w:rsidR="003F25EE" w:rsidRPr="05BA2F19">
              <w:rPr>
                <w:rFonts w:ascii="Arial" w:hAnsi="Arial" w:cs="Arial"/>
                <w:sz w:val="20"/>
                <w:szCs w:val="20"/>
                <w:lang w:val="es-419"/>
              </w:rPr>
              <w:t xml:space="preserve">de tipo </w:t>
            </w:r>
            <w:r w:rsidRPr="05BA2F19">
              <w:rPr>
                <w:rFonts w:ascii="Arial" w:hAnsi="Arial" w:cs="Arial"/>
                <w:sz w:val="20"/>
                <w:szCs w:val="20"/>
                <w:lang w:val="es-419"/>
              </w:rPr>
              <w:t xml:space="preserve">obras múltiples, se ha preparado una Evaluación Ambiental y Social (EAS) y un PGAS para las obras de la muestra representativa y un Marco de Gestión Ambiental y Social para las obras fuera de la muestra. En cumplimiento de la NDAS 1, se ha preparado un Marco Específico de Política Ambiental y Social donde se describe el Sistema de Gestión Ambiental y Social del Programa. </w:t>
            </w:r>
          </w:p>
          <w:p w14:paraId="4DEE708A" w14:textId="675167E0" w:rsidR="0044627C" w:rsidRDefault="0006009C" w:rsidP="00E52E0F">
            <w:pPr>
              <w:spacing w:before="60" w:after="60"/>
              <w:jc w:val="both"/>
              <w:rPr>
                <w:rFonts w:ascii="Arial" w:hAnsi="Arial" w:cs="Arial"/>
                <w:sz w:val="20"/>
                <w:szCs w:val="20"/>
                <w:lang w:val="es-419"/>
              </w:rPr>
            </w:pPr>
            <w:r w:rsidRPr="00B4010B">
              <w:rPr>
                <w:rFonts w:ascii="Arial" w:hAnsi="Arial" w:cs="Arial"/>
                <w:sz w:val="20"/>
                <w:szCs w:val="20"/>
                <w:lang w:val="es-419"/>
              </w:rPr>
              <w:t xml:space="preserve">Los principales impactos </w:t>
            </w:r>
            <w:r w:rsidR="00427827" w:rsidRPr="00B4010B">
              <w:rPr>
                <w:rFonts w:ascii="Arial" w:hAnsi="Arial" w:cs="Arial"/>
                <w:sz w:val="20"/>
                <w:szCs w:val="20"/>
                <w:lang w:val="es-419"/>
              </w:rPr>
              <w:t>soci</w:t>
            </w:r>
            <w:r w:rsidRPr="00B4010B">
              <w:rPr>
                <w:rFonts w:ascii="Arial" w:hAnsi="Arial" w:cs="Arial"/>
                <w:sz w:val="20"/>
                <w:szCs w:val="20"/>
                <w:lang w:val="es-419"/>
              </w:rPr>
              <w:t>o</w:t>
            </w:r>
            <w:r w:rsidR="00427827" w:rsidRPr="00B4010B">
              <w:rPr>
                <w:rFonts w:ascii="Arial" w:hAnsi="Arial" w:cs="Arial"/>
                <w:sz w:val="20"/>
                <w:szCs w:val="20"/>
                <w:lang w:val="es-419"/>
              </w:rPr>
              <w:t>ambiental</w:t>
            </w:r>
            <w:r w:rsidRPr="00B4010B">
              <w:rPr>
                <w:rFonts w:ascii="Arial" w:hAnsi="Arial" w:cs="Arial"/>
                <w:sz w:val="20"/>
                <w:szCs w:val="20"/>
                <w:lang w:val="es-419"/>
              </w:rPr>
              <w:t>es</w:t>
            </w:r>
            <w:r w:rsidR="00427827" w:rsidRPr="00B4010B">
              <w:rPr>
                <w:rFonts w:ascii="Arial" w:hAnsi="Arial" w:cs="Arial"/>
                <w:sz w:val="20"/>
                <w:szCs w:val="20"/>
                <w:lang w:val="es-419"/>
              </w:rPr>
              <w:t xml:space="preserve"> </w:t>
            </w:r>
            <w:r w:rsidR="005C70A3">
              <w:rPr>
                <w:rFonts w:ascii="Arial" w:hAnsi="Arial" w:cs="Arial"/>
                <w:sz w:val="20"/>
                <w:szCs w:val="20"/>
                <w:lang w:val="es-419"/>
              </w:rPr>
              <w:t xml:space="preserve">de la etapa constructiva </w:t>
            </w:r>
            <w:r w:rsidR="005A2B51">
              <w:rPr>
                <w:rFonts w:ascii="Arial" w:hAnsi="Arial" w:cs="Arial"/>
                <w:sz w:val="20"/>
                <w:szCs w:val="20"/>
                <w:lang w:val="es-419"/>
              </w:rPr>
              <w:t>están asociados a</w:t>
            </w:r>
            <w:r w:rsidR="00DE733D">
              <w:rPr>
                <w:rFonts w:ascii="Arial" w:hAnsi="Arial" w:cs="Arial"/>
                <w:sz w:val="20"/>
                <w:szCs w:val="20"/>
                <w:lang w:val="es-419"/>
              </w:rPr>
              <w:t xml:space="preserve">l incremento de accidentes de trabajadores </w:t>
            </w:r>
            <w:r w:rsidR="003F25EE">
              <w:rPr>
                <w:rFonts w:ascii="Arial" w:hAnsi="Arial" w:cs="Arial"/>
                <w:sz w:val="20"/>
                <w:szCs w:val="20"/>
                <w:lang w:val="es-419"/>
              </w:rPr>
              <w:t>y accidentes</w:t>
            </w:r>
            <w:r w:rsidR="00DE733D">
              <w:rPr>
                <w:rFonts w:ascii="Arial" w:hAnsi="Arial" w:cs="Arial"/>
                <w:sz w:val="20"/>
                <w:szCs w:val="20"/>
                <w:lang w:val="es-419"/>
              </w:rPr>
              <w:t xml:space="preserve"> viales y a la potencial </w:t>
            </w:r>
            <w:r w:rsidR="005A2B51">
              <w:rPr>
                <w:rFonts w:ascii="Arial" w:hAnsi="Arial" w:cs="Arial"/>
                <w:sz w:val="20"/>
                <w:szCs w:val="20"/>
                <w:lang w:val="es-419"/>
              </w:rPr>
              <w:t>afectaci</w:t>
            </w:r>
            <w:r w:rsidR="00DE733D">
              <w:rPr>
                <w:rFonts w:ascii="Arial" w:hAnsi="Arial" w:cs="Arial"/>
                <w:sz w:val="20"/>
                <w:szCs w:val="20"/>
                <w:lang w:val="es-419"/>
              </w:rPr>
              <w:t>ón</w:t>
            </w:r>
            <w:r w:rsidR="005A2B51">
              <w:rPr>
                <w:rFonts w:ascii="Arial" w:hAnsi="Arial" w:cs="Arial"/>
                <w:sz w:val="20"/>
                <w:szCs w:val="20"/>
                <w:lang w:val="es-419"/>
              </w:rPr>
              <w:t xml:space="preserve"> de flora y fauna </w:t>
            </w:r>
            <w:r w:rsidR="00DE733D">
              <w:rPr>
                <w:rFonts w:ascii="Arial" w:hAnsi="Arial" w:cs="Arial"/>
                <w:sz w:val="20"/>
                <w:szCs w:val="20"/>
                <w:lang w:val="es-419"/>
              </w:rPr>
              <w:t xml:space="preserve">por labores de tala o corte de individuos forestales; otros impactos poco significativos identificados son contaminación del aire, incremento de ruido y vibraciones por maquinaria </w:t>
            </w:r>
            <w:r w:rsidR="005C70A3">
              <w:rPr>
                <w:rFonts w:ascii="Arial" w:hAnsi="Arial" w:cs="Arial"/>
                <w:sz w:val="20"/>
                <w:szCs w:val="20"/>
                <w:lang w:val="es-419"/>
              </w:rPr>
              <w:t xml:space="preserve">y equipos, contaminación del </w:t>
            </w:r>
            <w:r w:rsidR="005C70A3">
              <w:rPr>
                <w:rFonts w:ascii="Arial" w:hAnsi="Arial" w:cs="Arial"/>
                <w:sz w:val="20"/>
                <w:szCs w:val="20"/>
                <w:lang w:val="es-419"/>
              </w:rPr>
              <w:lastRenderedPageBreak/>
              <w:t xml:space="preserve">suelo y agua por derrames de combustible y otras sustancias químicas, </w:t>
            </w:r>
            <w:r w:rsidR="00897672">
              <w:rPr>
                <w:rFonts w:ascii="Arial" w:hAnsi="Arial" w:cs="Arial"/>
                <w:sz w:val="20"/>
                <w:szCs w:val="20"/>
                <w:lang w:val="es-419"/>
              </w:rPr>
              <w:t>interferencias con redes de otros servicios domiciliarios</w:t>
            </w:r>
            <w:r w:rsidR="00466BDB">
              <w:rPr>
                <w:rFonts w:ascii="Arial" w:hAnsi="Arial" w:cs="Arial"/>
                <w:sz w:val="20"/>
                <w:szCs w:val="20"/>
                <w:lang w:val="es-419"/>
              </w:rPr>
              <w:t xml:space="preserve">. </w:t>
            </w:r>
            <w:r w:rsidR="003F14F5">
              <w:rPr>
                <w:rFonts w:ascii="Arial" w:hAnsi="Arial" w:cs="Arial"/>
                <w:sz w:val="20"/>
                <w:szCs w:val="20"/>
                <w:lang w:val="es-419"/>
              </w:rPr>
              <w:t xml:space="preserve">Para la etapa de operación la EAS concluye que la </w:t>
            </w:r>
            <w:r w:rsidR="00466BDB">
              <w:rPr>
                <w:rFonts w:ascii="Arial" w:hAnsi="Arial" w:cs="Arial"/>
                <w:sz w:val="20"/>
                <w:szCs w:val="20"/>
                <w:lang w:val="es-419"/>
              </w:rPr>
              <w:t>afectación de aguas subterráneas por explotación del recurso durante la fase operativa</w:t>
            </w:r>
            <w:r w:rsidR="003F14F5">
              <w:rPr>
                <w:rFonts w:ascii="Arial" w:hAnsi="Arial" w:cs="Arial"/>
                <w:sz w:val="20"/>
                <w:szCs w:val="20"/>
                <w:lang w:val="es-419"/>
              </w:rPr>
              <w:t xml:space="preserve"> tiene un riesgo bajo</w:t>
            </w:r>
            <w:r w:rsidR="00466BDB">
              <w:rPr>
                <w:rFonts w:ascii="Arial" w:hAnsi="Arial" w:cs="Arial"/>
                <w:sz w:val="20"/>
                <w:szCs w:val="20"/>
                <w:lang w:val="es-419"/>
              </w:rPr>
              <w:t xml:space="preserve">; no obstante, el programa incluye medidas para su monitoreo y reconocimiento de alertas tempranas frente a la reducción de la oferta hídrica. </w:t>
            </w:r>
          </w:p>
          <w:p w14:paraId="1B171F0E" w14:textId="70C5C245" w:rsidR="00466BDB" w:rsidRPr="00B4010B" w:rsidRDefault="00466BDB" w:rsidP="00B4010B">
            <w:pPr>
              <w:spacing w:before="60" w:after="60"/>
              <w:jc w:val="both"/>
              <w:rPr>
                <w:rFonts w:ascii="Arial" w:hAnsi="Arial" w:cs="Arial"/>
                <w:sz w:val="20"/>
                <w:szCs w:val="20"/>
                <w:lang w:val="es-419"/>
              </w:rPr>
            </w:pPr>
            <w:r w:rsidRPr="142B8C16">
              <w:rPr>
                <w:rFonts w:ascii="Arial" w:hAnsi="Arial" w:cs="Arial"/>
                <w:sz w:val="20"/>
                <w:szCs w:val="20"/>
                <w:lang w:val="es-419"/>
              </w:rPr>
              <w:t>Se ha acordado entre el Banco y ANDA un Plan de Acción Ambiental y Social (PAAS) orientado al mejoramiento de condiciones de seguridad e higiene labora</w:t>
            </w:r>
            <w:r w:rsidR="003F14F5" w:rsidRPr="142B8C16">
              <w:rPr>
                <w:rFonts w:ascii="Arial" w:hAnsi="Arial" w:cs="Arial"/>
                <w:sz w:val="20"/>
                <w:szCs w:val="20"/>
                <w:lang w:val="es-419"/>
              </w:rPr>
              <w:t>l</w:t>
            </w:r>
            <w:r w:rsidRPr="142B8C16">
              <w:rPr>
                <w:rFonts w:ascii="Arial" w:hAnsi="Arial" w:cs="Arial"/>
                <w:sz w:val="20"/>
                <w:szCs w:val="20"/>
                <w:lang w:val="es-419"/>
              </w:rPr>
              <w:t xml:space="preserve"> de instalaciones existentes y a la implementación de un Programa de Monitoreo y Seguimiento de la oferta hídrica del acuífero principal. </w:t>
            </w:r>
          </w:p>
          <w:p w14:paraId="4E9F7A73" w14:textId="7D8EE1F3" w:rsidR="009A65BD" w:rsidRPr="00B4010B" w:rsidRDefault="142B8C16" w:rsidP="142B8C16">
            <w:pPr>
              <w:spacing w:before="60" w:after="60" w:line="276" w:lineRule="auto"/>
              <w:jc w:val="both"/>
              <w:rPr>
                <w:rFonts w:ascii="Arial" w:hAnsi="Arial" w:cs="Arial"/>
                <w:sz w:val="20"/>
                <w:szCs w:val="20"/>
                <w:lang w:val="es-419"/>
              </w:rPr>
            </w:pPr>
            <w:r w:rsidRPr="142B8C16">
              <w:rPr>
                <w:rFonts w:ascii="Arial" w:hAnsi="Arial" w:cs="Arial"/>
                <w:sz w:val="20"/>
                <w:szCs w:val="20"/>
                <w:lang w:val="es-419"/>
              </w:rPr>
              <w:t>Un primer evento de consulta pública con las partes interesadas se llevó a cabo durante la semana del 20 al 24 de junio bajo una modalidad de tipo hibrido: presencial uno a uno en el área rural y virtual a través del sitio web de ANDA. Participaron 326 personas representantes de los grupos de interés y comunidades dentro del área de influencia, con especial énfasis en las comunidades el Papayal, Colombia, Las Flores, Morell y Santa Cruz, las tres últimas ubicadas dentro del área de influencia de la obra Opico – Platanillos. Las principales inquietudes están relacionadas con posibles impactos por ruido, polvo, pérdida de fauna y generación de empleo durante la fase constructiva. El informe de consulta pública, así como los documentos ambientales y sociales en sus versiones finales, serán publicados en el sitio web del Banco antes de OPC.</w:t>
            </w:r>
            <w:r w:rsidR="00E52E0F" w:rsidRPr="142B8C16">
              <w:rPr>
                <w:rFonts w:ascii="Arial" w:hAnsi="Arial" w:cs="Arial"/>
                <w:sz w:val="20"/>
                <w:szCs w:val="20"/>
                <w:lang w:val="es-419"/>
              </w:rPr>
              <w:t xml:space="preserve"> </w:t>
            </w:r>
          </w:p>
        </w:tc>
      </w:tr>
      <w:bookmarkEnd w:id="0"/>
      <w:tr w:rsidR="00546664" w:rsidRPr="009A65BD" w14:paraId="2F6EB4D8" w14:textId="77777777" w:rsidTr="142B8C16">
        <w:tc>
          <w:tcPr>
            <w:tcW w:w="9350" w:type="dxa"/>
            <w:gridSpan w:val="5"/>
            <w:shd w:val="clear" w:color="auto" w:fill="D9D9D9" w:themeFill="background1" w:themeFillShade="D9"/>
            <w:vAlign w:val="center"/>
          </w:tcPr>
          <w:p w14:paraId="27B3952D" w14:textId="3CD4FFA0" w:rsidR="00546664" w:rsidRPr="006B3D34" w:rsidRDefault="006C7D1F" w:rsidP="00546664">
            <w:pPr>
              <w:spacing w:before="60" w:after="60"/>
              <w:rPr>
                <w:rFonts w:ascii="Calibri Light" w:hAnsi="Calibri Light" w:cs="Calibri Light"/>
                <w:b/>
                <w:bCs/>
                <w:lang w:val="es-ES_tradnl"/>
              </w:rPr>
            </w:pPr>
            <w:r w:rsidRPr="006B3D34">
              <w:rPr>
                <w:rFonts w:ascii="Calibri Light" w:hAnsi="Calibri Light" w:cs="Calibri Light"/>
                <w:b/>
                <w:bCs/>
                <w:lang w:val="es-ES_tradnl"/>
              </w:rPr>
              <w:lastRenderedPageBreak/>
              <w:t>Descripción de la operación</w:t>
            </w:r>
          </w:p>
        </w:tc>
      </w:tr>
      <w:tr w:rsidR="00546664" w:rsidRPr="00510EA6" w14:paraId="30E50981" w14:textId="77777777" w:rsidTr="142B8C16">
        <w:tc>
          <w:tcPr>
            <w:tcW w:w="9350" w:type="dxa"/>
            <w:gridSpan w:val="5"/>
            <w:vAlign w:val="center"/>
          </w:tcPr>
          <w:p w14:paraId="5EDF8927" w14:textId="530B8DB2" w:rsidR="008B0BBC" w:rsidRPr="00B4010B" w:rsidRDefault="009A65BD" w:rsidP="006B1950">
            <w:pPr>
              <w:spacing w:before="60" w:after="60"/>
              <w:jc w:val="both"/>
              <w:rPr>
                <w:rFonts w:ascii="Arial" w:hAnsi="Arial" w:cs="Arial"/>
                <w:sz w:val="20"/>
                <w:szCs w:val="20"/>
                <w:lang w:val="es-419"/>
              </w:rPr>
            </w:pPr>
            <w:r w:rsidRPr="225AD79D">
              <w:rPr>
                <w:rFonts w:ascii="Arial" w:hAnsi="Arial" w:cs="Arial"/>
                <w:sz w:val="20"/>
                <w:szCs w:val="20"/>
                <w:lang w:val="es-419"/>
              </w:rPr>
              <w:t>El programa</w:t>
            </w:r>
            <w:r w:rsidR="008B0BBC" w:rsidRPr="225AD79D">
              <w:rPr>
                <w:rFonts w:ascii="Arial" w:hAnsi="Arial" w:cs="Arial"/>
                <w:sz w:val="20"/>
                <w:szCs w:val="20"/>
                <w:lang w:val="es-419"/>
              </w:rPr>
              <w:t xml:space="preserve">, de tipo obras múltiples, </w:t>
            </w:r>
            <w:r w:rsidRPr="225AD79D">
              <w:rPr>
                <w:rFonts w:ascii="Arial" w:hAnsi="Arial" w:cs="Arial"/>
                <w:sz w:val="20"/>
                <w:szCs w:val="20"/>
                <w:lang w:val="es-419"/>
              </w:rPr>
              <w:t xml:space="preserve">está orientado a mejorar la prestación del servicio de acueducto del Área Metropolitana de San Salvador (ver mapa 1). Las obras intervendrán áreas priorizadas </w:t>
            </w:r>
            <w:r w:rsidR="00060683" w:rsidRPr="225AD79D">
              <w:rPr>
                <w:rFonts w:ascii="Arial" w:hAnsi="Arial" w:cs="Arial"/>
                <w:sz w:val="20"/>
                <w:szCs w:val="20"/>
                <w:lang w:val="es-419"/>
              </w:rPr>
              <w:t>del denominado S</w:t>
            </w:r>
            <w:r w:rsidRPr="225AD79D">
              <w:rPr>
                <w:rFonts w:ascii="Arial" w:hAnsi="Arial" w:cs="Arial"/>
                <w:sz w:val="20"/>
                <w:szCs w:val="20"/>
                <w:lang w:val="es-419"/>
              </w:rPr>
              <w:t xml:space="preserve">istema </w:t>
            </w:r>
            <w:r w:rsidR="00060683" w:rsidRPr="225AD79D">
              <w:rPr>
                <w:rFonts w:ascii="Arial" w:hAnsi="Arial" w:cs="Arial"/>
                <w:sz w:val="20"/>
                <w:szCs w:val="20"/>
                <w:lang w:val="es-419"/>
              </w:rPr>
              <w:t>N</w:t>
            </w:r>
            <w:r w:rsidRPr="225AD79D">
              <w:rPr>
                <w:rFonts w:ascii="Arial" w:hAnsi="Arial" w:cs="Arial"/>
                <w:sz w:val="20"/>
                <w:szCs w:val="20"/>
                <w:lang w:val="es-419"/>
              </w:rPr>
              <w:t xml:space="preserve">orte. </w:t>
            </w:r>
          </w:p>
          <w:p w14:paraId="6EF643EC" w14:textId="38D7C45C" w:rsidR="004B4CD1" w:rsidRPr="00B4010B" w:rsidRDefault="009A65BD" w:rsidP="006B1950">
            <w:pPr>
              <w:spacing w:before="60" w:after="60"/>
              <w:jc w:val="both"/>
              <w:rPr>
                <w:rFonts w:ascii="Arial" w:hAnsi="Arial" w:cs="Arial"/>
                <w:sz w:val="20"/>
                <w:szCs w:val="20"/>
                <w:lang w:val="es-419"/>
              </w:rPr>
            </w:pPr>
            <w:r w:rsidRPr="00B4010B">
              <w:rPr>
                <w:rFonts w:ascii="Arial" w:hAnsi="Arial" w:cs="Arial"/>
                <w:sz w:val="20"/>
                <w:szCs w:val="20"/>
                <w:lang w:val="es-419"/>
              </w:rPr>
              <w:t>El objetivo del programa es apoyar al gobierno de El Salvador, en el fortalecimiento del sector de agua y saneamiento, específicamente a</w:t>
            </w:r>
            <w:r w:rsidR="00121D6C">
              <w:rPr>
                <w:rFonts w:ascii="Arial" w:hAnsi="Arial" w:cs="Arial"/>
                <w:sz w:val="20"/>
                <w:szCs w:val="20"/>
                <w:lang w:val="es-419"/>
              </w:rPr>
              <w:t xml:space="preserve"> </w:t>
            </w:r>
            <w:r w:rsidRPr="00B4010B">
              <w:rPr>
                <w:rFonts w:ascii="Arial" w:hAnsi="Arial" w:cs="Arial"/>
                <w:sz w:val="20"/>
                <w:szCs w:val="20"/>
                <w:lang w:val="es-419"/>
              </w:rPr>
              <w:t xml:space="preserve">la mejora de la eficiencia operativa de la Agencia Nacional de Agua (ANDA), principal prestador del servicio de acueducto en el país. </w:t>
            </w:r>
            <w:r w:rsidR="00121D6C">
              <w:rPr>
                <w:rFonts w:ascii="Arial" w:hAnsi="Arial" w:cs="Arial"/>
                <w:sz w:val="20"/>
                <w:szCs w:val="20"/>
                <w:lang w:val="es-419"/>
              </w:rPr>
              <w:t>Los</w:t>
            </w:r>
            <w:r w:rsidRPr="00B4010B">
              <w:rPr>
                <w:rFonts w:ascii="Arial" w:hAnsi="Arial" w:cs="Arial"/>
                <w:sz w:val="20"/>
                <w:szCs w:val="20"/>
                <w:lang w:val="es-419"/>
              </w:rPr>
              <w:t xml:space="preserve"> objetivos específicos son: (i) apoyar la reducción de agua no contabilizada (ANC) de ANDA; (</w:t>
            </w:r>
            <w:proofErr w:type="spellStart"/>
            <w:r w:rsidRPr="00B4010B">
              <w:rPr>
                <w:rFonts w:ascii="Arial" w:hAnsi="Arial" w:cs="Arial"/>
                <w:sz w:val="20"/>
                <w:szCs w:val="20"/>
                <w:lang w:val="es-419"/>
              </w:rPr>
              <w:t>ii</w:t>
            </w:r>
            <w:proofErr w:type="spellEnd"/>
            <w:r w:rsidRPr="00B4010B">
              <w:rPr>
                <w:rFonts w:ascii="Arial" w:hAnsi="Arial" w:cs="Arial"/>
                <w:sz w:val="20"/>
                <w:szCs w:val="20"/>
                <w:lang w:val="es-419"/>
              </w:rPr>
              <w:t>) mejorar la eficiencia energética de ANDA; (</w:t>
            </w:r>
            <w:proofErr w:type="spellStart"/>
            <w:r w:rsidRPr="00B4010B">
              <w:rPr>
                <w:rFonts w:ascii="Arial" w:hAnsi="Arial" w:cs="Arial"/>
                <w:sz w:val="20"/>
                <w:szCs w:val="20"/>
                <w:lang w:val="es-419"/>
              </w:rPr>
              <w:t>iii</w:t>
            </w:r>
            <w:proofErr w:type="spellEnd"/>
            <w:r w:rsidRPr="00B4010B">
              <w:rPr>
                <w:rFonts w:ascii="Arial" w:hAnsi="Arial" w:cs="Arial"/>
                <w:sz w:val="20"/>
                <w:szCs w:val="20"/>
                <w:lang w:val="es-419"/>
              </w:rPr>
              <w:t xml:space="preserve">) mejorar la gestión operativa y financiera de ANDA. </w:t>
            </w:r>
          </w:p>
          <w:p w14:paraId="4ED343CD" w14:textId="77777777" w:rsidR="004B4CD1" w:rsidRPr="00B4010B" w:rsidRDefault="004B4CD1" w:rsidP="006B1950">
            <w:pPr>
              <w:spacing w:before="60" w:after="60"/>
              <w:jc w:val="both"/>
              <w:rPr>
                <w:rFonts w:ascii="Arial" w:hAnsi="Arial" w:cs="Arial"/>
                <w:sz w:val="20"/>
                <w:szCs w:val="20"/>
                <w:lang w:val="es-419"/>
              </w:rPr>
            </w:pPr>
          </w:p>
          <w:p w14:paraId="07B34DD2" w14:textId="2D781FDB" w:rsidR="004B4CD1" w:rsidRPr="00B4010B" w:rsidRDefault="009A65BD" w:rsidP="006B1950">
            <w:pPr>
              <w:spacing w:before="60" w:after="60"/>
              <w:jc w:val="both"/>
              <w:rPr>
                <w:rFonts w:ascii="Arial" w:hAnsi="Arial" w:cs="Arial"/>
                <w:sz w:val="20"/>
                <w:szCs w:val="20"/>
                <w:lang w:val="es-419"/>
              </w:rPr>
            </w:pPr>
            <w:r w:rsidRPr="00B4010B">
              <w:rPr>
                <w:rFonts w:ascii="Arial" w:hAnsi="Arial" w:cs="Arial"/>
                <w:sz w:val="20"/>
                <w:szCs w:val="20"/>
                <w:lang w:val="es-419"/>
              </w:rPr>
              <w:t xml:space="preserve">Los componentes del programa son los siguientes: </w:t>
            </w:r>
          </w:p>
          <w:p w14:paraId="4CC3FEA7" w14:textId="013FFBF7" w:rsidR="004B4CD1" w:rsidRPr="00B4010B" w:rsidRDefault="009A65BD" w:rsidP="00B4010B">
            <w:pPr>
              <w:pStyle w:val="ListParagraph"/>
              <w:numPr>
                <w:ilvl w:val="0"/>
                <w:numId w:val="19"/>
              </w:numPr>
              <w:spacing w:before="60" w:after="60"/>
              <w:jc w:val="both"/>
              <w:rPr>
                <w:rFonts w:ascii="Arial" w:hAnsi="Arial" w:cs="Arial"/>
                <w:sz w:val="20"/>
                <w:szCs w:val="20"/>
                <w:lang w:val="es-419"/>
              </w:rPr>
            </w:pPr>
            <w:r w:rsidRPr="225AD79D">
              <w:rPr>
                <w:rFonts w:ascii="Arial" w:hAnsi="Arial" w:cs="Arial"/>
                <w:b/>
                <w:bCs/>
                <w:sz w:val="20"/>
                <w:szCs w:val="20"/>
                <w:lang w:val="es-419"/>
              </w:rPr>
              <w:t>Componente 1</w:t>
            </w:r>
            <w:r w:rsidRPr="225AD79D">
              <w:rPr>
                <w:rFonts w:ascii="Arial" w:hAnsi="Arial" w:cs="Arial"/>
                <w:sz w:val="20"/>
                <w:szCs w:val="20"/>
                <w:lang w:val="es-419"/>
              </w:rPr>
              <w:t xml:space="preserve">. Reducción del ANC (Agua No Contabilizada) de ANDA (US </w:t>
            </w:r>
            <w:r w:rsidR="00E630E8" w:rsidRPr="225AD79D">
              <w:rPr>
                <w:rFonts w:ascii="Arial" w:hAnsi="Arial" w:cs="Arial"/>
                <w:sz w:val="20"/>
                <w:szCs w:val="20"/>
                <w:lang w:val="es-419"/>
              </w:rPr>
              <w:t xml:space="preserve">33.8 </w:t>
            </w:r>
            <w:r w:rsidRPr="225AD79D">
              <w:rPr>
                <w:rFonts w:ascii="Arial" w:hAnsi="Arial" w:cs="Arial"/>
                <w:sz w:val="20"/>
                <w:szCs w:val="20"/>
                <w:lang w:val="es-419"/>
              </w:rPr>
              <w:t>millones). Se prevé financiar: (i) sustitución de tuberías, (</w:t>
            </w:r>
            <w:proofErr w:type="spellStart"/>
            <w:r w:rsidRPr="225AD79D">
              <w:rPr>
                <w:rFonts w:ascii="Arial" w:hAnsi="Arial" w:cs="Arial"/>
                <w:sz w:val="20"/>
                <w:szCs w:val="20"/>
                <w:lang w:val="es-419"/>
              </w:rPr>
              <w:t>ii</w:t>
            </w:r>
            <w:proofErr w:type="spellEnd"/>
            <w:r w:rsidRPr="225AD79D">
              <w:rPr>
                <w:rFonts w:ascii="Arial" w:hAnsi="Arial" w:cs="Arial"/>
                <w:sz w:val="20"/>
                <w:szCs w:val="20"/>
                <w:lang w:val="es-419"/>
              </w:rPr>
              <w:t>) macro y micro medición, (</w:t>
            </w:r>
            <w:proofErr w:type="spellStart"/>
            <w:r w:rsidRPr="225AD79D">
              <w:rPr>
                <w:rFonts w:ascii="Arial" w:hAnsi="Arial" w:cs="Arial"/>
                <w:sz w:val="20"/>
                <w:szCs w:val="20"/>
                <w:lang w:val="es-419"/>
              </w:rPr>
              <w:t>iii</w:t>
            </w:r>
            <w:proofErr w:type="spellEnd"/>
            <w:r w:rsidRPr="225AD79D">
              <w:rPr>
                <w:rFonts w:ascii="Arial" w:hAnsi="Arial" w:cs="Arial"/>
                <w:sz w:val="20"/>
                <w:szCs w:val="20"/>
                <w:lang w:val="es-419"/>
              </w:rPr>
              <w:t>) controles automatizados (</w:t>
            </w:r>
            <w:proofErr w:type="spellStart"/>
            <w:r w:rsidRPr="225AD79D">
              <w:rPr>
                <w:rFonts w:ascii="Arial" w:hAnsi="Arial" w:cs="Arial"/>
                <w:sz w:val="20"/>
                <w:szCs w:val="20"/>
                <w:lang w:val="es-419"/>
              </w:rPr>
              <w:t>Scada</w:t>
            </w:r>
            <w:proofErr w:type="spellEnd"/>
            <w:r w:rsidRPr="225AD79D">
              <w:rPr>
                <w:rFonts w:ascii="Arial" w:hAnsi="Arial" w:cs="Arial"/>
                <w:sz w:val="20"/>
                <w:szCs w:val="20"/>
                <w:lang w:val="es-419"/>
              </w:rPr>
              <w:t>) y (</w:t>
            </w:r>
            <w:proofErr w:type="spellStart"/>
            <w:r w:rsidRPr="225AD79D">
              <w:rPr>
                <w:rFonts w:ascii="Arial" w:hAnsi="Arial" w:cs="Arial"/>
                <w:sz w:val="20"/>
                <w:szCs w:val="20"/>
                <w:lang w:val="es-419"/>
              </w:rPr>
              <w:t>iv</w:t>
            </w:r>
            <w:proofErr w:type="spellEnd"/>
            <w:r w:rsidRPr="225AD79D">
              <w:rPr>
                <w:rFonts w:ascii="Arial" w:hAnsi="Arial" w:cs="Arial"/>
                <w:sz w:val="20"/>
                <w:szCs w:val="20"/>
                <w:lang w:val="es-419"/>
              </w:rPr>
              <w:t xml:space="preserve">) sectorización de áreas. </w:t>
            </w:r>
          </w:p>
          <w:p w14:paraId="144B5B37" w14:textId="68169358" w:rsidR="004B4CD1" w:rsidRPr="00B4010B" w:rsidRDefault="009A65BD" w:rsidP="00B4010B">
            <w:pPr>
              <w:pStyle w:val="ListParagraph"/>
              <w:numPr>
                <w:ilvl w:val="0"/>
                <w:numId w:val="19"/>
              </w:numPr>
              <w:spacing w:before="60" w:after="60"/>
              <w:jc w:val="both"/>
              <w:rPr>
                <w:rFonts w:ascii="Arial" w:hAnsi="Arial" w:cs="Arial"/>
                <w:sz w:val="20"/>
                <w:szCs w:val="20"/>
                <w:lang w:val="es-419"/>
              </w:rPr>
            </w:pPr>
            <w:r w:rsidRPr="225AD79D">
              <w:rPr>
                <w:rFonts w:ascii="Arial" w:hAnsi="Arial" w:cs="Arial"/>
                <w:b/>
                <w:bCs/>
                <w:sz w:val="20"/>
                <w:szCs w:val="20"/>
                <w:lang w:val="es-419"/>
              </w:rPr>
              <w:t>Componente 2.</w:t>
            </w:r>
            <w:r w:rsidRPr="225AD79D">
              <w:rPr>
                <w:rFonts w:ascii="Arial" w:hAnsi="Arial" w:cs="Arial"/>
                <w:sz w:val="20"/>
                <w:szCs w:val="20"/>
                <w:lang w:val="es-419"/>
              </w:rPr>
              <w:t xml:space="preserve"> Mejora de la eficiencia energética de ANDA (US 5</w:t>
            </w:r>
            <w:r w:rsidR="00E630E8" w:rsidRPr="225AD79D">
              <w:rPr>
                <w:rFonts w:ascii="Arial" w:hAnsi="Arial" w:cs="Arial"/>
                <w:sz w:val="20"/>
                <w:szCs w:val="20"/>
                <w:lang w:val="es-419"/>
              </w:rPr>
              <w:t>3.</w:t>
            </w:r>
            <w:r w:rsidR="002F41DE" w:rsidRPr="225AD79D">
              <w:rPr>
                <w:rFonts w:ascii="Arial" w:hAnsi="Arial" w:cs="Arial"/>
                <w:sz w:val="20"/>
                <w:szCs w:val="20"/>
                <w:lang w:val="es-419"/>
              </w:rPr>
              <w:t>54</w:t>
            </w:r>
            <w:r w:rsidRPr="225AD79D">
              <w:rPr>
                <w:rFonts w:ascii="Arial" w:hAnsi="Arial" w:cs="Arial"/>
                <w:sz w:val="20"/>
                <w:szCs w:val="20"/>
                <w:lang w:val="es-419"/>
              </w:rPr>
              <w:t xml:space="preserve"> millones). Se prevé financiar: (i) sustitución de bombas existentes por bombas más eficientes, bombas hibridas y motores más eficientes que reduzcan el consumo de energía eléctrica; (</w:t>
            </w:r>
            <w:proofErr w:type="spellStart"/>
            <w:r w:rsidRPr="225AD79D">
              <w:rPr>
                <w:rFonts w:ascii="Arial" w:hAnsi="Arial" w:cs="Arial"/>
                <w:sz w:val="20"/>
                <w:szCs w:val="20"/>
                <w:lang w:val="es-419"/>
              </w:rPr>
              <w:t>ii</w:t>
            </w:r>
            <w:proofErr w:type="spellEnd"/>
            <w:r w:rsidRPr="225AD79D">
              <w:rPr>
                <w:rFonts w:ascii="Arial" w:hAnsi="Arial" w:cs="Arial"/>
                <w:sz w:val="20"/>
                <w:szCs w:val="20"/>
                <w:lang w:val="es-419"/>
              </w:rPr>
              <w:t>) sistema de control digital y automatizado; (</w:t>
            </w:r>
            <w:proofErr w:type="spellStart"/>
            <w:r w:rsidRPr="225AD79D">
              <w:rPr>
                <w:rFonts w:ascii="Arial" w:hAnsi="Arial" w:cs="Arial"/>
                <w:sz w:val="20"/>
                <w:szCs w:val="20"/>
                <w:lang w:val="es-419"/>
              </w:rPr>
              <w:t>iii</w:t>
            </w:r>
            <w:proofErr w:type="spellEnd"/>
            <w:r w:rsidRPr="225AD79D">
              <w:rPr>
                <w:rFonts w:ascii="Arial" w:hAnsi="Arial" w:cs="Arial"/>
                <w:sz w:val="20"/>
                <w:szCs w:val="20"/>
                <w:lang w:val="es-419"/>
              </w:rPr>
              <w:t>) instalación de medidores inteligentes; (</w:t>
            </w:r>
            <w:proofErr w:type="spellStart"/>
            <w:r w:rsidRPr="225AD79D">
              <w:rPr>
                <w:rFonts w:ascii="Arial" w:hAnsi="Arial" w:cs="Arial"/>
                <w:sz w:val="20"/>
                <w:szCs w:val="20"/>
                <w:lang w:val="es-419"/>
              </w:rPr>
              <w:t>iv</w:t>
            </w:r>
            <w:proofErr w:type="spellEnd"/>
            <w:r w:rsidRPr="225AD79D">
              <w:rPr>
                <w:rFonts w:ascii="Arial" w:hAnsi="Arial" w:cs="Arial"/>
                <w:sz w:val="20"/>
                <w:szCs w:val="20"/>
                <w:lang w:val="es-419"/>
              </w:rPr>
              <w:t xml:space="preserve">) variadores de frecuencia e instalación de bancos de capacitadores; (v) instalación de herramientas digitales para un mejor control del uso y manejo de la electricidad en los distintos puntos de la distribución. Así se obtendrá una disminución pérdidas, reducción en caída de tensiones, aumento de la disponibilidad de los transformadores e incremento de la vida útil de las bombas además del ahorro energético.   </w:t>
            </w:r>
          </w:p>
          <w:p w14:paraId="7908035D" w14:textId="1C818692" w:rsidR="004B4CD1" w:rsidRPr="00B4010B" w:rsidRDefault="009A65BD" w:rsidP="225AD79D">
            <w:pPr>
              <w:pStyle w:val="ListParagraph"/>
              <w:numPr>
                <w:ilvl w:val="0"/>
                <w:numId w:val="19"/>
              </w:numPr>
              <w:spacing w:before="60" w:after="60"/>
              <w:jc w:val="both"/>
              <w:rPr>
                <w:rFonts w:ascii="Arial" w:hAnsi="Arial" w:cs="Arial"/>
                <w:i/>
                <w:iCs/>
                <w:sz w:val="20"/>
                <w:szCs w:val="20"/>
                <w:lang w:val="es-ES"/>
              </w:rPr>
            </w:pPr>
            <w:r w:rsidRPr="225AD79D">
              <w:rPr>
                <w:rFonts w:ascii="Arial" w:hAnsi="Arial" w:cs="Arial"/>
                <w:b/>
                <w:bCs/>
                <w:sz w:val="20"/>
                <w:szCs w:val="20"/>
                <w:lang w:val="es-419"/>
              </w:rPr>
              <w:t>Componente 3.</w:t>
            </w:r>
            <w:r w:rsidRPr="225AD79D">
              <w:rPr>
                <w:rFonts w:ascii="Arial" w:hAnsi="Arial" w:cs="Arial"/>
                <w:sz w:val="20"/>
                <w:szCs w:val="20"/>
                <w:lang w:val="es-419"/>
              </w:rPr>
              <w:t xml:space="preserve"> Mejora de la gestión de ANDA (US </w:t>
            </w:r>
            <w:r w:rsidR="002F41DE" w:rsidRPr="225AD79D">
              <w:rPr>
                <w:rFonts w:ascii="Arial" w:hAnsi="Arial" w:cs="Arial"/>
                <w:sz w:val="20"/>
                <w:szCs w:val="20"/>
                <w:lang w:val="es-419"/>
              </w:rPr>
              <w:t>9.15</w:t>
            </w:r>
            <w:r w:rsidRPr="225AD79D">
              <w:rPr>
                <w:rFonts w:ascii="Arial" w:hAnsi="Arial" w:cs="Arial"/>
                <w:sz w:val="20"/>
                <w:szCs w:val="20"/>
                <w:lang w:val="es-419"/>
              </w:rPr>
              <w:t xml:space="preserve"> millones). Bajo este componente se prevé financiar actividades para fortalecer la gestión institucional de ANDA en aspectos de gobierno corporativo, capacitaciones en gestión y operación y mantenimiento (O&amp;M) de los sistemas, mejoras de sistemas comerciales y financieros, planificación financiera, mejora de procesos y procedimientos de la entidad y desarrollo de un plan de género.   </w:t>
            </w:r>
          </w:p>
          <w:p w14:paraId="20E2F613" w14:textId="77777777" w:rsidR="004B4CD1" w:rsidRPr="00B4010B" w:rsidRDefault="004B4CD1" w:rsidP="00B4010B">
            <w:pPr>
              <w:spacing w:before="60" w:after="60"/>
              <w:jc w:val="both"/>
              <w:rPr>
                <w:rFonts w:ascii="Arial" w:hAnsi="Arial" w:cs="Arial"/>
                <w:i/>
                <w:sz w:val="20"/>
                <w:szCs w:val="20"/>
                <w:lang w:val="es-ES"/>
              </w:rPr>
            </w:pPr>
          </w:p>
          <w:p w14:paraId="277ABAB3" w14:textId="4A376E58" w:rsidR="004B4CD1" w:rsidRPr="006935BC" w:rsidRDefault="009A65BD" w:rsidP="00B4010B">
            <w:pPr>
              <w:spacing w:before="60" w:after="60"/>
              <w:jc w:val="both"/>
              <w:rPr>
                <w:rFonts w:ascii="Arial" w:hAnsi="Arial" w:cs="Arial"/>
                <w:sz w:val="20"/>
                <w:szCs w:val="20"/>
                <w:lang w:val="es-419"/>
              </w:rPr>
            </w:pPr>
            <w:r w:rsidRPr="39464555">
              <w:rPr>
                <w:rFonts w:ascii="Arial" w:hAnsi="Arial" w:cs="Arial"/>
                <w:sz w:val="20"/>
                <w:szCs w:val="20"/>
                <w:lang w:val="es-419"/>
              </w:rPr>
              <w:t>Los componentes 1 y 2 incluye</w:t>
            </w:r>
            <w:r w:rsidR="002710C9" w:rsidRPr="39464555">
              <w:rPr>
                <w:rFonts w:ascii="Arial" w:hAnsi="Arial" w:cs="Arial"/>
                <w:sz w:val="20"/>
                <w:szCs w:val="20"/>
                <w:lang w:val="es-419"/>
              </w:rPr>
              <w:t>n</w:t>
            </w:r>
            <w:r w:rsidRPr="39464555">
              <w:rPr>
                <w:rFonts w:ascii="Arial" w:hAnsi="Arial" w:cs="Arial"/>
                <w:sz w:val="20"/>
                <w:szCs w:val="20"/>
                <w:lang w:val="es-419"/>
              </w:rPr>
              <w:t xml:space="preserve"> intervenciones en obras de infraestructura existente que pueden generar riesgos e impactos ambientales, sociales, la salud y la seguridad, </w:t>
            </w:r>
            <w:r w:rsidR="00697716" w:rsidRPr="39464555">
              <w:rPr>
                <w:rFonts w:ascii="Arial" w:hAnsi="Arial" w:cs="Arial"/>
                <w:sz w:val="20"/>
                <w:szCs w:val="20"/>
                <w:lang w:val="es-419"/>
              </w:rPr>
              <w:t xml:space="preserve">principalmente por la ejecución de obras civiles </w:t>
            </w:r>
            <w:r w:rsidRPr="39464555">
              <w:rPr>
                <w:rFonts w:ascii="Arial" w:hAnsi="Arial" w:cs="Arial"/>
                <w:sz w:val="20"/>
                <w:szCs w:val="20"/>
                <w:lang w:val="es-419"/>
              </w:rPr>
              <w:t>en estaciones de bombeo de agu</w:t>
            </w:r>
            <w:r w:rsidR="003278A1" w:rsidRPr="39464555">
              <w:rPr>
                <w:rFonts w:ascii="Arial" w:hAnsi="Arial" w:cs="Arial"/>
                <w:sz w:val="20"/>
                <w:szCs w:val="20"/>
                <w:lang w:val="es-419"/>
              </w:rPr>
              <w:t xml:space="preserve">a, </w:t>
            </w:r>
            <w:r w:rsidR="00095262" w:rsidRPr="39464555">
              <w:rPr>
                <w:rFonts w:ascii="Arial" w:hAnsi="Arial" w:cs="Arial"/>
                <w:sz w:val="20"/>
                <w:szCs w:val="20"/>
                <w:lang w:val="es-419"/>
              </w:rPr>
              <w:t xml:space="preserve">instalación de tubería de impulsión, </w:t>
            </w:r>
            <w:r w:rsidR="003278A1" w:rsidRPr="39464555">
              <w:rPr>
                <w:rFonts w:ascii="Arial" w:hAnsi="Arial" w:cs="Arial"/>
                <w:sz w:val="20"/>
                <w:szCs w:val="20"/>
                <w:lang w:val="es-419"/>
              </w:rPr>
              <w:t xml:space="preserve">mejoramiento de </w:t>
            </w:r>
            <w:r w:rsidR="00B03D9B" w:rsidRPr="39464555">
              <w:rPr>
                <w:rFonts w:ascii="Arial" w:hAnsi="Arial" w:cs="Arial"/>
                <w:sz w:val="20"/>
                <w:szCs w:val="20"/>
                <w:lang w:val="es-419"/>
              </w:rPr>
              <w:t>instalaciones y subestaciones eléctricas</w:t>
            </w:r>
            <w:r w:rsidR="00095262" w:rsidRPr="39464555">
              <w:rPr>
                <w:rFonts w:ascii="Arial" w:hAnsi="Arial" w:cs="Arial"/>
                <w:sz w:val="20"/>
                <w:szCs w:val="20"/>
                <w:lang w:val="es-419"/>
              </w:rPr>
              <w:t xml:space="preserve"> y obras menores en áreas urbanas como instalación de macro y micro medición, reparación y substitución de tuberías, entre otros.</w:t>
            </w:r>
            <w:r w:rsidRPr="39464555">
              <w:rPr>
                <w:rFonts w:ascii="Arial" w:hAnsi="Arial" w:cs="Arial"/>
                <w:sz w:val="20"/>
                <w:szCs w:val="20"/>
                <w:lang w:val="es-419"/>
              </w:rPr>
              <w:t xml:space="preserve">  El </w:t>
            </w:r>
            <w:r w:rsidRPr="39464555">
              <w:rPr>
                <w:rFonts w:ascii="Arial" w:hAnsi="Arial" w:cs="Arial"/>
                <w:sz w:val="20"/>
                <w:szCs w:val="20"/>
                <w:lang w:val="es-419"/>
              </w:rPr>
              <w:lastRenderedPageBreak/>
              <w:t xml:space="preserve">Componente 3 no está asociados a actividades de infraestructura u </w:t>
            </w:r>
            <w:r w:rsidR="00095262" w:rsidRPr="39464555">
              <w:rPr>
                <w:rFonts w:ascii="Arial" w:hAnsi="Arial" w:cs="Arial"/>
                <w:sz w:val="20"/>
                <w:szCs w:val="20"/>
                <w:lang w:val="es-419"/>
              </w:rPr>
              <w:t>obras</w:t>
            </w:r>
            <w:r w:rsidR="002D6E13" w:rsidRPr="39464555">
              <w:rPr>
                <w:rFonts w:ascii="Arial" w:hAnsi="Arial" w:cs="Arial"/>
                <w:sz w:val="20"/>
                <w:szCs w:val="20"/>
                <w:lang w:val="es-419"/>
              </w:rPr>
              <w:t xml:space="preserve"> de gran tamaño, sin </w:t>
            </w:r>
            <w:r w:rsidR="009349EB" w:rsidRPr="39464555">
              <w:rPr>
                <w:rFonts w:ascii="Arial" w:hAnsi="Arial" w:cs="Arial"/>
                <w:sz w:val="20"/>
                <w:szCs w:val="20"/>
                <w:lang w:val="es-419"/>
              </w:rPr>
              <w:t>embargo,</w:t>
            </w:r>
            <w:r w:rsidR="002D6E13" w:rsidRPr="39464555">
              <w:rPr>
                <w:rFonts w:ascii="Arial" w:hAnsi="Arial" w:cs="Arial"/>
                <w:sz w:val="20"/>
                <w:szCs w:val="20"/>
                <w:lang w:val="es-419"/>
              </w:rPr>
              <w:t xml:space="preserve"> incluye la construcción de un </w:t>
            </w:r>
            <w:r w:rsidR="002D6E13" w:rsidRPr="39464555">
              <w:rPr>
                <w:rFonts w:ascii="Arial" w:hAnsi="Arial" w:cs="Arial"/>
                <w:sz w:val="20"/>
                <w:szCs w:val="20"/>
                <w:lang w:val="es-ES"/>
              </w:rPr>
              <w:t>laboratorio de calidad de agua, que cumpla con los estándares de calidad necesarios para acreditación.</w:t>
            </w:r>
            <w:r w:rsidRPr="39464555">
              <w:rPr>
                <w:rFonts w:ascii="Arial" w:hAnsi="Arial" w:cs="Arial"/>
                <w:sz w:val="20"/>
                <w:szCs w:val="20"/>
                <w:lang w:val="es-419"/>
              </w:rPr>
              <w:t xml:space="preserve"> </w:t>
            </w:r>
          </w:p>
          <w:p w14:paraId="0280BB7F" w14:textId="7301AF76" w:rsidR="004B4CD1" w:rsidRPr="00B4010B" w:rsidRDefault="009A65BD" w:rsidP="00B4010B">
            <w:pPr>
              <w:spacing w:before="60" w:after="60"/>
              <w:jc w:val="both"/>
              <w:rPr>
                <w:rFonts w:ascii="Arial" w:hAnsi="Arial" w:cs="Arial"/>
                <w:i/>
                <w:sz w:val="20"/>
                <w:szCs w:val="20"/>
                <w:lang w:val="es-ES"/>
              </w:rPr>
            </w:pPr>
            <w:r w:rsidRPr="00B4010B">
              <w:rPr>
                <w:rFonts w:ascii="Arial" w:hAnsi="Arial" w:cs="Arial"/>
                <w:sz w:val="20"/>
                <w:szCs w:val="20"/>
                <w:lang w:val="es-419"/>
              </w:rPr>
              <w:t>La muestra de proyectos del Programa ha sido definida teniendo en cuenta criterios técnicos, socio ambientales</w:t>
            </w:r>
            <w:r w:rsidR="00095262">
              <w:rPr>
                <w:rFonts w:ascii="Arial" w:hAnsi="Arial" w:cs="Arial"/>
                <w:sz w:val="20"/>
                <w:szCs w:val="20"/>
                <w:lang w:val="es-419"/>
              </w:rPr>
              <w:t xml:space="preserve">, corresponde al 30% del costo </w:t>
            </w:r>
            <w:r w:rsidR="00DE4FDA">
              <w:rPr>
                <w:rFonts w:ascii="Arial" w:hAnsi="Arial" w:cs="Arial"/>
                <w:sz w:val="20"/>
                <w:szCs w:val="20"/>
                <w:lang w:val="es-419"/>
              </w:rPr>
              <w:t xml:space="preserve">total del Programa </w:t>
            </w:r>
            <w:r w:rsidRPr="00B4010B">
              <w:rPr>
                <w:rFonts w:ascii="Arial" w:hAnsi="Arial" w:cs="Arial"/>
                <w:sz w:val="20"/>
                <w:szCs w:val="20"/>
                <w:lang w:val="es-419"/>
              </w:rPr>
              <w:t xml:space="preserve">y está conformada según se indica en la tabla:  </w:t>
            </w:r>
          </w:p>
          <w:p w14:paraId="4EBD9974" w14:textId="1F840979" w:rsidR="007D083B" w:rsidRPr="00B4010B" w:rsidRDefault="007D083B" w:rsidP="00B4010B">
            <w:pPr>
              <w:pStyle w:val="ListParagraph"/>
              <w:numPr>
                <w:ilvl w:val="0"/>
                <w:numId w:val="20"/>
              </w:numPr>
              <w:autoSpaceDE w:val="0"/>
              <w:autoSpaceDN w:val="0"/>
              <w:adjustRightInd w:val="0"/>
              <w:rPr>
                <w:rFonts w:ascii="Arial" w:hAnsi="Arial" w:cs="Arial"/>
                <w:sz w:val="20"/>
                <w:szCs w:val="20"/>
                <w:lang w:val="es-419"/>
              </w:rPr>
            </w:pPr>
            <w:r w:rsidRPr="00B4010B">
              <w:rPr>
                <w:rFonts w:ascii="Arial" w:hAnsi="Arial" w:cs="Arial"/>
                <w:sz w:val="20"/>
                <w:szCs w:val="20"/>
                <w:lang w:val="es-419"/>
              </w:rPr>
              <w:t xml:space="preserve">El </w:t>
            </w:r>
            <w:r w:rsidRPr="00B4010B">
              <w:rPr>
                <w:rFonts w:ascii="Arial" w:hAnsi="Arial" w:cs="Arial"/>
                <w:b/>
                <w:bCs/>
                <w:sz w:val="20"/>
                <w:szCs w:val="20"/>
                <w:lang w:val="es-419"/>
              </w:rPr>
              <w:t xml:space="preserve">refuerzo del sistema de conducción de pozos de Opico hasta la EB San Lorenzo </w:t>
            </w:r>
            <w:r w:rsidRPr="00B4010B">
              <w:rPr>
                <w:rFonts w:ascii="Arial" w:hAnsi="Arial" w:cs="Arial"/>
                <w:sz w:val="20"/>
                <w:szCs w:val="20"/>
                <w:lang w:val="es-419"/>
              </w:rPr>
              <w:t>(tuberías</w:t>
            </w:r>
            <w:r w:rsidR="008063A5" w:rsidRPr="00B4010B">
              <w:rPr>
                <w:rFonts w:ascii="Arial" w:hAnsi="Arial" w:cs="Arial"/>
                <w:sz w:val="20"/>
                <w:szCs w:val="20"/>
                <w:lang w:val="es-419"/>
              </w:rPr>
              <w:t xml:space="preserve"> </w:t>
            </w:r>
            <w:r w:rsidRPr="00B4010B">
              <w:rPr>
                <w:rFonts w:ascii="Arial" w:hAnsi="Arial" w:cs="Arial"/>
                <w:sz w:val="20"/>
                <w:szCs w:val="20"/>
                <w:lang w:val="es-419"/>
              </w:rPr>
              <w:t>de salida de los pozos, nuevo tanque de 4000 m3, nueva conducción por gravedad entre</w:t>
            </w:r>
            <w:r w:rsidR="008063A5" w:rsidRPr="00B4010B">
              <w:rPr>
                <w:rFonts w:ascii="Arial" w:hAnsi="Arial" w:cs="Arial"/>
                <w:sz w:val="20"/>
                <w:szCs w:val="20"/>
                <w:lang w:val="es-419"/>
              </w:rPr>
              <w:t xml:space="preserve"> </w:t>
            </w:r>
            <w:r w:rsidRPr="00B4010B">
              <w:rPr>
                <w:rFonts w:ascii="Arial" w:hAnsi="Arial" w:cs="Arial"/>
                <w:sz w:val="20"/>
                <w:szCs w:val="20"/>
                <w:lang w:val="es-419"/>
              </w:rPr>
              <w:t>tanque y la EB San Lorenzo)</w:t>
            </w:r>
            <w:r w:rsidR="008063A5" w:rsidRPr="00B4010B">
              <w:rPr>
                <w:rFonts w:ascii="Arial" w:hAnsi="Arial" w:cs="Arial"/>
                <w:sz w:val="20"/>
                <w:szCs w:val="20"/>
                <w:lang w:val="es-419"/>
              </w:rPr>
              <w:t>.</w:t>
            </w:r>
          </w:p>
          <w:p w14:paraId="4C05C94E" w14:textId="00E9AC4F" w:rsidR="007D083B" w:rsidRPr="00B4010B" w:rsidRDefault="007D083B" w:rsidP="00B4010B">
            <w:pPr>
              <w:pStyle w:val="ListParagraph"/>
              <w:numPr>
                <w:ilvl w:val="0"/>
                <w:numId w:val="20"/>
              </w:numPr>
              <w:autoSpaceDE w:val="0"/>
              <w:autoSpaceDN w:val="0"/>
              <w:adjustRightInd w:val="0"/>
              <w:rPr>
                <w:rFonts w:ascii="Arial" w:hAnsi="Arial" w:cs="Arial"/>
                <w:sz w:val="20"/>
                <w:szCs w:val="20"/>
                <w:lang w:val="es-419"/>
              </w:rPr>
            </w:pPr>
            <w:r w:rsidRPr="05BA2F19">
              <w:rPr>
                <w:rFonts w:ascii="Arial" w:hAnsi="Arial" w:cs="Arial"/>
                <w:sz w:val="20"/>
                <w:szCs w:val="20"/>
                <w:lang w:val="es-419"/>
              </w:rPr>
              <w:t xml:space="preserve">La realización de </w:t>
            </w:r>
            <w:r w:rsidRPr="05BA2F19">
              <w:rPr>
                <w:rFonts w:ascii="Arial" w:hAnsi="Arial" w:cs="Arial"/>
                <w:b/>
                <w:bCs/>
                <w:sz w:val="20"/>
                <w:szCs w:val="20"/>
                <w:lang w:val="es-419"/>
              </w:rPr>
              <w:t xml:space="preserve">3 pozos nuevos en Colombia – Jabalí </w:t>
            </w:r>
            <w:r w:rsidRPr="05BA2F19">
              <w:rPr>
                <w:rFonts w:ascii="Arial" w:hAnsi="Arial" w:cs="Arial"/>
                <w:sz w:val="20"/>
                <w:szCs w:val="20"/>
                <w:lang w:val="es-419"/>
              </w:rPr>
              <w:t>con refuerzo de la línea de conducción</w:t>
            </w:r>
            <w:r w:rsidR="008063A5" w:rsidRPr="05BA2F19">
              <w:rPr>
                <w:rFonts w:ascii="Arial" w:hAnsi="Arial" w:cs="Arial"/>
                <w:sz w:val="20"/>
                <w:szCs w:val="20"/>
                <w:lang w:val="es-419"/>
              </w:rPr>
              <w:t xml:space="preserve"> </w:t>
            </w:r>
            <w:r w:rsidRPr="05BA2F19">
              <w:rPr>
                <w:rFonts w:ascii="Arial" w:hAnsi="Arial" w:cs="Arial"/>
                <w:sz w:val="20"/>
                <w:szCs w:val="20"/>
                <w:lang w:val="es-419"/>
              </w:rPr>
              <w:t>entre pozos y tanque Colombia- La duplicación de la línea de conducción entre la EB La Toma</w:t>
            </w:r>
            <w:r w:rsidR="008063A5" w:rsidRPr="05BA2F19">
              <w:rPr>
                <w:rFonts w:ascii="Arial" w:hAnsi="Arial" w:cs="Arial"/>
                <w:sz w:val="20"/>
                <w:szCs w:val="20"/>
                <w:lang w:val="es-419"/>
              </w:rPr>
              <w:t xml:space="preserve"> </w:t>
            </w:r>
            <w:r w:rsidRPr="05BA2F19">
              <w:rPr>
                <w:rFonts w:ascii="Arial" w:hAnsi="Arial" w:cs="Arial"/>
                <w:sz w:val="20"/>
                <w:szCs w:val="20"/>
                <w:lang w:val="es-419"/>
              </w:rPr>
              <w:t>y El Platanillo</w:t>
            </w:r>
            <w:r w:rsidR="008063A5" w:rsidRPr="05BA2F19">
              <w:rPr>
                <w:rFonts w:ascii="Arial" w:hAnsi="Arial" w:cs="Arial"/>
                <w:sz w:val="20"/>
                <w:szCs w:val="20"/>
                <w:lang w:val="es-419"/>
              </w:rPr>
              <w:t>.</w:t>
            </w:r>
          </w:p>
          <w:p w14:paraId="15088A9B" w14:textId="74CD9F9F" w:rsidR="007D083B" w:rsidRPr="00B4010B" w:rsidRDefault="007D083B" w:rsidP="00B4010B">
            <w:pPr>
              <w:pStyle w:val="ListParagraph"/>
              <w:numPr>
                <w:ilvl w:val="0"/>
                <w:numId w:val="20"/>
              </w:numPr>
              <w:autoSpaceDE w:val="0"/>
              <w:autoSpaceDN w:val="0"/>
              <w:adjustRightInd w:val="0"/>
              <w:rPr>
                <w:rFonts w:ascii="Arial" w:hAnsi="Arial" w:cs="Arial"/>
                <w:b/>
                <w:bCs/>
                <w:sz w:val="20"/>
                <w:szCs w:val="20"/>
                <w:lang w:val="es-419"/>
              </w:rPr>
            </w:pPr>
            <w:r w:rsidRPr="05BA2F19">
              <w:rPr>
                <w:rFonts w:ascii="Arial" w:hAnsi="Arial" w:cs="Arial"/>
                <w:sz w:val="20"/>
                <w:szCs w:val="20"/>
                <w:lang w:val="es-419"/>
              </w:rPr>
              <w:t xml:space="preserve">La </w:t>
            </w:r>
            <w:r w:rsidRPr="05BA2F19">
              <w:rPr>
                <w:rFonts w:ascii="Arial" w:hAnsi="Arial" w:cs="Arial"/>
                <w:b/>
                <w:bCs/>
                <w:sz w:val="20"/>
                <w:szCs w:val="20"/>
                <w:lang w:val="es-419"/>
              </w:rPr>
              <w:t>readecuación de los cruces</w:t>
            </w:r>
            <w:r w:rsidR="002E35E7" w:rsidRPr="05BA2F19">
              <w:rPr>
                <w:rFonts w:ascii="Arial" w:hAnsi="Arial" w:cs="Arial"/>
                <w:b/>
                <w:bCs/>
                <w:sz w:val="20"/>
                <w:szCs w:val="20"/>
                <w:lang w:val="es-419"/>
              </w:rPr>
              <w:t xml:space="preserve"> de tuberías de distribución sobre las</w:t>
            </w:r>
            <w:r w:rsidRPr="05BA2F19">
              <w:rPr>
                <w:rFonts w:ascii="Arial" w:hAnsi="Arial" w:cs="Arial"/>
                <w:b/>
                <w:bCs/>
                <w:sz w:val="20"/>
                <w:szCs w:val="20"/>
                <w:lang w:val="es-419"/>
              </w:rPr>
              <w:t xml:space="preserve"> quebradas entre la EB Central y El Carmen</w:t>
            </w:r>
            <w:r w:rsidR="008063A5" w:rsidRPr="05BA2F19">
              <w:rPr>
                <w:rFonts w:ascii="Arial" w:hAnsi="Arial" w:cs="Arial"/>
                <w:b/>
                <w:bCs/>
                <w:sz w:val="20"/>
                <w:szCs w:val="20"/>
                <w:lang w:val="es-419"/>
              </w:rPr>
              <w:t>.</w:t>
            </w:r>
          </w:p>
          <w:p w14:paraId="03BA2AEA" w14:textId="4DBD1EFA" w:rsidR="007D083B" w:rsidRPr="00B4010B" w:rsidRDefault="007D083B" w:rsidP="00B4010B">
            <w:pPr>
              <w:pStyle w:val="ListParagraph"/>
              <w:numPr>
                <w:ilvl w:val="0"/>
                <w:numId w:val="20"/>
              </w:numPr>
              <w:autoSpaceDE w:val="0"/>
              <w:autoSpaceDN w:val="0"/>
              <w:adjustRightInd w:val="0"/>
              <w:rPr>
                <w:rFonts w:ascii="Arial" w:hAnsi="Arial" w:cs="Arial"/>
                <w:b/>
                <w:bCs/>
                <w:sz w:val="20"/>
                <w:szCs w:val="20"/>
                <w:lang w:val="es-419"/>
              </w:rPr>
            </w:pPr>
            <w:r w:rsidRPr="00B4010B">
              <w:rPr>
                <w:rFonts w:ascii="Arial" w:hAnsi="Arial" w:cs="Arial"/>
                <w:sz w:val="20"/>
                <w:szCs w:val="20"/>
                <w:lang w:val="es-419"/>
              </w:rPr>
              <w:t xml:space="preserve">La </w:t>
            </w:r>
            <w:r w:rsidRPr="00B4010B">
              <w:rPr>
                <w:rFonts w:ascii="Arial" w:hAnsi="Arial" w:cs="Arial"/>
                <w:b/>
                <w:bCs/>
                <w:sz w:val="20"/>
                <w:szCs w:val="20"/>
                <w:lang w:val="es-419"/>
              </w:rPr>
              <w:t>readecuación de la estación eléctrica de Nejapa</w:t>
            </w:r>
            <w:r w:rsidR="008063A5" w:rsidRPr="00B4010B">
              <w:rPr>
                <w:rFonts w:ascii="Arial" w:hAnsi="Arial" w:cs="Arial"/>
                <w:b/>
                <w:bCs/>
                <w:sz w:val="20"/>
                <w:szCs w:val="20"/>
                <w:lang w:val="es-419"/>
              </w:rPr>
              <w:t>.</w:t>
            </w:r>
          </w:p>
          <w:p w14:paraId="180CF4E1" w14:textId="70D59B8B" w:rsidR="007D083B" w:rsidRPr="00B4010B" w:rsidRDefault="007D083B" w:rsidP="00B4010B">
            <w:pPr>
              <w:pStyle w:val="ListParagraph"/>
              <w:numPr>
                <w:ilvl w:val="0"/>
                <w:numId w:val="20"/>
              </w:numPr>
              <w:autoSpaceDE w:val="0"/>
              <w:autoSpaceDN w:val="0"/>
              <w:adjustRightInd w:val="0"/>
              <w:rPr>
                <w:rFonts w:ascii="Arial" w:hAnsi="Arial" w:cs="Arial"/>
                <w:b/>
                <w:bCs/>
                <w:sz w:val="20"/>
                <w:szCs w:val="20"/>
                <w:lang w:val="es-419"/>
              </w:rPr>
            </w:pPr>
            <w:r w:rsidRPr="00B4010B">
              <w:rPr>
                <w:rFonts w:ascii="Arial" w:hAnsi="Arial" w:cs="Arial"/>
                <w:sz w:val="20"/>
                <w:szCs w:val="20"/>
                <w:lang w:val="es-419"/>
              </w:rPr>
              <w:t xml:space="preserve">La </w:t>
            </w:r>
            <w:r w:rsidRPr="00B4010B">
              <w:rPr>
                <w:rFonts w:ascii="Arial" w:hAnsi="Arial" w:cs="Arial"/>
                <w:b/>
                <w:bCs/>
                <w:sz w:val="20"/>
                <w:szCs w:val="20"/>
                <w:lang w:val="es-419"/>
              </w:rPr>
              <w:t xml:space="preserve">instalación de </w:t>
            </w:r>
            <w:proofErr w:type="spellStart"/>
            <w:r w:rsidRPr="00B4010B">
              <w:rPr>
                <w:rFonts w:ascii="Arial" w:hAnsi="Arial" w:cs="Arial"/>
                <w:b/>
                <w:bCs/>
                <w:sz w:val="20"/>
                <w:szCs w:val="20"/>
                <w:lang w:val="es-419"/>
              </w:rPr>
              <w:t>macromedidores</w:t>
            </w:r>
            <w:proofErr w:type="spellEnd"/>
            <w:r w:rsidRPr="00B4010B">
              <w:rPr>
                <w:rFonts w:ascii="Arial" w:hAnsi="Arial" w:cs="Arial"/>
                <w:b/>
                <w:bCs/>
                <w:sz w:val="20"/>
                <w:szCs w:val="20"/>
                <w:lang w:val="es-419"/>
              </w:rPr>
              <w:t xml:space="preserve"> en todos los sitios de producción</w:t>
            </w:r>
            <w:r w:rsidR="008063A5" w:rsidRPr="00B4010B">
              <w:rPr>
                <w:rFonts w:ascii="Arial" w:hAnsi="Arial" w:cs="Arial"/>
                <w:b/>
                <w:bCs/>
                <w:sz w:val="20"/>
                <w:szCs w:val="20"/>
                <w:lang w:val="es-419"/>
              </w:rPr>
              <w:t>.</w:t>
            </w:r>
          </w:p>
          <w:p w14:paraId="1CA59C60" w14:textId="28F8EE2A" w:rsidR="007D083B" w:rsidRPr="00B4010B" w:rsidRDefault="007D083B" w:rsidP="00B4010B">
            <w:pPr>
              <w:pStyle w:val="ListParagraph"/>
              <w:numPr>
                <w:ilvl w:val="0"/>
                <w:numId w:val="20"/>
              </w:numPr>
              <w:autoSpaceDE w:val="0"/>
              <w:autoSpaceDN w:val="0"/>
              <w:adjustRightInd w:val="0"/>
              <w:rPr>
                <w:rFonts w:ascii="Arial" w:hAnsi="Arial" w:cs="Arial"/>
                <w:sz w:val="20"/>
                <w:szCs w:val="20"/>
                <w:lang w:val="es-419"/>
              </w:rPr>
            </w:pPr>
            <w:r w:rsidRPr="00B4010B">
              <w:rPr>
                <w:rFonts w:ascii="Arial" w:hAnsi="Arial" w:cs="Arial"/>
                <w:sz w:val="20"/>
                <w:szCs w:val="20"/>
                <w:lang w:val="es-419"/>
              </w:rPr>
              <w:t>El desarrollo de los estudios hidráulicos de modelación del sistema interconectado del MSS y</w:t>
            </w:r>
            <w:r w:rsidR="008063A5" w:rsidRPr="00B4010B">
              <w:rPr>
                <w:rFonts w:ascii="Arial" w:hAnsi="Arial" w:cs="Arial"/>
                <w:sz w:val="20"/>
                <w:szCs w:val="20"/>
                <w:lang w:val="es-419"/>
              </w:rPr>
              <w:t xml:space="preserve"> </w:t>
            </w:r>
            <w:r w:rsidRPr="00B4010B">
              <w:rPr>
                <w:rFonts w:ascii="Arial" w:hAnsi="Arial" w:cs="Arial"/>
                <w:sz w:val="20"/>
                <w:szCs w:val="20"/>
                <w:lang w:val="es-419"/>
              </w:rPr>
              <w:t>el plan maestro AP con revisión del diseño de sectores hidráulicos- El diseño del PRANC con</w:t>
            </w:r>
            <w:r w:rsidR="008063A5" w:rsidRPr="00B4010B">
              <w:rPr>
                <w:rFonts w:ascii="Arial" w:hAnsi="Arial" w:cs="Arial"/>
                <w:sz w:val="20"/>
                <w:szCs w:val="20"/>
                <w:lang w:val="es-419"/>
              </w:rPr>
              <w:t xml:space="preserve"> </w:t>
            </w:r>
            <w:r w:rsidRPr="00B4010B">
              <w:rPr>
                <w:rFonts w:ascii="Arial" w:hAnsi="Arial" w:cs="Arial"/>
                <w:sz w:val="20"/>
                <w:szCs w:val="20"/>
                <w:lang w:val="es-419"/>
              </w:rPr>
              <w:t>definición de una estrategia de implementación de zona piloto n el Sistema Norte</w:t>
            </w:r>
            <w:r w:rsidR="008063A5" w:rsidRPr="00B4010B">
              <w:rPr>
                <w:rFonts w:ascii="Arial" w:hAnsi="Arial" w:cs="Arial"/>
                <w:sz w:val="20"/>
                <w:szCs w:val="20"/>
                <w:lang w:val="es-419"/>
              </w:rPr>
              <w:t>.</w:t>
            </w:r>
          </w:p>
          <w:p w14:paraId="4CBD060F" w14:textId="324555CA" w:rsidR="007D083B" w:rsidRPr="00B4010B" w:rsidRDefault="007D083B" w:rsidP="00B4010B">
            <w:pPr>
              <w:pStyle w:val="ListParagraph"/>
              <w:numPr>
                <w:ilvl w:val="0"/>
                <w:numId w:val="20"/>
              </w:numPr>
              <w:autoSpaceDE w:val="0"/>
              <w:autoSpaceDN w:val="0"/>
              <w:adjustRightInd w:val="0"/>
              <w:rPr>
                <w:rFonts w:ascii="Arial" w:hAnsi="Arial" w:cs="Arial"/>
                <w:sz w:val="20"/>
                <w:szCs w:val="20"/>
                <w:lang w:val="es-419"/>
              </w:rPr>
            </w:pPr>
            <w:r w:rsidRPr="00B4010B">
              <w:rPr>
                <w:rFonts w:ascii="Arial" w:hAnsi="Arial" w:cs="Arial"/>
                <w:sz w:val="20"/>
                <w:szCs w:val="20"/>
                <w:lang w:val="es-419"/>
              </w:rPr>
              <w:t xml:space="preserve">La reorganización de los </w:t>
            </w:r>
            <w:proofErr w:type="spellStart"/>
            <w:r w:rsidRPr="00B4010B">
              <w:rPr>
                <w:rFonts w:ascii="Arial" w:hAnsi="Arial" w:cs="Arial"/>
                <w:sz w:val="20"/>
                <w:szCs w:val="20"/>
                <w:lang w:val="es-419"/>
              </w:rPr>
              <w:t>macrosectores</w:t>
            </w:r>
            <w:proofErr w:type="spellEnd"/>
            <w:r w:rsidRPr="00B4010B">
              <w:rPr>
                <w:rFonts w:ascii="Arial" w:hAnsi="Arial" w:cs="Arial"/>
                <w:sz w:val="20"/>
                <w:szCs w:val="20"/>
                <w:lang w:val="es-419"/>
              </w:rPr>
              <w:t xml:space="preserve"> de la distribución del Sistema Norte con instalación</w:t>
            </w:r>
            <w:r w:rsidR="008063A5" w:rsidRPr="00B4010B">
              <w:rPr>
                <w:rFonts w:ascii="Arial" w:hAnsi="Arial" w:cs="Arial"/>
                <w:sz w:val="20"/>
                <w:szCs w:val="20"/>
                <w:lang w:val="es-419"/>
              </w:rPr>
              <w:t xml:space="preserve"> </w:t>
            </w:r>
            <w:r w:rsidRPr="00B4010B">
              <w:rPr>
                <w:rFonts w:ascii="Arial" w:hAnsi="Arial" w:cs="Arial"/>
                <w:sz w:val="20"/>
                <w:szCs w:val="20"/>
                <w:lang w:val="es-419"/>
              </w:rPr>
              <w:t xml:space="preserve">de </w:t>
            </w:r>
            <w:proofErr w:type="spellStart"/>
            <w:r w:rsidRPr="00B4010B">
              <w:rPr>
                <w:rFonts w:ascii="Arial" w:hAnsi="Arial" w:cs="Arial"/>
                <w:sz w:val="20"/>
                <w:szCs w:val="20"/>
                <w:lang w:val="es-419"/>
              </w:rPr>
              <w:t>macromedidores</w:t>
            </w:r>
            <w:proofErr w:type="spellEnd"/>
            <w:r w:rsidRPr="00B4010B">
              <w:rPr>
                <w:rFonts w:ascii="Arial" w:hAnsi="Arial" w:cs="Arial"/>
                <w:sz w:val="20"/>
                <w:szCs w:val="20"/>
                <w:lang w:val="es-419"/>
              </w:rPr>
              <w:t>, medición de presión de servicio, regulación de presión y refuerzos de</w:t>
            </w:r>
            <w:r w:rsidR="008063A5" w:rsidRPr="00B4010B">
              <w:rPr>
                <w:rFonts w:ascii="Arial" w:hAnsi="Arial" w:cs="Arial"/>
                <w:sz w:val="20"/>
                <w:szCs w:val="20"/>
                <w:lang w:val="es-419"/>
              </w:rPr>
              <w:t xml:space="preserve"> </w:t>
            </w:r>
            <w:r w:rsidRPr="00B4010B">
              <w:rPr>
                <w:rFonts w:ascii="Arial" w:hAnsi="Arial" w:cs="Arial"/>
                <w:sz w:val="20"/>
                <w:szCs w:val="20"/>
                <w:lang w:val="es-419"/>
              </w:rPr>
              <w:t>red donde necesario</w:t>
            </w:r>
            <w:r w:rsidR="008063A5" w:rsidRPr="00B4010B">
              <w:rPr>
                <w:rFonts w:ascii="Arial" w:hAnsi="Arial" w:cs="Arial"/>
                <w:sz w:val="20"/>
                <w:szCs w:val="20"/>
                <w:lang w:val="es-419"/>
              </w:rPr>
              <w:t>.</w:t>
            </w:r>
          </w:p>
          <w:p w14:paraId="7DE36B7F" w14:textId="14022B57" w:rsidR="007D083B" w:rsidRPr="00B4010B" w:rsidRDefault="007D083B" w:rsidP="00B4010B">
            <w:pPr>
              <w:pStyle w:val="ListParagraph"/>
              <w:numPr>
                <w:ilvl w:val="0"/>
                <w:numId w:val="20"/>
              </w:numPr>
              <w:autoSpaceDE w:val="0"/>
              <w:autoSpaceDN w:val="0"/>
              <w:adjustRightInd w:val="0"/>
              <w:rPr>
                <w:rFonts w:ascii="Arial" w:hAnsi="Arial" w:cs="Arial"/>
                <w:sz w:val="20"/>
                <w:szCs w:val="20"/>
                <w:lang w:val="es-419"/>
              </w:rPr>
            </w:pPr>
            <w:r w:rsidRPr="00B4010B">
              <w:rPr>
                <w:rFonts w:ascii="Arial" w:hAnsi="Arial" w:cs="Arial"/>
                <w:sz w:val="20"/>
                <w:szCs w:val="20"/>
                <w:lang w:val="es-419"/>
              </w:rPr>
              <w:t>La intervención integral de la red (comercial y técnica) en la zona piloto con medición de</w:t>
            </w:r>
            <w:r w:rsidR="008063A5" w:rsidRPr="00B4010B">
              <w:rPr>
                <w:rFonts w:ascii="Arial" w:hAnsi="Arial" w:cs="Arial"/>
                <w:sz w:val="20"/>
                <w:szCs w:val="20"/>
                <w:lang w:val="es-419"/>
              </w:rPr>
              <w:t xml:space="preserve"> </w:t>
            </w:r>
            <w:r w:rsidRPr="00B4010B">
              <w:rPr>
                <w:rFonts w:ascii="Arial" w:hAnsi="Arial" w:cs="Arial"/>
                <w:sz w:val="20"/>
                <w:szCs w:val="20"/>
                <w:lang w:val="es-419"/>
              </w:rPr>
              <w:t>eficiencia de las acciones emprendidas, incluyendo un programa de rehabilitación de redes y</w:t>
            </w:r>
            <w:r w:rsidR="008063A5" w:rsidRPr="00B4010B">
              <w:rPr>
                <w:rFonts w:ascii="Arial" w:hAnsi="Arial" w:cs="Arial"/>
                <w:sz w:val="20"/>
                <w:szCs w:val="20"/>
                <w:lang w:val="es-419"/>
              </w:rPr>
              <w:t xml:space="preserve"> </w:t>
            </w:r>
            <w:r w:rsidRPr="00B4010B">
              <w:rPr>
                <w:rFonts w:ascii="Arial" w:hAnsi="Arial" w:cs="Arial"/>
                <w:sz w:val="20"/>
                <w:szCs w:val="20"/>
                <w:lang w:val="es-419"/>
              </w:rPr>
              <w:t>acometidas</w:t>
            </w:r>
            <w:r w:rsidR="008063A5" w:rsidRPr="00B4010B">
              <w:rPr>
                <w:rFonts w:ascii="Arial" w:hAnsi="Arial" w:cs="Arial"/>
                <w:sz w:val="20"/>
                <w:szCs w:val="20"/>
                <w:lang w:val="es-419"/>
              </w:rPr>
              <w:t>.</w:t>
            </w:r>
          </w:p>
          <w:p w14:paraId="31166024" w14:textId="46D928E1" w:rsidR="004B4CD1" w:rsidRPr="00B4010B" w:rsidRDefault="007D083B" w:rsidP="00B4010B">
            <w:pPr>
              <w:pStyle w:val="ListParagraph"/>
              <w:numPr>
                <w:ilvl w:val="0"/>
                <w:numId w:val="20"/>
              </w:numPr>
              <w:autoSpaceDE w:val="0"/>
              <w:autoSpaceDN w:val="0"/>
              <w:adjustRightInd w:val="0"/>
              <w:rPr>
                <w:rFonts w:ascii="Arial" w:hAnsi="Arial" w:cs="Arial"/>
                <w:sz w:val="20"/>
                <w:szCs w:val="20"/>
                <w:lang w:val="es-419"/>
              </w:rPr>
            </w:pPr>
            <w:r w:rsidRPr="00B4010B">
              <w:rPr>
                <w:rFonts w:ascii="Arial" w:hAnsi="Arial" w:cs="Arial"/>
                <w:sz w:val="20"/>
                <w:szCs w:val="20"/>
                <w:lang w:val="es-419"/>
              </w:rPr>
              <w:t>La adquisición de por lo menos 100.000 medidores para renovación selectiva del parque</w:t>
            </w:r>
            <w:r w:rsidR="008063A5" w:rsidRPr="00B4010B">
              <w:rPr>
                <w:rFonts w:ascii="Arial" w:hAnsi="Arial" w:cs="Arial"/>
                <w:sz w:val="20"/>
                <w:szCs w:val="20"/>
                <w:lang w:val="es-419"/>
              </w:rPr>
              <w:t xml:space="preserve"> </w:t>
            </w:r>
            <w:r w:rsidRPr="00B4010B">
              <w:rPr>
                <w:rFonts w:ascii="Arial" w:hAnsi="Arial" w:cs="Arial"/>
                <w:sz w:val="20"/>
                <w:szCs w:val="20"/>
                <w:lang w:val="es-419"/>
              </w:rPr>
              <w:t>existente e impulso del nivel de ingresos operativos</w:t>
            </w:r>
            <w:r w:rsidR="008063A5" w:rsidRPr="00B4010B">
              <w:rPr>
                <w:rFonts w:ascii="Arial" w:hAnsi="Arial" w:cs="Arial"/>
                <w:sz w:val="20"/>
                <w:szCs w:val="20"/>
                <w:lang w:val="es-419"/>
              </w:rPr>
              <w:t>.</w:t>
            </w:r>
          </w:p>
          <w:p w14:paraId="28C7706E" w14:textId="073CE992" w:rsidR="008063A5" w:rsidRPr="00B4010B" w:rsidRDefault="00255281" w:rsidP="00B4010B">
            <w:pPr>
              <w:pStyle w:val="ListParagraph"/>
              <w:numPr>
                <w:ilvl w:val="0"/>
                <w:numId w:val="20"/>
              </w:numPr>
              <w:autoSpaceDE w:val="0"/>
              <w:autoSpaceDN w:val="0"/>
              <w:adjustRightInd w:val="0"/>
              <w:rPr>
                <w:rFonts w:ascii="Arial" w:hAnsi="Arial" w:cs="Arial"/>
                <w:sz w:val="20"/>
                <w:szCs w:val="20"/>
                <w:lang w:val="es-419"/>
              </w:rPr>
            </w:pPr>
            <w:r w:rsidRPr="00B4010B">
              <w:rPr>
                <w:rFonts w:ascii="Arial" w:hAnsi="Arial" w:cs="Arial"/>
                <w:sz w:val="20"/>
                <w:szCs w:val="20"/>
                <w:lang w:val="es-419"/>
              </w:rPr>
              <w:t>La contratación de una Asistencia Técnica Especializada para apoyar a ANDA en el desarrollo</w:t>
            </w:r>
            <w:r w:rsidR="008063A5" w:rsidRPr="00B4010B">
              <w:rPr>
                <w:rFonts w:ascii="Arial" w:hAnsi="Arial" w:cs="Arial"/>
                <w:sz w:val="20"/>
                <w:szCs w:val="20"/>
                <w:lang w:val="es-419"/>
              </w:rPr>
              <w:t xml:space="preserve"> </w:t>
            </w:r>
            <w:r w:rsidRPr="00B4010B">
              <w:rPr>
                <w:rFonts w:ascii="Arial" w:hAnsi="Arial" w:cs="Arial"/>
                <w:sz w:val="20"/>
                <w:szCs w:val="20"/>
                <w:lang w:val="es-419"/>
              </w:rPr>
              <w:t>del programa, con enfoque especial en el fortalecimiento institucional, el diseño y la</w:t>
            </w:r>
            <w:r w:rsidR="008063A5" w:rsidRPr="00B4010B">
              <w:rPr>
                <w:rFonts w:ascii="Arial" w:hAnsi="Arial" w:cs="Arial"/>
                <w:sz w:val="20"/>
                <w:szCs w:val="20"/>
                <w:lang w:val="es-419"/>
              </w:rPr>
              <w:t xml:space="preserve"> </w:t>
            </w:r>
            <w:r w:rsidRPr="00B4010B">
              <w:rPr>
                <w:rFonts w:ascii="Arial" w:hAnsi="Arial" w:cs="Arial"/>
                <w:sz w:val="20"/>
                <w:szCs w:val="20"/>
                <w:lang w:val="es-419"/>
              </w:rPr>
              <w:t>supervisión del PRANC y herramientas de planificación y mejora sostenible de gestión</w:t>
            </w:r>
            <w:r w:rsidR="008063A5" w:rsidRPr="00B4010B">
              <w:rPr>
                <w:rFonts w:ascii="Arial" w:hAnsi="Arial" w:cs="Arial"/>
                <w:sz w:val="20"/>
                <w:szCs w:val="20"/>
                <w:lang w:val="es-419"/>
              </w:rPr>
              <w:t xml:space="preserve">. </w:t>
            </w:r>
          </w:p>
          <w:p w14:paraId="3FDAA52A" w14:textId="7F5F5496" w:rsidR="00255281" w:rsidRPr="00B4010B" w:rsidRDefault="00255281" w:rsidP="00B4010B">
            <w:pPr>
              <w:pStyle w:val="ListParagraph"/>
              <w:numPr>
                <w:ilvl w:val="0"/>
                <w:numId w:val="20"/>
              </w:numPr>
              <w:autoSpaceDE w:val="0"/>
              <w:autoSpaceDN w:val="0"/>
              <w:adjustRightInd w:val="0"/>
              <w:spacing w:before="60" w:after="60"/>
              <w:jc w:val="both"/>
              <w:rPr>
                <w:rFonts w:ascii="Arial" w:hAnsi="Arial" w:cs="Arial"/>
                <w:i/>
                <w:sz w:val="20"/>
                <w:szCs w:val="20"/>
                <w:lang w:val="es-ES"/>
              </w:rPr>
            </w:pPr>
            <w:r w:rsidRPr="00B4010B">
              <w:rPr>
                <w:rFonts w:ascii="Arial" w:hAnsi="Arial" w:cs="Arial"/>
                <w:sz w:val="20"/>
                <w:szCs w:val="20"/>
                <w:lang w:val="es-419"/>
              </w:rPr>
              <w:t>La asignación de un fondo de adquisición y pequeñas obras de mejoramiento operativo de</w:t>
            </w:r>
            <w:r w:rsidR="008063A5" w:rsidRPr="00B4010B">
              <w:rPr>
                <w:rFonts w:ascii="Arial" w:hAnsi="Arial" w:cs="Arial"/>
                <w:sz w:val="20"/>
                <w:szCs w:val="20"/>
                <w:lang w:val="es-419"/>
              </w:rPr>
              <w:t xml:space="preserve"> </w:t>
            </w:r>
            <w:r w:rsidRPr="00B4010B">
              <w:rPr>
                <w:rFonts w:ascii="Arial" w:hAnsi="Arial" w:cs="Arial"/>
                <w:sz w:val="20"/>
                <w:szCs w:val="20"/>
                <w:lang w:val="es-419"/>
              </w:rPr>
              <w:t>rápido impacto disponible para impulsar una mejoría de la calidad del servicio y de los</w:t>
            </w:r>
            <w:r w:rsidR="008063A5" w:rsidRPr="00B4010B">
              <w:rPr>
                <w:rFonts w:ascii="Arial" w:hAnsi="Arial" w:cs="Arial"/>
                <w:sz w:val="20"/>
                <w:szCs w:val="20"/>
                <w:lang w:val="es-419"/>
              </w:rPr>
              <w:t xml:space="preserve"> </w:t>
            </w:r>
            <w:r w:rsidRPr="00B4010B">
              <w:rPr>
                <w:rFonts w:ascii="Arial" w:hAnsi="Arial" w:cs="Arial"/>
                <w:sz w:val="20"/>
                <w:szCs w:val="20"/>
                <w:lang w:val="es-419"/>
              </w:rPr>
              <w:t>indicadores de gestión</w:t>
            </w:r>
            <w:r w:rsidR="008063A5" w:rsidRPr="00B4010B">
              <w:rPr>
                <w:rFonts w:ascii="Arial" w:hAnsi="Arial" w:cs="Arial"/>
                <w:sz w:val="20"/>
                <w:szCs w:val="20"/>
                <w:lang w:val="es-419"/>
              </w:rPr>
              <w:t>.</w:t>
            </w:r>
          </w:p>
          <w:p w14:paraId="10197BBC" w14:textId="628E9A97" w:rsidR="0033001E" w:rsidRDefault="0033001E" w:rsidP="39464555">
            <w:pPr>
              <w:spacing w:before="60" w:after="60"/>
              <w:jc w:val="both"/>
              <w:rPr>
                <w:rFonts w:ascii="Arial" w:hAnsi="Arial" w:cs="Arial"/>
                <w:sz w:val="20"/>
                <w:szCs w:val="20"/>
                <w:lang w:val="es-ES"/>
              </w:rPr>
            </w:pPr>
          </w:p>
          <w:p w14:paraId="515CFACA" w14:textId="7960C2AE" w:rsidR="009A65BD" w:rsidRDefault="009A65BD" w:rsidP="00833411">
            <w:pPr>
              <w:spacing w:before="60" w:after="60"/>
              <w:jc w:val="both"/>
              <w:rPr>
                <w:rFonts w:ascii="Arial" w:hAnsi="Arial" w:cs="Arial"/>
                <w:sz w:val="20"/>
                <w:szCs w:val="20"/>
                <w:lang w:val="es-419"/>
              </w:rPr>
            </w:pPr>
            <w:r w:rsidRPr="00B4010B">
              <w:rPr>
                <w:rFonts w:ascii="Arial" w:hAnsi="Arial" w:cs="Arial"/>
                <w:sz w:val="20"/>
                <w:szCs w:val="20"/>
                <w:lang w:val="es-419"/>
              </w:rPr>
              <w:t xml:space="preserve">En el área de influencia de las obras de la muestra se identifican obras existentes en superposición con área clave de biodiversidad Volcán de San Salvador. No se identifica superposición con territorios indígenas, originarios o afrodescendientes. </w:t>
            </w:r>
            <w:r w:rsidR="00DE4FDA">
              <w:rPr>
                <w:rFonts w:ascii="Arial" w:hAnsi="Arial" w:cs="Arial"/>
                <w:sz w:val="20"/>
                <w:szCs w:val="20"/>
                <w:lang w:val="es-419"/>
              </w:rPr>
              <w:t>Tampoco se encuentran Áreas Protegidas.</w:t>
            </w:r>
            <w:r w:rsidRPr="00B4010B">
              <w:rPr>
                <w:rFonts w:ascii="Arial" w:hAnsi="Arial" w:cs="Arial"/>
                <w:sz w:val="20"/>
                <w:szCs w:val="20"/>
                <w:lang w:val="es-419"/>
              </w:rPr>
              <w:t xml:space="preserve">  El prestatario será el Ministerio de Hacienda, y la Agencia Nacional del Agua (ANDA), el organismo ejecutor del programa.</w:t>
            </w:r>
          </w:p>
          <w:p w14:paraId="707ACEA4" w14:textId="77777777" w:rsidR="00C00438" w:rsidRDefault="00C00438" w:rsidP="225AD79D">
            <w:pPr>
              <w:spacing w:before="60" w:after="60"/>
              <w:jc w:val="both"/>
              <w:rPr>
                <w:rFonts w:ascii="Arial" w:hAnsi="Arial" w:cs="Arial"/>
                <w:i/>
                <w:iCs/>
                <w:sz w:val="20"/>
                <w:szCs w:val="20"/>
                <w:lang w:val="es-ES"/>
              </w:rPr>
            </w:pPr>
          </w:p>
          <w:p w14:paraId="423CC882" w14:textId="653D01CC" w:rsidR="009D02E8" w:rsidRPr="00B4010B" w:rsidRDefault="009D02E8" w:rsidP="00AE148F">
            <w:pPr>
              <w:spacing w:before="60" w:after="60"/>
              <w:jc w:val="both"/>
              <w:rPr>
                <w:rFonts w:ascii="Arial" w:hAnsi="Arial" w:cs="Arial"/>
                <w:i/>
                <w:sz w:val="20"/>
                <w:szCs w:val="20"/>
                <w:lang w:val="es-ES"/>
              </w:rPr>
            </w:pPr>
          </w:p>
        </w:tc>
      </w:tr>
      <w:tr w:rsidR="00193DE9" w:rsidRPr="00510EA6" w14:paraId="7D22FB65" w14:textId="77777777" w:rsidTr="142B8C16">
        <w:tc>
          <w:tcPr>
            <w:tcW w:w="9350" w:type="dxa"/>
            <w:gridSpan w:val="5"/>
            <w:shd w:val="clear" w:color="auto" w:fill="D9D9D9" w:themeFill="background1" w:themeFillShade="D9"/>
            <w:vAlign w:val="center"/>
          </w:tcPr>
          <w:p w14:paraId="2A2C3611" w14:textId="01760F32" w:rsidR="00193DE9" w:rsidRPr="006B3D34" w:rsidRDefault="006B1950" w:rsidP="00193DE9">
            <w:pPr>
              <w:spacing w:before="60" w:after="60"/>
              <w:rPr>
                <w:rFonts w:ascii="Calibri Light" w:hAnsi="Calibri Light" w:cs="Calibri Light"/>
                <w:b/>
                <w:bCs/>
                <w:lang w:val="es-ES_tradnl"/>
              </w:rPr>
            </w:pPr>
            <w:r w:rsidRPr="006B3D34">
              <w:rPr>
                <w:rFonts w:ascii="Calibri Light" w:hAnsi="Calibri Light" w:cs="Calibri Light"/>
                <w:b/>
                <w:bCs/>
                <w:lang w:val="es-ES_tradnl"/>
              </w:rPr>
              <w:lastRenderedPageBreak/>
              <w:t xml:space="preserve">Fundamentos </w:t>
            </w:r>
            <w:r w:rsidR="003565C6" w:rsidRPr="006B3D34">
              <w:rPr>
                <w:rFonts w:ascii="Calibri Light" w:hAnsi="Calibri Light" w:cs="Calibri Light"/>
                <w:b/>
                <w:bCs/>
                <w:lang w:val="es-ES_tradnl"/>
              </w:rPr>
              <w:t>de</w:t>
            </w:r>
            <w:r w:rsidRPr="006B3D34">
              <w:rPr>
                <w:rFonts w:ascii="Calibri Light" w:hAnsi="Calibri Light" w:cs="Calibri Light"/>
                <w:b/>
                <w:bCs/>
                <w:lang w:val="es-ES_tradnl"/>
              </w:rPr>
              <w:t xml:space="preserve"> las clasificaciones/valoraciones </w:t>
            </w:r>
          </w:p>
        </w:tc>
      </w:tr>
      <w:tr w:rsidR="00613BCD" w:rsidRPr="00510EA6" w14:paraId="39B98741" w14:textId="77777777" w:rsidTr="142B8C16">
        <w:tc>
          <w:tcPr>
            <w:tcW w:w="1975" w:type="dxa"/>
            <w:shd w:val="clear" w:color="auto" w:fill="auto"/>
            <w:vAlign w:val="center"/>
          </w:tcPr>
          <w:p w14:paraId="46209B5C" w14:textId="11802089" w:rsidR="00613BCD" w:rsidRPr="00AA0B63" w:rsidRDefault="001B1BDB" w:rsidP="00613BCD">
            <w:pPr>
              <w:pStyle w:val="CommentText"/>
              <w:rPr>
                <w:rFonts w:ascii="Calibri Light" w:hAnsi="Calibri Light" w:cs="Calibri Light"/>
                <w:i/>
                <w:iCs/>
                <w:sz w:val="22"/>
                <w:szCs w:val="22"/>
                <w:lang w:val="es-ES_tradnl"/>
              </w:rPr>
            </w:pPr>
            <w:r w:rsidRPr="00AA0B63">
              <w:rPr>
                <w:rFonts w:ascii="Calibri Light" w:hAnsi="Calibri Light" w:cs="Calibri Light"/>
                <w:i/>
                <w:iCs/>
                <w:sz w:val="22"/>
                <w:szCs w:val="22"/>
                <w:lang w:val="es-ES_tradnl"/>
              </w:rPr>
              <w:t xml:space="preserve">Clasificación de impacto ambiental y social </w:t>
            </w:r>
          </w:p>
        </w:tc>
        <w:tc>
          <w:tcPr>
            <w:tcW w:w="7375" w:type="dxa"/>
            <w:gridSpan w:val="4"/>
            <w:shd w:val="clear" w:color="auto" w:fill="auto"/>
            <w:vAlign w:val="center"/>
          </w:tcPr>
          <w:p w14:paraId="6936C838" w14:textId="088304BC" w:rsidR="00E63AFD" w:rsidRDefault="00E63AFD" w:rsidP="00613BCD">
            <w:pPr>
              <w:pStyle w:val="CommentText"/>
              <w:jc w:val="both"/>
              <w:rPr>
                <w:rFonts w:ascii="Calibri Light" w:hAnsi="Calibri Light" w:cs="Calibri Light"/>
                <w:b/>
                <w:bCs/>
                <w:sz w:val="22"/>
                <w:szCs w:val="22"/>
                <w:lang w:val="es-ES_tradnl"/>
              </w:rPr>
            </w:pPr>
            <w:r w:rsidRPr="00B4010B">
              <w:rPr>
                <w:rFonts w:ascii="Calibri Light" w:hAnsi="Calibri Light" w:cs="Calibri Light"/>
                <w:b/>
                <w:bCs/>
                <w:sz w:val="22"/>
                <w:szCs w:val="22"/>
                <w:lang w:val="es-ES_tradnl"/>
              </w:rPr>
              <w:t xml:space="preserve">Categoría B. </w:t>
            </w:r>
          </w:p>
          <w:p w14:paraId="31FEF6D8" w14:textId="77777777" w:rsidR="00A5117E" w:rsidRPr="005241FB" w:rsidRDefault="00A5117E" w:rsidP="00A5117E">
            <w:pPr>
              <w:spacing w:before="60" w:after="60"/>
              <w:jc w:val="both"/>
              <w:rPr>
                <w:rFonts w:ascii="Arial" w:hAnsi="Arial" w:cs="Arial"/>
                <w:sz w:val="20"/>
                <w:szCs w:val="20"/>
                <w:lang w:val="es-ES"/>
              </w:rPr>
            </w:pPr>
            <w:r w:rsidRPr="58B6E790">
              <w:rPr>
                <w:rFonts w:ascii="Arial" w:hAnsi="Arial" w:cs="Arial"/>
                <w:sz w:val="20"/>
                <w:szCs w:val="20"/>
                <w:lang w:val="es-ES"/>
              </w:rPr>
              <w:t xml:space="preserve">Las actividades que se van a desarrollar tendrán impactos ambientales y sociales negativos localizados y a corto plazo, para los cuales se conocen medidas de mitigación eficaces y fácilmente disponibles.  </w:t>
            </w:r>
          </w:p>
          <w:p w14:paraId="71486992" w14:textId="176A5841" w:rsidR="00E63AFD" w:rsidRPr="00B4010B" w:rsidRDefault="005241FB" w:rsidP="00613BCD">
            <w:pPr>
              <w:pStyle w:val="CommentText"/>
              <w:jc w:val="both"/>
              <w:rPr>
                <w:rFonts w:ascii="Arial" w:hAnsi="Arial" w:cs="Arial"/>
                <w:lang w:val="es-ES"/>
              </w:rPr>
            </w:pPr>
            <w:r w:rsidRPr="05BA2F19">
              <w:rPr>
                <w:rFonts w:ascii="Arial" w:hAnsi="Arial" w:cs="Arial"/>
                <w:lang w:val="es-ES"/>
              </w:rPr>
              <w:t>Durante la etapa de construcción se pueden esperar</w:t>
            </w:r>
            <w:r w:rsidR="0091765A" w:rsidRPr="05BA2F19">
              <w:rPr>
                <w:rFonts w:ascii="Arial" w:hAnsi="Arial" w:cs="Arial"/>
                <w:lang w:val="es-ES"/>
              </w:rPr>
              <w:t xml:space="preserve"> </w:t>
            </w:r>
            <w:r w:rsidRPr="05BA2F19">
              <w:rPr>
                <w:rFonts w:ascii="Arial" w:hAnsi="Arial" w:cs="Arial"/>
                <w:lang w:val="es-ES"/>
              </w:rPr>
              <w:t xml:space="preserve">impactos </w:t>
            </w:r>
            <w:r w:rsidR="0091765A" w:rsidRPr="05BA2F19">
              <w:rPr>
                <w:rFonts w:ascii="Arial" w:hAnsi="Arial" w:cs="Arial"/>
                <w:lang w:val="es-ES"/>
              </w:rPr>
              <w:t xml:space="preserve">negativos </w:t>
            </w:r>
            <w:r w:rsidR="004A3E6E" w:rsidRPr="05BA2F19">
              <w:rPr>
                <w:rFonts w:ascii="Arial" w:hAnsi="Arial" w:cs="Arial"/>
                <w:lang w:val="es-ES"/>
              </w:rPr>
              <w:t xml:space="preserve">sobre flora y fauna </w:t>
            </w:r>
            <w:r w:rsidR="00425F0D" w:rsidRPr="05BA2F19">
              <w:rPr>
                <w:rFonts w:ascii="Arial" w:hAnsi="Arial" w:cs="Arial"/>
                <w:lang w:val="es-ES"/>
              </w:rPr>
              <w:t xml:space="preserve">por </w:t>
            </w:r>
            <w:r w:rsidR="003F7817" w:rsidRPr="05BA2F19">
              <w:rPr>
                <w:rFonts w:ascii="Arial" w:hAnsi="Arial" w:cs="Arial"/>
                <w:lang w:val="es-ES"/>
              </w:rPr>
              <w:t xml:space="preserve">retiro de </w:t>
            </w:r>
            <w:r w:rsidR="007153C6" w:rsidRPr="05BA2F19">
              <w:rPr>
                <w:rFonts w:ascii="Arial" w:hAnsi="Arial" w:cs="Arial"/>
                <w:lang w:val="es-ES"/>
              </w:rPr>
              <w:t xml:space="preserve">árboles y riesgos </w:t>
            </w:r>
            <w:r w:rsidR="00E82D20" w:rsidRPr="05BA2F19">
              <w:rPr>
                <w:rFonts w:ascii="Arial" w:hAnsi="Arial" w:cs="Arial"/>
                <w:lang w:val="es-ES"/>
              </w:rPr>
              <w:t>de</w:t>
            </w:r>
            <w:r w:rsidR="007153C6" w:rsidRPr="05BA2F19">
              <w:rPr>
                <w:rFonts w:ascii="Arial" w:hAnsi="Arial" w:cs="Arial"/>
                <w:lang w:val="es-ES"/>
              </w:rPr>
              <w:t xml:space="preserve"> incremento de accidentes </w:t>
            </w:r>
            <w:r w:rsidR="00B057CB" w:rsidRPr="05BA2F19">
              <w:rPr>
                <w:rFonts w:ascii="Arial" w:hAnsi="Arial" w:cs="Arial"/>
                <w:lang w:val="es-ES"/>
              </w:rPr>
              <w:t>viales con comunidad y accidentes laborales</w:t>
            </w:r>
            <w:r w:rsidRPr="05BA2F19">
              <w:rPr>
                <w:rFonts w:ascii="Arial" w:hAnsi="Arial" w:cs="Arial"/>
                <w:lang w:val="es-ES"/>
              </w:rPr>
              <w:t>.</w:t>
            </w:r>
            <w:r w:rsidR="00B057CB" w:rsidRPr="05BA2F19">
              <w:rPr>
                <w:rFonts w:ascii="Arial" w:hAnsi="Arial" w:cs="Arial"/>
                <w:lang w:val="es-ES"/>
              </w:rPr>
              <w:t xml:space="preserve"> Otros impactos poco significativos identificados son: (i) contaminación del aire por emisiones gaseosas y material particulado</w:t>
            </w:r>
            <w:r w:rsidR="00366FDC" w:rsidRPr="05BA2F19">
              <w:rPr>
                <w:rFonts w:ascii="Arial" w:hAnsi="Arial" w:cs="Arial"/>
                <w:lang w:val="es-ES"/>
              </w:rPr>
              <w:t xml:space="preserve"> e incremento de ruido y vibraciones</w:t>
            </w:r>
            <w:r w:rsidR="00AB1C5F" w:rsidRPr="05BA2F19">
              <w:rPr>
                <w:rFonts w:ascii="Arial" w:hAnsi="Arial" w:cs="Arial"/>
                <w:lang w:val="es-ES"/>
              </w:rPr>
              <w:t xml:space="preserve"> por acopio de material, movimiento </w:t>
            </w:r>
            <w:r w:rsidR="00366FDC" w:rsidRPr="05BA2F19">
              <w:rPr>
                <w:rFonts w:ascii="Arial" w:hAnsi="Arial" w:cs="Arial"/>
                <w:lang w:val="es-ES"/>
              </w:rPr>
              <w:t xml:space="preserve">y operación </w:t>
            </w:r>
            <w:r w:rsidR="00AB1C5F" w:rsidRPr="05BA2F19">
              <w:rPr>
                <w:rFonts w:ascii="Arial" w:hAnsi="Arial" w:cs="Arial"/>
                <w:lang w:val="es-ES"/>
              </w:rPr>
              <w:t>de maquinaria y vehículos</w:t>
            </w:r>
            <w:r w:rsidR="007E3AE1" w:rsidRPr="05BA2F19">
              <w:rPr>
                <w:rFonts w:ascii="Arial" w:hAnsi="Arial" w:cs="Arial"/>
                <w:lang w:val="es-ES"/>
              </w:rPr>
              <w:t xml:space="preserve">, limpieza de terreno, </w:t>
            </w:r>
            <w:r w:rsidR="007E3AE1" w:rsidRPr="05BA2F19">
              <w:rPr>
                <w:rFonts w:ascii="Arial" w:hAnsi="Arial" w:cs="Arial"/>
                <w:lang w:val="es-ES"/>
              </w:rPr>
              <w:lastRenderedPageBreak/>
              <w:t>perforaciones de pozos, excavaciones, movimiento de suelo y demoliciones</w:t>
            </w:r>
            <w:r w:rsidR="00366FDC" w:rsidRPr="05BA2F19">
              <w:rPr>
                <w:rFonts w:ascii="Arial" w:hAnsi="Arial" w:cs="Arial"/>
                <w:lang w:val="es-ES"/>
              </w:rPr>
              <w:t>, (</w:t>
            </w:r>
            <w:proofErr w:type="spellStart"/>
            <w:r w:rsidR="00366FDC" w:rsidRPr="05BA2F19">
              <w:rPr>
                <w:rFonts w:ascii="Arial" w:hAnsi="Arial" w:cs="Arial"/>
                <w:lang w:val="es-ES"/>
              </w:rPr>
              <w:t>ii</w:t>
            </w:r>
            <w:proofErr w:type="spellEnd"/>
            <w:r w:rsidR="00366FDC" w:rsidRPr="05BA2F19">
              <w:rPr>
                <w:rFonts w:ascii="Arial" w:hAnsi="Arial" w:cs="Arial"/>
                <w:lang w:val="es-ES"/>
              </w:rPr>
              <w:t>) c</w:t>
            </w:r>
            <w:r w:rsidR="00BD7D86" w:rsidRPr="05BA2F19">
              <w:rPr>
                <w:rFonts w:ascii="Arial" w:hAnsi="Arial" w:cs="Arial"/>
                <w:lang w:val="es-ES"/>
              </w:rPr>
              <w:t xml:space="preserve">ontaminación de </w:t>
            </w:r>
            <w:proofErr w:type="spellStart"/>
            <w:r w:rsidR="00AC7D9C" w:rsidRPr="05BA2F19">
              <w:rPr>
                <w:rFonts w:ascii="Arial" w:hAnsi="Arial" w:cs="Arial"/>
                <w:lang w:val="es-ES"/>
              </w:rPr>
              <w:t>napa</w:t>
            </w:r>
            <w:proofErr w:type="spellEnd"/>
            <w:r w:rsidR="00AC7D9C" w:rsidRPr="05BA2F19">
              <w:rPr>
                <w:rFonts w:ascii="Arial" w:hAnsi="Arial" w:cs="Arial"/>
                <w:lang w:val="es-ES"/>
              </w:rPr>
              <w:t xml:space="preserve"> freática </w:t>
            </w:r>
            <w:r w:rsidR="00E13FC4" w:rsidRPr="05BA2F19">
              <w:rPr>
                <w:rFonts w:ascii="Arial" w:hAnsi="Arial" w:cs="Arial"/>
                <w:lang w:val="es-ES"/>
              </w:rPr>
              <w:t xml:space="preserve">o suelo </w:t>
            </w:r>
            <w:r w:rsidR="00AC7D9C" w:rsidRPr="05BA2F19">
              <w:rPr>
                <w:rFonts w:ascii="Arial" w:hAnsi="Arial" w:cs="Arial"/>
                <w:lang w:val="es-ES"/>
              </w:rPr>
              <w:t xml:space="preserve">por derrames de </w:t>
            </w:r>
            <w:r w:rsidR="00054F7E" w:rsidRPr="05BA2F19">
              <w:rPr>
                <w:rFonts w:ascii="Arial" w:hAnsi="Arial" w:cs="Arial"/>
                <w:lang w:val="es-ES"/>
              </w:rPr>
              <w:t xml:space="preserve">combustibles, sustancias químicas, entre otros, </w:t>
            </w:r>
            <w:r w:rsidR="00E13FC4" w:rsidRPr="05BA2F19">
              <w:rPr>
                <w:rFonts w:ascii="Arial" w:hAnsi="Arial" w:cs="Arial"/>
                <w:lang w:val="es-ES"/>
              </w:rPr>
              <w:t>(</w:t>
            </w:r>
            <w:proofErr w:type="spellStart"/>
            <w:r w:rsidR="00E13FC4" w:rsidRPr="05BA2F19">
              <w:rPr>
                <w:rFonts w:ascii="Arial" w:hAnsi="Arial" w:cs="Arial"/>
                <w:lang w:val="es-ES"/>
              </w:rPr>
              <w:t>iii</w:t>
            </w:r>
            <w:proofErr w:type="spellEnd"/>
            <w:r w:rsidR="00E13FC4" w:rsidRPr="05BA2F19">
              <w:rPr>
                <w:rFonts w:ascii="Arial" w:hAnsi="Arial" w:cs="Arial"/>
                <w:lang w:val="es-ES"/>
              </w:rPr>
              <w:t>) erosión, compactación o alteración de la secuencia edáfica por remoción de cubierta vegetal y arbórea, (</w:t>
            </w:r>
            <w:proofErr w:type="spellStart"/>
            <w:r w:rsidR="00E13FC4" w:rsidRPr="05BA2F19">
              <w:rPr>
                <w:rFonts w:ascii="Arial" w:hAnsi="Arial" w:cs="Arial"/>
                <w:lang w:val="es-ES"/>
              </w:rPr>
              <w:t>iv</w:t>
            </w:r>
            <w:proofErr w:type="spellEnd"/>
            <w:r w:rsidR="00E13FC4" w:rsidRPr="05BA2F19">
              <w:rPr>
                <w:rFonts w:ascii="Arial" w:hAnsi="Arial" w:cs="Arial"/>
                <w:lang w:val="es-ES"/>
              </w:rPr>
              <w:t xml:space="preserve">) </w:t>
            </w:r>
            <w:r w:rsidR="00A91862" w:rsidRPr="05BA2F19">
              <w:rPr>
                <w:rFonts w:ascii="Arial" w:hAnsi="Arial" w:cs="Arial"/>
                <w:lang w:val="es-ES"/>
              </w:rPr>
              <w:t xml:space="preserve">riesgos de roturas y cortes de servicio por interferencias durante tareas </w:t>
            </w:r>
            <w:r w:rsidR="00BA3EB7" w:rsidRPr="05BA2F19">
              <w:rPr>
                <w:rFonts w:ascii="Arial" w:hAnsi="Arial" w:cs="Arial"/>
                <w:lang w:val="es-ES"/>
              </w:rPr>
              <w:t>de excavación y tendido de acueductos</w:t>
            </w:r>
            <w:r w:rsidR="00CB4B3E" w:rsidRPr="05BA2F19">
              <w:rPr>
                <w:rFonts w:ascii="Arial" w:hAnsi="Arial" w:cs="Arial"/>
                <w:lang w:val="es-ES"/>
              </w:rPr>
              <w:t xml:space="preserve">, (v) contaminación por disposición inadecuada de residuos sólidos, (vi) </w:t>
            </w:r>
            <w:r w:rsidR="00764441" w:rsidRPr="05BA2F19">
              <w:rPr>
                <w:rFonts w:ascii="Arial" w:hAnsi="Arial" w:cs="Arial"/>
                <w:lang w:val="es-ES"/>
              </w:rPr>
              <w:t>impactos en empleo, actividad comercial y de servicios, (</w:t>
            </w:r>
            <w:proofErr w:type="spellStart"/>
            <w:r w:rsidR="00764441" w:rsidRPr="05BA2F19">
              <w:rPr>
                <w:rFonts w:ascii="Arial" w:hAnsi="Arial" w:cs="Arial"/>
                <w:lang w:val="es-ES"/>
              </w:rPr>
              <w:t>vii</w:t>
            </w:r>
            <w:proofErr w:type="spellEnd"/>
            <w:r w:rsidR="00764441" w:rsidRPr="05BA2F19">
              <w:rPr>
                <w:rFonts w:ascii="Arial" w:hAnsi="Arial" w:cs="Arial"/>
                <w:lang w:val="es-ES"/>
              </w:rPr>
              <w:t>) disrupciones a las actividades establecidas por presencia del personal, maquinar de obra y afectación de activos, (</w:t>
            </w:r>
            <w:proofErr w:type="spellStart"/>
            <w:r w:rsidR="00764441" w:rsidRPr="05BA2F19">
              <w:rPr>
                <w:rFonts w:ascii="Arial" w:hAnsi="Arial" w:cs="Arial"/>
                <w:lang w:val="es-ES"/>
              </w:rPr>
              <w:t>vii</w:t>
            </w:r>
            <w:proofErr w:type="spellEnd"/>
            <w:r w:rsidR="00764441" w:rsidRPr="05BA2F19">
              <w:rPr>
                <w:rFonts w:ascii="Arial" w:hAnsi="Arial" w:cs="Arial"/>
                <w:lang w:val="es-ES"/>
              </w:rPr>
              <w:t>) impactos negativos sobre el patrimonio cultural y arqueológico, (</w:t>
            </w:r>
            <w:proofErr w:type="spellStart"/>
            <w:r w:rsidR="00764441" w:rsidRPr="05BA2F19">
              <w:rPr>
                <w:rFonts w:ascii="Arial" w:hAnsi="Arial" w:cs="Arial"/>
                <w:lang w:val="es-ES"/>
              </w:rPr>
              <w:t>viii</w:t>
            </w:r>
            <w:proofErr w:type="spellEnd"/>
            <w:r w:rsidR="00764441" w:rsidRPr="05BA2F19">
              <w:rPr>
                <w:rFonts w:ascii="Arial" w:hAnsi="Arial" w:cs="Arial"/>
                <w:lang w:val="es-ES"/>
              </w:rPr>
              <w:t xml:space="preserve">) impacto visual y paisajístico. </w:t>
            </w:r>
          </w:p>
          <w:p w14:paraId="1C650B47" w14:textId="3704DDE6" w:rsidR="005241FB" w:rsidRPr="00B4010B" w:rsidRDefault="6A15DCAB" w:rsidP="00613BCD">
            <w:pPr>
              <w:pStyle w:val="CommentText"/>
              <w:jc w:val="both"/>
              <w:rPr>
                <w:rFonts w:ascii="Arial" w:hAnsi="Arial" w:cs="Arial"/>
                <w:lang w:val="es-ES"/>
              </w:rPr>
            </w:pPr>
            <w:r w:rsidRPr="5352930B">
              <w:rPr>
                <w:rFonts w:ascii="Arial" w:hAnsi="Arial" w:cs="Arial"/>
                <w:lang w:val="es-ES"/>
              </w:rPr>
              <w:t xml:space="preserve">En la etapa de operación </w:t>
            </w:r>
            <w:r w:rsidR="5620D4C6" w:rsidRPr="5352930B">
              <w:rPr>
                <w:rFonts w:ascii="Arial" w:hAnsi="Arial" w:cs="Arial"/>
                <w:lang w:val="es-ES"/>
              </w:rPr>
              <w:t xml:space="preserve">se ha identificado potencial impacto negativo potencial </w:t>
            </w:r>
            <w:r w:rsidR="3410910B" w:rsidRPr="5352930B">
              <w:rPr>
                <w:rFonts w:ascii="Arial" w:hAnsi="Arial" w:cs="Arial"/>
                <w:lang w:val="es-ES"/>
              </w:rPr>
              <w:t xml:space="preserve">en agua subterráneas por explotación del </w:t>
            </w:r>
            <w:r w:rsidR="5620D4C6" w:rsidRPr="5352930B">
              <w:rPr>
                <w:rFonts w:ascii="Arial" w:hAnsi="Arial" w:cs="Arial"/>
                <w:lang w:val="es-ES"/>
              </w:rPr>
              <w:t xml:space="preserve">acuífero, pero ha sido calificado como bajo debido a que ‘este cuenta con una alta </w:t>
            </w:r>
            <w:r w:rsidR="5E413B72" w:rsidRPr="5352930B">
              <w:rPr>
                <w:rFonts w:ascii="Arial" w:hAnsi="Arial" w:cs="Arial"/>
                <w:lang w:val="es-ES"/>
              </w:rPr>
              <w:t>transmisividad</w:t>
            </w:r>
            <w:r w:rsidR="5620D4C6" w:rsidRPr="5352930B">
              <w:rPr>
                <w:rFonts w:ascii="Arial" w:hAnsi="Arial" w:cs="Arial"/>
                <w:lang w:val="es-ES"/>
              </w:rPr>
              <w:t xml:space="preserve"> y </w:t>
            </w:r>
            <w:r w:rsidR="5E413B72" w:rsidRPr="5352930B">
              <w:rPr>
                <w:rFonts w:ascii="Arial" w:hAnsi="Arial" w:cs="Arial"/>
                <w:lang w:val="es-ES"/>
              </w:rPr>
              <w:t>buena</w:t>
            </w:r>
            <w:r w:rsidR="5620D4C6" w:rsidRPr="5352930B">
              <w:rPr>
                <w:rFonts w:ascii="Arial" w:hAnsi="Arial" w:cs="Arial"/>
                <w:lang w:val="es-ES"/>
              </w:rPr>
              <w:t xml:space="preserve"> recarga en un contexto </w:t>
            </w:r>
            <w:r w:rsidR="5E413B72" w:rsidRPr="5352930B">
              <w:rPr>
                <w:rFonts w:ascii="Arial" w:hAnsi="Arial" w:cs="Arial"/>
                <w:lang w:val="es-ES"/>
              </w:rPr>
              <w:t>climático</w:t>
            </w:r>
            <w:r w:rsidR="5620D4C6" w:rsidRPr="5352930B">
              <w:rPr>
                <w:rFonts w:ascii="Arial" w:hAnsi="Arial" w:cs="Arial"/>
                <w:lang w:val="es-ES"/>
              </w:rPr>
              <w:t xml:space="preserve"> </w:t>
            </w:r>
            <w:r w:rsidR="5E413B72" w:rsidRPr="5352930B">
              <w:rPr>
                <w:rFonts w:ascii="Arial" w:hAnsi="Arial" w:cs="Arial"/>
                <w:lang w:val="es-ES"/>
              </w:rPr>
              <w:t>tropical</w:t>
            </w:r>
            <w:r w:rsidR="5620D4C6" w:rsidRPr="5352930B">
              <w:rPr>
                <w:rFonts w:ascii="Arial" w:hAnsi="Arial" w:cs="Arial"/>
                <w:lang w:val="es-ES"/>
              </w:rPr>
              <w:t xml:space="preserve"> que </w:t>
            </w:r>
            <w:r w:rsidR="5E413B72" w:rsidRPr="5352930B">
              <w:rPr>
                <w:rFonts w:ascii="Arial" w:hAnsi="Arial" w:cs="Arial"/>
                <w:lang w:val="es-ES"/>
              </w:rPr>
              <w:t>permite</w:t>
            </w:r>
            <w:r w:rsidR="5620D4C6" w:rsidRPr="5352930B">
              <w:rPr>
                <w:rFonts w:ascii="Arial" w:hAnsi="Arial" w:cs="Arial"/>
                <w:lang w:val="es-ES"/>
              </w:rPr>
              <w:t xml:space="preserve"> sostener</w:t>
            </w:r>
            <w:r w:rsidR="5E413B72" w:rsidRPr="5352930B">
              <w:rPr>
                <w:rFonts w:ascii="Arial" w:hAnsi="Arial" w:cs="Arial"/>
                <w:lang w:val="es-ES"/>
              </w:rPr>
              <w:t xml:space="preserve"> una producción adecuada de agua. Otros impactos negativos no significativos identificados </w:t>
            </w:r>
            <w:r w:rsidR="0266ABA3" w:rsidRPr="5352930B">
              <w:rPr>
                <w:rFonts w:ascii="Arial" w:hAnsi="Arial" w:cs="Arial"/>
                <w:lang w:val="es-ES"/>
              </w:rPr>
              <w:t>durante la operación son: (i) riesgos de accidentes ocupaciones o viales en tareas de operación y mantenimiento del acueducto, (</w:t>
            </w:r>
            <w:proofErr w:type="spellStart"/>
            <w:r w:rsidR="0266ABA3" w:rsidRPr="5352930B">
              <w:rPr>
                <w:rFonts w:ascii="Arial" w:hAnsi="Arial" w:cs="Arial"/>
                <w:lang w:val="es-ES"/>
              </w:rPr>
              <w:t>ii</w:t>
            </w:r>
            <w:proofErr w:type="spellEnd"/>
            <w:r w:rsidR="0266ABA3" w:rsidRPr="5352930B">
              <w:rPr>
                <w:rFonts w:ascii="Arial" w:hAnsi="Arial" w:cs="Arial"/>
                <w:lang w:val="es-ES"/>
              </w:rPr>
              <w:t xml:space="preserve">) </w:t>
            </w:r>
            <w:r w:rsidR="61307BD4" w:rsidRPr="5352930B">
              <w:rPr>
                <w:rFonts w:ascii="Arial" w:hAnsi="Arial" w:cs="Arial"/>
                <w:lang w:val="es-ES"/>
              </w:rPr>
              <w:t xml:space="preserve">contaminación el suelo por disposición de residuos sólidos, derrame de sustancias químicas, vertido de aguas de proceso sin tratamiento. </w:t>
            </w:r>
          </w:p>
          <w:p w14:paraId="56C0B3AB" w14:textId="54A6020F" w:rsidR="00613BCD" w:rsidRPr="00AA0B63" w:rsidRDefault="00BC40CD">
            <w:pPr>
              <w:pStyle w:val="CommentText"/>
              <w:jc w:val="both"/>
              <w:rPr>
                <w:rFonts w:ascii="Calibri Light" w:hAnsi="Calibri Light" w:cs="Calibri Light"/>
                <w:i/>
                <w:iCs/>
                <w:sz w:val="22"/>
                <w:szCs w:val="22"/>
                <w:lang w:val="es-ES_tradnl"/>
              </w:rPr>
            </w:pPr>
            <w:r w:rsidRPr="00B4010B">
              <w:rPr>
                <w:rFonts w:ascii="Arial" w:hAnsi="Arial" w:cs="Arial"/>
                <w:lang w:val="es-ES"/>
              </w:rPr>
              <w:t>EL SGAS cuenta con los instrumentos apropiados para la mitigación de los impactos identificados</w:t>
            </w:r>
            <w:r w:rsidR="00F517F5" w:rsidRPr="00BC40CD">
              <w:rPr>
                <w:rFonts w:ascii="Arial" w:hAnsi="Arial" w:cs="Arial"/>
                <w:lang w:val="es-ES"/>
              </w:rPr>
              <w:t>.</w:t>
            </w:r>
          </w:p>
        </w:tc>
      </w:tr>
      <w:tr w:rsidR="00613BCD" w:rsidRPr="00510EA6" w14:paraId="57034B10" w14:textId="77777777" w:rsidTr="142B8C16">
        <w:tc>
          <w:tcPr>
            <w:tcW w:w="1975" w:type="dxa"/>
            <w:shd w:val="clear" w:color="auto" w:fill="auto"/>
            <w:vAlign w:val="center"/>
          </w:tcPr>
          <w:p w14:paraId="08836F2C" w14:textId="17CF7ABD" w:rsidR="00613BCD" w:rsidRPr="00AA0B63" w:rsidRDefault="009C4DF8" w:rsidP="00613BCD">
            <w:pPr>
              <w:pStyle w:val="CommentText"/>
              <w:jc w:val="both"/>
              <w:rPr>
                <w:rFonts w:ascii="Calibri Light" w:hAnsi="Calibri Light" w:cs="Calibri Light"/>
                <w:i/>
                <w:iCs/>
                <w:sz w:val="22"/>
                <w:szCs w:val="22"/>
                <w:lang w:val="es-ES_tradnl"/>
              </w:rPr>
            </w:pPr>
            <w:r w:rsidRPr="00AA0B63">
              <w:rPr>
                <w:rFonts w:ascii="Calibri Light" w:hAnsi="Calibri Light" w:cs="Calibri Light"/>
                <w:i/>
                <w:iCs/>
                <w:sz w:val="22"/>
                <w:szCs w:val="22"/>
                <w:lang w:val="es-ES_tradnl"/>
              </w:rPr>
              <w:lastRenderedPageBreak/>
              <w:t>Calificación de riesgo ambiental y social</w:t>
            </w:r>
          </w:p>
        </w:tc>
        <w:tc>
          <w:tcPr>
            <w:tcW w:w="7375" w:type="dxa"/>
            <w:gridSpan w:val="4"/>
            <w:shd w:val="clear" w:color="auto" w:fill="auto"/>
            <w:vAlign w:val="center"/>
          </w:tcPr>
          <w:p w14:paraId="4E9D3077" w14:textId="77777777" w:rsidR="00072F38" w:rsidRPr="00AE0A2D" w:rsidRDefault="00072F38" w:rsidP="00072F38">
            <w:pPr>
              <w:spacing w:before="60" w:after="60"/>
              <w:jc w:val="both"/>
              <w:rPr>
                <w:rFonts w:ascii="Arial" w:hAnsi="Arial" w:cs="Arial"/>
                <w:b/>
                <w:sz w:val="20"/>
                <w:szCs w:val="20"/>
                <w:lang w:val="es-ES"/>
              </w:rPr>
            </w:pPr>
            <w:r w:rsidRPr="00AE0A2D">
              <w:rPr>
                <w:rFonts w:ascii="Arial" w:hAnsi="Arial" w:cs="Arial"/>
                <w:b/>
                <w:bCs/>
                <w:sz w:val="20"/>
                <w:szCs w:val="20"/>
                <w:lang w:val="es-ES"/>
              </w:rPr>
              <w:t>Substancial.</w:t>
            </w:r>
          </w:p>
          <w:p w14:paraId="354C9BD7" w14:textId="0DB709A8" w:rsidR="00613BCD" w:rsidRPr="00B4010B" w:rsidRDefault="009976A5" w:rsidP="00B4010B">
            <w:pPr>
              <w:spacing w:before="60" w:after="60"/>
              <w:jc w:val="both"/>
              <w:rPr>
                <w:rFonts w:ascii="Arial" w:hAnsi="Arial" w:cs="Arial"/>
                <w:sz w:val="20"/>
                <w:szCs w:val="20"/>
                <w:lang w:val="es-ES"/>
              </w:rPr>
            </w:pPr>
            <w:r w:rsidRPr="00B4010B">
              <w:rPr>
                <w:rFonts w:ascii="Arial" w:hAnsi="Arial" w:cs="Arial"/>
                <w:sz w:val="20"/>
                <w:szCs w:val="20"/>
                <w:lang w:val="es-ES"/>
              </w:rPr>
              <w:t>La clasificación está asociada al complejo contexto social del Área Metropolitana de San Salvador</w:t>
            </w:r>
            <w:r w:rsidR="00D67CF1">
              <w:rPr>
                <w:rFonts w:ascii="Arial" w:hAnsi="Arial" w:cs="Arial"/>
                <w:sz w:val="20"/>
                <w:szCs w:val="20"/>
                <w:lang w:val="es-ES"/>
              </w:rPr>
              <w:t xml:space="preserve">, </w:t>
            </w:r>
            <w:r w:rsidRPr="00B4010B">
              <w:rPr>
                <w:rFonts w:ascii="Arial" w:hAnsi="Arial" w:cs="Arial"/>
                <w:sz w:val="20"/>
                <w:szCs w:val="20"/>
                <w:lang w:val="es-ES"/>
              </w:rPr>
              <w:t xml:space="preserve">a la </w:t>
            </w:r>
            <w:r w:rsidR="00CA7C64" w:rsidRPr="00B4010B">
              <w:rPr>
                <w:rFonts w:ascii="Arial" w:hAnsi="Arial" w:cs="Arial"/>
                <w:sz w:val="20"/>
                <w:szCs w:val="20"/>
                <w:lang w:val="es-ES"/>
              </w:rPr>
              <w:t xml:space="preserve">limitada </w:t>
            </w:r>
            <w:r w:rsidRPr="00B4010B">
              <w:rPr>
                <w:rFonts w:ascii="Arial" w:hAnsi="Arial" w:cs="Arial"/>
                <w:sz w:val="20"/>
                <w:szCs w:val="20"/>
                <w:lang w:val="es-ES"/>
              </w:rPr>
              <w:t>experiencia de la Agencia Ejecutora con las políticas ambientales y sociales del Banco y específicamente con el MPAS</w:t>
            </w:r>
            <w:r w:rsidR="00D67CF1">
              <w:rPr>
                <w:rFonts w:ascii="Arial" w:hAnsi="Arial" w:cs="Arial"/>
                <w:sz w:val="20"/>
                <w:szCs w:val="20"/>
                <w:lang w:val="es-ES"/>
              </w:rPr>
              <w:t xml:space="preserve"> y a una exposición moderada a riesgo de desastres naturales</w:t>
            </w:r>
            <w:r w:rsidR="00A91F79">
              <w:rPr>
                <w:rFonts w:ascii="Arial" w:hAnsi="Arial" w:cs="Arial"/>
                <w:sz w:val="20"/>
                <w:szCs w:val="20"/>
                <w:lang w:val="es-ES"/>
              </w:rPr>
              <w:t xml:space="preserve">, </w:t>
            </w:r>
            <w:r w:rsidR="00A91F79" w:rsidRPr="00C160EE">
              <w:rPr>
                <w:rFonts w:ascii="Arial" w:hAnsi="Arial" w:cs="Arial"/>
                <w:sz w:val="20"/>
                <w:szCs w:val="20"/>
                <w:lang w:val="es-ES"/>
              </w:rPr>
              <w:t xml:space="preserve">una capacidad institucional para la gestión de riesgo aceptable (según el IGOPP) y una </w:t>
            </w:r>
            <w:r w:rsidR="00C160EE" w:rsidRPr="00C160EE">
              <w:rPr>
                <w:rFonts w:ascii="Arial" w:hAnsi="Arial" w:cs="Arial"/>
                <w:sz w:val="20"/>
                <w:szCs w:val="20"/>
                <w:lang w:val="es-ES"/>
              </w:rPr>
              <w:t>moderada</w:t>
            </w:r>
            <w:r w:rsidR="00A91F79" w:rsidRPr="00C160EE">
              <w:rPr>
                <w:rFonts w:ascii="Arial" w:hAnsi="Arial" w:cs="Arial"/>
                <w:sz w:val="20"/>
                <w:szCs w:val="20"/>
                <w:lang w:val="es-ES"/>
              </w:rPr>
              <w:t xml:space="preserve"> vulnerabilidad al cambio climático.</w:t>
            </w:r>
            <w:r w:rsidR="00A91F79">
              <w:rPr>
                <w:rFonts w:ascii="Arial" w:hAnsi="Arial" w:cs="Arial"/>
                <w:sz w:val="20"/>
                <w:szCs w:val="20"/>
                <w:lang w:val="es-ES"/>
              </w:rPr>
              <w:t xml:space="preserve"> </w:t>
            </w:r>
          </w:p>
        </w:tc>
      </w:tr>
      <w:tr w:rsidR="00681191" w:rsidRPr="00510EA6" w14:paraId="19742370" w14:textId="77777777" w:rsidTr="142B8C16">
        <w:tc>
          <w:tcPr>
            <w:tcW w:w="1975" w:type="dxa"/>
            <w:shd w:val="clear" w:color="auto" w:fill="auto"/>
            <w:vAlign w:val="center"/>
          </w:tcPr>
          <w:p w14:paraId="23A29B8A" w14:textId="433BCC19" w:rsidR="00681191" w:rsidRPr="00AA0B63" w:rsidRDefault="00681191" w:rsidP="00681191">
            <w:pPr>
              <w:pStyle w:val="CommentText"/>
              <w:jc w:val="both"/>
              <w:rPr>
                <w:rFonts w:ascii="Calibri Light" w:hAnsi="Calibri Light" w:cs="Calibri Light"/>
                <w:i/>
                <w:iCs/>
                <w:sz w:val="22"/>
                <w:szCs w:val="22"/>
                <w:lang w:val="es-ES_tradnl"/>
              </w:rPr>
            </w:pPr>
            <w:r w:rsidRPr="00AA0B63">
              <w:rPr>
                <w:rFonts w:ascii="Calibri Light" w:hAnsi="Calibri Light" w:cs="Calibri Light"/>
                <w:i/>
                <w:iCs/>
                <w:sz w:val="22"/>
                <w:szCs w:val="22"/>
                <w:lang w:val="es-ES_tradnl"/>
              </w:rPr>
              <w:t>Clasificación de riesgo de desastre y cambio climático</w:t>
            </w:r>
          </w:p>
        </w:tc>
        <w:tc>
          <w:tcPr>
            <w:tcW w:w="7375" w:type="dxa"/>
            <w:gridSpan w:val="4"/>
            <w:shd w:val="clear" w:color="auto" w:fill="auto"/>
            <w:vAlign w:val="center"/>
          </w:tcPr>
          <w:p w14:paraId="7FEFF7C7" w14:textId="77777777" w:rsidR="00681191" w:rsidRPr="00E028E1" w:rsidRDefault="00681191" w:rsidP="00681191">
            <w:pPr>
              <w:spacing w:before="60" w:after="60"/>
              <w:jc w:val="both"/>
              <w:rPr>
                <w:rFonts w:ascii="Arial" w:hAnsi="Arial" w:cs="Arial"/>
                <w:b/>
                <w:bCs/>
                <w:sz w:val="20"/>
                <w:szCs w:val="20"/>
                <w:lang w:val="es-ES"/>
              </w:rPr>
            </w:pPr>
            <w:r w:rsidRPr="00E028E1">
              <w:rPr>
                <w:rFonts w:ascii="Arial" w:hAnsi="Arial" w:cs="Arial"/>
                <w:b/>
                <w:bCs/>
                <w:sz w:val="20"/>
                <w:szCs w:val="20"/>
                <w:lang w:val="es-ES"/>
              </w:rPr>
              <w:t>Moderado.</w:t>
            </w:r>
          </w:p>
          <w:p w14:paraId="3035C285" w14:textId="77C59305" w:rsidR="00681191" w:rsidRPr="00AA0B63" w:rsidRDefault="00CD668E" w:rsidP="00681191">
            <w:pPr>
              <w:pStyle w:val="CommentText"/>
              <w:jc w:val="both"/>
              <w:rPr>
                <w:rFonts w:ascii="Calibri Light" w:hAnsi="Calibri Light" w:cs="Calibri Light"/>
                <w:i/>
                <w:iCs/>
                <w:sz w:val="22"/>
                <w:szCs w:val="22"/>
                <w:lang w:val="es-ES_tradnl"/>
              </w:rPr>
            </w:pPr>
            <w:r w:rsidRPr="00550941">
              <w:rPr>
                <w:rFonts w:ascii="Arial" w:hAnsi="Arial" w:cs="Arial"/>
                <w:lang w:val="es-ES"/>
              </w:rPr>
              <w:t xml:space="preserve">Las amenazas presentes en el área de influencia del Proyecto son: </w:t>
            </w:r>
            <w:r w:rsidRPr="00550941">
              <w:rPr>
                <w:rFonts w:ascii="Arial" w:hAnsi="Arial" w:cs="Arial"/>
                <w:b/>
                <w:bCs/>
                <w:lang w:val="es-ES"/>
              </w:rPr>
              <w:t>sismo y erupción volcánica</w:t>
            </w:r>
            <w:r w:rsidRPr="00550941">
              <w:rPr>
                <w:rFonts w:ascii="Arial" w:hAnsi="Arial" w:cs="Arial"/>
                <w:lang w:val="es-ES"/>
              </w:rPr>
              <w:t xml:space="preserve">. Para esta operación, </w:t>
            </w:r>
            <w:r>
              <w:rPr>
                <w:rFonts w:ascii="Arial" w:hAnsi="Arial" w:cs="Arial"/>
                <w:lang w:val="es-ES"/>
              </w:rPr>
              <w:t xml:space="preserve">la amenaza por sismo </w:t>
            </w:r>
            <w:r w:rsidRPr="00550941">
              <w:rPr>
                <w:rFonts w:ascii="Arial" w:hAnsi="Arial" w:cs="Arial"/>
                <w:lang w:val="es-ES"/>
              </w:rPr>
              <w:t xml:space="preserve">se clasifica como Alta y </w:t>
            </w:r>
            <w:r>
              <w:rPr>
                <w:rFonts w:ascii="Arial" w:hAnsi="Arial" w:cs="Arial"/>
                <w:lang w:val="es-ES"/>
              </w:rPr>
              <w:t xml:space="preserve">de erupción volcánica </w:t>
            </w:r>
            <w:r w:rsidRPr="00550941">
              <w:rPr>
                <w:rFonts w:ascii="Arial" w:hAnsi="Arial" w:cs="Arial"/>
                <w:lang w:val="es-ES"/>
              </w:rPr>
              <w:t xml:space="preserve">se clasifica como Alta. La criticidad y vulnerabilidad del componente de infraestructura del proyecto se clasifica como Moderada, según los criterios incluidos en la </w:t>
            </w:r>
            <w:r>
              <w:rPr>
                <w:rFonts w:ascii="Arial" w:hAnsi="Arial" w:cs="Arial"/>
                <w:lang w:val="es-ES"/>
              </w:rPr>
              <w:t xml:space="preserve">figura de </w:t>
            </w:r>
            <w:r w:rsidR="00366679">
              <w:fldChar w:fldCharType="begin"/>
            </w:r>
            <w:r w:rsidR="00366679" w:rsidRPr="00510EA6">
              <w:rPr>
                <w:lang w:val="es-419"/>
                <w:rPrChange w:id="1" w:author="Alejandra Catacoli" w:date="2022-07-22T13:03:00Z">
                  <w:rPr/>
                </w:rPrChange>
              </w:rPr>
              <w:instrText xml:space="preserve"> HYPERLINK "https://idbg.sharepoint.com/:b:/s/ESGCompass/EW4P7PeokrtKthjvESyWww0Bb62hksZQoJmoY-kAvoeL4A?e=VheuRQ" </w:instrText>
            </w:r>
            <w:r w:rsidR="00366679">
              <w:fldChar w:fldCharType="separate"/>
            </w:r>
            <w:r w:rsidRPr="00550941">
              <w:rPr>
                <w:rFonts w:ascii="Arial" w:hAnsi="Arial" w:cs="Arial"/>
                <w:lang w:val="es-419"/>
              </w:rPr>
              <w:t>criticidad de</w:t>
            </w:r>
            <w:r>
              <w:rPr>
                <w:rFonts w:ascii="Arial" w:hAnsi="Arial" w:cs="Arial"/>
                <w:lang w:val="es-419"/>
              </w:rPr>
              <w:t xml:space="preserve"> </w:t>
            </w:r>
            <w:r w:rsidRPr="00550941">
              <w:rPr>
                <w:rFonts w:ascii="Arial" w:hAnsi="Arial" w:cs="Arial"/>
                <w:lang w:val="es-419"/>
              </w:rPr>
              <w:t>saneamiento</w:t>
            </w:r>
            <w:r>
              <w:rPr>
                <w:rFonts w:ascii="Arial" w:hAnsi="Arial" w:cs="Arial"/>
                <w:lang w:val="es-419"/>
              </w:rPr>
              <w:t>, agua potable y</w:t>
            </w:r>
            <w:r w:rsidRPr="00550941">
              <w:rPr>
                <w:rFonts w:ascii="Arial" w:hAnsi="Arial" w:cs="Arial"/>
                <w:lang w:val="es-419"/>
              </w:rPr>
              <w:t xml:space="preserve"> drenaje</w:t>
            </w:r>
            <w:r w:rsidR="00366679">
              <w:rPr>
                <w:rFonts w:ascii="Arial" w:hAnsi="Arial" w:cs="Arial"/>
                <w:lang w:val="es-419"/>
              </w:rPr>
              <w:fldChar w:fldCharType="end"/>
            </w:r>
            <w:r w:rsidRPr="00550941">
              <w:rPr>
                <w:rFonts w:ascii="Arial" w:hAnsi="Arial" w:cs="Arial"/>
                <w:lang w:val="es-419"/>
              </w:rPr>
              <w:t xml:space="preserve">. </w:t>
            </w:r>
            <w:r w:rsidRPr="00550941">
              <w:rPr>
                <w:rFonts w:ascii="Arial" w:hAnsi="Arial" w:cs="Arial"/>
                <w:lang w:val="es-ES"/>
              </w:rPr>
              <w:t>Considerando los niveles de amenaza identificados, la estimación de la criticidad y la vulnerabilidad de las intervenciones de infraestructura y los niveles de exacerbación del riesgo, una clasificación de riesgo Moderado es adecuada</w:t>
            </w:r>
            <w:r>
              <w:rPr>
                <w:rFonts w:ascii="Arial" w:hAnsi="Arial" w:cs="Arial"/>
                <w:lang w:val="es-ES"/>
              </w:rPr>
              <w:t>.</w:t>
            </w:r>
          </w:p>
        </w:tc>
      </w:tr>
      <w:tr w:rsidR="00681191" w:rsidRPr="006B3D34" w14:paraId="583C612D" w14:textId="77777777" w:rsidTr="142B8C16">
        <w:tc>
          <w:tcPr>
            <w:tcW w:w="8164" w:type="dxa"/>
            <w:gridSpan w:val="4"/>
            <w:shd w:val="clear" w:color="auto" w:fill="D9D9D9" w:themeFill="background1" w:themeFillShade="D9"/>
            <w:vAlign w:val="center"/>
          </w:tcPr>
          <w:p w14:paraId="7CFE874F" w14:textId="196D1247" w:rsidR="00681191" w:rsidRPr="006B3D34" w:rsidRDefault="00681191" w:rsidP="00681191">
            <w:pPr>
              <w:spacing w:before="60" w:after="60"/>
              <w:rPr>
                <w:rFonts w:ascii="Calibri Light" w:hAnsi="Calibri Light" w:cs="Calibri Light"/>
                <w:b/>
                <w:bCs/>
                <w:lang w:val="es-ES_tradnl"/>
              </w:rPr>
            </w:pPr>
            <w:r w:rsidRPr="006B3D34">
              <w:rPr>
                <w:rFonts w:ascii="Calibri Light" w:hAnsi="Calibri Light" w:cs="Calibri Light"/>
                <w:b/>
                <w:bCs/>
                <w:lang w:val="es-ES_tradnl"/>
              </w:rPr>
              <w:t xml:space="preserve">Uso del marco ambiental y social del prestatario </w:t>
            </w:r>
          </w:p>
        </w:tc>
        <w:tc>
          <w:tcPr>
            <w:tcW w:w="1186" w:type="dxa"/>
            <w:shd w:val="clear" w:color="auto" w:fill="D9D9D9" w:themeFill="background1" w:themeFillShade="D9"/>
            <w:vAlign w:val="center"/>
          </w:tcPr>
          <w:p w14:paraId="09D1FF50" w14:textId="1B4A4A26" w:rsidR="00681191" w:rsidRPr="006B3D34" w:rsidRDefault="00681191" w:rsidP="00681191">
            <w:pPr>
              <w:spacing w:before="60" w:after="60"/>
              <w:jc w:val="center"/>
              <w:rPr>
                <w:rFonts w:ascii="Calibri Light" w:hAnsi="Calibri Light" w:cs="Calibri Light"/>
                <w:b/>
                <w:bCs/>
                <w:lang w:val="es-ES_tradnl"/>
              </w:rPr>
            </w:pPr>
            <w:r w:rsidRPr="006B3D34">
              <w:rPr>
                <w:rFonts w:ascii="Calibri Light" w:hAnsi="Calibri Light" w:cs="Calibri Light"/>
                <w:i/>
                <w:iCs/>
                <w:lang w:val="es-ES_tradnl"/>
              </w:rPr>
              <w:t>No</w:t>
            </w:r>
          </w:p>
        </w:tc>
      </w:tr>
      <w:tr w:rsidR="00201456" w:rsidRPr="00510EA6" w14:paraId="0C44CD73" w14:textId="77777777" w:rsidTr="142B8C16">
        <w:tc>
          <w:tcPr>
            <w:tcW w:w="9350" w:type="dxa"/>
            <w:gridSpan w:val="5"/>
            <w:vAlign w:val="center"/>
          </w:tcPr>
          <w:p w14:paraId="16566A9D" w14:textId="0C0B5FB6" w:rsidR="00201456" w:rsidRPr="00015E63" w:rsidRDefault="00201456" w:rsidP="00201456">
            <w:pPr>
              <w:spacing w:before="60" w:after="60"/>
              <w:jc w:val="both"/>
              <w:rPr>
                <w:rFonts w:ascii="Calibri Light" w:hAnsi="Calibri Light" w:cs="Calibri Light"/>
                <w:i/>
                <w:iCs/>
                <w:lang w:val="es-ES_tradnl"/>
              </w:rPr>
            </w:pPr>
            <w:r w:rsidRPr="008D68B8">
              <w:rPr>
                <w:rFonts w:ascii="Arial" w:hAnsi="Arial" w:cs="Arial"/>
                <w:sz w:val="20"/>
                <w:szCs w:val="20"/>
                <w:lang w:val="es-ES_tradnl"/>
              </w:rPr>
              <w:t>No se utilizará el marco ambiental y social del prestatario.</w:t>
            </w:r>
          </w:p>
        </w:tc>
      </w:tr>
      <w:tr w:rsidR="00201456" w:rsidRPr="00510EA6" w14:paraId="1750BDF6" w14:textId="77777777" w:rsidTr="142B8C16">
        <w:tc>
          <w:tcPr>
            <w:tcW w:w="9350" w:type="dxa"/>
            <w:gridSpan w:val="5"/>
            <w:shd w:val="clear" w:color="auto" w:fill="D9D9D9" w:themeFill="background1" w:themeFillShade="D9"/>
            <w:vAlign w:val="center"/>
          </w:tcPr>
          <w:p w14:paraId="21E63374" w14:textId="45A6A8F2" w:rsidR="00201456" w:rsidRPr="0091267F" w:rsidRDefault="00201456" w:rsidP="00201456">
            <w:pPr>
              <w:spacing w:before="60" w:after="60"/>
              <w:rPr>
                <w:rFonts w:ascii="Calibri Light" w:hAnsi="Calibri Light" w:cs="Calibri Light"/>
                <w:b/>
                <w:bCs/>
                <w:lang w:val="es-ES_tradnl"/>
              </w:rPr>
            </w:pPr>
            <w:r w:rsidRPr="0091267F">
              <w:rPr>
                <w:rFonts w:ascii="Calibri Light" w:hAnsi="Calibri Light" w:cs="Calibri Light"/>
                <w:b/>
                <w:bCs/>
                <w:lang w:val="es-ES_tradnl"/>
              </w:rPr>
              <w:t>Normas de Desempeño Ambiental y Social que rigen para el proyecto propuesto</w:t>
            </w:r>
          </w:p>
        </w:tc>
      </w:tr>
      <w:tr w:rsidR="00201456" w:rsidRPr="006B3D34" w14:paraId="43DD257A" w14:textId="77777777" w:rsidTr="142B8C16">
        <w:tc>
          <w:tcPr>
            <w:tcW w:w="8164" w:type="dxa"/>
            <w:gridSpan w:val="4"/>
            <w:shd w:val="clear" w:color="auto" w:fill="F2F2F2" w:themeFill="background1" w:themeFillShade="F2"/>
            <w:vAlign w:val="center"/>
          </w:tcPr>
          <w:p w14:paraId="137B01FE" w14:textId="3E75429C" w:rsidR="00201456" w:rsidRPr="0091267F" w:rsidRDefault="00201456" w:rsidP="00201456">
            <w:pPr>
              <w:spacing w:before="60" w:after="60"/>
              <w:rPr>
                <w:rFonts w:ascii="Calibri Light" w:hAnsi="Calibri Light" w:cs="Calibri Light"/>
                <w:b/>
                <w:bCs/>
                <w:lang w:val="es-ES_tradnl"/>
              </w:rPr>
            </w:pPr>
            <w:bookmarkStart w:id="2" w:name="_Hlk46906745"/>
            <w:r w:rsidRPr="0091267F">
              <w:rPr>
                <w:rFonts w:ascii="Calibri Light" w:hAnsi="Calibri Light" w:cs="Calibri Light"/>
                <w:b/>
                <w:bCs/>
                <w:lang w:val="es-ES"/>
              </w:rPr>
              <w:t>NDAS-1. Evaluación y gestión de riesgos e impactos ambientales y sociales</w:t>
            </w:r>
          </w:p>
        </w:tc>
        <w:tc>
          <w:tcPr>
            <w:tcW w:w="1186" w:type="dxa"/>
            <w:shd w:val="clear" w:color="auto" w:fill="F2F2F2" w:themeFill="background1" w:themeFillShade="F2"/>
            <w:vAlign w:val="center"/>
          </w:tcPr>
          <w:p w14:paraId="0F33735B" w14:textId="5AA0624E" w:rsidR="00201456" w:rsidRPr="0091267F" w:rsidRDefault="00201456" w:rsidP="00201456">
            <w:pPr>
              <w:spacing w:before="60" w:after="60"/>
              <w:jc w:val="center"/>
              <w:rPr>
                <w:rFonts w:ascii="Calibri Light" w:hAnsi="Calibri Light" w:cs="Calibri Light"/>
                <w:b/>
                <w:bCs/>
                <w:lang w:val="es-ES_tradnl"/>
              </w:rPr>
            </w:pPr>
            <w:proofErr w:type="spellStart"/>
            <w:r>
              <w:rPr>
                <w:rFonts w:ascii="Calibri Light"/>
                <w:sz w:val="20"/>
              </w:rPr>
              <w:t>S</w:t>
            </w:r>
            <w:r>
              <w:rPr>
                <w:rFonts w:ascii="Calibri Light"/>
                <w:sz w:val="20"/>
              </w:rPr>
              <w:t>í</w:t>
            </w:r>
            <w:proofErr w:type="spellEnd"/>
          </w:p>
        </w:tc>
      </w:tr>
      <w:tr w:rsidR="00201456" w:rsidRPr="00510EA6" w14:paraId="600F1F54" w14:textId="77777777" w:rsidTr="142B8C16">
        <w:tc>
          <w:tcPr>
            <w:tcW w:w="9350" w:type="dxa"/>
            <w:gridSpan w:val="5"/>
            <w:vAlign w:val="center"/>
          </w:tcPr>
          <w:p w14:paraId="70A4C068" w14:textId="064F373E" w:rsidR="001A38ED" w:rsidRPr="00471DE8" w:rsidRDefault="001A38ED" w:rsidP="001A38ED">
            <w:pPr>
              <w:spacing w:before="60" w:after="60"/>
              <w:jc w:val="both"/>
              <w:rPr>
                <w:rFonts w:ascii="Arial" w:hAnsi="Arial" w:cs="Arial"/>
                <w:sz w:val="20"/>
                <w:szCs w:val="20"/>
                <w:lang w:val="es-ES"/>
              </w:rPr>
            </w:pPr>
            <w:r w:rsidRPr="00471DE8">
              <w:rPr>
                <w:rFonts w:ascii="Arial" w:hAnsi="Arial" w:cs="Arial"/>
                <w:sz w:val="20"/>
                <w:szCs w:val="20"/>
                <w:lang w:val="es-ES"/>
              </w:rPr>
              <w:t xml:space="preserve">En cumplimiento del NDAS1, y en atención a que el programa es de tipo obras múltiples, el prestatario desarrolló una Evaluación Ambiental y Social (EAS) para las obras de la muestra, un Plan de Gestión Ambiental y Social (PGAS), donde establece las medidas de gestión apropiadas para la mitigación de los impactos negativos identificados, un Marco de Gestión Ambiental y Social (MGAS) con lineamientos de gestión para las obras futuras y </w:t>
            </w:r>
            <w:r w:rsidR="00BB6EB4">
              <w:rPr>
                <w:rFonts w:ascii="Arial" w:hAnsi="Arial" w:cs="Arial"/>
                <w:sz w:val="20"/>
                <w:szCs w:val="20"/>
                <w:lang w:val="es-ES"/>
              </w:rPr>
              <w:t xml:space="preserve">formulo el Marco Específico de Política Ambiental y Social </w:t>
            </w:r>
            <w:r w:rsidR="00B74C80">
              <w:rPr>
                <w:rFonts w:ascii="Arial" w:hAnsi="Arial" w:cs="Arial"/>
                <w:sz w:val="20"/>
                <w:szCs w:val="20"/>
                <w:lang w:val="es-ES"/>
              </w:rPr>
              <w:t>del</w:t>
            </w:r>
            <w:r w:rsidRPr="00471DE8">
              <w:rPr>
                <w:rFonts w:ascii="Arial" w:hAnsi="Arial" w:cs="Arial"/>
                <w:sz w:val="20"/>
                <w:szCs w:val="20"/>
                <w:lang w:val="es-ES"/>
              </w:rPr>
              <w:t xml:space="preserve"> Sistema de Gestión de Ambiental y Social. </w:t>
            </w:r>
          </w:p>
          <w:p w14:paraId="73E3E44C" w14:textId="730C468B" w:rsidR="00AE148F" w:rsidRPr="00B4010B" w:rsidRDefault="001A38ED" w:rsidP="00AE148F">
            <w:pPr>
              <w:spacing w:before="60" w:after="60"/>
              <w:jc w:val="both"/>
              <w:rPr>
                <w:rFonts w:ascii="Arial" w:hAnsi="Arial" w:cs="Arial"/>
                <w:sz w:val="20"/>
                <w:szCs w:val="20"/>
                <w:lang w:val="es-ES"/>
              </w:rPr>
            </w:pPr>
            <w:r w:rsidRPr="225AD79D">
              <w:rPr>
                <w:rFonts w:ascii="Arial" w:hAnsi="Arial" w:cs="Arial"/>
                <w:sz w:val="20"/>
                <w:szCs w:val="20"/>
                <w:lang w:val="es-ES"/>
              </w:rPr>
              <w:t xml:space="preserve">La EAS identificó riesgos e impactos según los requerimientos del NDAS 1 a la 10, confirmando que los impactos ambientales y sociales negativos </w:t>
            </w:r>
            <w:r w:rsidR="00C160EE" w:rsidRPr="225AD79D">
              <w:rPr>
                <w:rFonts w:ascii="Arial" w:hAnsi="Arial" w:cs="Arial"/>
                <w:sz w:val="20"/>
                <w:szCs w:val="20"/>
                <w:lang w:val="es-ES"/>
              </w:rPr>
              <w:t>serán</w:t>
            </w:r>
            <w:r w:rsidRPr="225AD79D">
              <w:rPr>
                <w:rFonts w:ascii="Arial" w:hAnsi="Arial" w:cs="Arial"/>
                <w:sz w:val="20"/>
                <w:szCs w:val="20"/>
                <w:lang w:val="es-ES"/>
              </w:rPr>
              <w:t xml:space="preserve"> locales y de corto plazo. El PGAS incluye medidas según la jerarquía de mitigación suficientes adecuados y disponibles para prevenir la materialización de </w:t>
            </w:r>
            <w:r w:rsidRPr="225AD79D">
              <w:rPr>
                <w:rFonts w:ascii="Arial" w:hAnsi="Arial" w:cs="Arial"/>
                <w:sz w:val="20"/>
                <w:szCs w:val="20"/>
                <w:lang w:val="es-ES"/>
              </w:rPr>
              <w:lastRenderedPageBreak/>
              <w:t xml:space="preserve">impactos negativos. </w:t>
            </w:r>
            <w:r w:rsidR="00AE148F" w:rsidRPr="225AD79D">
              <w:rPr>
                <w:rFonts w:ascii="Arial" w:hAnsi="Arial" w:cs="Arial"/>
                <w:sz w:val="20"/>
                <w:szCs w:val="20"/>
                <w:lang w:val="es-ES"/>
              </w:rPr>
              <w:t xml:space="preserve">Es importante anotar que el Programa no incluye la construcción de presas o reservorios para almacenamiento de agua. Solo se prevé la construcción de tanques para almacenamiento superficiales. </w:t>
            </w:r>
          </w:p>
          <w:p w14:paraId="027D7C60" w14:textId="08BA2B87" w:rsidR="001A38ED" w:rsidRDefault="001A38ED" w:rsidP="001A38ED">
            <w:pPr>
              <w:spacing w:before="60" w:after="60"/>
              <w:jc w:val="both"/>
              <w:rPr>
                <w:rFonts w:ascii="Arial" w:hAnsi="Arial" w:cs="Arial"/>
                <w:sz w:val="20"/>
                <w:szCs w:val="20"/>
                <w:lang w:val="es-ES"/>
              </w:rPr>
            </w:pPr>
          </w:p>
          <w:p w14:paraId="5A28BF75" w14:textId="77777777" w:rsidR="008909AB" w:rsidRPr="00471DE8" w:rsidRDefault="008909AB" w:rsidP="001A38ED">
            <w:pPr>
              <w:spacing w:before="60" w:after="60"/>
              <w:jc w:val="both"/>
              <w:rPr>
                <w:rFonts w:ascii="Arial" w:hAnsi="Arial" w:cs="Arial"/>
                <w:sz w:val="20"/>
                <w:szCs w:val="20"/>
                <w:lang w:val="es-ES"/>
              </w:rPr>
            </w:pPr>
          </w:p>
          <w:p w14:paraId="23191611" w14:textId="671B1FFD" w:rsidR="001A38ED" w:rsidRPr="00471DE8" w:rsidRDefault="001A38ED" w:rsidP="001A38ED">
            <w:pPr>
              <w:spacing w:before="60" w:after="60"/>
              <w:jc w:val="both"/>
              <w:rPr>
                <w:rFonts w:ascii="Arial" w:hAnsi="Arial" w:cs="Arial"/>
                <w:sz w:val="20"/>
                <w:szCs w:val="20"/>
                <w:lang w:val="es-ES_tradnl"/>
              </w:rPr>
            </w:pPr>
            <w:r w:rsidRPr="00471DE8">
              <w:rPr>
                <w:rFonts w:ascii="Arial" w:hAnsi="Arial" w:cs="Arial"/>
                <w:sz w:val="20"/>
                <w:szCs w:val="20"/>
                <w:lang w:val="es-ES_tradnl"/>
              </w:rPr>
              <w:t>A partir de la EAS, PGAS y MGAS presentados por el prestatario</w:t>
            </w:r>
            <w:r w:rsidR="000A2A29">
              <w:rPr>
                <w:rFonts w:ascii="Arial" w:hAnsi="Arial" w:cs="Arial"/>
                <w:sz w:val="20"/>
                <w:szCs w:val="20"/>
                <w:lang w:val="es-ES_tradnl"/>
              </w:rPr>
              <w:t xml:space="preserve"> se</w:t>
            </w:r>
            <w:r w:rsidRPr="00471DE8">
              <w:rPr>
                <w:rFonts w:ascii="Arial" w:hAnsi="Arial" w:cs="Arial"/>
                <w:sz w:val="20"/>
                <w:szCs w:val="20"/>
                <w:lang w:val="es-ES_tradnl"/>
              </w:rPr>
              <w:t xml:space="preserve"> ha</w:t>
            </w:r>
            <w:r w:rsidR="000A2A29">
              <w:rPr>
                <w:rFonts w:ascii="Arial" w:hAnsi="Arial" w:cs="Arial"/>
                <w:sz w:val="20"/>
                <w:szCs w:val="20"/>
                <w:lang w:val="es-ES_tradnl"/>
              </w:rPr>
              <w:t>n</w:t>
            </w:r>
            <w:r w:rsidRPr="00471DE8">
              <w:rPr>
                <w:rFonts w:ascii="Arial" w:hAnsi="Arial" w:cs="Arial"/>
                <w:sz w:val="20"/>
                <w:szCs w:val="20"/>
                <w:lang w:val="es-ES_tradnl"/>
              </w:rPr>
              <w:t xml:space="preserve"> identificado los posibles riesgos e impactos sociales y ambientales clave del proyecto, incluidos los relacionados con amenazas naturales y cambio climático y las medidas efectivas que deberá adoptar para gestionarlos.</w:t>
            </w:r>
          </w:p>
          <w:p w14:paraId="21334797" w14:textId="77777777" w:rsidR="00AE148F" w:rsidRPr="00471DE8" w:rsidRDefault="00AE148F" w:rsidP="00201456">
            <w:pPr>
              <w:spacing w:before="60" w:after="60"/>
              <w:jc w:val="both"/>
              <w:rPr>
                <w:rFonts w:ascii="Calibri Light" w:hAnsi="Calibri Light" w:cs="Calibri Light"/>
                <w:i/>
                <w:lang w:val="es-ES_tradnl"/>
              </w:rPr>
            </w:pPr>
          </w:p>
          <w:p w14:paraId="60A99161" w14:textId="0BBCA1EC" w:rsidR="00E10199" w:rsidRPr="00E028E1" w:rsidRDefault="00E10199" w:rsidP="00E10199">
            <w:pPr>
              <w:spacing w:before="60" w:after="60"/>
              <w:jc w:val="both"/>
              <w:rPr>
                <w:rFonts w:ascii="Arial" w:hAnsi="Arial" w:cs="Arial"/>
                <w:sz w:val="20"/>
                <w:szCs w:val="20"/>
                <w:lang w:val="es-ES_tradnl"/>
              </w:rPr>
            </w:pPr>
            <w:r w:rsidRPr="00471DE8">
              <w:rPr>
                <w:rFonts w:ascii="Arial" w:hAnsi="Arial" w:cs="Arial"/>
                <w:sz w:val="20"/>
                <w:szCs w:val="20"/>
                <w:lang w:val="es-ES_tradnl"/>
              </w:rPr>
              <w:t>El SGAS específico para el programa, se planificó</w:t>
            </w:r>
            <w:r w:rsidR="008909AB">
              <w:rPr>
                <w:rFonts w:ascii="Arial" w:hAnsi="Arial" w:cs="Arial"/>
                <w:sz w:val="20"/>
                <w:szCs w:val="20"/>
                <w:lang w:val="es-ES_tradnl"/>
              </w:rPr>
              <w:t xml:space="preserve"> a partir de la estructura de gestión ambiental</w:t>
            </w:r>
            <w:r w:rsidR="00C01826">
              <w:rPr>
                <w:rFonts w:ascii="Arial" w:hAnsi="Arial" w:cs="Arial"/>
                <w:sz w:val="20"/>
                <w:szCs w:val="20"/>
                <w:lang w:val="es-ES_tradnl"/>
              </w:rPr>
              <w:t>, social y de seguridad y salud en el trabajo con la que cuenta ANDA (</w:t>
            </w:r>
            <w:r w:rsidR="00C01826" w:rsidRPr="00B4010B">
              <w:rPr>
                <w:rFonts w:ascii="Arial" w:hAnsi="Arial" w:cs="Arial"/>
                <w:sz w:val="20"/>
                <w:szCs w:val="20"/>
                <w:lang w:val="es-ES_tradnl"/>
              </w:rPr>
              <w:t>Administración Nacional de Acueductos y Alcantarillados)</w:t>
            </w:r>
            <w:r w:rsidR="00DB75A6">
              <w:rPr>
                <w:rFonts w:ascii="Arial" w:hAnsi="Arial" w:cs="Arial"/>
                <w:sz w:val="20"/>
                <w:szCs w:val="20"/>
                <w:lang w:val="es-ES_tradnl"/>
              </w:rPr>
              <w:t xml:space="preserve">. </w:t>
            </w:r>
          </w:p>
          <w:p w14:paraId="643B2894" w14:textId="77777777" w:rsidR="00E10199" w:rsidRPr="00E028E1" w:rsidRDefault="00E10199" w:rsidP="00E10199">
            <w:pPr>
              <w:spacing w:before="60" w:after="60"/>
              <w:jc w:val="both"/>
              <w:rPr>
                <w:rFonts w:ascii="Arial" w:hAnsi="Arial" w:cs="Arial"/>
                <w:sz w:val="20"/>
                <w:szCs w:val="20"/>
                <w:lang w:val="es-ES_tradnl"/>
              </w:rPr>
            </w:pPr>
          </w:p>
          <w:tbl>
            <w:tblPr>
              <w:tblStyle w:val="TableGrid"/>
              <w:tblW w:w="9124" w:type="dxa"/>
              <w:tblLook w:val="04A0" w:firstRow="1" w:lastRow="0" w:firstColumn="1" w:lastColumn="0" w:noHBand="0" w:noVBand="1"/>
            </w:tblPr>
            <w:tblGrid>
              <w:gridCol w:w="2852"/>
              <w:gridCol w:w="6272"/>
            </w:tblGrid>
            <w:tr w:rsidR="00E10199" w:rsidRPr="00E028E1" w14:paraId="56DA9E4B" w14:textId="77777777" w:rsidTr="00B4010B">
              <w:tc>
                <w:tcPr>
                  <w:tcW w:w="2852" w:type="dxa"/>
                  <w:shd w:val="clear" w:color="auto" w:fill="D9D9D9" w:themeFill="background1" w:themeFillShade="D9"/>
                  <w:vAlign w:val="center"/>
                </w:tcPr>
                <w:p w14:paraId="4C9096A6" w14:textId="77777777" w:rsidR="00E10199" w:rsidRPr="00E028E1" w:rsidRDefault="00E10199" w:rsidP="00E10199">
                  <w:pPr>
                    <w:spacing w:before="60" w:after="60"/>
                    <w:jc w:val="center"/>
                    <w:rPr>
                      <w:rFonts w:ascii="Arial" w:hAnsi="Arial" w:cs="Arial"/>
                      <w:sz w:val="20"/>
                      <w:szCs w:val="20"/>
                      <w:lang w:val="es-ES"/>
                    </w:rPr>
                  </w:pPr>
                  <w:r w:rsidRPr="28F03575">
                    <w:rPr>
                      <w:rFonts w:ascii="Arial" w:hAnsi="Arial" w:cs="Arial"/>
                      <w:sz w:val="20"/>
                      <w:szCs w:val="20"/>
                      <w:lang w:val="es-ES"/>
                    </w:rPr>
                    <w:t>Elemento</w:t>
                  </w:r>
                </w:p>
              </w:tc>
              <w:tc>
                <w:tcPr>
                  <w:tcW w:w="6272" w:type="dxa"/>
                  <w:shd w:val="clear" w:color="auto" w:fill="D9D9D9" w:themeFill="background1" w:themeFillShade="D9"/>
                  <w:vAlign w:val="center"/>
                </w:tcPr>
                <w:p w14:paraId="61F032D2" w14:textId="77777777" w:rsidR="00E10199" w:rsidRPr="00E028E1" w:rsidRDefault="00E10199" w:rsidP="00E10199">
                  <w:pPr>
                    <w:spacing w:before="60" w:after="60"/>
                    <w:jc w:val="center"/>
                    <w:rPr>
                      <w:rFonts w:ascii="Arial" w:hAnsi="Arial" w:cs="Arial"/>
                      <w:sz w:val="20"/>
                      <w:szCs w:val="20"/>
                      <w:lang w:val="es-ES"/>
                    </w:rPr>
                  </w:pPr>
                  <w:r w:rsidRPr="28F03575">
                    <w:rPr>
                      <w:rFonts w:ascii="Arial" w:hAnsi="Arial" w:cs="Arial"/>
                      <w:sz w:val="20"/>
                      <w:szCs w:val="20"/>
                      <w:lang w:val="es-ES"/>
                    </w:rPr>
                    <w:t>Descripción general</w:t>
                  </w:r>
                </w:p>
              </w:tc>
            </w:tr>
            <w:tr w:rsidR="00E10199" w:rsidRPr="00510EA6" w14:paraId="61DFD9E2" w14:textId="77777777" w:rsidTr="00B4010B">
              <w:tc>
                <w:tcPr>
                  <w:tcW w:w="2852" w:type="dxa"/>
                </w:tcPr>
                <w:p w14:paraId="1BF794B1" w14:textId="77777777" w:rsidR="00E10199" w:rsidRPr="00E028E1" w:rsidRDefault="00E10199" w:rsidP="00E10199">
                  <w:pPr>
                    <w:spacing w:before="60" w:after="60"/>
                    <w:jc w:val="both"/>
                    <w:rPr>
                      <w:rFonts w:ascii="Arial" w:hAnsi="Arial" w:cs="Arial"/>
                      <w:sz w:val="20"/>
                      <w:szCs w:val="20"/>
                      <w:lang w:val="es-ES_tradnl"/>
                    </w:rPr>
                  </w:pPr>
                  <w:r w:rsidRPr="00E028E1">
                    <w:rPr>
                      <w:rFonts w:ascii="Arial" w:hAnsi="Arial" w:cs="Arial"/>
                      <w:sz w:val="20"/>
                      <w:szCs w:val="20"/>
                      <w:lang w:val="es-ES_tradnl"/>
                    </w:rPr>
                    <w:t>Marco específico ambiental y social del Programa (PESF)</w:t>
                  </w:r>
                </w:p>
              </w:tc>
              <w:tc>
                <w:tcPr>
                  <w:tcW w:w="6272" w:type="dxa"/>
                </w:tcPr>
                <w:p w14:paraId="565EAD80" w14:textId="33BD406C" w:rsidR="0068750A" w:rsidRPr="00E028E1" w:rsidRDefault="0068750A" w:rsidP="0068750A">
                  <w:pPr>
                    <w:spacing w:before="60" w:after="60"/>
                    <w:jc w:val="both"/>
                    <w:rPr>
                      <w:rFonts w:ascii="Arial" w:hAnsi="Arial" w:cs="Arial"/>
                      <w:sz w:val="20"/>
                      <w:szCs w:val="20"/>
                      <w:lang w:val="es-ES"/>
                    </w:rPr>
                  </w:pPr>
                  <w:r>
                    <w:rPr>
                      <w:rFonts w:ascii="Arial" w:hAnsi="Arial" w:cs="Arial"/>
                      <w:sz w:val="20"/>
                      <w:szCs w:val="20"/>
                      <w:lang w:val="es-ES"/>
                    </w:rPr>
                    <w:t xml:space="preserve">El Marco específico contiene los </w:t>
                  </w:r>
                  <w:r w:rsidRPr="02A2C231">
                    <w:rPr>
                      <w:rFonts w:ascii="Arial" w:hAnsi="Arial" w:cs="Arial"/>
                      <w:sz w:val="20"/>
                      <w:szCs w:val="20"/>
                      <w:lang w:val="es-ES"/>
                    </w:rPr>
                    <w:t>principios, objetivos y metas de desempeño socio ambiental para el programa</w:t>
                  </w:r>
                  <w:r w:rsidR="00391AB7">
                    <w:rPr>
                      <w:rFonts w:ascii="Arial" w:hAnsi="Arial" w:cs="Arial"/>
                      <w:sz w:val="20"/>
                      <w:szCs w:val="20"/>
                      <w:lang w:val="es-ES"/>
                    </w:rPr>
                    <w:t xml:space="preserve">, así como una declaración de </w:t>
                  </w:r>
                  <w:r w:rsidRPr="02A2C231">
                    <w:rPr>
                      <w:rFonts w:ascii="Arial" w:hAnsi="Arial" w:cs="Arial"/>
                      <w:sz w:val="20"/>
                      <w:szCs w:val="20"/>
                      <w:lang w:val="es-ES"/>
                    </w:rPr>
                    <w:t xml:space="preserve">su compromiso con el cumplimiento de la legislación </w:t>
                  </w:r>
                  <w:r w:rsidR="00391AB7">
                    <w:rPr>
                      <w:rFonts w:ascii="Arial" w:hAnsi="Arial" w:cs="Arial"/>
                      <w:sz w:val="20"/>
                      <w:szCs w:val="20"/>
                      <w:lang w:val="es-ES"/>
                    </w:rPr>
                    <w:t xml:space="preserve">Nacional </w:t>
                  </w:r>
                  <w:r w:rsidRPr="02A2C231">
                    <w:rPr>
                      <w:rFonts w:ascii="Arial" w:hAnsi="Arial" w:cs="Arial"/>
                      <w:sz w:val="20"/>
                      <w:szCs w:val="20"/>
                      <w:lang w:val="es-ES"/>
                    </w:rPr>
                    <w:t>aplicable y el Marco de Política Ambiental y Social del Banco.</w:t>
                  </w:r>
                </w:p>
                <w:p w14:paraId="0932EAA2" w14:textId="026C009C" w:rsidR="0068750A" w:rsidRPr="00E028E1" w:rsidRDefault="0068750A" w:rsidP="0068750A">
                  <w:pPr>
                    <w:spacing w:before="60" w:after="60"/>
                    <w:jc w:val="both"/>
                    <w:rPr>
                      <w:rFonts w:ascii="Arial" w:hAnsi="Arial" w:cs="Arial"/>
                      <w:sz w:val="20"/>
                      <w:szCs w:val="20"/>
                      <w:lang w:val="es-ES_tradnl"/>
                    </w:rPr>
                  </w:pPr>
                  <w:r w:rsidRPr="00E028E1">
                    <w:rPr>
                      <w:rFonts w:ascii="Arial" w:hAnsi="Arial" w:cs="Arial"/>
                      <w:sz w:val="20"/>
                      <w:szCs w:val="20"/>
                      <w:lang w:val="es-ES_tradnl"/>
                    </w:rPr>
                    <w:t xml:space="preserve">Se establece como responsable de la implementación del SGAS del Programa a </w:t>
                  </w:r>
                  <w:r w:rsidR="00391AB7">
                    <w:rPr>
                      <w:rFonts w:ascii="Arial" w:hAnsi="Arial" w:cs="Arial"/>
                      <w:sz w:val="20"/>
                      <w:szCs w:val="20"/>
                      <w:lang w:val="es-ES_tradnl"/>
                    </w:rPr>
                    <w:t xml:space="preserve">la Unidad de Gestión Ambiental de ANDA, quien coordinará con la Unidad de Seguridad y Salud en el Trabajo, la Unidad Social y el/la especialista responsable de los temas sociales y ambientales en la Unidad Ejecutora del Programa. </w:t>
                  </w:r>
                </w:p>
                <w:p w14:paraId="0160083F" w14:textId="629A6014" w:rsidR="0068750A" w:rsidRPr="00E028E1" w:rsidRDefault="0068750A" w:rsidP="0068750A">
                  <w:pPr>
                    <w:spacing w:before="60" w:after="60"/>
                    <w:jc w:val="both"/>
                    <w:rPr>
                      <w:rFonts w:ascii="Arial" w:hAnsi="Arial" w:cs="Arial"/>
                      <w:sz w:val="20"/>
                      <w:szCs w:val="20"/>
                      <w:lang w:val="es-ES_tradnl"/>
                    </w:rPr>
                  </w:pPr>
                  <w:r w:rsidRPr="00E028E1">
                    <w:rPr>
                      <w:rFonts w:ascii="Arial" w:hAnsi="Arial" w:cs="Arial"/>
                      <w:sz w:val="20"/>
                      <w:szCs w:val="20"/>
                      <w:lang w:val="es-ES_tradnl"/>
                    </w:rPr>
                    <w:t xml:space="preserve">El documento ha sido formulado y </w:t>
                  </w:r>
                  <w:r w:rsidR="00291998">
                    <w:rPr>
                      <w:rFonts w:ascii="Arial" w:hAnsi="Arial" w:cs="Arial"/>
                      <w:sz w:val="20"/>
                      <w:szCs w:val="20"/>
                      <w:lang w:val="es-ES_tradnl"/>
                    </w:rPr>
                    <w:t xml:space="preserve">debe ser adoptado por la alta dirección una vez se conforme la Unidad Ejecutora. </w:t>
                  </w:r>
                </w:p>
                <w:p w14:paraId="5C28FFA0" w14:textId="042FDA24" w:rsidR="0068750A" w:rsidRPr="00E028E1" w:rsidRDefault="0068750A" w:rsidP="0068750A">
                  <w:pPr>
                    <w:spacing w:before="60" w:after="60"/>
                    <w:jc w:val="both"/>
                    <w:rPr>
                      <w:rFonts w:ascii="Arial" w:hAnsi="Arial" w:cs="Arial"/>
                      <w:sz w:val="20"/>
                      <w:szCs w:val="20"/>
                      <w:lang w:val="es-ES_tradnl"/>
                    </w:rPr>
                  </w:pPr>
                  <w:r w:rsidRPr="00E028E1">
                    <w:rPr>
                      <w:rFonts w:ascii="Arial" w:hAnsi="Arial" w:cs="Arial"/>
                      <w:sz w:val="20"/>
                      <w:szCs w:val="20"/>
                      <w:lang w:val="es-ES_tradnl"/>
                    </w:rPr>
                    <w:t>Adicionalmente el Prestatario cuenta con un Código de Conducta para el Programa</w:t>
                  </w:r>
                  <w:r w:rsidR="00291998">
                    <w:rPr>
                      <w:rFonts w:ascii="Arial" w:hAnsi="Arial" w:cs="Arial"/>
                      <w:sz w:val="20"/>
                      <w:szCs w:val="20"/>
                      <w:lang w:val="es-ES_tradnl"/>
                    </w:rPr>
                    <w:t>, como parte del Marco de Gestión Ambiental y Social</w:t>
                  </w:r>
                  <w:r w:rsidRPr="00E028E1">
                    <w:rPr>
                      <w:rFonts w:ascii="Arial" w:hAnsi="Arial" w:cs="Arial"/>
                      <w:sz w:val="20"/>
                      <w:szCs w:val="20"/>
                      <w:lang w:val="es-ES_tradnl"/>
                    </w:rPr>
                    <w:t xml:space="preserve">. </w:t>
                  </w:r>
                </w:p>
                <w:p w14:paraId="32221DD9" w14:textId="4A8CD2F4" w:rsidR="00E10199" w:rsidRPr="00E028E1" w:rsidRDefault="00E10199" w:rsidP="00E10199">
                  <w:pPr>
                    <w:spacing w:before="60" w:after="60"/>
                    <w:jc w:val="both"/>
                    <w:rPr>
                      <w:rFonts w:ascii="Arial" w:hAnsi="Arial" w:cs="Arial"/>
                      <w:sz w:val="20"/>
                      <w:szCs w:val="20"/>
                      <w:lang w:val="es-ES_tradnl"/>
                    </w:rPr>
                  </w:pPr>
                </w:p>
              </w:tc>
            </w:tr>
            <w:tr w:rsidR="00AA703B" w:rsidRPr="00510EA6" w14:paraId="012FA875" w14:textId="77777777" w:rsidTr="00B4010B">
              <w:tc>
                <w:tcPr>
                  <w:tcW w:w="2852" w:type="dxa"/>
                </w:tcPr>
                <w:p w14:paraId="63B69AF3" w14:textId="77777777" w:rsidR="00AA703B" w:rsidRPr="00E028E1" w:rsidRDefault="00AA703B" w:rsidP="00AA703B">
                  <w:pPr>
                    <w:spacing w:before="60" w:after="60"/>
                    <w:jc w:val="both"/>
                    <w:rPr>
                      <w:rFonts w:ascii="Arial" w:hAnsi="Arial" w:cs="Arial"/>
                      <w:sz w:val="20"/>
                      <w:szCs w:val="20"/>
                      <w:lang w:val="es-ES_tradnl"/>
                    </w:rPr>
                  </w:pPr>
                  <w:r w:rsidRPr="00E028E1">
                    <w:rPr>
                      <w:rFonts w:ascii="Arial" w:hAnsi="Arial" w:cs="Arial"/>
                      <w:sz w:val="20"/>
                      <w:szCs w:val="20"/>
                      <w:lang w:val="es-ES_tradnl"/>
                    </w:rPr>
                    <w:t>Identificación y evaluación de riesgos socio ambientales</w:t>
                  </w:r>
                </w:p>
              </w:tc>
              <w:tc>
                <w:tcPr>
                  <w:tcW w:w="6272" w:type="dxa"/>
                </w:tcPr>
                <w:p w14:paraId="463BDA39" w14:textId="2ABF9122" w:rsidR="00AA703B" w:rsidRPr="00B4010B" w:rsidRDefault="00AA703B" w:rsidP="00AA703B">
                  <w:pPr>
                    <w:spacing w:before="60" w:after="60"/>
                    <w:jc w:val="both"/>
                    <w:rPr>
                      <w:rFonts w:ascii="Arial" w:hAnsi="Arial" w:cs="Arial"/>
                      <w:sz w:val="20"/>
                      <w:szCs w:val="20"/>
                      <w:lang w:val="es-419"/>
                    </w:rPr>
                  </w:pPr>
                  <w:r w:rsidRPr="00A561CF">
                    <w:rPr>
                      <w:rFonts w:ascii="Arial" w:hAnsi="Arial" w:cs="Arial"/>
                      <w:sz w:val="20"/>
                      <w:szCs w:val="20"/>
                      <w:lang w:val="es-ES"/>
                    </w:rPr>
                    <w:t xml:space="preserve">El prestatario cuenta con una EAS para las obras de la muestra, la </w:t>
                  </w:r>
                  <w:r w:rsidR="00C64D31" w:rsidRPr="00A561CF">
                    <w:rPr>
                      <w:rFonts w:ascii="Arial" w:hAnsi="Arial" w:cs="Arial"/>
                      <w:sz w:val="20"/>
                      <w:szCs w:val="20"/>
                      <w:lang w:val="es-ES"/>
                    </w:rPr>
                    <w:t>cual</w:t>
                  </w:r>
                  <w:r w:rsidRPr="00A561CF">
                    <w:rPr>
                      <w:rFonts w:ascii="Arial" w:hAnsi="Arial" w:cs="Arial"/>
                      <w:sz w:val="20"/>
                      <w:szCs w:val="20"/>
                      <w:lang w:val="es-ES"/>
                    </w:rPr>
                    <w:t xml:space="preserve"> identificó riesgos e impactos socio ambientales en atención a lo establecido en las Normas de Desempeño Ambiental y Social.</w:t>
                  </w:r>
                  <w:r w:rsidRPr="00A561CF">
                    <w:rPr>
                      <w:rFonts w:ascii="Calibri Light" w:hAnsi="Calibri Light" w:cs="Calibri Light"/>
                      <w:sz w:val="18"/>
                      <w:szCs w:val="18"/>
                      <w:lang w:val="es-ES"/>
                    </w:rPr>
                    <w:t xml:space="preserve"> </w:t>
                  </w:r>
                  <w:r w:rsidRPr="00A561CF">
                    <w:rPr>
                      <w:rFonts w:ascii="Arial" w:hAnsi="Arial" w:cs="Arial"/>
                      <w:sz w:val="20"/>
                      <w:szCs w:val="20"/>
                      <w:lang w:val="es-ES"/>
                    </w:rPr>
                    <w:t xml:space="preserve"> Por otra </w:t>
                  </w:r>
                  <w:r w:rsidR="00C64D31" w:rsidRPr="00A561CF">
                    <w:rPr>
                      <w:rFonts w:ascii="Arial" w:hAnsi="Arial" w:cs="Arial"/>
                      <w:sz w:val="20"/>
                      <w:szCs w:val="20"/>
                      <w:lang w:val="es-ES"/>
                    </w:rPr>
                    <w:t>parte,</w:t>
                  </w:r>
                  <w:r w:rsidRPr="00A561CF">
                    <w:rPr>
                      <w:rFonts w:ascii="Arial" w:hAnsi="Arial" w:cs="Arial"/>
                      <w:sz w:val="20"/>
                      <w:szCs w:val="20"/>
                      <w:lang w:val="es-ES"/>
                    </w:rPr>
                    <w:t xml:space="preserve"> el Marco de Gestión Ambiental y Social contiene el procedimiento para realizar la evaluación de riesgos sociales y ambientales para los proyectos fuera de la muestra, el cual esta alineado con los requisitos del MPAS y NDAS</w:t>
                  </w:r>
                  <w:r w:rsidR="001931C4">
                    <w:rPr>
                      <w:rFonts w:ascii="Arial" w:hAnsi="Arial" w:cs="Arial"/>
                      <w:sz w:val="20"/>
                      <w:szCs w:val="20"/>
                      <w:lang w:val="es-ES"/>
                    </w:rPr>
                    <w:t xml:space="preserve">, incluyendo análisis de riesgo de desastres naturales. </w:t>
                  </w:r>
                </w:p>
              </w:tc>
            </w:tr>
            <w:tr w:rsidR="00AA703B" w:rsidRPr="00510EA6" w14:paraId="71BB2958" w14:textId="77777777" w:rsidTr="00B4010B">
              <w:tc>
                <w:tcPr>
                  <w:tcW w:w="2852" w:type="dxa"/>
                </w:tcPr>
                <w:p w14:paraId="1C5E4BA0" w14:textId="77777777" w:rsidR="00AA703B" w:rsidRPr="00E028E1" w:rsidRDefault="00AA703B" w:rsidP="00AA703B">
                  <w:pPr>
                    <w:spacing w:before="60" w:after="60"/>
                    <w:jc w:val="both"/>
                    <w:rPr>
                      <w:rFonts w:ascii="Arial" w:hAnsi="Arial" w:cs="Arial"/>
                      <w:sz w:val="20"/>
                      <w:szCs w:val="20"/>
                      <w:lang w:val="es-ES_tradnl"/>
                    </w:rPr>
                  </w:pPr>
                  <w:r w:rsidRPr="00E028E1">
                    <w:rPr>
                      <w:rFonts w:ascii="Arial" w:hAnsi="Arial" w:cs="Arial"/>
                      <w:sz w:val="20"/>
                      <w:szCs w:val="20"/>
                      <w:lang w:val="es-ES_tradnl"/>
                    </w:rPr>
                    <w:t>Programas de Gestión</w:t>
                  </w:r>
                </w:p>
              </w:tc>
              <w:tc>
                <w:tcPr>
                  <w:tcW w:w="6272" w:type="dxa"/>
                </w:tcPr>
                <w:p w14:paraId="50A7ECC3" w14:textId="0F091703" w:rsidR="00AA703B" w:rsidRPr="00A561CF" w:rsidRDefault="00AA703B" w:rsidP="00AA703B">
                  <w:pPr>
                    <w:spacing w:before="60" w:after="60"/>
                    <w:jc w:val="both"/>
                    <w:rPr>
                      <w:rFonts w:ascii="Arial" w:hAnsi="Arial" w:cs="Arial"/>
                      <w:sz w:val="20"/>
                      <w:szCs w:val="20"/>
                      <w:lang w:val="es-ES_tradnl"/>
                    </w:rPr>
                  </w:pPr>
                  <w:r w:rsidRPr="00A561CF">
                    <w:rPr>
                      <w:rFonts w:ascii="Arial" w:hAnsi="Arial" w:cs="Arial"/>
                      <w:sz w:val="20"/>
                      <w:szCs w:val="20"/>
                      <w:lang w:val="es-ES_tradnl"/>
                    </w:rPr>
                    <w:t xml:space="preserve">El PGAS y el MGAS son los instrumentos del SGAS a través de los que se planifica la gestión de los impactos y riegos sociales y ambientales </w:t>
                  </w:r>
                  <w:r w:rsidR="004A13E3">
                    <w:rPr>
                      <w:rFonts w:ascii="Arial" w:hAnsi="Arial" w:cs="Arial"/>
                      <w:sz w:val="20"/>
                      <w:szCs w:val="20"/>
                      <w:lang w:val="es-ES_tradnl"/>
                    </w:rPr>
                    <w:t>del Programa</w:t>
                  </w:r>
                  <w:r w:rsidRPr="00A561CF">
                    <w:rPr>
                      <w:rFonts w:ascii="Arial" w:hAnsi="Arial" w:cs="Arial"/>
                      <w:sz w:val="20"/>
                      <w:szCs w:val="20"/>
                      <w:lang w:val="es-ES_tradnl"/>
                    </w:rPr>
                    <w:t>. El PGAS de las obras de la muestra fue preparado de acuerdo con el MPAS y las NDAS 1 al 10.</w:t>
                  </w:r>
                </w:p>
                <w:p w14:paraId="5532E59B" w14:textId="77777777" w:rsidR="00AA703B" w:rsidRPr="00A561CF" w:rsidRDefault="00AA703B" w:rsidP="00AA703B">
                  <w:pPr>
                    <w:spacing w:before="60" w:after="60"/>
                    <w:jc w:val="both"/>
                    <w:rPr>
                      <w:rFonts w:ascii="Arial" w:hAnsi="Arial" w:cs="Arial"/>
                      <w:sz w:val="20"/>
                      <w:szCs w:val="20"/>
                      <w:lang w:val="es-ES_tradnl"/>
                    </w:rPr>
                  </w:pPr>
                  <w:r w:rsidRPr="00A561CF">
                    <w:rPr>
                      <w:rFonts w:ascii="Arial" w:hAnsi="Arial" w:cs="Arial"/>
                      <w:sz w:val="20"/>
                      <w:szCs w:val="20"/>
                      <w:lang w:val="es-ES_tradnl"/>
                    </w:rPr>
                    <w:t>El PGAS para la fase constructiva cuenta con los siguientes programas:</w:t>
                  </w:r>
                </w:p>
                <w:p w14:paraId="1C9F5350"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Monitoreo y control de cumplimiento de medidas de mitigación.</w:t>
                  </w:r>
                </w:p>
                <w:p w14:paraId="274BDC09"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Instalación de obras y montaje del obrador.</w:t>
                  </w:r>
                </w:p>
                <w:p w14:paraId="2445130C"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pt-BR"/>
                    </w:rPr>
                  </w:pPr>
                  <w:r w:rsidRPr="00A561CF">
                    <w:rPr>
                      <w:rFonts w:ascii="Arial" w:hAnsi="Arial" w:cs="Arial"/>
                      <w:sz w:val="20"/>
                      <w:szCs w:val="20"/>
                      <w:lang w:val="pt-BR"/>
                    </w:rPr>
                    <w:t>Manejo de flora, áreas verdes y fauna.</w:t>
                  </w:r>
                </w:p>
                <w:p w14:paraId="08F87BAB"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pt-BR"/>
                    </w:rPr>
                  </w:pPr>
                  <w:r w:rsidRPr="00A561CF">
                    <w:rPr>
                      <w:rFonts w:ascii="Arial" w:hAnsi="Arial" w:cs="Arial"/>
                      <w:sz w:val="20"/>
                      <w:szCs w:val="20"/>
                      <w:lang w:val="pt-BR"/>
                    </w:rPr>
                    <w:t>Gestión de efluentes.</w:t>
                  </w:r>
                </w:p>
                <w:p w14:paraId="3FAD0D76"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pt-BR"/>
                    </w:rPr>
                  </w:pPr>
                  <w:r w:rsidRPr="00A561CF">
                    <w:rPr>
                      <w:rFonts w:ascii="Arial" w:hAnsi="Arial" w:cs="Arial"/>
                      <w:sz w:val="20"/>
                      <w:szCs w:val="20"/>
                      <w:lang w:val="pt-BR"/>
                    </w:rPr>
                    <w:t>Manejo de sustâncias químicas.</w:t>
                  </w:r>
                </w:p>
                <w:p w14:paraId="6CEA4680"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pt-BR"/>
                    </w:rPr>
                  </w:pPr>
                  <w:r w:rsidRPr="00A561CF">
                    <w:rPr>
                      <w:rFonts w:ascii="Arial" w:hAnsi="Arial" w:cs="Arial"/>
                      <w:sz w:val="20"/>
                      <w:szCs w:val="20"/>
                      <w:lang w:val="pt-BR"/>
                    </w:rPr>
                    <w:lastRenderedPageBreak/>
                    <w:t>Gestión de resíduos.</w:t>
                  </w:r>
                </w:p>
                <w:p w14:paraId="729F8625"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 xml:space="preserve">Calidad del aire, ruido y vibraciones. </w:t>
                  </w:r>
                </w:p>
                <w:p w14:paraId="6CEA3E23"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Seguridad vial y Ordenamiento del transito</w:t>
                  </w:r>
                </w:p>
                <w:p w14:paraId="715EB8ED"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Control de plagas y vectores</w:t>
                  </w:r>
                </w:p>
                <w:p w14:paraId="59E951CF"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Seguridad y salud ocupacional y comunitaria</w:t>
                  </w:r>
                </w:p>
                <w:p w14:paraId="66F459D3"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Capacitación socioambiental al personal de obra</w:t>
                  </w:r>
                </w:p>
                <w:p w14:paraId="4726D582"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Plan de contingencias</w:t>
                  </w:r>
                </w:p>
                <w:p w14:paraId="37D9BE9C"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Coordinación con prestadoras de Servicio por Red</w:t>
                  </w:r>
                </w:p>
                <w:p w14:paraId="37722D1B"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Información y participación comunitaria</w:t>
                  </w:r>
                </w:p>
                <w:p w14:paraId="323934C2"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Contratación de mano de obra local</w:t>
                  </w:r>
                </w:p>
                <w:p w14:paraId="57A9C90C"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Procedimiento de descubrimientos fortuitos</w:t>
                  </w:r>
                </w:p>
                <w:p w14:paraId="2792B1A5"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Desmovilización y restauración, cierre de obrador</w:t>
                  </w:r>
                </w:p>
                <w:p w14:paraId="41B5CA14" w14:textId="77777777" w:rsidR="00AA703B" w:rsidRPr="00A561CF" w:rsidRDefault="00AA703B" w:rsidP="00AA703B">
                  <w:pPr>
                    <w:pStyle w:val="ListParagraph"/>
                    <w:numPr>
                      <w:ilvl w:val="0"/>
                      <w:numId w:val="16"/>
                    </w:numPr>
                    <w:spacing w:before="60" w:after="60"/>
                    <w:jc w:val="both"/>
                    <w:rPr>
                      <w:rFonts w:ascii="Arial" w:hAnsi="Arial" w:cs="Arial"/>
                      <w:sz w:val="20"/>
                      <w:szCs w:val="20"/>
                      <w:lang w:val="es-419"/>
                    </w:rPr>
                  </w:pPr>
                  <w:r w:rsidRPr="00A561CF">
                    <w:rPr>
                      <w:rFonts w:ascii="Arial" w:hAnsi="Arial" w:cs="Arial"/>
                      <w:sz w:val="20"/>
                      <w:szCs w:val="20"/>
                      <w:lang w:val="es-419"/>
                    </w:rPr>
                    <w:t>Prevención de enfermedades infeccionas en el ámbito laborar (con foco en COVID 19)</w:t>
                  </w:r>
                </w:p>
                <w:p w14:paraId="76163183" w14:textId="4F804292" w:rsidR="00AA703B" w:rsidRDefault="0087026D" w:rsidP="00AA703B">
                  <w:pPr>
                    <w:spacing w:before="60" w:after="60"/>
                    <w:jc w:val="both"/>
                    <w:rPr>
                      <w:rFonts w:ascii="Arial" w:hAnsi="Arial" w:cs="Arial"/>
                      <w:sz w:val="20"/>
                      <w:szCs w:val="20"/>
                      <w:lang w:val="es-419"/>
                    </w:rPr>
                  </w:pPr>
                  <w:r>
                    <w:rPr>
                      <w:rFonts w:ascii="Arial" w:hAnsi="Arial" w:cs="Arial"/>
                      <w:sz w:val="20"/>
                      <w:szCs w:val="20"/>
                      <w:lang w:val="es-419"/>
                    </w:rPr>
                    <w:t>Las Especificaciones Técnicas Ambientales y Sociales (ETAS)</w:t>
                  </w:r>
                  <w:r w:rsidR="00AA703B" w:rsidRPr="00A561CF">
                    <w:rPr>
                      <w:rFonts w:ascii="Arial" w:hAnsi="Arial" w:cs="Arial"/>
                      <w:sz w:val="20"/>
                      <w:szCs w:val="20"/>
                      <w:lang w:val="es-419"/>
                    </w:rPr>
                    <w:t xml:space="preserve">, </w:t>
                  </w:r>
                  <w:r w:rsidR="002D507A">
                    <w:rPr>
                      <w:rFonts w:ascii="Arial" w:hAnsi="Arial" w:cs="Arial"/>
                      <w:sz w:val="20"/>
                      <w:szCs w:val="20"/>
                      <w:lang w:val="es-419"/>
                    </w:rPr>
                    <w:t xml:space="preserve">establecen las obligaciones del </w:t>
                  </w:r>
                  <w:r w:rsidR="000B19EC">
                    <w:rPr>
                      <w:rFonts w:ascii="Arial" w:hAnsi="Arial" w:cs="Arial"/>
                      <w:sz w:val="20"/>
                      <w:szCs w:val="20"/>
                      <w:lang w:val="es-419"/>
                    </w:rPr>
                    <w:t>Contratista</w:t>
                  </w:r>
                  <w:r w:rsidR="002D507A">
                    <w:rPr>
                      <w:rFonts w:ascii="Arial" w:hAnsi="Arial" w:cs="Arial"/>
                      <w:sz w:val="20"/>
                      <w:szCs w:val="20"/>
                      <w:lang w:val="es-419"/>
                    </w:rPr>
                    <w:t xml:space="preserve"> en materia</w:t>
                  </w:r>
                  <w:r w:rsidR="000B19EC">
                    <w:rPr>
                      <w:rFonts w:ascii="Arial" w:hAnsi="Arial" w:cs="Arial"/>
                      <w:sz w:val="20"/>
                      <w:szCs w:val="20"/>
                      <w:lang w:val="es-419"/>
                    </w:rPr>
                    <w:t xml:space="preserve"> ambiental</w:t>
                  </w:r>
                  <w:r w:rsidR="002D507A">
                    <w:rPr>
                      <w:rFonts w:ascii="Arial" w:hAnsi="Arial" w:cs="Arial"/>
                      <w:sz w:val="20"/>
                      <w:szCs w:val="20"/>
                      <w:lang w:val="es-419"/>
                    </w:rPr>
                    <w:t xml:space="preserve">, social y de higiene y seguridad, </w:t>
                  </w:r>
                  <w:r w:rsidR="000B19EC">
                    <w:rPr>
                      <w:rFonts w:ascii="Arial" w:hAnsi="Arial" w:cs="Arial"/>
                      <w:sz w:val="20"/>
                      <w:szCs w:val="20"/>
                      <w:lang w:val="es-419"/>
                    </w:rPr>
                    <w:t>y entre otros determinan el personal clave, los permisos ambientales que podría necesitar, el Programa de Gestión Ambiental y Social (</w:t>
                  </w:r>
                  <w:proofErr w:type="spellStart"/>
                  <w:r w:rsidR="000B19EC">
                    <w:rPr>
                      <w:rFonts w:ascii="Arial" w:hAnsi="Arial" w:cs="Arial"/>
                      <w:sz w:val="20"/>
                      <w:szCs w:val="20"/>
                      <w:lang w:val="es-419"/>
                    </w:rPr>
                    <w:t>PrGAS</w:t>
                  </w:r>
                  <w:proofErr w:type="spellEnd"/>
                  <w:r w:rsidR="000B19EC">
                    <w:rPr>
                      <w:rFonts w:ascii="Arial" w:hAnsi="Arial" w:cs="Arial"/>
                      <w:sz w:val="20"/>
                      <w:szCs w:val="20"/>
                      <w:lang w:val="es-419"/>
                    </w:rPr>
                    <w:t xml:space="preserve">) que deberá ejecutar y dar seguimiento, y los informes ambientales y sociales que debe presentar a ANDA. </w:t>
                  </w:r>
                </w:p>
                <w:p w14:paraId="7A1D9EAA" w14:textId="77777777" w:rsidR="00506DC8" w:rsidRPr="00A561CF" w:rsidRDefault="00506DC8" w:rsidP="00AA703B">
                  <w:pPr>
                    <w:spacing w:before="60" w:after="60"/>
                    <w:jc w:val="both"/>
                    <w:rPr>
                      <w:rFonts w:ascii="Arial" w:hAnsi="Arial" w:cs="Arial"/>
                      <w:sz w:val="20"/>
                      <w:szCs w:val="20"/>
                      <w:lang w:val="es-419"/>
                    </w:rPr>
                  </w:pPr>
                </w:p>
                <w:p w14:paraId="4C765D09" w14:textId="77777777" w:rsidR="00AA703B" w:rsidRPr="00A561CF" w:rsidRDefault="00AA703B" w:rsidP="00AA703B">
                  <w:pPr>
                    <w:spacing w:before="60" w:after="60"/>
                    <w:jc w:val="both"/>
                    <w:rPr>
                      <w:rFonts w:ascii="Arial" w:hAnsi="Arial" w:cs="Arial"/>
                      <w:sz w:val="20"/>
                      <w:szCs w:val="20"/>
                      <w:lang w:val="es-419"/>
                    </w:rPr>
                  </w:pPr>
                  <w:r w:rsidRPr="00A561CF">
                    <w:rPr>
                      <w:rFonts w:ascii="Arial" w:hAnsi="Arial" w:cs="Arial"/>
                      <w:sz w:val="20"/>
                      <w:szCs w:val="20"/>
                      <w:lang w:val="es-419"/>
                    </w:rPr>
                    <w:t>El PGAS para la fase operativa cuenta con lineamientos para la elaboración de los siguientes programas:</w:t>
                  </w:r>
                </w:p>
                <w:p w14:paraId="73DBF237" w14:textId="77777777" w:rsidR="00AA703B" w:rsidRPr="00A561CF" w:rsidRDefault="00AA703B" w:rsidP="00AA703B">
                  <w:pPr>
                    <w:pStyle w:val="ListParagraph"/>
                    <w:numPr>
                      <w:ilvl w:val="0"/>
                      <w:numId w:val="17"/>
                    </w:numPr>
                    <w:spacing w:before="60" w:after="60"/>
                    <w:jc w:val="both"/>
                    <w:rPr>
                      <w:rFonts w:ascii="Arial" w:hAnsi="Arial" w:cs="Arial"/>
                      <w:sz w:val="20"/>
                      <w:szCs w:val="20"/>
                      <w:lang w:val="es-419"/>
                    </w:rPr>
                  </w:pPr>
                  <w:r w:rsidRPr="00A561CF">
                    <w:rPr>
                      <w:rFonts w:ascii="Arial" w:hAnsi="Arial" w:cs="Arial"/>
                      <w:sz w:val="20"/>
                      <w:szCs w:val="20"/>
                      <w:lang w:val="es-419"/>
                    </w:rPr>
                    <w:t>Programa de gestión de residuos sólidos.</w:t>
                  </w:r>
                </w:p>
                <w:p w14:paraId="57E820EA" w14:textId="77777777" w:rsidR="00AA703B" w:rsidRPr="00A561CF" w:rsidRDefault="00AA703B" w:rsidP="00AA703B">
                  <w:pPr>
                    <w:pStyle w:val="ListParagraph"/>
                    <w:numPr>
                      <w:ilvl w:val="0"/>
                      <w:numId w:val="17"/>
                    </w:numPr>
                    <w:spacing w:before="60" w:after="60"/>
                    <w:jc w:val="both"/>
                    <w:rPr>
                      <w:rFonts w:ascii="Arial" w:hAnsi="Arial" w:cs="Arial"/>
                      <w:sz w:val="20"/>
                      <w:szCs w:val="20"/>
                      <w:lang w:val="es-419"/>
                    </w:rPr>
                  </w:pPr>
                  <w:r w:rsidRPr="00A561CF">
                    <w:rPr>
                      <w:rFonts w:ascii="Arial" w:hAnsi="Arial" w:cs="Arial"/>
                      <w:sz w:val="20"/>
                      <w:szCs w:val="20"/>
                      <w:lang w:val="es-419"/>
                    </w:rPr>
                    <w:t>Programa de gestión de sustancias químicas peligrosas</w:t>
                  </w:r>
                </w:p>
                <w:p w14:paraId="7F439170" w14:textId="77777777" w:rsidR="00AA703B" w:rsidRPr="00A561CF" w:rsidRDefault="00AA703B" w:rsidP="00AA703B">
                  <w:pPr>
                    <w:pStyle w:val="ListParagraph"/>
                    <w:numPr>
                      <w:ilvl w:val="0"/>
                      <w:numId w:val="17"/>
                    </w:numPr>
                    <w:spacing w:before="60" w:after="60"/>
                    <w:jc w:val="both"/>
                    <w:rPr>
                      <w:rFonts w:ascii="Arial" w:hAnsi="Arial" w:cs="Arial"/>
                      <w:sz w:val="20"/>
                      <w:szCs w:val="20"/>
                      <w:lang w:val="es-419"/>
                    </w:rPr>
                  </w:pPr>
                  <w:r w:rsidRPr="00A561CF">
                    <w:rPr>
                      <w:rFonts w:ascii="Arial" w:hAnsi="Arial" w:cs="Arial"/>
                      <w:sz w:val="20"/>
                      <w:szCs w:val="20"/>
                      <w:lang w:val="es-419"/>
                    </w:rPr>
                    <w:t>Programa de seguridad y salud ocupacional</w:t>
                  </w:r>
                </w:p>
                <w:p w14:paraId="5E2F6D1F" w14:textId="77777777" w:rsidR="00AA703B" w:rsidRPr="00A561CF" w:rsidRDefault="00AA703B" w:rsidP="00AA703B">
                  <w:pPr>
                    <w:pStyle w:val="ListParagraph"/>
                    <w:numPr>
                      <w:ilvl w:val="0"/>
                      <w:numId w:val="17"/>
                    </w:numPr>
                    <w:spacing w:before="60" w:after="60"/>
                    <w:jc w:val="both"/>
                    <w:rPr>
                      <w:rFonts w:ascii="Arial" w:hAnsi="Arial" w:cs="Arial"/>
                      <w:sz w:val="20"/>
                      <w:szCs w:val="20"/>
                      <w:lang w:val="es-419"/>
                    </w:rPr>
                  </w:pPr>
                  <w:r w:rsidRPr="00A561CF">
                    <w:rPr>
                      <w:rFonts w:ascii="Arial" w:hAnsi="Arial" w:cs="Arial"/>
                      <w:sz w:val="20"/>
                      <w:szCs w:val="20"/>
                      <w:lang w:val="es-419"/>
                    </w:rPr>
                    <w:t>Programa de quejas y reclamos</w:t>
                  </w:r>
                </w:p>
                <w:p w14:paraId="5C7A2CC8" w14:textId="77777777" w:rsidR="00AA703B" w:rsidRPr="00A561CF" w:rsidRDefault="00AA703B" w:rsidP="00AA703B">
                  <w:pPr>
                    <w:pStyle w:val="ListParagraph"/>
                    <w:numPr>
                      <w:ilvl w:val="0"/>
                      <w:numId w:val="17"/>
                    </w:numPr>
                    <w:spacing w:before="60" w:after="60"/>
                    <w:jc w:val="both"/>
                    <w:rPr>
                      <w:rFonts w:ascii="Arial" w:hAnsi="Arial" w:cs="Arial"/>
                      <w:sz w:val="20"/>
                      <w:szCs w:val="20"/>
                      <w:lang w:val="es-419"/>
                    </w:rPr>
                  </w:pPr>
                  <w:r w:rsidRPr="00A561CF">
                    <w:rPr>
                      <w:rFonts w:ascii="Arial" w:hAnsi="Arial" w:cs="Arial"/>
                      <w:sz w:val="20"/>
                      <w:szCs w:val="20"/>
                      <w:lang w:val="es-419"/>
                    </w:rPr>
                    <w:t>Programa de mantenimiento preventivo</w:t>
                  </w:r>
                </w:p>
                <w:p w14:paraId="5614CB6C" w14:textId="77777777" w:rsidR="00AA703B" w:rsidRPr="00A561CF" w:rsidRDefault="00AA703B" w:rsidP="00AA703B">
                  <w:pPr>
                    <w:pStyle w:val="ListParagraph"/>
                    <w:numPr>
                      <w:ilvl w:val="0"/>
                      <w:numId w:val="17"/>
                    </w:numPr>
                    <w:spacing w:before="60" w:after="60"/>
                    <w:jc w:val="both"/>
                    <w:rPr>
                      <w:rFonts w:ascii="Arial" w:hAnsi="Arial" w:cs="Arial"/>
                      <w:sz w:val="20"/>
                      <w:szCs w:val="20"/>
                      <w:lang w:val="es-419"/>
                    </w:rPr>
                  </w:pPr>
                  <w:r w:rsidRPr="00A561CF">
                    <w:rPr>
                      <w:rFonts w:ascii="Arial" w:hAnsi="Arial" w:cs="Arial"/>
                      <w:sz w:val="20"/>
                      <w:szCs w:val="20"/>
                      <w:lang w:val="es-419"/>
                    </w:rPr>
                    <w:t>Programa de capacitación</w:t>
                  </w:r>
                </w:p>
                <w:p w14:paraId="76CCD51C" w14:textId="77777777" w:rsidR="00AA703B" w:rsidRPr="00A561CF" w:rsidRDefault="00AA703B" w:rsidP="00AA703B">
                  <w:pPr>
                    <w:pStyle w:val="ListParagraph"/>
                    <w:numPr>
                      <w:ilvl w:val="0"/>
                      <w:numId w:val="17"/>
                    </w:numPr>
                    <w:spacing w:before="60" w:after="60"/>
                    <w:jc w:val="both"/>
                    <w:rPr>
                      <w:rFonts w:ascii="Arial" w:hAnsi="Arial" w:cs="Arial"/>
                      <w:sz w:val="20"/>
                      <w:szCs w:val="20"/>
                      <w:lang w:val="es-419"/>
                    </w:rPr>
                  </w:pPr>
                  <w:r w:rsidRPr="00A561CF">
                    <w:rPr>
                      <w:rFonts w:ascii="Arial" w:hAnsi="Arial" w:cs="Arial"/>
                      <w:sz w:val="20"/>
                      <w:szCs w:val="20"/>
                      <w:lang w:val="es-419"/>
                    </w:rPr>
                    <w:t>Plan de contingencias</w:t>
                  </w:r>
                </w:p>
                <w:p w14:paraId="64A38F3E" w14:textId="47E42E60" w:rsidR="00AA703B" w:rsidRPr="00B4010B" w:rsidRDefault="00AA703B" w:rsidP="00B4010B">
                  <w:pPr>
                    <w:spacing w:before="60" w:after="60"/>
                    <w:jc w:val="both"/>
                    <w:rPr>
                      <w:rFonts w:ascii="Arial" w:hAnsi="Arial" w:cs="Arial"/>
                      <w:sz w:val="20"/>
                      <w:szCs w:val="20"/>
                      <w:lang w:val="es-419"/>
                    </w:rPr>
                  </w:pPr>
                  <w:r w:rsidRPr="00A561CF">
                    <w:rPr>
                      <w:rFonts w:ascii="Arial" w:hAnsi="Arial" w:cs="Arial"/>
                      <w:sz w:val="20"/>
                      <w:szCs w:val="20"/>
                      <w:lang w:val="es-419"/>
                    </w:rPr>
                    <w:t xml:space="preserve">El MGAS establece lineamientos para la formulación de los programas necesarios para mitigar riesgos sociales y ambientales para las obras fuera de la muestra. </w:t>
                  </w:r>
                </w:p>
              </w:tc>
            </w:tr>
            <w:tr w:rsidR="00E10199" w:rsidRPr="00510EA6" w14:paraId="71663C20" w14:textId="77777777" w:rsidTr="00B4010B">
              <w:tc>
                <w:tcPr>
                  <w:tcW w:w="2852" w:type="dxa"/>
                </w:tcPr>
                <w:p w14:paraId="342DFD6B" w14:textId="77777777" w:rsidR="00E10199" w:rsidRPr="00E028E1" w:rsidRDefault="00E10199" w:rsidP="00E10199">
                  <w:pPr>
                    <w:spacing w:before="60" w:after="60"/>
                    <w:jc w:val="both"/>
                    <w:rPr>
                      <w:rFonts w:ascii="Arial" w:hAnsi="Arial" w:cs="Arial"/>
                      <w:sz w:val="20"/>
                      <w:szCs w:val="20"/>
                      <w:lang w:val="es-419"/>
                    </w:rPr>
                  </w:pPr>
                  <w:r w:rsidRPr="00E028E1">
                    <w:rPr>
                      <w:rFonts w:ascii="Arial" w:hAnsi="Arial" w:cs="Arial"/>
                      <w:sz w:val="20"/>
                      <w:szCs w:val="20"/>
                      <w:lang w:val="es-419"/>
                    </w:rPr>
                    <w:lastRenderedPageBreak/>
                    <w:t>Capacidad institucional y competencia</w:t>
                  </w:r>
                </w:p>
              </w:tc>
              <w:tc>
                <w:tcPr>
                  <w:tcW w:w="6272" w:type="dxa"/>
                </w:tcPr>
                <w:p w14:paraId="25DE616B" w14:textId="41D60F82" w:rsidR="001A5975" w:rsidRPr="00B4010B" w:rsidRDefault="001A5975" w:rsidP="001A5975">
                  <w:pPr>
                    <w:spacing w:before="60" w:after="60"/>
                    <w:jc w:val="both"/>
                    <w:rPr>
                      <w:rFonts w:ascii="Arial" w:hAnsi="Arial" w:cs="Arial"/>
                      <w:sz w:val="20"/>
                      <w:szCs w:val="20"/>
                      <w:lang w:val="es-ES"/>
                    </w:rPr>
                  </w:pPr>
                  <w:r w:rsidRPr="00B4010B">
                    <w:rPr>
                      <w:rFonts w:ascii="Arial" w:hAnsi="Arial" w:cs="Arial"/>
                      <w:sz w:val="20"/>
                      <w:szCs w:val="20"/>
                      <w:lang w:val="es-ES"/>
                    </w:rPr>
                    <w:t xml:space="preserve">Dentro de la estructura </w:t>
                  </w:r>
                  <w:r w:rsidRPr="501AA51C">
                    <w:rPr>
                      <w:rFonts w:ascii="Arial" w:hAnsi="Arial" w:cs="Arial"/>
                      <w:sz w:val="20"/>
                      <w:szCs w:val="20"/>
                      <w:lang w:val="es-ES"/>
                    </w:rPr>
                    <w:t xml:space="preserve">de la Unidad </w:t>
                  </w:r>
                  <w:r w:rsidRPr="00B4010B">
                    <w:rPr>
                      <w:rFonts w:ascii="Arial" w:hAnsi="Arial" w:cs="Arial"/>
                      <w:sz w:val="20"/>
                      <w:szCs w:val="20"/>
                      <w:lang w:val="es-ES"/>
                    </w:rPr>
                    <w:t>Ejecutor</w:t>
                  </w:r>
                  <w:r w:rsidRPr="501AA51C">
                    <w:rPr>
                      <w:rFonts w:ascii="Arial" w:hAnsi="Arial" w:cs="Arial"/>
                      <w:sz w:val="20"/>
                      <w:szCs w:val="20"/>
                      <w:lang w:val="es-ES"/>
                    </w:rPr>
                    <w:t>a</w:t>
                  </w:r>
                  <w:r w:rsidRPr="00B4010B">
                    <w:rPr>
                      <w:rFonts w:ascii="Arial" w:hAnsi="Arial" w:cs="Arial"/>
                      <w:sz w:val="20"/>
                      <w:szCs w:val="20"/>
                      <w:lang w:val="es-ES"/>
                    </w:rPr>
                    <w:t xml:space="preserve"> se </w:t>
                  </w:r>
                  <w:r w:rsidRPr="501AA51C">
                    <w:rPr>
                      <w:rFonts w:ascii="Arial" w:hAnsi="Arial" w:cs="Arial"/>
                      <w:sz w:val="20"/>
                      <w:szCs w:val="20"/>
                      <w:lang w:val="es-ES"/>
                    </w:rPr>
                    <w:t>contratar</w:t>
                  </w:r>
                  <w:r w:rsidRPr="00B4010B">
                    <w:rPr>
                      <w:rFonts w:ascii="Arial" w:hAnsi="Arial" w:cs="Arial"/>
                      <w:sz w:val="20"/>
                      <w:szCs w:val="20"/>
                      <w:lang w:val="es-419"/>
                    </w:rPr>
                    <w:t>á</w:t>
                  </w:r>
                  <w:r w:rsidRPr="501AA51C">
                    <w:rPr>
                      <w:rFonts w:ascii="Arial" w:hAnsi="Arial" w:cs="Arial"/>
                      <w:sz w:val="20"/>
                      <w:szCs w:val="20"/>
                      <w:lang w:val="es-ES"/>
                    </w:rPr>
                    <w:t xml:space="preserve"> un/una especialista </w:t>
                  </w:r>
                  <w:r w:rsidRPr="00B4010B">
                    <w:rPr>
                      <w:rFonts w:ascii="Arial" w:hAnsi="Arial" w:cs="Arial"/>
                      <w:sz w:val="20"/>
                      <w:szCs w:val="20"/>
                      <w:lang w:val="es-ES"/>
                    </w:rPr>
                    <w:t>para hacer seguimiento del desempeño socio ambiental del Programa</w:t>
                  </w:r>
                  <w:r w:rsidRPr="501AA51C">
                    <w:rPr>
                      <w:rFonts w:ascii="Arial" w:hAnsi="Arial" w:cs="Arial"/>
                      <w:sz w:val="20"/>
                      <w:szCs w:val="20"/>
                      <w:lang w:val="es-ES"/>
                    </w:rPr>
                    <w:t xml:space="preserve">, quién </w:t>
                  </w:r>
                  <w:r w:rsidR="00C61521">
                    <w:rPr>
                      <w:rFonts w:ascii="Arial" w:hAnsi="Arial" w:cs="Arial"/>
                      <w:sz w:val="20"/>
                      <w:szCs w:val="20"/>
                      <w:lang w:val="es-ES"/>
                    </w:rPr>
                    <w:t xml:space="preserve">recibirá soporte </w:t>
                  </w:r>
                  <w:r w:rsidR="0041745F" w:rsidRPr="501AA51C">
                    <w:rPr>
                      <w:rFonts w:ascii="Arial" w:hAnsi="Arial" w:cs="Arial"/>
                      <w:sz w:val="20"/>
                      <w:szCs w:val="20"/>
                      <w:lang w:val="es-ES"/>
                    </w:rPr>
                    <w:t>por la Unidad de Gestión Ambiental de ANDA.</w:t>
                  </w:r>
                </w:p>
                <w:p w14:paraId="5F4BFE84" w14:textId="2B4426BF" w:rsidR="001A5975" w:rsidRPr="00B4010B" w:rsidRDefault="0041745F" w:rsidP="001A5975">
                  <w:pPr>
                    <w:spacing w:before="60" w:after="60"/>
                    <w:jc w:val="both"/>
                    <w:rPr>
                      <w:rFonts w:ascii="Arial" w:hAnsi="Arial" w:cs="Arial"/>
                      <w:sz w:val="20"/>
                      <w:szCs w:val="20"/>
                      <w:lang w:val="es-ES"/>
                    </w:rPr>
                  </w:pPr>
                  <w:r w:rsidRPr="501AA51C">
                    <w:rPr>
                      <w:rFonts w:ascii="Arial" w:hAnsi="Arial" w:cs="Arial"/>
                      <w:sz w:val="20"/>
                      <w:szCs w:val="20"/>
                      <w:lang w:val="es-ES"/>
                    </w:rPr>
                    <w:t xml:space="preserve">Las </w:t>
                  </w:r>
                  <w:proofErr w:type="spellStart"/>
                  <w:r w:rsidRPr="501AA51C">
                    <w:rPr>
                      <w:rFonts w:ascii="Arial" w:hAnsi="Arial" w:cs="Arial"/>
                      <w:sz w:val="20"/>
                      <w:szCs w:val="20"/>
                      <w:lang w:val="es-ES"/>
                    </w:rPr>
                    <w:t>ETAs</w:t>
                  </w:r>
                  <w:proofErr w:type="spellEnd"/>
                  <w:r w:rsidRPr="501AA51C">
                    <w:rPr>
                      <w:rFonts w:ascii="Arial" w:hAnsi="Arial" w:cs="Arial"/>
                      <w:sz w:val="20"/>
                      <w:szCs w:val="20"/>
                      <w:lang w:val="es-ES"/>
                    </w:rPr>
                    <w:t>, que son parte de</w:t>
                  </w:r>
                  <w:r w:rsidR="001A5975" w:rsidRPr="00B4010B">
                    <w:rPr>
                      <w:rFonts w:ascii="Arial" w:hAnsi="Arial" w:cs="Arial"/>
                      <w:sz w:val="20"/>
                      <w:szCs w:val="20"/>
                      <w:lang w:val="es-ES"/>
                    </w:rPr>
                    <w:t>l SGAS establece requisitos para los contratistas y terceros, en cuanto a equipos, personal y obligaciones de desempeño social y ambiental alienados con el Marco Específico de Gestión Ambiental y Social del prestatario.</w:t>
                  </w:r>
                </w:p>
                <w:p w14:paraId="25EF88F7" w14:textId="527C3148" w:rsidR="00E10199" w:rsidRPr="00B4010B" w:rsidRDefault="001A5975" w:rsidP="00B4010B">
                  <w:pPr>
                    <w:tabs>
                      <w:tab w:val="left" w:pos="4408"/>
                    </w:tabs>
                    <w:spacing w:before="60" w:after="60"/>
                    <w:jc w:val="both"/>
                    <w:rPr>
                      <w:rFonts w:ascii="Arial" w:hAnsi="Arial" w:cs="Arial"/>
                      <w:sz w:val="20"/>
                      <w:szCs w:val="20"/>
                      <w:lang w:val="es-ES"/>
                    </w:rPr>
                  </w:pPr>
                  <w:r w:rsidRPr="00B4010B">
                    <w:rPr>
                      <w:rFonts w:ascii="Arial" w:hAnsi="Arial" w:cs="Arial"/>
                      <w:sz w:val="20"/>
                      <w:szCs w:val="20"/>
                      <w:lang w:val="es-ES"/>
                    </w:rPr>
                    <w:t xml:space="preserve">El PGAS establece un plan de capacitación a los trabajadores, el cual incluye temas de </w:t>
                  </w:r>
                  <w:r w:rsidR="00257CD7" w:rsidRPr="501AA51C">
                    <w:rPr>
                      <w:rFonts w:ascii="Arial" w:hAnsi="Arial" w:cs="Arial"/>
                      <w:sz w:val="20"/>
                      <w:szCs w:val="20"/>
                      <w:lang w:val="es-ES"/>
                    </w:rPr>
                    <w:t xml:space="preserve">protección ambiental y seguridad, </w:t>
                  </w:r>
                  <w:r w:rsidR="006731A6" w:rsidRPr="501AA51C">
                    <w:rPr>
                      <w:rFonts w:ascii="Arial" w:hAnsi="Arial" w:cs="Arial"/>
                      <w:sz w:val="20"/>
                      <w:szCs w:val="20"/>
                      <w:lang w:val="es-ES"/>
                    </w:rPr>
                    <w:t xml:space="preserve">evaluación y control de riesgos, </w:t>
                  </w:r>
                  <w:r w:rsidR="0059038E" w:rsidRPr="501AA51C">
                    <w:rPr>
                      <w:rFonts w:ascii="Arial" w:hAnsi="Arial" w:cs="Arial"/>
                      <w:sz w:val="20"/>
                      <w:szCs w:val="20"/>
                      <w:lang w:val="es-ES"/>
                    </w:rPr>
                    <w:t xml:space="preserve">prevención y control de incendios, </w:t>
                  </w:r>
                  <w:r w:rsidR="009628C7" w:rsidRPr="501AA51C">
                    <w:rPr>
                      <w:rFonts w:ascii="Arial" w:hAnsi="Arial" w:cs="Arial"/>
                      <w:sz w:val="20"/>
                      <w:szCs w:val="20"/>
                      <w:lang w:val="es-ES"/>
                    </w:rPr>
                    <w:t xml:space="preserve">prevención de derrames y gestión, manejo de lodos, seguridad vial, trabajo eléctrico, etc. </w:t>
                  </w:r>
                </w:p>
              </w:tc>
            </w:tr>
            <w:tr w:rsidR="00E10199" w:rsidRPr="00510EA6" w14:paraId="4346473F" w14:textId="77777777" w:rsidTr="00B4010B">
              <w:tc>
                <w:tcPr>
                  <w:tcW w:w="2852" w:type="dxa"/>
                </w:tcPr>
                <w:p w14:paraId="7A1D9401" w14:textId="77777777" w:rsidR="00E10199" w:rsidRPr="00E028E1" w:rsidRDefault="00E10199" w:rsidP="00E10199">
                  <w:pPr>
                    <w:spacing w:before="60" w:after="60"/>
                    <w:jc w:val="both"/>
                    <w:rPr>
                      <w:rFonts w:ascii="Arial" w:hAnsi="Arial" w:cs="Arial"/>
                      <w:sz w:val="20"/>
                      <w:szCs w:val="20"/>
                      <w:lang w:val="es-419"/>
                    </w:rPr>
                  </w:pPr>
                  <w:r w:rsidRPr="00E028E1">
                    <w:rPr>
                      <w:rFonts w:ascii="Arial" w:hAnsi="Arial" w:cs="Arial"/>
                      <w:sz w:val="20"/>
                      <w:szCs w:val="20"/>
                      <w:lang w:val="es-419"/>
                    </w:rPr>
                    <w:t>Preparación y respuesta a emergencias</w:t>
                  </w:r>
                </w:p>
              </w:tc>
              <w:tc>
                <w:tcPr>
                  <w:tcW w:w="6272" w:type="dxa"/>
                </w:tcPr>
                <w:p w14:paraId="1B4F10DA" w14:textId="2788A2AC" w:rsidR="00E10199" w:rsidRPr="00B4010B" w:rsidRDefault="00796F00" w:rsidP="00B4010B">
                  <w:pPr>
                    <w:spacing w:before="60" w:after="60"/>
                    <w:jc w:val="both"/>
                    <w:rPr>
                      <w:rFonts w:ascii="Arial" w:hAnsi="Arial" w:cs="Arial"/>
                      <w:sz w:val="20"/>
                      <w:szCs w:val="20"/>
                      <w:lang w:val="es-ES_tradnl"/>
                    </w:rPr>
                  </w:pPr>
                  <w:r w:rsidRPr="00B4010B">
                    <w:rPr>
                      <w:rFonts w:ascii="Arial" w:hAnsi="Arial" w:cs="Arial"/>
                      <w:sz w:val="20"/>
                      <w:szCs w:val="20"/>
                      <w:lang w:val="es-ES_tradnl"/>
                    </w:rPr>
                    <w:t xml:space="preserve">La EAS </w:t>
                  </w:r>
                  <w:r w:rsidR="00B9274E">
                    <w:rPr>
                      <w:rFonts w:ascii="Arial" w:hAnsi="Arial" w:cs="Arial"/>
                      <w:sz w:val="20"/>
                      <w:szCs w:val="20"/>
                      <w:lang w:val="es-ES_tradnl"/>
                    </w:rPr>
                    <w:t xml:space="preserve">de las obras de la muestra incluye el análisis de riesgo de desastres naturales y un </w:t>
                  </w:r>
                  <w:r w:rsidR="00261281">
                    <w:rPr>
                      <w:rFonts w:ascii="Arial" w:hAnsi="Arial" w:cs="Arial"/>
                      <w:sz w:val="20"/>
                      <w:szCs w:val="20"/>
                      <w:lang w:val="es-ES_tradnl"/>
                    </w:rPr>
                    <w:t xml:space="preserve">Plan de Gestión de Riesgos y Contingencia </w:t>
                  </w:r>
                  <w:r w:rsidR="0026167A">
                    <w:rPr>
                      <w:rFonts w:ascii="Arial" w:hAnsi="Arial" w:cs="Arial"/>
                      <w:sz w:val="20"/>
                      <w:szCs w:val="20"/>
                      <w:lang w:val="es-ES_tradnl"/>
                    </w:rPr>
                    <w:t>que contine a su vez: (i) Plan Estratégico y un (</w:t>
                  </w:r>
                  <w:proofErr w:type="spellStart"/>
                  <w:r w:rsidR="0026167A">
                    <w:rPr>
                      <w:rFonts w:ascii="Arial" w:hAnsi="Arial" w:cs="Arial"/>
                      <w:sz w:val="20"/>
                      <w:szCs w:val="20"/>
                      <w:lang w:val="es-ES_tradnl"/>
                    </w:rPr>
                    <w:t>ii</w:t>
                  </w:r>
                  <w:proofErr w:type="spellEnd"/>
                  <w:r w:rsidR="0026167A">
                    <w:rPr>
                      <w:rFonts w:ascii="Arial" w:hAnsi="Arial" w:cs="Arial"/>
                      <w:sz w:val="20"/>
                      <w:szCs w:val="20"/>
                      <w:lang w:val="es-ES_tradnl"/>
                    </w:rPr>
                    <w:t xml:space="preserve">) Plan de Acción. </w:t>
                  </w:r>
                </w:p>
              </w:tc>
            </w:tr>
            <w:tr w:rsidR="00E10199" w:rsidRPr="00510EA6" w14:paraId="371E43CC" w14:textId="77777777" w:rsidTr="00B4010B">
              <w:tc>
                <w:tcPr>
                  <w:tcW w:w="2852" w:type="dxa"/>
                </w:tcPr>
                <w:p w14:paraId="12FE6E19" w14:textId="77777777" w:rsidR="00E10199" w:rsidRPr="00E028E1" w:rsidRDefault="00E10199" w:rsidP="00E10199">
                  <w:pPr>
                    <w:spacing w:before="60" w:after="60"/>
                    <w:jc w:val="both"/>
                    <w:rPr>
                      <w:rFonts w:ascii="Arial" w:hAnsi="Arial" w:cs="Arial"/>
                      <w:sz w:val="20"/>
                      <w:szCs w:val="20"/>
                      <w:lang w:val="es-419"/>
                    </w:rPr>
                  </w:pPr>
                  <w:r w:rsidRPr="00E028E1">
                    <w:rPr>
                      <w:rFonts w:ascii="Arial" w:hAnsi="Arial" w:cs="Arial"/>
                      <w:sz w:val="20"/>
                      <w:szCs w:val="20"/>
                      <w:lang w:val="es-419"/>
                    </w:rPr>
                    <w:t>Monitoreo y seguimiento</w:t>
                  </w:r>
                </w:p>
              </w:tc>
              <w:tc>
                <w:tcPr>
                  <w:tcW w:w="6272" w:type="dxa"/>
                </w:tcPr>
                <w:p w14:paraId="45D27D50" w14:textId="50315B57" w:rsidR="00E10199" w:rsidRPr="00B4010B" w:rsidRDefault="00E14CAE" w:rsidP="00E10199">
                  <w:pPr>
                    <w:spacing w:before="60" w:after="60"/>
                    <w:jc w:val="both"/>
                    <w:rPr>
                      <w:rFonts w:ascii="Arial" w:hAnsi="Arial" w:cs="Arial"/>
                      <w:sz w:val="20"/>
                      <w:szCs w:val="20"/>
                      <w:lang w:val="es-ES_tradnl"/>
                    </w:rPr>
                  </w:pPr>
                  <w:r w:rsidRPr="00B4010B">
                    <w:rPr>
                      <w:rFonts w:ascii="Arial" w:hAnsi="Arial" w:cs="Arial"/>
                      <w:sz w:val="20"/>
                      <w:szCs w:val="20"/>
                      <w:lang w:val="es-ES_tradnl"/>
                    </w:rPr>
                    <w:t xml:space="preserve">El </w:t>
                  </w:r>
                  <w:r>
                    <w:rPr>
                      <w:rFonts w:ascii="Arial" w:hAnsi="Arial" w:cs="Arial"/>
                      <w:sz w:val="20"/>
                      <w:szCs w:val="20"/>
                      <w:lang w:val="es-ES_tradnl"/>
                    </w:rPr>
                    <w:t xml:space="preserve">Marco específico de Política Ambiental y Social establece </w:t>
                  </w:r>
                  <w:r w:rsidRPr="00B4010B">
                    <w:rPr>
                      <w:rFonts w:ascii="Arial" w:hAnsi="Arial" w:cs="Arial"/>
                      <w:sz w:val="20"/>
                      <w:szCs w:val="20"/>
                      <w:lang w:val="es-ES_tradnl"/>
                    </w:rPr>
                    <w:t xml:space="preserve">procedimientos para la supervisión social y ambiental del desempeño </w:t>
                  </w:r>
                  <w:r w:rsidRPr="00B4010B">
                    <w:rPr>
                      <w:rFonts w:ascii="Arial" w:hAnsi="Arial" w:cs="Arial"/>
                      <w:sz w:val="20"/>
                      <w:szCs w:val="20"/>
                      <w:lang w:val="es-ES_tradnl"/>
                    </w:rPr>
                    <w:lastRenderedPageBreak/>
                    <w:t xml:space="preserve">de la operación. Todos los resultados o hallazgos de la supervisión deben estar documentados y registrados a través de informes de desempeño del SGAS.   </w:t>
                  </w:r>
                </w:p>
              </w:tc>
            </w:tr>
          </w:tbl>
          <w:p w14:paraId="4B77BE33" w14:textId="441A1524" w:rsidR="00201456" w:rsidRDefault="00201456" w:rsidP="00201456">
            <w:pPr>
              <w:spacing w:before="60" w:after="60"/>
              <w:jc w:val="both"/>
              <w:rPr>
                <w:rFonts w:ascii="Calibri Light" w:hAnsi="Calibri Light" w:cs="Calibri Light"/>
                <w:i/>
                <w:iCs/>
                <w:lang w:val="es-ES_tradnl"/>
              </w:rPr>
            </w:pPr>
          </w:p>
          <w:p w14:paraId="233FC256" w14:textId="10DEB94F" w:rsidR="00C5746A" w:rsidRPr="006B3D34" w:rsidRDefault="00C5746A" w:rsidP="00201456">
            <w:pPr>
              <w:spacing w:before="60" w:after="60"/>
              <w:jc w:val="both"/>
              <w:rPr>
                <w:rFonts w:ascii="Calibri Light" w:hAnsi="Calibri Light" w:cs="Calibri Light"/>
                <w:i/>
                <w:iCs/>
                <w:lang w:val="es-ES_tradnl"/>
              </w:rPr>
            </w:pPr>
          </w:p>
        </w:tc>
      </w:tr>
      <w:tr w:rsidR="00201456" w:rsidRPr="006B3D34" w14:paraId="37986598" w14:textId="77777777" w:rsidTr="142B8C16">
        <w:tc>
          <w:tcPr>
            <w:tcW w:w="8164" w:type="dxa"/>
            <w:gridSpan w:val="4"/>
            <w:shd w:val="clear" w:color="auto" w:fill="F2F2F2" w:themeFill="background1" w:themeFillShade="F2"/>
            <w:vAlign w:val="center"/>
          </w:tcPr>
          <w:p w14:paraId="7E83BB9C" w14:textId="02DC6991" w:rsidR="00201456" w:rsidRPr="006B3D34" w:rsidRDefault="00201456" w:rsidP="00201456">
            <w:pPr>
              <w:spacing w:before="60" w:after="60"/>
              <w:rPr>
                <w:rFonts w:ascii="Calibri Light" w:hAnsi="Calibri Light" w:cs="Calibri Light"/>
                <w:b/>
                <w:bCs/>
                <w:lang w:val="es-ES_tradnl"/>
              </w:rPr>
            </w:pPr>
            <w:bookmarkStart w:id="3" w:name="_Hlk46906129"/>
            <w:bookmarkEnd w:id="2"/>
            <w:r w:rsidRPr="00CF3CD4">
              <w:rPr>
                <w:rFonts w:ascii="Calibri Light" w:hAnsi="Calibri Light" w:cs="Calibri Light"/>
                <w:b/>
                <w:bCs/>
                <w:lang w:val="es-ES_tradnl"/>
              </w:rPr>
              <w:lastRenderedPageBreak/>
              <w:t>NDAS-2. Trabajo y condiciones laborales</w:t>
            </w:r>
          </w:p>
        </w:tc>
        <w:tc>
          <w:tcPr>
            <w:tcW w:w="1186" w:type="dxa"/>
            <w:shd w:val="clear" w:color="auto" w:fill="F2F2F2" w:themeFill="background1" w:themeFillShade="F2"/>
            <w:vAlign w:val="center"/>
          </w:tcPr>
          <w:p w14:paraId="6A50C4BD" w14:textId="3D2416C1" w:rsidR="00201456" w:rsidRPr="006B3D34" w:rsidRDefault="00201456" w:rsidP="00201456">
            <w:pPr>
              <w:spacing w:before="60" w:after="60" w:line="276" w:lineRule="auto"/>
              <w:jc w:val="center"/>
              <w:rPr>
                <w:rFonts w:ascii="Calibri Light" w:hAnsi="Calibri Light" w:cs="Calibri Light"/>
                <w:i/>
                <w:iCs/>
                <w:lang w:val="es-ES"/>
              </w:rPr>
            </w:pPr>
            <w:proofErr w:type="spellStart"/>
            <w:r>
              <w:rPr>
                <w:rFonts w:ascii="Calibri Light"/>
                <w:sz w:val="20"/>
              </w:rPr>
              <w:t>S</w:t>
            </w:r>
            <w:r>
              <w:rPr>
                <w:rFonts w:ascii="Calibri Light"/>
                <w:sz w:val="20"/>
              </w:rPr>
              <w:t>í</w:t>
            </w:r>
            <w:proofErr w:type="spellEnd"/>
          </w:p>
        </w:tc>
      </w:tr>
      <w:tr w:rsidR="00201456" w:rsidRPr="00510EA6" w14:paraId="6561DAF5" w14:textId="77777777" w:rsidTr="142B8C16">
        <w:tc>
          <w:tcPr>
            <w:tcW w:w="9350" w:type="dxa"/>
            <w:gridSpan w:val="5"/>
            <w:vAlign w:val="center"/>
          </w:tcPr>
          <w:p w14:paraId="38F3EF0A" w14:textId="2F6958B7" w:rsidR="00201456" w:rsidRPr="00B4010B" w:rsidRDefault="00201456" w:rsidP="00B4010B">
            <w:pPr>
              <w:spacing w:before="60" w:after="60"/>
              <w:jc w:val="both"/>
              <w:rPr>
                <w:rFonts w:ascii="Arial" w:hAnsi="Arial" w:cs="Arial"/>
                <w:sz w:val="20"/>
                <w:szCs w:val="20"/>
                <w:lang w:val="es-ES"/>
              </w:rPr>
            </w:pPr>
            <w:r w:rsidRPr="00B4010B">
              <w:rPr>
                <w:rFonts w:ascii="Arial" w:hAnsi="Arial" w:cs="Arial"/>
                <w:sz w:val="20"/>
                <w:szCs w:val="20"/>
                <w:lang w:val="es-ES"/>
              </w:rPr>
              <w:t xml:space="preserve">ANDA, en su condición de Organismo Ejecutor, del Programa adoptará y aplicará políticas y procedimientos de gestión laboral adecuados para la naturaleza y tamaño de los proyectos que se financien en el marco del Programa y su fuerza laboral. En dichos procedimientos y políticas se estipulará el enfoque para la gestión de los trabajadores en consonancia con los requisitos de la presente Norma de Desempeño 2, y de la legislación nacional correspondiente. Por lo expuesto, se elaboró un Procedimiento de Gestión Laboral (PGL), incluido en el Anexo 1 del </w:t>
            </w:r>
            <w:r w:rsidR="00FF4058">
              <w:rPr>
                <w:rFonts w:ascii="Arial" w:hAnsi="Arial" w:cs="Arial"/>
                <w:sz w:val="20"/>
                <w:szCs w:val="20"/>
                <w:lang w:val="es-ES"/>
              </w:rPr>
              <w:t>E</w:t>
            </w:r>
            <w:r w:rsidRPr="00B4010B">
              <w:rPr>
                <w:rFonts w:ascii="Arial" w:hAnsi="Arial" w:cs="Arial"/>
                <w:sz w:val="20"/>
                <w:szCs w:val="20"/>
                <w:lang w:val="es-ES"/>
              </w:rPr>
              <w:t>AS que defin</w:t>
            </w:r>
            <w:r w:rsidR="007871AC">
              <w:rPr>
                <w:rFonts w:ascii="Arial" w:hAnsi="Arial" w:cs="Arial"/>
                <w:sz w:val="20"/>
                <w:szCs w:val="20"/>
                <w:lang w:val="es-ES"/>
              </w:rPr>
              <w:t>e</w:t>
            </w:r>
            <w:r w:rsidRPr="00B4010B">
              <w:rPr>
                <w:rFonts w:ascii="Arial" w:hAnsi="Arial" w:cs="Arial"/>
                <w:sz w:val="20"/>
                <w:szCs w:val="20"/>
                <w:lang w:val="es-ES"/>
              </w:rPr>
              <w:t xml:space="preserve"> acciones y responsabilidades de los diferentes empleadores en relación con los proyectos (contratistas, proveedores, etc.). Aplica a trabajadores de los </w:t>
            </w:r>
            <w:r w:rsidR="007905DE">
              <w:rPr>
                <w:rFonts w:ascii="Arial" w:hAnsi="Arial" w:cs="Arial"/>
                <w:sz w:val="20"/>
                <w:szCs w:val="20"/>
                <w:lang w:val="es-ES"/>
              </w:rPr>
              <w:t>p</w:t>
            </w:r>
            <w:r w:rsidRPr="00B4010B">
              <w:rPr>
                <w:rFonts w:ascii="Arial" w:hAnsi="Arial" w:cs="Arial"/>
                <w:sz w:val="20"/>
                <w:szCs w:val="20"/>
                <w:lang w:val="es-ES"/>
              </w:rPr>
              <w:t xml:space="preserve">royectos contratados directamente por </w:t>
            </w:r>
            <w:r w:rsidR="007905DE">
              <w:rPr>
                <w:rFonts w:ascii="Arial" w:hAnsi="Arial" w:cs="Arial"/>
                <w:sz w:val="20"/>
                <w:szCs w:val="20"/>
                <w:lang w:val="es-ES"/>
              </w:rPr>
              <w:t>la Unidad</w:t>
            </w:r>
            <w:r w:rsidRPr="00B4010B">
              <w:rPr>
                <w:rFonts w:ascii="Arial" w:hAnsi="Arial" w:cs="Arial"/>
                <w:sz w:val="20"/>
                <w:szCs w:val="20"/>
                <w:lang w:val="es-ES"/>
              </w:rPr>
              <w:t xml:space="preserve"> Ejecutor</w:t>
            </w:r>
            <w:r w:rsidR="007905DE">
              <w:rPr>
                <w:rFonts w:ascii="Arial" w:hAnsi="Arial" w:cs="Arial"/>
                <w:sz w:val="20"/>
                <w:szCs w:val="20"/>
                <w:lang w:val="es-ES"/>
              </w:rPr>
              <w:t>a</w:t>
            </w:r>
            <w:r w:rsidRPr="00B4010B">
              <w:rPr>
                <w:rFonts w:ascii="Arial" w:hAnsi="Arial" w:cs="Arial"/>
                <w:sz w:val="20"/>
                <w:szCs w:val="20"/>
                <w:lang w:val="es-ES"/>
              </w:rPr>
              <w:t xml:space="preserve"> (trabajadores directos), al personal contratado a través de terceros para realizar trabajos relacionados con funciones medulares del Programa durante un tiempo considerable (trabajadores contratados) y a los contratados por los proveedores principales de los organismos ejecutores (trabajadores de la cadena de suministro principal). Quedan exceptuados empleados públicos sujetos a los términos y condiciones de su convenio o arreglo laboral vigente en el ámbito del sector público. El PGL establece relaciones de empleo basadas en el principio de igualdad de oportunidades y trato justo, no estará permitido el trabajo infantil ni forzoso, establece un mecanismo de reclamación específico para trabajadores/as (y sus organizaciones, cuando existan) para que puedan expresar sus preocupaciones sobre el lugar de trabajo, y la canalización de denuncias sobre violencia sexual y de género.  </w:t>
            </w:r>
          </w:p>
          <w:p w14:paraId="173EF5A1" w14:textId="2A4A87FB" w:rsidR="00201456" w:rsidRPr="00B4010B" w:rsidRDefault="00201456" w:rsidP="00201456">
            <w:pPr>
              <w:spacing w:before="60" w:after="60"/>
              <w:jc w:val="both"/>
              <w:rPr>
                <w:rFonts w:ascii="Arial" w:hAnsi="Arial" w:cs="Arial"/>
                <w:sz w:val="20"/>
                <w:szCs w:val="20"/>
                <w:lang w:val="es-ES"/>
              </w:rPr>
            </w:pPr>
          </w:p>
        </w:tc>
      </w:tr>
      <w:bookmarkEnd w:id="3"/>
      <w:tr w:rsidR="00201456" w:rsidRPr="006B3D34" w14:paraId="611C726E" w14:textId="77777777" w:rsidTr="142B8C16">
        <w:tc>
          <w:tcPr>
            <w:tcW w:w="8164" w:type="dxa"/>
            <w:gridSpan w:val="4"/>
            <w:shd w:val="clear" w:color="auto" w:fill="F2F2F2" w:themeFill="background1" w:themeFillShade="F2"/>
            <w:vAlign w:val="center"/>
          </w:tcPr>
          <w:p w14:paraId="71D8046D" w14:textId="77AAA90C" w:rsidR="00201456" w:rsidRPr="006B3D34" w:rsidRDefault="00201456" w:rsidP="00201456">
            <w:pPr>
              <w:spacing w:before="120" w:after="120"/>
              <w:rPr>
                <w:rFonts w:ascii="Calibri Light" w:hAnsi="Calibri Light" w:cs="Calibri Light"/>
                <w:b/>
                <w:bCs/>
                <w:lang w:val="es-ES_tradnl"/>
              </w:rPr>
            </w:pPr>
            <w:r w:rsidRPr="00CF3CD4">
              <w:rPr>
                <w:rFonts w:ascii="Calibri Light" w:hAnsi="Calibri Light" w:cs="Calibri Light"/>
                <w:b/>
                <w:bCs/>
                <w:lang w:val="es-ES"/>
              </w:rPr>
              <w:t>NDAS-3. Uso eficiente de los recursos y prevención de la contaminación</w:t>
            </w:r>
          </w:p>
        </w:tc>
        <w:tc>
          <w:tcPr>
            <w:tcW w:w="1186" w:type="dxa"/>
            <w:shd w:val="clear" w:color="auto" w:fill="F2F2F2" w:themeFill="background1" w:themeFillShade="F2"/>
            <w:vAlign w:val="center"/>
          </w:tcPr>
          <w:p w14:paraId="55E8DABD" w14:textId="1E8D4451" w:rsidR="00201456" w:rsidRPr="006B3D34" w:rsidRDefault="00201456" w:rsidP="00201456">
            <w:pPr>
              <w:spacing w:before="120" w:after="120"/>
              <w:jc w:val="center"/>
              <w:rPr>
                <w:rFonts w:ascii="Calibri Light" w:hAnsi="Calibri Light" w:cs="Calibri Light"/>
                <w:b/>
                <w:bCs/>
                <w:lang w:val="es-ES_tradnl"/>
              </w:rPr>
            </w:pPr>
            <w:proofErr w:type="spellStart"/>
            <w:r>
              <w:rPr>
                <w:rFonts w:ascii="Calibri Light"/>
                <w:sz w:val="20"/>
              </w:rPr>
              <w:t>S</w:t>
            </w:r>
            <w:r>
              <w:rPr>
                <w:rFonts w:ascii="Calibri Light"/>
                <w:sz w:val="20"/>
              </w:rPr>
              <w:t>í</w:t>
            </w:r>
            <w:proofErr w:type="spellEnd"/>
          </w:p>
        </w:tc>
      </w:tr>
      <w:tr w:rsidR="00201456" w:rsidRPr="00510EA6" w14:paraId="306FEBD5" w14:textId="77777777" w:rsidTr="142B8C16">
        <w:tc>
          <w:tcPr>
            <w:tcW w:w="9350" w:type="dxa"/>
            <w:gridSpan w:val="5"/>
            <w:vAlign w:val="center"/>
          </w:tcPr>
          <w:p w14:paraId="644BD787" w14:textId="18B9D650" w:rsidR="009976A5" w:rsidRDefault="00E65F37">
            <w:pPr>
              <w:spacing w:before="60" w:after="60"/>
              <w:jc w:val="both"/>
              <w:rPr>
                <w:rFonts w:ascii="Arial" w:hAnsi="Arial" w:cs="Arial"/>
                <w:sz w:val="20"/>
                <w:szCs w:val="20"/>
                <w:lang w:val="es-ES"/>
              </w:rPr>
            </w:pPr>
            <w:r w:rsidRPr="39464555">
              <w:rPr>
                <w:rFonts w:ascii="Arial" w:hAnsi="Arial" w:cs="Arial"/>
                <w:sz w:val="20"/>
                <w:szCs w:val="20"/>
                <w:lang w:val="es-ES"/>
              </w:rPr>
              <w:t xml:space="preserve">A partir de la </w:t>
            </w:r>
            <w:r w:rsidR="00FF4058" w:rsidRPr="39464555">
              <w:rPr>
                <w:rFonts w:ascii="Arial" w:hAnsi="Arial" w:cs="Arial"/>
                <w:sz w:val="20"/>
                <w:szCs w:val="20"/>
                <w:lang w:val="es-ES"/>
              </w:rPr>
              <w:t>E</w:t>
            </w:r>
            <w:r w:rsidRPr="39464555">
              <w:rPr>
                <w:rFonts w:ascii="Arial" w:hAnsi="Arial" w:cs="Arial"/>
                <w:sz w:val="20"/>
                <w:szCs w:val="20"/>
                <w:lang w:val="es-ES"/>
              </w:rPr>
              <w:t>AS de las obras de la muestra</w:t>
            </w:r>
            <w:r w:rsidR="00556EA9" w:rsidRPr="39464555">
              <w:rPr>
                <w:rFonts w:ascii="Arial" w:hAnsi="Arial" w:cs="Arial"/>
                <w:sz w:val="20"/>
                <w:szCs w:val="20"/>
                <w:lang w:val="es-ES"/>
              </w:rPr>
              <w:t xml:space="preserve"> se identificaron</w:t>
            </w:r>
            <w:r w:rsidRPr="39464555">
              <w:rPr>
                <w:rFonts w:ascii="Arial" w:hAnsi="Arial" w:cs="Arial"/>
                <w:sz w:val="20"/>
                <w:szCs w:val="20"/>
                <w:lang w:val="es-ES"/>
              </w:rPr>
              <w:t xml:space="preserve"> los impactos ambientales</w:t>
            </w:r>
            <w:r w:rsidR="000B777E" w:rsidRPr="39464555">
              <w:rPr>
                <w:rFonts w:ascii="Arial" w:hAnsi="Arial" w:cs="Arial"/>
                <w:sz w:val="20"/>
                <w:szCs w:val="20"/>
                <w:lang w:val="es-ES"/>
              </w:rPr>
              <w:t xml:space="preserve"> claves en etapa de construcción y operación. </w:t>
            </w:r>
            <w:r w:rsidR="009B1C81" w:rsidRPr="39464555">
              <w:rPr>
                <w:rFonts w:ascii="Arial" w:hAnsi="Arial" w:cs="Arial"/>
                <w:sz w:val="20"/>
                <w:szCs w:val="20"/>
                <w:lang w:val="es-ES"/>
              </w:rPr>
              <w:t>Durante la etapa constructiv</w:t>
            </w:r>
            <w:r w:rsidR="008F3BF0" w:rsidRPr="39464555">
              <w:rPr>
                <w:rFonts w:ascii="Arial" w:hAnsi="Arial" w:cs="Arial"/>
                <w:sz w:val="20"/>
                <w:szCs w:val="20"/>
                <w:lang w:val="es-ES"/>
              </w:rPr>
              <w:t>a</w:t>
            </w:r>
            <w:r w:rsidR="007304E4" w:rsidRPr="39464555">
              <w:rPr>
                <w:rFonts w:ascii="Arial" w:hAnsi="Arial" w:cs="Arial"/>
                <w:sz w:val="20"/>
                <w:szCs w:val="20"/>
                <w:lang w:val="es-ES"/>
              </w:rPr>
              <w:t xml:space="preserve"> se han identificado riesgos de </w:t>
            </w:r>
            <w:r w:rsidR="009B1C81" w:rsidRPr="39464555">
              <w:rPr>
                <w:rFonts w:ascii="Arial" w:hAnsi="Arial" w:cs="Arial"/>
                <w:sz w:val="20"/>
                <w:szCs w:val="20"/>
                <w:lang w:val="es-ES"/>
              </w:rPr>
              <w:t>contaminación del</w:t>
            </w:r>
            <w:r w:rsidR="008F3BF0" w:rsidRPr="39464555">
              <w:rPr>
                <w:rFonts w:ascii="Arial" w:hAnsi="Arial" w:cs="Arial"/>
                <w:sz w:val="20"/>
                <w:szCs w:val="20"/>
                <w:lang w:val="es-ES"/>
              </w:rPr>
              <w:t>: (i) aire, por emisiones gaseosas y de material particulado; (</w:t>
            </w:r>
            <w:proofErr w:type="spellStart"/>
            <w:r w:rsidR="008F3BF0" w:rsidRPr="39464555">
              <w:rPr>
                <w:rFonts w:ascii="Arial" w:hAnsi="Arial" w:cs="Arial"/>
                <w:sz w:val="20"/>
                <w:szCs w:val="20"/>
                <w:lang w:val="es-ES"/>
              </w:rPr>
              <w:t>ii</w:t>
            </w:r>
            <w:proofErr w:type="spellEnd"/>
            <w:r w:rsidR="008F3BF0" w:rsidRPr="39464555">
              <w:rPr>
                <w:rFonts w:ascii="Arial" w:hAnsi="Arial" w:cs="Arial"/>
                <w:sz w:val="20"/>
                <w:szCs w:val="20"/>
                <w:lang w:val="es-ES"/>
              </w:rPr>
              <w:t>) agua y suelo, por derrames accidentales o por la incorrecta disposición o fallas en los sistemas de gestión de efluentes o residuos sólidos; (</w:t>
            </w:r>
            <w:proofErr w:type="spellStart"/>
            <w:r w:rsidR="008F3BF0" w:rsidRPr="39464555">
              <w:rPr>
                <w:rFonts w:ascii="Arial" w:hAnsi="Arial" w:cs="Arial"/>
                <w:sz w:val="20"/>
                <w:szCs w:val="20"/>
                <w:lang w:val="es-ES"/>
              </w:rPr>
              <w:t>iii</w:t>
            </w:r>
            <w:proofErr w:type="spellEnd"/>
            <w:r w:rsidR="008F3BF0" w:rsidRPr="39464555">
              <w:rPr>
                <w:rFonts w:ascii="Arial" w:hAnsi="Arial" w:cs="Arial"/>
                <w:sz w:val="20"/>
                <w:szCs w:val="20"/>
                <w:lang w:val="es-ES"/>
              </w:rPr>
              <w:t>) impactos de seguridad ocupacional, por riesgos inherentes a las tareas constructivas y de mantenimiento, y (</w:t>
            </w:r>
            <w:proofErr w:type="spellStart"/>
            <w:r w:rsidR="008F3BF0" w:rsidRPr="39464555">
              <w:rPr>
                <w:rFonts w:ascii="Arial" w:hAnsi="Arial" w:cs="Arial"/>
                <w:sz w:val="20"/>
                <w:szCs w:val="20"/>
                <w:lang w:val="es-ES"/>
              </w:rPr>
              <w:t>iv</w:t>
            </w:r>
            <w:proofErr w:type="spellEnd"/>
            <w:r w:rsidR="008F3BF0" w:rsidRPr="39464555">
              <w:rPr>
                <w:rFonts w:ascii="Arial" w:hAnsi="Arial" w:cs="Arial"/>
                <w:sz w:val="20"/>
                <w:szCs w:val="20"/>
                <w:lang w:val="es-ES"/>
              </w:rPr>
              <w:t xml:space="preserve">) sonora, por ruido de operación de equipos y maquinaria. </w:t>
            </w:r>
          </w:p>
          <w:p w14:paraId="04EB52B8" w14:textId="5A1EE57E" w:rsidR="00E51CAC" w:rsidRPr="00E51CAC" w:rsidRDefault="00E51CAC" w:rsidP="00E51CAC">
            <w:pPr>
              <w:spacing w:before="60" w:after="60"/>
              <w:jc w:val="both"/>
              <w:rPr>
                <w:rFonts w:ascii="Arial" w:hAnsi="Arial" w:cs="Arial"/>
                <w:sz w:val="20"/>
                <w:szCs w:val="20"/>
                <w:lang w:val="es-ES"/>
              </w:rPr>
            </w:pPr>
            <w:r w:rsidRPr="39464555">
              <w:rPr>
                <w:rFonts w:ascii="Arial" w:hAnsi="Arial" w:cs="Arial"/>
                <w:sz w:val="20"/>
                <w:szCs w:val="20"/>
                <w:lang w:val="es-ES"/>
              </w:rPr>
              <w:t xml:space="preserve">El AAS indica que el área del proyecto se encuentra situado sobre un </w:t>
            </w:r>
            <w:proofErr w:type="spellStart"/>
            <w:r w:rsidRPr="39464555">
              <w:rPr>
                <w:rFonts w:ascii="Arial" w:hAnsi="Arial" w:cs="Arial"/>
                <w:sz w:val="20"/>
                <w:szCs w:val="20"/>
                <w:lang w:val="es-ES"/>
              </w:rPr>
              <w:t>acuifero</w:t>
            </w:r>
            <w:proofErr w:type="spellEnd"/>
            <w:r w:rsidRPr="39464555">
              <w:rPr>
                <w:rFonts w:ascii="Arial" w:hAnsi="Arial" w:cs="Arial"/>
                <w:sz w:val="20"/>
                <w:szCs w:val="20"/>
                <w:lang w:val="es-ES"/>
              </w:rPr>
              <w:t xml:space="preserve"> volcánico fisurado de gran extensión que presenta una superficie de 2200 km2 y un índice de explotación de 0.48 y una recarga de 663.46 mm/año. Esto indica una alta disponibilidad del recurso hídrico subterráneo. Por su parte la calidad de los cuerpos hídricos superficiales es baja ligada principalmente al desarrollo de las regiones, asentamientos urbanos, industria y actividades agrícolas, lo que, sumado a la falta de sistemas de tratamiento de aguas residuales, saneamiento básico deficiente, vuelve critica la situación de calidad. Esta condición limita el uso de estas fuentes como abastecimiento para agua potable.  </w:t>
            </w:r>
          </w:p>
          <w:p w14:paraId="52D10CB9" w14:textId="77777777" w:rsidR="00E51CAC" w:rsidRPr="00E51CAC" w:rsidRDefault="00E51CAC" w:rsidP="00E51CAC">
            <w:pPr>
              <w:spacing w:before="60" w:after="60"/>
              <w:jc w:val="both"/>
              <w:rPr>
                <w:rFonts w:ascii="Arial" w:hAnsi="Arial" w:cs="Arial"/>
                <w:sz w:val="20"/>
                <w:szCs w:val="20"/>
                <w:lang w:val="es-ES"/>
              </w:rPr>
            </w:pPr>
          </w:p>
          <w:p w14:paraId="68347D2C" w14:textId="793E6FC4" w:rsidR="00032101" w:rsidRDefault="00E51CAC" w:rsidP="39464555">
            <w:pPr>
              <w:spacing w:before="60" w:after="60"/>
              <w:jc w:val="both"/>
              <w:rPr>
                <w:rFonts w:ascii="Arial" w:hAnsi="Arial" w:cs="Arial"/>
                <w:sz w:val="20"/>
                <w:szCs w:val="20"/>
                <w:lang w:val="es-ES"/>
              </w:rPr>
            </w:pPr>
            <w:r w:rsidRPr="39464555">
              <w:rPr>
                <w:rFonts w:ascii="Arial" w:hAnsi="Arial" w:cs="Arial"/>
                <w:sz w:val="20"/>
                <w:szCs w:val="20"/>
                <w:lang w:val="es-ES"/>
              </w:rPr>
              <w:t>Las acciones previstas en el Sistema Zona Norte a corto y mediano plazo estarán dirigidas a asegurar el caudal de diseño de 1,8 m</w:t>
            </w:r>
            <w:r w:rsidRPr="39464555">
              <w:rPr>
                <w:rFonts w:ascii="Arial" w:hAnsi="Arial" w:cs="Arial"/>
                <w:sz w:val="20"/>
                <w:szCs w:val="20"/>
                <w:vertAlign w:val="superscript"/>
                <w:lang w:val="es-ES"/>
              </w:rPr>
              <w:t>3</w:t>
            </w:r>
            <w:r w:rsidRPr="39464555">
              <w:rPr>
                <w:rFonts w:ascii="Arial" w:hAnsi="Arial" w:cs="Arial"/>
                <w:sz w:val="20"/>
                <w:szCs w:val="20"/>
                <w:lang w:val="es-ES"/>
              </w:rPr>
              <w:t xml:space="preserve">/s con una producción propia y sostenible en el tiempo. Teniendo en consideración el diagnóstico preliminar realizado a partir de los estudios hidrogeológicos y balances hídricos, la AAS concluye que el sistema acuífero cuenta con condiciones de muy alta transmisividad y buena recarga en un contexto climático tropical permite sostener una producción adecuada por parte de los pozos. Adicionalmente, el programa incluye medidas para reconcentrar el uso de recurso hídricos hacia el agua subterránea, por ser una fuente menos impactada por el cambio climático que las fuentes superficiales y más protegida en términos de contaminación potencial y propone un esquema de producción con mayor flexibilidad y sustentabilidad para el futuro, incluyendo medidas complementarias de monitoreo como: (i) ejecución de pozo de exploración para reconocimiento de reservas acuíferas en </w:t>
            </w:r>
            <w:r w:rsidRPr="39464555">
              <w:rPr>
                <w:rFonts w:ascii="Arial" w:hAnsi="Arial" w:cs="Arial"/>
                <w:sz w:val="20"/>
                <w:szCs w:val="20"/>
                <w:lang w:val="es-ES"/>
              </w:rPr>
              <w:lastRenderedPageBreak/>
              <w:t>la zona, (</w:t>
            </w:r>
            <w:proofErr w:type="spellStart"/>
            <w:r w:rsidRPr="39464555">
              <w:rPr>
                <w:rFonts w:ascii="Arial" w:hAnsi="Arial" w:cs="Arial"/>
                <w:sz w:val="20"/>
                <w:szCs w:val="20"/>
                <w:lang w:val="es-ES"/>
              </w:rPr>
              <w:t>ii</w:t>
            </w:r>
            <w:proofErr w:type="spellEnd"/>
            <w:r w:rsidRPr="39464555">
              <w:rPr>
                <w:rFonts w:ascii="Arial" w:hAnsi="Arial" w:cs="Arial"/>
                <w:sz w:val="20"/>
                <w:szCs w:val="20"/>
                <w:lang w:val="es-ES"/>
              </w:rPr>
              <w:t>) realización de un censo de pozos y mapa del acuífero en explotación; (</w:t>
            </w:r>
            <w:proofErr w:type="spellStart"/>
            <w:r w:rsidRPr="39464555">
              <w:rPr>
                <w:rFonts w:ascii="Arial" w:hAnsi="Arial" w:cs="Arial"/>
                <w:sz w:val="20"/>
                <w:szCs w:val="20"/>
                <w:lang w:val="es-ES"/>
              </w:rPr>
              <w:t>iii</w:t>
            </w:r>
            <w:proofErr w:type="spellEnd"/>
            <w:r w:rsidRPr="39464555">
              <w:rPr>
                <w:rFonts w:ascii="Arial" w:hAnsi="Arial" w:cs="Arial"/>
                <w:sz w:val="20"/>
                <w:szCs w:val="20"/>
                <w:lang w:val="es-ES"/>
              </w:rPr>
              <w:t>) diseño e implementación de una red de monitoreo con seguimiento estacional; (</w:t>
            </w:r>
            <w:proofErr w:type="spellStart"/>
            <w:r w:rsidRPr="39464555">
              <w:rPr>
                <w:rFonts w:ascii="Arial" w:hAnsi="Arial" w:cs="Arial"/>
                <w:sz w:val="20"/>
                <w:szCs w:val="20"/>
                <w:lang w:val="es-ES"/>
              </w:rPr>
              <w:t>iv</w:t>
            </w:r>
            <w:proofErr w:type="spellEnd"/>
            <w:r w:rsidRPr="39464555">
              <w:rPr>
                <w:rFonts w:ascii="Arial" w:hAnsi="Arial" w:cs="Arial"/>
                <w:sz w:val="20"/>
                <w:szCs w:val="20"/>
                <w:lang w:val="es-ES"/>
              </w:rPr>
              <w:t xml:space="preserve">) modelización del </w:t>
            </w:r>
            <w:proofErr w:type="spellStart"/>
            <w:r w:rsidRPr="39464555">
              <w:rPr>
                <w:rFonts w:ascii="Arial" w:hAnsi="Arial" w:cs="Arial"/>
                <w:sz w:val="20"/>
                <w:szCs w:val="20"/>
                <w:lang w:val="es-ES"/>
              </w:rPr>
              <w:t>acuifero</w:t>
            </w:r>
            <w:proofErr w:type="spellEnd"/>
            <w:r w:rsidRPr="39464555">
              <w:rPr>
                <w:rFonts w:ascii="Arial" w:hAnsi="Arial" w:cs="Arial"/>
                <w:sz w:val="20"/>
                <w:szCs w:val="20"/>
                <w:lang w:val="es-ES"/>
              </w:rPr>
              <w:t xml:space="preserve"> en explotación, con fines predictivos.  </w:t>
            </w:r>
          </w:p>
          <w:p w14:paraId="59DAB067" w14:textId="3978BE97" w:rsidR="00136905" w:rsidRDefault="009976A5" w:rsidP="009976A5">
            <w:pPr>
              <w:pStyle w:val="CommentText"/>
              <w:jc w:val="both"/>
              <w:rPr>
                <w:rFonts w:ascii="Arial" w:hAnsi="Arial" w:cs="Arial"/>
                <w:lang w:val="es-ES"/>
              </w:rPr>
            </w:pPr>
            <w:r w:rsidRPr="00550941">
              <w:rPr>
                <w:rFonts w:ascii="Arial" w:hAnsi="Arial" w:cs="Arial"/>
                <w:lang w:val="es-ES"/>
              </w:rPr>
              <w:t xml:space="preserve">En la etapa de operación se ha identificado impacto negativo potencial en agua subterráneas por explotación del acuífero, </w:t>
            </w:r>
            <w:r w:rsidR="00556EA9">
              <w:rPr>
                <w:rFonts w:ascii="Arial" w:hAnsi="Arial" w:cs="Arial"/>
                <w:lang w:val="es-ES"/>
              </w:rPr>
              <w:t>y</w:t>
            </w:r>
            <w:r w:rsidRPr="00550941">
              <w:rPr>
                <w:rFonts w:ascii="Arial" w:hAnsi="Arial" w:cs="Arial"/>
                <w:lang w:val="es-ES"/>
              </w:rPr>
              <w:t xml:space="preserve"> ha sido calificado como bajo</w:t>
            </w:r>
            <w:r w:rsidR="00556EA9">
              <w:rPr>
                <w:rFonts w:ascii="Arial" w:hAnsi="Arial" w:cs="Arial"/>
                <w:lang w:val="es-ES"/>
              </w:rPr>
              <w:t>,</w:t>
            </w:r>
            <w:r w:rsidRPr="00550941">
              <w:rPr>
                <w:rFonts w:ascii="Arial" w:hAnsi="Arial" w:cs="Arial"/>
                <w:lang w:val="es-ES"/>
              </w:rPr>
              <w:t xml:space="preserve"> debido a que </w:t>
            </w:r>
            <w:r w:rsidR="00556EA9">
              <w:rPr>
                <w:rFonts w:ascii="Arial" w:hAnsi="Arial" w:cs="Arial"/>
                <w:lang w:val="es-ES"/>
              </w:rPr>
              <w:t xml:space="preserve">el acuífero </w:t>
            </w:r>
            <w:r w:rsidRPr="00550941">
              <w:rPr>
                <w:rFonts w:ascii="Arial" w:hAnsi="Arial" w:cs="Arial"/>
                <w:lang w:val="es-ES"/>
              </w:rPr>
              <w:t>cuenta con una alta transmisividad y buena recarga que permite sostener una producción adecuada de agua.</w:t>
            </w:r>
            <w:r w:rsidR="00D61F84">
              <w:rPr>
                <w:rFonts w:ascii="Arial" w:hAnsi="Arial" w:cs="Arial"/>
                <w:lang w:val="es-ES"/>
              </w:rPr>
              <w:t xml:space="preserve"> </w:t>
            </w:r>
            <w:r w:rsidR="00556EA9">
              <w:rPr>
                <w:rFonts w:ascii="Arial" w:hAnsi="Arial" w:cs="Arial"/>
                <w:lang w:val="es-ES"/>
              </w:rPr>
              <w:t>No obstante</w:t>
            </w:r>
            <w:r w:rsidR="00BD415D">
              <w:rPr>
                <w:rFonts w:ascii="Arial" w:hAnsi="Arial" w:cs="Arial"/>
                <w:lang w:val="es-ES"/>
              </w:rPr>
              <w:t xml:space="preserve">, </w:t>
            </w:r>
            <w:r w:rsidR="00556EA9">
              <w:rPr>
                <w:rFonts w:ascii="Arial" w:hAnsi="Arial" w:cs="Arial"/>
                <w:lang w:val="es-ES"/>
              </w:rPr>
              <w:t xml:space="preserve">el Programa implementará </w:t>
            </w:r>
            <w:r w:rsidR="00BD415D">
              <w:rPr>
                <w:rFonts w:ascii="Arial" w:hAnsi="Arial" w:cs="Arial"/>
                <w:lang w:val="es-ES"/>
              </w:rPr>
              <w:t xml:space="preserve">un sistema de monitoreo </w:t>
            </w:r>
            <w:r w:rsidR="00556EA9">
              <w:rPr>
                <w:rFonts w:ascii="Arial" w:hAnsi="Arial" w:cs="Arial"/>
                <w:lang w:val="es-ES"/>
              </w:rPr>
              <w:t>de la oferta hídrica,</w:t>
            </w:r>
            <w:r w:rsidR="00E570EA">
              <w:rPr>
                <w:rFonts w:ascii="Arial" w:hAnsi="Arial" w:cs="Arial"/>
                <w:lang w:val="es-ES"/>
              </w:rPr>
              <w:t xml:space="preserve"> como parte del Componente 1 del Programa y del Plan de Acción Ambiental y Social (PAAS) </w:t>
            </w:r>
            <w:r w:rsidR="00556EA9">
              <w:rPr>
                <w:rFonts w:ascii="Arial" w:hAnsi="Arial" w:cs="Arial"/>
                <w:lang w:val="es-ES"/>
              </w:rPr>
              <w:t>del Programa</w:t>
            </w:r>
            <w:r w:rsidR="00E570EA">
              <w:rPr>
                <w:rFonts w:ascii="Arial" w:hAnsi="Arial" w:cs="Arial"/>
                <w:lang w:val="es-ES"/>
              </w:rPr>
              <w:t xml:space="preserve">. </w:t>
            </w:r>
            <w:r w:rsidR="00D61F84">
              <w:rPr>
                <w:rFonts w:ascii="Arial" w:hAnsi="Arial" w:cs="Arial"/>
                <w:lang w:val="es-ES"/>
              </w:rPr>
              <w:t xml:space="preserve"> </w:t>
            </w:r>
          </w:p>
          <w:p w14:paraId="1C3DF828" w14:textId="41043D42" w:rsidR="009976A5" w:rsidRPr="00550941" w:rsidRDefault="009976A5" w:rsidP="009976A5">
            <w:pPr>
              <w:pStyle w:val="CommentText"/>
              <w:jc w:val="both"/>
              <w:rPr>
                <w:rFonts w:ascii="Arial" w:hAnsi="Arial" w:cs="Arial"/>
                <w:lang w:val="es-ES"/>
              </w:rPr>
            </w:pPr>
            <w:r>
              <w:rPr>
                <w:rFonts w:ascii="Arial" w:hAnsi="Arial" w:cs="Arial"/>
                <w:lang w:val="es-ES"/>
              </w:rPr>
              <w:t>Otros impactos negativos no significativos identificados son: (i) riesgos de accidentes ocupaciones o viales en tareas de operación y mantenimiento del acueducto, (</w:t>
            </w:r>
            <w:proofErr w:type="spellStart"/>
            <w:r>
              <w:rPr>
                <w:rFonts w:ascii="Arial" w:hAnsi="Arial" w:cs="Arial"/>
                <w:lang w:val="es-ES"/>
              </w:rPr>
              <w:t>ii</w:t>
            </w:r>
            <w:proofErr w:type="spellEnd"/>
            <w:r>
              <w:rPr>
                <w:rFonts w:ascii="Arial" w:hAnsi="Arial" w:cs="Arial"/>
                <w:lang w:val="es-ES"/>
              </w:rPr>
              <w:t xml:space="preserve">) contaminación el suelo por disposición de residuos sólidos, derrame de sustancias químicas, vertido de aguas de proceso sin tratamiento. </w:t>
            </w:r>
          </w:p>
          <w:p w14:paraId="1A8C58DD" w14:textId="77777777" w:rsidR="009976A5" w:rsidRDefault="009976A5" w:rsidP="003C1F45">
            <w:pPr>
              <w:spacing w:before="60" w:after="60"/>
              <w:jc w:val="both"/>
              <w:rPr>
                <w:rFonts w:ascii="Arial" w:hAnsi="Arial" w:cs="Arial"/>
                <w:sz w:val="20"/>
                <w:szCs w:val="20"/>
                <w:lang w:val="es-ES"/>
              </w:rPr>
            </w:pPr>
          </w:p>
          <w:p w14:paraId="1D4363B2" w14:textId="4CC41CA9" w:rsidR="003C1F45" w:rsidRDefault="0091216A" w:rsidP="003C1F45">
            <w:pPr>
              <w:spacing w:before="60" w:after="60"/>
              <w:jc w:val="both"/>
              <w:rPr>
                <w:rFonts w:ascii="Arial" w:hAnsi="Arial" w:cs="Arial"/>
                <w:sz w:val="20"/>
                <w:szCs w:val="20"/>
                <w:lang w:val="es-ES"/>
              </w:rPr>
            </w:pPr>
            <w:r w:rsidRPr="00B4010B">
              <w:rPr>
                <w:rFonts w:ascii="Arial" w:hAnsi="Arial" w:cs="Arial"/>
                <w:sz w:val="20"/>
                <w:szCs w:val="20"/>
                <w:lang w:val="es-ES"/>
              </w:rPr>
              <w:t xml:space="preserve">El PGAS de las obras de la muestra incluye medidas bajo la jerarquía de mitigación, orientadas a prevenir la contaminación. </w:t>
            </w:r>
            <w:r w:rsidR="003C1F45">
              <w:rPr>
                <w:rFonts w:ascii="Arial" w:hAnsi="Arial" w:cs="Arial"/>
                <w:sz w:val="20"/>
                <w:szCs w:val="20"/>
                <w:lang w:val="es-ES"/>
              </w:rPr>
              <w:t xml:space="preserve">Dichas medidas están desarrolladas en los siguientes programas: </w:t>
            </w:r>
          </w:p>
          <w:p w14:paraId="5841E87F"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es-419"/>
              </w:rPr>
            </w:pPr>
            <w:r w:rsidRPr="00A561CF">
              <w:rPr>
                <w:rFonts w:ascii="Arial" w:hAnsi="Arial" w:cs="Arial"/>
                <w:sz w:val="20"/>
                <w:szCs w:val="20"/>
                <w:lang w:val="es-419"/>
              </w:rPr>
              <w:t>Instalación de obras y montaje del obrador.</w:t>
            </w:r>
          </w:p>
          <w:p w14:paraId="73813A88"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pt-BR"/>
              </w:rPr>
            </w:pPr>
            <w:r w:rsidRPr="00A561CF">
              <w:rPr>
                <w:rFonts w:ascii="Arial" w:hAnsi="Arial" w:cs="Arial"/>
                <w:sz w:val="20"/>
                <w:szCs w:val="20"/>
                <w:lang w:val="pt-BR"/>
              </w:rPr>
              <w:t>Manejo de flora, áreas verdes y fauna.</w:t>
            </w:r>
          </w:p>
          <w:p w14:paraId="3FAF70E9"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pt-BR"/>
              </w:rPr>
            </w:pPr>
            <w:r w:rsidRPr="00A561CF">
              <w:rPr>
                <w:rFonts w:ascii="Arial" w:hAnsi="Arial" w:cs="Arial"/>
                <w:sz w:val="20"/>
                <w:szCs w:val="20"/>
                <w:lang w:val="pt-BR"/>
              </w:rPr>
              <w:t>Gestión de efluentes.</w:t>
            </w:r>
          </w:p>
          <w:p w14:paraId="488B7E13"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pt-BR"/>
              </w:rPr>
            </w:pPr>
            <w:r w:rsidRPr="00A561CF">
              <w:rPr>
                <w:rFonts w:ascii="Arial" w:hAnsi="Arial" w:cs="Arial"/>
                <w:sz w:val="20"/>
                <w:szCs w:val="20"/>
                <w:lang w:val="pt-BR"/>
              </w:rPr>
              <w:t>Manejo de sustâncias químicas.</w:t>
            </w:r>
          </w:p>
          <w:p w14:paraId="2A707A2B"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pt-BR"/>
              </w:rPr>
            </w:pPr>
            <w:r w:rsidRPr="00A561CF">
              <w:rPr>
                <w:rFonts w:ascii="Arial" w:hAnsi="Arial" w:cs="Arial"/>
                <w:sz w:val="20"/>
                <w:szCs w:val="20"/>
                <w:lang w:val="pt-BR"/>
              </w:rPr>
              <w:t>Gestión de resíduos.</w:t>
            </w:r>
          </w:p>
          <w:p w14:paraId="380B803D"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es-419"/>
              </w:rPr>
            </w:pPr>
            <w:r w:rsidRPr="00A561CF">
              <w:rPr>
                <w:rFonts w:ascii="Arial" w:hAnsi="Arial" w:cs="Arial"/>
                <w:sz w:val="20"/>
                <w:szCs w:val="20"/>
                <w:lang w:val="es-419"/>
              </w:rPr>
              <w:t xml:space="preserve">Calidad del aire, ruido y vibraciones. </w:t>
            </w:r>
          </w:p>
          <w:p w14:paraId="2C437BFA"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es-419"/>
              </w:rPr>
            </w:pPr>
            <w:r w:rsidRPr="00A561CF">
              <w:rPr>
                <w:rFonts w:ascii="Arial" w:hAnsi="Arial" w:cs="Arial"/>
                <w:sz w:val="20"/>
                <w:szCs w:val="20"/>
                <w:lang w:val="es-419"/>
              </w:rPr>
              <w:t>Seguridad vial y Ordenamiento del transito</w:t>
            </w:r>
          </w:p>
          <w:p w14:paraId="33F7FB2A" w14:textId="77777777" w:rsidR="004031E8" w:rsidRDefault="004031E8" w:rsidP="004031E8">
            <w:pPr>
              <w:pStyle w:val="ListParagraph"/>
              <w:numPr>
                <w:ilvl w:val="0"/>
                <w:numId w:val="18"/>
              </w:numPr>
              <w:spacing w:before="60" w:after="60"/>
              <w:jc w:val="both"/>
              <w:rPr>
                <w:rFonts w:ascii="Arial" w:hAnsi="Arial" w:cs="Arial"/>
                <w:sz w:val="20"/>
                <w:szCs w:val="20"/>
                <w:lang w:val="es-419"/>
              </w:rPr>
            </w:pPr>
            <w:r w:rsidRPr="00A561CF">
              <w:rPr>
                <w:rFonts w:ascii="Arial" w:hAnsi="Arial" w:cs="Arial"/>
                <w:sz w:val="20"/>
                <w:szCs w:val="20"/>
                <w:lang w:val="es-419"/>
              </w:rPr>
              <w:t>Control de plagas y vectores</w:t>
            </w:r>
          </w:p>
          <w:p w14:paraId="6EE23C1F"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es-419"/>
              </w:rPr>
            </w:pPr>
            <w:r w:rsidRPr="00A561CF">
              <w:rPr>
                <w:rFonts w:ascii="Arial" w:hAnsi="Arial" w:cs="Arial"/>
                <w:sz w:val="20"/>
                <w:szCs w:val="20"/>
                <w:lang w:val="es-419"/>
              </w:rPr>
              <w:t>Capacitación socioambiental al personal de obra</w:t>
            </w:r>
          </w:p>
          <w:p w14:paraId="782975BB"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es-419"/>
              </w:rPr>
            </w:pPr>
            <w:r w:rsidRPr="00A561CF">
              <w:rPr>
                <w:rFonts w:ascii="Arial" w:hAnsi="Arial" w:cs="Arial"/>
                <w:sz w:val="20"/>
                <w:szCs w:val="20"/>
                <w:lang w:val="es-419"/>
              </w:rPr>
              <w:t>Plan de contingencias</w:t>
            </w:r>
          </w:p>
          <w:p w14:paraId="03009A0C" w14:textId="77777777" w:rsidR="004031E8" w:rsidRPr="00A561CF" w:rsidRDefault="004031E8" w:rsidP="004031E8">
            <w:pPr>
              <w:pStyle w:val="ListParagraph"/>
              <w:numPr>
                <w:ilvl w:val="0"/>
                <w:numId w:val="18"/>
              </w:numPr>
              <w:spacing w:before="60" w:after="60"/>
              <w:jc w:val="both"/>
              <w:rPr>
                <w:rFonts w:ascii="Arial" w:hAnsi="Arial" w:cs="Arial"/>
                <w:sz w:val="20"/>
                <w:szCs w:val="20"/>
                <w:lang w:val="es-419"/>
              </w:rPr>
            </w:pPr>
            <w:r w:rsidRPr="00A561CF">
              <w:rPr>
                <w:rFonts w:ascii="Arial" w:hAnsi="Arial" w:cs="Arial"/>
                <w:sz w:val="20"/>
                <w:szCs w:val="20"/>
                <w:lang w:val="es-419"/>
              </w:rPr>
              <w:t>Desmovilización y restauración, cierre de obrador</w:t>
            </w:r>
          </w:p>
          <w:p w14:paraId="7C130E53" w14:textId="77777777" w:rsidR="003C1F45" w:rsidRPr="00B4010B" w:rsidRDefault="003C1F45" w:rsidP="00B4010B">
            <w:pPr>
              <w:pStyle w:val="ListParagraph"/>
              <w:spacing w:before="60" w:after="60"/>
              <w:jc w:val="both"/>
              <w:rPr>
                <w:rFonts w:ascii="Arial" w:hAnsi="Arial" w:cs="Arial"/>
                <w:sz w:val="20"/>
                <w:szCs w:val="20"/>
                <w:lang w:val="es-ES"/>
              </w:rPr>
            </w:pPr>
          </w:p>
          <w:p w14:paraId="0F46F69F" w14:textId="092AECDF" w:rsidR="00201456" w:rsidRPr="006B3D34" w:rsidRDefault="0091216A" w:rsidP="00201456">
            <w:pPr>
              <w:spacing w:before="60" w:after="60"/>
              <w:jc w:val="both"/>
              <w:rPr>
                <w:rFonts w:ascii="Calibri Light" w:eastAsia="Calibri Light" w:hAnsi="Calibri Light" w:cs="Calibri Light"/>
                <w:sz w:val="20"/>
                <w:szCs w:val="20"/>
                <w:lang w:val="es-419"/>
              </w:rPr>
            </w:pPr>
            <w:r w:rsidRPr="003C1F45">
              <w:rPr>
                <w:rFonts w:ascii="Arial" w:hAnsi="Arial" w:cs="Arial"/>
                <w:sz w:val="20"/>
                <w:szCs w:val="20"/>
                <w:lang w:val="es-ES"/>
              </w:rPr>
              <w:t xml:space="preserve">El MGAS para las obras futuras incluye lineamientos para la estructuración dichos programas para las obras futuras. </w:t>
            </w:r>
          </w:p>
        </w:tc>
      </w:tr>
      <w:tr w:rsidR="00201456" w:rsidRPr="006B3D34" w14:paraId="4214F71A" w14:textId="77777777" w:rsidTr="142B8C16">
        <w:tc>
          <w:tcPr>
            <w:tcW w:w="8164" w:type="dxa"/>
            <w:gridSpan w:val="4"/>
            <w:shd w:val="clear" w:color="auto" w:fill="F2F2F2" w:themeFill="background1" w:themeFillShade="F2"/>
            <w:vAlign w:val="center"/>
          </w:tcPr>
          <w:p w14:paraId="0ACE8BD4" w14:textId="14B4C28C" w:rsidR="00201456" w:rsidRPr="006B3D34" w:rsidRDefault="00201456" w:rsidP="00201456">
            <w:pPr>
              <w:spacing w:before="60" w:after="60"/>
              <w:rPr>
                <w:rFonts w:ascii="Calibri Light" w:hAnsi="Calibri Light" w:cs="Calibri Light"/>
                <w:b/>
                <w:bCs/>
                <w:lang w:val="es-ES_tradnl"/>
              </w:rPr>
            </w:pPr>
            <w:bookmarkStart w:id="4" w:name="_Hlk46906066"/>
            <w:r w:rsidRPr="00CF3CD4">
              <w:rPr>
                <w:rFonts w:ascii="Calibri Light" w:hAnsi="Calibri Light" w:cs="Calibri Light"/>
                <w:b/>
                <w:bCs/>
                <w:lang w:val="es-ES"/>
              </w:rPr>
              <w:lastRenderedPageBreak/>
              <w:t>NDAS-4. Salud y seguridad de la comunidad</w:t>
            </w:r>
          </w:p>
        </w:tc>
        <w:tc>
          <w:tcPr>
            <w:tcW w:w="1186" w:type="dxa"/>
            <w:shd w:val="clear" w:color="auto" w:fill="F2F2F2" w:themeFill="background1" w:themeFillShade="F2"/>
            <w:vAlign w:val="center"/>
          </w:tcPr>
          <w:p w14:paraId="0AA6F516" w14:textId="28D23DAD" w:rsidR="00201456" w:rsidRPr="006B3D34" w:rsidRDefault="00201456" w:rsidP="00201456">
            <w:pPr>
              <w:spacing w:before="60" w:after="60"/>
              <w:jc w:val="center"/>
              <w:rPr>
                <w:rFonts w:ascii="Calibri Light" w:hAnsi="Calibri Light" w:cs="Calibri Light"/>
                <w:b/>
                <w:bCs/>
                <w:lang w:val="es-ES_tradnl"/>
              </w:rPr>
            </w:pPr>
            <w:proofErr w:type="spellStart"/>
            <w:r>
              <w:rPr>
                <w:rFonts w:ascii="Calibri Light"/>
                <w:sz w:val="20"/>
              </w:rPr>
              <w:t>S</w:t>
            </w:r>
            <w:r>
              <w:rPr>
                <w:rFonts w:ascii="Calibri Light"/>
                <w:sz w:val="20"/>
              </w:rPr>
              <w:t>í</w:t>
            </w:r>
            <w:proofErr w:type="spellEnd"/>
          </w:p>
        </w:tc>
      </w:tr>
      <w:tr w:rsidR="00201456" w:rsidRPr="00510EA6" w14:paraId="6F98D498" w14:textId="77777777" w:rsidTr="142B8C16">
        <w:tc>
          <w:tcPr>
            <w:tcW w:w="9350" w:type="dxa"/>
            <w:gridSpan w:val="5"/>
            <w:shd w:val="clear" w:color="auto" w:fill="auto"/>
            <w:vAlign w:val="center"/>
          </w:tcPr>
          <w:p w14:paraId="39B7F3DC" w14:textId="393D84BB" w:rsidR="00201456" w:rsidRPr="00B4010B" w:rsidRDefault="00201456" w:rsidP="00201456">
            <w:pPr>
              <w:spacing w:before="60" w:after="60"/>
              <w:jc w:val="both"/>
              <w:rPr>
                <w:rFonts w:ascii="Arial" w:hAnsi="Arial" w:cs="Arial"/>
                <w:sz w:val="20"/>
                <w:szCs w:val="20"/>
                <w:lang w:val="es-ES"/>
              </w:rPr>
            </w:pPr>
            <w:r w:rsidRPr="00B4010B">
              <w:rPr>
                <w:rFonts w:ascii="Arial" w:hAnsi="Arial" w:cs="Arial"/>
                <w:sz w:val="20"/>
                <w:szCs w:val="20"/>
                <w:lang w:val="es-ES"/>
              </w:rPr>
              <w:t xml:space="preserve">Con el propósito de evitar y mitigar impactos y riesgos en materia de salud, seguridad y protección de la comunidad, en los lineamientos de los PGAS se incluyen los siguientes Programas de Gestión delineados en el AAS: 8- </w:t>
            </w:r>
            <w:r w:rsidR="587F6360" w:rsidRPr="00B4010B">
              <w:rPr>
                <w:rFonts w:ascii="Arial" w:hAnsi="Arial" w:cs="Arial"/>
                <w:sz w:val="20"/>
                <w:szCs w:val="20"/>
                <w:lang w:val="es-ES"/>
              </w:rPr>
              <w:t xml:space="preserve">Programa de </w:t>
            </w:r>
            <w:r w:rsidRPr="00B4010B">
              <w:rPr>
                <w:rFonts w:ascii="Arial" w:hAnsi="Arial" w:cs="Arial"/>
                <w:sz w:val="20"/>
                <w:szCs w:val="20"/>
                <w:lang w:val="es-ES"/>
              </w:rPr>
              <w:t xml:space="preserve">Seguridad Vial y Ordenamiento del Tránsito, 10- </w:t>
            </w:r>
            <w:r w:rsidR="587F6360" w:rsidRPr="00B4010B">
              <w:rPr>
                <w:rFonts w:ascii="Arial" w:hAnsi="Arial" w:cs="Arial"/>
                <w:sz w:val="20"/>
                <w:szCs w:val="20"/>
                <w:lang w:val="es-ES"/>
              </w:rPr>
              <w:t>Programa de Seguridad</w:t>
            </w:r>
            <w:r w:rsidRPr="00B4010B">
              <w:rPr>
                <w:rFonts w:ascii="Arial" w:hAnsi="Arial" w:cs="Arial"/>
                <w:sz w:val="20"/>
                <w:szCs w:val="20"/>
                <w:lang w:val="es-ES"/>
              </w:rPr>
              <w:t xml:space="preserve"> y Salud Ocupacional y Comunitaria, 11- Gestión de Afluencia de Mano de Obra, 12- </w:t>
            </w:r>
            <w:r w:rsidR="587F6360" w:rsidRPr="00B4010B">
              <w:rPr>
                <w:rFonts w:ascii="Arial" w:hAnsi="Arial" w:cs="Arial"/>
                <w:sz w:val="20"/>
                <w:szCs w:val="20"/>
                <w:lang w:val="es-ES"/>
              </w:rPr>
              <w:t>Programa de Capacitación</w:t>
            </w:r>
            <w:r w:rsidRPr="00B4010B">
              <w:rPr>
                <w:rFonts w:ascii="Arial" w:hAnsi="Arial" w:cs="Arial"/>
                <w:sz w:val="20"/>
                <w:szCs w:val="20"/>
                <w:lang w:val="es-ES"/>
              </w:rPr>
              <w:t xml:space="preserve"> Socioambiental al Personal de Obra, 13- Plan de Gestión de Riesgos y Contingencias, 15- Información y Participación Comunitaria y 18- Prevención de Enfermedades Infecciosas en el Ámbito Laboral (con foco en COVID-19). </w:t>
            </w:r>
          </w:p>
          <w:p w14:paraId="14EBEACA" w14:textId="77777777" w:rsidR="00A61EB7" w:rsidRPr="00B4010B" w:rsidRDefault="00A61EB7" w:rsidP="00201456">
            <w:pPr>
              <w:spacing w:before="60" w:after="60"/>
              <w:jc w:val="both"/>
              <w:rPr>
                <w:rFonts w:ascii="Arial" w:hAnsi="Arial" w:cs="Arial"/>
                <w:sz w:val="20"/>
                <w:szCs w:val="20"/>
                <w:lang w:val="es-ES"/>
              </w:rPr>
            </w:pPr>
          </w:p>
          <w:p w14:paraId="09346A81" w14:textId="412A5B80" w:rsidR="00A61EB7" w:rsidRDefault="00201456" w:rsidP="009C474E">
            <w:pPr>
              <w:spacing w:before="60" w:after="60"/>
              <w:jc w:val="both"/>
              <w:rPr>
                <w:rFonts w:ascii="Arial" w:hAnsi="Arial" w:cs="Arial"/>
                <w:sz w:val="20"/>
                <w:szCs w:val="20"/>
                <w:lang w:val="es-ES"/>
              </w:rPr>
            </w:pPr>
            <w:r w:rsidRPr="00B4010B">
              <w:rPr>
                <w:rFonts w:ascii="Arial" w:hAnsi="Arial" w:cs="Arial"/>
                <w:sz w:val="20"/>
                <w:szCs w:val="20"/>
                <w:lang w:val="es-ES"/>
              </w:rPr>
              <w:t xml:space="preserve">Las amenazas presentes en el área de influencia del Proyecto son: </w:t>
            </w:r>
            <w:r w:rsidR="00890796" w:rsidRPr="00B4010B">
              <w:rPr>
                <w:rFonts w:ascii="Arial" w:hAnsi="Arial" w:cs="Arial"/>
                <w:b/>
                <w:bCs/>
                <w:sz w:val="20"/>
                <w:szCs w:val="20"/>
                <w:lang w:val="es-ES"/>
              </w:rPr>
              <w:t>sismo y erupción volcánica</w:t>
            </w:r>
            <w:r w:rsidRPr="00B4010B">
              <w:rPr>
                <w:rFonts w:ascii="Arial" w:hAnsi="Arial" w:cs="Arial"/>
                <w:sz w:val="20"/>
                <w:szCs w:val="20"/>
                <w:lang w:val="es-ES"/>
              </w:rPr>
              <w:t xml:space="preserve">. Para esta operación, </w:t>
            </w:r>
            <w:r w:rsidR="00890796">
              <w:rPr>
                <w:rFonts w:ascii="Arial" w:hAnsi="Arial" w:cs="Arial"/>
                <w:sz w:val="20"/>
                <w:szCs w:val="20"/>
                <w:lang w:val="es-ES"/>
              </w:rPr>
              <w:t xml:space="preserve">la amenaza por sismo </w:t>
            </w:r>
            <w:r w:rsidRPr="00B4010B">
              <w:rPr>
                <w:rFonts w:ascii="Arial" w:hAnsi="Arial" w:cs="Arial"/>
                <w:sz w:val="20"/>
                <w:szCs w:val="20"/>
                <w:lang w:val="es-ES"/>
              </w:rPr>
              <w:t xml:space="preserve">se clasifica como Alta y </w:t>
            </w:r>
            <w:r w:rsidR="00263B8F">
              <w:rPr>
                <w:rFonts w:ascii="Arial" w:hAnsi="Arial" w:cs="Arial"/>
                <w:sz w:val="20"/>
                <w:szCs w:val="20"/>
                <w:lang w:val="es-ES"/>
              </w:rPr>
              <w:t xml:space="preserve">de erupción volcánica </w:t>
            </w:r>
            <w:r w:rsidRPr="00B4010B">
              <w:rPr>
                <w:rFonts w:ascii="Arial" w:hAnsi="Arial" w:cs="Arial"/>
                <w:sz w:val="20"/>
                <w:szCs w:val="20"/>
                <w:lang w:val="es-ES"/>
              </w:rPr>
              <w:t xml:space="preserve">se clasifica como Alta. La criticidad y vulnerabilidad del componente de infraestructura del proyecto se clasifica como Moderada, según los criterios incluidos en la </w:t>
            </w:r>
            <w:r w:rsidR="00263B8F">
              <w:rPr>
                <w:rFonts w:ascii="Arial" w:hAnsi="Arial" w:cs="Arial"/>
                <w:sz w:val="20"/>
                <w:szCs w:val="20"/>
                <w:lang w:val="es-ES"/>
              </w:rPr>
              <w:t xml:space="preserve">figura de </w:t>
            </w:r>
            <w:r w:rsidR="00366679">
              <w:fldChar w:fldCharType="begin"/>
            </w:r>
            <w:r w:rsidR="00366679" w:rsidRPr="00510EA6">
              <w:rPr>
                <w:lang w:val="es-419"/>
                <w:rPrChange w:id="5" w:author="Alejandra Catacoli" w:date="2022-07-22T13:03:00Z">
                  <w:rPr/>
                </w:rPrChange>
              </w:rPr>
              <w:instrText xml:space="preserve"> HYPERLINK "https://idbg.sharepoint.com/:b:/s/ESGCompass/EW4P7PeokrtKthjvESyWww0Bb62hksZQoJmoY-kAvoeL4A?e=VheuRQ" </w:instrText>
            </w:r>
            <w:r w:rsidR="00366679">
              <w:fldChar w:fldCharType="separate"/>
            </w:r>
            <w:r w:rsidRPr="00B4010B">
              <w:rPr>
                <w:rFonts w:ascii="Arial" w:hAnsi="Arial" w:cs="Arial"/>
                <w:sz w:val="20"/>
                <w:szCs w:val="20"/>
                <w:lang w:val="es-419"/>
              </w:rPr>
              <w:t xml:space="preserve">criticidad  </w:t>
            </w:r>
            <w:r w:rsidR="00263B8F" w:rsidRPr="00B4010B">
              <w:rPr>
                <w:rFonts w:ascii="Arial" w:hAnsi="Arial" w:cs="Arial"/>
                <w:sz w:val="20"/>
                <w:szCs w:val="20"/>
                <w:lang w:val="es-419"/>
              </w:rPr>
              <w:t>de</w:t>
            </w:r>
            <w:r w:rsidR="00263B8F">
              <w:rPr>
                <w:rFonts w:ascii="Arial" w:hAnsi="Arial" w:cs="Arial"/>
                <w:sz w:val="20"/>
                <w:szCs w:val="20"/>
                <w:lang w:val="es-419"/>
              </w:rPr>
              <w:t xml:space="preserve"> </w:t>
            </w:r>
            <w:r w:rsidRPr="00B4010B">
              <w:rPr>
                <w:rFonts w:ascii="Arial" w:hAnsi="Arial" w:cs="Arial"/>
                <w:sz w:val="20"/>
                <w:szCs w:val="20"/>
                <w:lang w:val="es-419"/>
              </w:rPr>
              <w:t>saneamiento</w:t>
            </w:r>
            <w:r w:rsidR="00263B8F">
              <w:rPr>
                <w:rFonts w:ascii="Arial" w:hAnsi="Arial" w:cs="Arial"/>
                <w:sz w:val="20"/>
                <w:szCs w:val="20"/>
                <w:lang w:val="es-419"/>
              </w:rPr>
              <w:t>, agua potable y</w:t>
            </w:r>
            <w:r w:rsidRPr="00B4010B">
              <w:rPr>
                <w:rFonts w:ascii="Arial" w:hAnsi="Arial" w:cs="Arial"/>
                <w:sz w:val="20"/>
                <w:szCs w:val="20"/>
                <w:lang w:val="es-419"/>
              </w:rPr>
              <w:t xml:space="preserve"> drenaje</w:t>
            </w:r>
            <w:r w:rsidR="00366679">
              <w:rPr>
                <w:rFonts w:ascii="Arial" w:hAnsi="Arial" w:cs="Arial"/>
                <w:sz w:val="20"/>
                <w:szCs w:val="20"/>
                <w:lang w:val="es-419"/>
              </w:rPr>
              <w:fldChar w:fldCharType="end"/>
            </w:r>
            <w:r w:rsidR="00263B8F">
              <w:rPr>
                <w:rFonts w:ascii="Arial" w:hAnsi="Arial" w:cs="Arial"/>
                <w:sz w:val="20"/>
                <w:szCs w:val="20"/>
                <w:lang w:val="es-ES"/>
              </w:rPr>
              <w:t>:</w:t>
            </w:r>
            <w:r w:rsidRPr="00B4010B">
              <w:rPr>
                <w:rFonts w:ascii="Arial" w:hAnsi="Arial" w:cs="Arial"/>
                <w:sz w:val="20"/>
                <w:szCs w:val="20"/>
                <w:lang w:val="es-ES"/>
              </w:rPr>
              <w:t xml:space="preserve"> (i) </w:t>
            </w:r>
            <w:r w:rsidRPr="00B4010B">
              <w:rPr>
                <w:rFonts w:ascii="Arial" w:hAnsi="Arial" w:cs="Arial"/>
                <w:b/>
                <w:bCs/>
                <w:sz w:val="20"/>
                <w:szCs w:val="20"/>
                <w:lang w:val="es-ES"/>
              </w:rPr>
              <w:t>características físicas</w:t>
            </w:r>
            <w:r w:rsidRPr="00B4010B">
              <w:rPr>
                <w:rFonts w:ascii="Arial" w:hAnsi="Arial" w:cs="Arial"/>
                <w:sz w:val="20"/>
                <w:szCs w:val="20"/>
                <w:lang w:val="es-ES"/>
              </w:rPr>
              <w:t xml:space="preserve"> son </w:t>
            </w:r>
            <w:r w:rsidR="00FA7296">
              <w:rPr>
                <w:rFonts w:ascii="Arial" w:hAnsi="Arial" w:cs="Arial"/>
                <w:sz w:val="20"/>
                <w:szCs w:val="20"/>
                <w:lang w:val="es-ES"/>
              </w:rPr>
              <w:t xml:space="preserve">de </w:t>
            </w:r>
            <w:r w:rsidRPr="00B4010B">
              <w:rPr>
                <w:rFonts w:ascii="Arial" w:hAnsi="Arial" w:cs="Arial"/>
                <w:sz w:val="20"/>
                <w:szCs w:val="20"/>
                <w:lang w:val="es-ES"/>
              </w:rPr>
              <w:t>nivel</w:t>
            </w:r>
            <w:r w:rsidRPr="00B4010B">
              <w:rPr>
                <w:rFonts w:ascii="Arial" w:hAnsi="Arial" w:cs="Arial"/>
                <w:b/>
                <w:bCs/>
                <w:sz w:val="20"/>
                <w:szCs w:val="20"/>
                <w:lang w:val="es-ES"/>
              </w:rPr>
              <w:t xml:space="preserve"> Bajo</w:t>
            </w:r>
            <w:r w:rsidRPr="00B4010B">
              <w:rPr>
                <w:rFonts w:ascii="Arial" w:hAnsi="Arial" w:cs="Arial"/>
                <w:sz w:val="20"/>
                <w:szCs w:val="20"/>
                <w:lang w:val="es-ES"/>
              </w:rPr>
              <w:t>; (</w:t>
            </w:r>
            <w:proofErr w:type="spellStart"/>
            <w:r w:rsidRPr="00B4010B">
              <w:rPr>
                <w:rFonts w:ascii="Arial" w:hAnsi="Arial" w:cs="Arial"/>
                <w:sz w:val="20"/>
                <w:szCs w:val="20"/>
                <w:lang w:val="es-ES"/>
              </w:rPr>
              <w:t>ii</w:t>
            </w:r>
            <w:proofErr w:type="spellEnd"/>
            <w:r w:rsidRPr="00B4010B">
              <w:rPr>
                <w:rFonts w:ascii="Arial" w:hAnsi="Arial" w:cs="Arial"/>
                <w:sz w:val="20"/>
                <w:szCs w:val="20"/>
                <w:lang w:val="es-ES"/>
              </w:rPr>
              <w:t xml:space="preserve">) </w:t>
            </w:r>
            <w:r w:rsidR="0013227D">
              <w:rPr>
                <w:rFonts w:ascii="Arial" w:hAnsi="Arial" w:cs="Arial"/>
                <w:sz w:val="20"/>
                <w:szCs w:val="20"/>
                <w:lang w:val="es-ES"/>
              </w:rPr>
              <w:t xml:space="preserve">los </w:t>
            </w:r>
            <w:r w:rsidR="0013227D" w:rsidRPr="00B4010B">
              <w:rPr>
                <w:rFonts w:ascii="Arial" w:hAnsi="Arial" w:cs="Arial"/>
                <w:b/>
                <w:bCs/>
                <w:sz w:val="20"/>
                <w:szCs w:val="20"/>
                <w:lang w:val="es-ES"/>
              </w:rPr>
              <w:t>impactos negativos sobre servicios esenciales</w:t>
            </w:r>
            <w:r w:rsidR="0013227D">
              <w:rPr>
                <w:rFonts w:ascii="Arial" w:hAnsi="Arial" w:cs="Arial"/>
                <w:sz w:val="20"/>
                <w:szCs w:val="20"/>
                <w:lang w:val="es-ES"/>
              </w:rPr>
              <w:t xml:space="preserve"> </w:t>
            </w:r>
            <w:r w:rsidR="008901D0">
              <w:rPr>
                <w:rFonts w:ascii="Arial" w:hAnsi="Arial" w:cs="Arial"/>
                <w:sz w:val="20"/>
                <w:szCs w:val="20"/>
                <w:lang w:val="es-ES"/>
              </w:rPr>
              <w:t xml:space="preserve">son </w:t>
            </w:r>
            <w:r w:rsidR="008901D0" w:rsidRPr="00B4010B">
              <w:rPr>
                <w:rFonts w:ascii="Arial" w:hAnsi="Arial" w:cs="Arial"/>
                <w:b/>
                <w:bCs/>
                <w:sz w:val="20"/>
                <w:szCs w:val="20"/>
                <w:lang w:val="es-ES"/>
              </w:rPr>
              <w:t>moderados</w:t>
            </w:r>
            <w:r w:rsidRPr="00B4010B">
              <w:rPr>
                <w:rFonts w:ascii="Arial" w:hAnsi="Arial" w:cs="Arial"/>
                <w:sz w:val="20"/>
                <w:szCs w:val="20"/>
                <w:lang w:val="es-ES"/>
              </w:rPr>
              <w:t xml:space="preserve"> y (</w:t>
            </w:r>
            <w:proofErr w:type="spellStart"/>
            <w:r w:rsidRPr="00B4010B">
              <w:rPr>
                <w:rFonts w:ascii="Arial" w:hAnsi="Arial" w:cs="Arial"/>
                <w:sz w:val="20"/>
                <w:szCs w:val="20"/>
                <w:lang w:val="es-ES"/>
              </w:rPr>
              <w:t>iii</w:t>
            </w:r>
            <w:proofErr w:type="spellEnd"/>
            <w:r w:rsidRPr="00B4010B">
              <w:rPr>
                <w:rFonts w:ascii="Arial" w:hAnsi="Arial" w:cs="Arial"/>
                <w:sz w:val="20"/>
                <w:szCs w:val="20"/>
                <w:lang w:val="es-ES"/>
              </w:rPr>
              <w:t xml:space="preserve">) </w:t>
            </w:r>
            <w:r w:rsidR="00AD0806">
              <w:rPr>
                <w:rFonts w:ascii="Arial" w:hAnsi="Arial" w:cs="Arial"/>
                <w:sz w:val="20"/>
                <w:szCs w:val="20"/>
                <w:lang w:val="es-ES"/>
              </w:rPr>
              <w:t xml:space="preserve">los </w:t>
            </w:r>
            <w:r w:rsidR="00AD0806" w:rsidRPr="00B4010B">
              <w:rPr>
                <w:rFonts w:ascii="Arial" w:hAnsi="Arial" w:cs="Arial"/>
                <w:b/>
                <w:bCs/>
                <w:sz w:val="20"/>
                <w:szCs w:val="20"/>
                <w:lang w:val="es-ES"/>
              </w:rPr>
              <w:t>impactos negativos sobre la población</w:t>
            </w:r>
            <w:r w:rsidR="00AD0806">
              <w:rPr>
                <w:rFonts w:ascii="Arial" w:hAnsi="Arial" w:cs="Arial"/>
                <w:sz w:val="20"/>
                <w:szCs w:val="20"/>
                <w:lang w:val="es-ES"/>
              </w:rPr>
              <w:t xml:space="preserve"> </w:t>
            </w:r>
            <w:r w:rsidR="00842D82">
              <w:rPr>
                <w:rFonts w:ascii="Arial" w:hAnsi="Arial" w:cs="Arial"/>
                <w:sz w:val="20"/>
                <w:szCs w:val="20"/>
                <w:lang w:val="es-ES"/>
              </w:rPr>
              <w:t>son moderados,</w:t>
            </w:r>
            <w:r w:rsidRPr="00B4010B">
              <w:rPr>
                <w:rFonts w:ascii="Arial" w:hAnsi="Arial" w:cs="Arial"/>
                <w:sz w:val="20"/>
                <w:szCs w:val="20"/>
                <w:lang w:val="es-ES"/>
              </w:rPr>
              <w:t xml:space="preserve">. Entonces, la criticidad es clasificada como Moderada. No se esperan incrementos de las condiciones actuales de amenazas naturales o de la vulnerabilidad de las comunidades locales o del entorno por </w:t>
            </w:r>
            <w:r w:rsidR="00E120A0">
              <w:rPr>
                <w:rFonts w:ascii="Arial" w:hAnsi="Arial" w:cs="Arial"/>
                <w:sz w:val="20"/>
                <w:szCs w:val="20"/>
                <w:lang w:val="es-ES"/>
              </w:rPr>
              <w:t>la</w:t>
            </w:r>
            <w:r w:rsidR="00975391">
              <w:rPr>
                <w:rFonts w:ascii="Arial" w:hAnsi="Arial" w:cs="Arial"/>
                <w:sz w:val="20"/>
                <w:szCs w:val="20"/>
                <w:lang w:val="es-ES"/>
              </w:rPr>
              <w:t xml:space="preserve"> instalación de tuberías</w:t>
            </w:r>
            <w:r w:rsidR="00655455">
              <w:rPr>
                <w:rFonts w:ascii="Arial" w:hAnsi="Arial" w:cs="Arial"/>
                <w:sz w:val="20"/>
                <w:szCs w:val="20"/>
                <w:lang w:val="es-ES"/>
              </w:rPr>
              <w:t xml:space="preserve"> de impulsión, adecuación de estaciones de bombeo o mejoramiento de estación de energía </w:t>
            </w:r>
            <w:r w:rsidRPr="00B4010B">
              <w:rPr>
                <w:rFonts w:ascii="Arial" w:hAnsi="Arial" w:cs="Arial"/>
                <w:sz w:val="20"/>
                <w:szCs w:val="20"/>
                <w:lang w:val="es-ES"/>
              </w:rPr>
              <w:t xml:space="preserve">debido a </w:t>
            </w:r>
            <w:r w:rsidR="00655455">
              <w:rPr>
                <w:rFonts w:ascii="Arial" w:hAnsi="Arial" w:cs="Arial"/>
                <w:sz w:val="20"/>
                <w:szCs w:val="20"/>
                <w:lang w:val="es-ES"/>
              </w:rPr>
              <w:t>que el proyecto se desarrolla en predios e instalaciones ya existentes</w:t>
            </w:r>
            <w:r w:rsidR="00352992">
              <w:rPr>
                <w:rFonts w:ascii="Arial" w:hAnsi="Arial" w:cs="Arial"/>
                <w:sz w:val="20"/>
                <w:szCs w:val="20"/>
                <w:lang w:val="es-ES"/>
              </w:rPr>
              <w:t xml:space="preserve"> y en áreas </w:t>
            </w:r>
            <w:r w:rsidR="00D24B3F">
              <w:rPr>
                <w:rFonts w:ascii="Arial" w:hAnsi="Arial" w:cs="Arial"/>
                <w:sz w:val="20"/>
                <w:szCs w:val="20"/>
                <w:lang w:val="es-ES"/>
              </w:rPr>
              <w:t>poco habitadas, sin lugares de habitación cercanos</w:t>
            </w:r>
            <w:r w:rsidRPr="00B4010B">
              <w:rPr>
                <w:rFonts w:ascii="Arial" w:hAnsi="Arial" w:cs="Arial"/>
                <w:sz w:val="20"/>
                <w:szCs w:val="20"/>
                <w:lang w:val="es-ES"/>
              </w:rPr>
              <w:t>. Considerando los niveles de amenaza identificados, la estimación de la criticidad y la vulnerabilidad de las intervenciones de infraestructura y los niveles de exacerbación del riesgo, una clasificación de riesgo Moderado es adecuada.</w:t>
            </w:r>
            <w:r w:rsidR="00940D1E">
              <w:rPr>
                <w:rFonts w:ascii="Arial" w:hAnsi="Arial" w:cs="Arial"/>
                <w:sz w:val="20"/>
                <w:szCs w:val="20"/>
                <w:lang w:val="es-ES"/>
              </w:rPr>
              <w:t xml:space="preserve"> Adicionalmente,</w:t>
            </w:r>
            <w:r w:rsidR="00B92420">
              <w:rPr>
                <w:rFonts w:ascii="Arial" w:hAnsi="Arial" w:cs="Arial"/>
                <w:sz w:val="20"/>
                <w:szCs w:val="20"/>
                <w:lang w:val="es-ES"/>
              </w:rPr>
              <w:t xml:space="preserve"> </w:t>
            </w:r>
            <w:r w:rsidR="00043B1B">
              <w:rPr>
                <w:rFonts w:ascii="Arial" w:hAnsi="Arial" w:cs="Arial"/>
                <w:sz w:val="20"/>
                <w:szCs w:val="20"/>
                <w:lang w:val="es-ES"/>
              </w:rPr>
              <w:t xml:space="preserve">el IGOPP </w:t>
            </w:r>
            <w:r w:rsidR="00D67CF1">
              <w:rPr>
                <w:rFonts w:ascii="Arial" w:hAnsi="Arial" w:cs="Arial"/>
                <w:sz w:val="20"/>
                <w:szCs w:val="20"/>
                <w:lang w:val="es-ES"/>
              </w:rPr>
              <w:t xml:space="preserve">(Índice de Gobernabilidad y Políticas Públicas en Gestión de </w:t>
            </w:r>
            <w:r w:rsidR="00D67CF1">
              <w:rPr>
                <w:rFonts w:ascii="Arial" w:hAnsi="Arial" w:cs="Arial"/>
                <w:sz w:val="20"/>
                <w:szCs w:val="20"/>
                <w:lang w:val="es-ES"/>
              </w:rPr>
              <w:lastRenderedPageBreak/>
              <w:t xml:space="preserve">Riesgos de Desastres) </w:t>
            </w:r>
            <w:r w:rsidR="00043B1B">
              <w:rPr>
                <w:rFonts w:ascii="Arial" w:hAnsi="Arial" w:cs="Arial"/>
                <w:sz w:val="20"/>
                <w:szCs w:val="20"/>
                <w:lang w:val="es-ES"/>
              </w:rPr>
              <w:t xml:space="preserve">para </w:t>
            </w:r>
            <w:r w:rsidR="00B92420">
              <w:rPr>
                <w:rFonts w:ascii="Arial" w:hAnsi="Arial" w:cs="Arial"/>
                <w:sz w:val="20"/>
                <w:szCs w:val="20"/>
                <w:lang w:val="es-ES"/>
              </w:rPr>
              <w:t>El Sa</w:t>
            </w:r>
            <w:r w:rsidR="00043B1B">
              <w:rPr>
                <w:rFonts w:ascii="Arial" w:hAnsi="Arial" w:cs="Arial"/>
                <w:sz w:val="20"/>
                <w:szCs w:val="20"/>
                <w:lang w:val="es-ES"/>
              </w:rPr>
              <w:t>l</w:t>
            </w:r>
            <w:r w:rsidR="00B92420">
              <w:rPr>
                <w:rFonts w:ascii="Arial" w:hAnsi="Arial" w:cs="Arial"/>
                <w:sz w:val="20"/>
                <w:szCs w:val="20"/>
                <w:lang w:val="es-ES"/>
              </w:rPr>
              <w:t xml:space="preserve">vador </w:t>
            </w:r>
            <w:r w:rsidR="00043B1B">
              <w:rPr>
                <w:rFonts w:ascii="Arial" w:hAnsi="Arial" w:cs="Arial"/>
                <w:sz w:val="20"/>
                <w:szCs w:val="20"/>
                <w:lang w:val="es-ES"/>
              </w:rPr>
              <w:t xml:space="preserve">está en 42.47 lo que indica </w:t>
            </w:r>
            <w:r w:rsidR="00D67CF1">
              <w:rPr>
                <w:rFonts w:ascii="Arial" w:hAnsi="Arial" w:cs="Arial"/>
                <w:sz w:val="20"/>
                <w:szCs w:val="20"/>
                <w:lang w:val="es-ES"/>
              </w:rPr>
              <w:t>que el país cuenta con una</w:t>
            </w:r>
            <w:r w:rsidR="00310B5B">
              <w:rPr>
                <w:rFonts w:ascii="Arial" w:hAnsi="Arial" w:cs="Arial"/>
                <w:sz w:val="20"/>
                <w:szCs w:val="20"/>
                <w:lang w:val="es-ES"/>
              </w:rPr>
              <w:t xml:space="preserve"> capacidad institucional </w:t>
            </w:r>
            <w:r w:rsidR="00D67CF1">
              <w:rPr>
                <w:rFonts w:ascii="Arial" w:hAnsi="Arial" w:cs="Arial"/>
                <w:sz w:val="20"/>
                <w:szCs w:val="20"/>
                <w:lang w:val="es-ES"/>
              </w:rPr>
              <w:t xml:space="preserve">aceptable para la </w:t>
            </w:r>
            <w:r w:rsidR="00310B5B">
              <w:rPr>
                <w:rFonts w:ascii="Arial" w:hAnsi="Arial" w:cs="Arial"/>
                <w:sz w:val="20"/>
                <w:szCs w:val="20"/>
                <w:lang w:val="es-ES"/>
              </w:rPr>
              <w:t>gestión de riesgo de desastres</w:t>
            </w:r>
            <w:r w:rsidR="00D67CF1">
              <w:rPr>
                <w:rFonts w:ascii="Arial" w:hAnsi="Arial" w:cs="Arial"/>
                <w:sz w:val="20"/>
                <w:szCs w:val="20"/>
                <w:lang w:val="es-ES"/>
              </w:rPr>
              <w:t xml:space="preserve"> naturales</w:t>
            </w:r>
            <w:r w:rsidR="00310B5B">
              <w:rPr>
                <w:rFonts w:ascii="Arial" w:hAnsi="Arial" w:cs="Arial"/>
                <w:sz w:val="20"/>
                <w:szCs w:val="20"/>
                <w:lang w:val="es-ES"/>
              </w:rPr>
              <w:t xml:space="preserve">. </w:t>
            </w:r>
          </w:p>
          <w:p w14:paraId="556E1CD6" w14:textId="61596AF9" w:rsidR="00201456" w:rsidRDefault="004A5798" w:rsidP="00B4010B">
            <w:pPr>
              <w:spacing w:before="60" w:after="60"/>
              <w:jc w:val="both"/>
              <w:rPr>
                <w:rFonts w:ascii="Arial" w:hAnsi="Arial" w:cs="Arial"/>
                <w:sz w:val="20"/>
                <w:szCs w:val="20"/>
                <w:lang w:val="es-ES"/>
              </w:rPr>
            </w:pPr>
            <w:r w:rsidRPr="225AD79D">
              <w:rPr>
                <w:rFonts w:ascii="Arial" w:hAnsi="Arial" w:cs="Arial"/>
                <w:sz w:val="20"/>
                <w:szCs w:val="20"/>
                <w:lang w:val="es-ES"/>
              </w:rPr>
              <w:t xml:space="preserve">El </w:t>
            </w:r>
            <w:r w:rsidR="00284721" w:rsidRPr="225AD79D">
              <w:rPr>
                <w:rFonts w:ascii="Arial" w:hAnsi="Arial" w:cs="Arial"/>
                <w:sz w:val="20"/>
                <w:szCs w:val="20"/>
                <w:lang w:val="es-ES"/>
              </w:rPr>
              <w:t>i</w:t>
            </w:r>
            <w:r w:rsidR="00DF045E" w:rsidRPr="225AD79D">
              <w:rPr>
                <w:rFonts w:ascii="Arial" w:hAnsi="Arial" w:cs="Arial"/>
                <w:sz w:val="20"/>
                <w:szCs w:val="20"/>
                <w:lang w:val="es-ES"/>
              </w:rPr>
              <w:t>ncl</w:t>
            </w:r>
            <w:r w:rsidRPr="225AD79D">
              <w:rPr>
                <w:rFonts w:ascii="Arial" w:hAnsi="Arial" w:cs="Arial"/>
                <w:sz w:val="20"/>
                <w:szCs w:val="20"/>
                <w:lang w:val="es-ES"/>
              </w:rPr>
              <w:t xml:space="preserve">uye medidas de mitigación </w:t>
            </w:r>
            <w:r w:rsidR="00A673C5" w:rsidRPr="225AD79D">
              <w:rPr>
                <w:rFonts w:ascii="Arial" w:hAnsi="Arial" w:cs="Arial"/>
                <w:sz w:val="20"/>
                <w:szCs w:val="20"/>
                <w:lang w:val="es-ES"/>
              </w:rPr>
              <w:t xml:space="preserve">frente a los riesgos de </w:t>
            </w:r>
            <w:r w:rsidR="00415707" w:rsidRPr="225AD79D">
              <w:rPr>
                <w:rFonts w:ascii="Arial" w:hAnsi="Arial" w:cs="Arial"/>
                <w:sz w:val="20"/>
                <w:szCs w:val="20"/>
                <w:lang w:val="es-ES"/>
              </w:rPr>
              <w:t>daño</w:t>
            </w:r>
            <w:r w:rsidR="00A673C5" w:rsidRPr="225AD79D">
              <w:rPr>
                <w:rFonts w:ascii="Arial" w:hAnsi="Arial" w:cs="Arial"/>
                <w:sz w:val="20"/>
                <w:szCs w:val="20"/>
                <w:lang w:val="es-ES"/>
              </w:rPr>
              <w:t xml:space="preserve"> </w:t>
            </w:r>
            <w:r w:rsidR="00415707" w:rsidRPr="225AD79D">
              <w:rPr>
                <w:rFonts w:ascii="Arial" w:hAnsi="Arial" w:cs="Arial"/>
                <w:sz w:val="20"/>
                <w:szCs w:val="20"/>
                <w:lang w:val="es-ES"/>
              </w:rPr>
              <w:t>d</w:t>
            </w:r>
            <w:r w:rsidR="00A673C5" w:rsidRPr="225AD79D">
              <w:rPr>
                <w:rFonts w:ascii="Arial" w:hAnsi="Arial" w:cs="Arial"/>
                <w:sz w:val="20"/>
                <w:szCs w:val="20"/>
                <w:lang w:val="es-ES"/>
              </w:rPr>
              <w:t xml:space="preserve">e infraestructura física en caso de sismo o erupciones volcánicas. </w:t>
            </w:r>
            <w:r w:rsidR="007B52CE" w:rsidRPr="225AD79D">
              <w:rPr>
                <w:rFonts w:ascii="Arial" w:hAnsi="Arial" w:cs="Arial"/>
                <w:sz w:val="20"/>
                <w:szCs w:val="20"/>
                <w:lang w:val="es-ES"/>
              </w:rPr>
              <w:t xml:space="preserve">Asimismo, un Plan de Gestión de Riesgo de Desastres y Contingencia se ha incluido como parte del PGAS, y el MGAS cuenta con lineamientos para el Análisis de Riesgo de Desastres (ARD) de las obras fuera de la muestra y elaboración de Planes de Gestión de Riesgo correspondientes. En caso de que, producto del ARD, alguna obra fura de la muestra tenga un riesgo </w:t>
            </w:r>
            <w:r w:rsidR="007C2900" w:rsidRPr="225AD79D">
              <w:rPr>
                <w:rFonts w:ascii="Arial" w:hAnsi="Arial" w:cs="Arial"/>
                <w:sz w:val="20"/>
                <w:szCs w:val="20"/>
                <w:lang w:val="es-ES"/>
              </w:rPr>
              <w:t xml:space="preserve">alto, la Unidad Ejecutora deberá realizar las fases 4 o 5, según se requiera, de la metodología de ARD descrita en el MGAS e informar al Banco. </w:t>
            </w:r>
          </w:p>
          <w:p w14:paraId="12D0CEC3" w14:textId="2D858F1C" w:rsidR="00201456" w:rsidRPr="009349EB" w:rsidRDefault="00201456" w:rsidP="225AD79D">
            <w:pPr>
              <w:spacing w:before="60" w:after="60"/>
              <w:jc w:val="both"/>
              <w:rPr>
                <w:rFonts w:ascii="Arial" w:hAnsi="Arial" w:cs="Arial"/>
                <w:sz w:val="20"/>
                <w:szCs w:val="20"/>
                <w:lang w:val="es-ES"/>
              </w:rPr>
            </w:pPr>
          </w:p>
        </w:tc>
      </w:tr>
      <w:tr w:rsidR="00201456" w:rsidRPr="006B3D34" w14:paraId="28EEC81E" w14:textId="77777777" w:rsidTr="142B8C16">
        <w:tc>
          <w:tcPr>
            <w:tcW w:w="8164" w:type="dxa"/>
            <w:gridSpan w:val="4"/>
            <w:shd w:val="clear" w:color="auto" w:fill="F2F2F2" w:themeFill="background1" w:themeFillShade="F2"/>
            <w:vAlign w:val="center"/>
          </w:tcPr>
          <w:p w14:paraId="5AE4B01D" w14:textId="285CC28E" w:rsidR="00201456" w:rsidRPr="006B3D34" w:rsidRDefault="00201456" w:rsidP="00201456">
            <w:pPr>
              <w:spacing w:before="60" w:after="60"/>
              <w:rPr>
                <w:rFonts w:ascii="Calibri Light" w:hAnsi="Calibri Light" w:cs="Calibri Light"/>
                <w:b/>
                <w:bCs/>
                <w:lang w:val="es-ES_tradnl"/>
              </w:rPr>
            </w:pPr>
            <w:bookmarkStart w:id="6" w:name="_Hlk46903359"/>
            <w:bookmarkEnd w:id="4"/>
            <w:r w:rsidRPr="00CF3CD4">
              <w:rPr>
                <w:rFonts w:ascii="Calibri Light" w:hAnsi="Calibri Light" w:cs="Calibri Light"/>
                <w:b/>
                <w:bCs/>
                <w:lang w:val="es-ES"/>
              </w:rPr>
              <w:lastRenderedPageBreak/>
              <w:t>NDAS-5. Adquisición de tierras y reasentamiento involuntario</w:t>
            </w:r>
          </w:p>
        </w:tc>
        <w:tc>
          <w:tcPr>
            <w:tcW w:w="1186" w:type="dxa"/>
            <w:shd w:val="clear" w:color="auto" w:fill="F2F2F2" w:themeFill="background1" w:themeFillShade="F2"/>
            <w:vAlign w:val="center"/>
          </w:tcPr>
          <w:p w14:paraId="7AEE7440" w14:textId="7D8BA956" w:rsidR="00201456" w:rsidRPr="006B3D34" w:rsidRDefault="00201456" w:rsidP="00201456">
            <w:pPr>
              <w:spacing w:before="60" w:after="60"/>
              <w:jc w:val="center"/>
              <w:rPr>
                <w:rFonts w:ascii="Calibri Light" w:hAnsi="Calibri Light" w:cs="Calibri Light"/>
                <w:b/>
                <w:bCs/>
                <w:lang w:val="es-ES_tradnl"/>
              </w:rPr>
            </w:pPr>
            <w:proofErr w:type="spellStart"/>
            <w:r>
              <w:rPr>
                <w:rFonts w:ascii="Calibri Light"/>
                <w:sz w:val="20"/>
              </w:rPr>
              <w:t>S</w:t>
            </w:r>
            <w:r>
              <w:rPr>
                <w:rFonts w:ascii="Calibri Light"/>
                <w:sz w:val="20"/>
              </w:rPr>
              <w:t>í</w:t>
            </w:r>
            <w:proofErr w:type="spellEnd"/>
          </w:p>
        </w:tc>
      </w:tr>
      <w:tr w:rsidR="00201456" w:rsidRPr="00510EA6" w14:paraId="43467749" w14:textId="77777777" w:rsidTr="142B8C16">
        <w:tc>
          <w:tcPr>
            <w:tcW w:w="9350" w:type="dxa"/>
            <w:gridSpan w:val="5"/>
            <w:vAlign w:val="center"/>
          </w:tcPr>
          <w:p w14:paraId="2B8DD17D" w14:textId="2D6131AA" w:rsidR="00136CAF" w:rsidRDefault="00201456" w:rsidP="00136CAF">
            <w:pPr>
              <w:spacing w:before="60" w:after="60"/>
              <w:jc w:val="both"/>
              <w:rPr>
                <w:rFonts w:ascii="Arial" w:hAnsi="Arial" w:cs="Arial"/>
                <w:sz w:val="20"/>
                <w:szCs w:val="20"/>
                <w:lang w:val="es-ES"/>
              </w:rPr>
            </w:pPr>
            <w:r w:rsidRPr="39464555">
              <w:rPr>
                <w:rFonts w:ascii="Arial" w:hAnsi="Arial" w:cs="Arial"/>
                <w:sz w:val="20"/>
                <w:szCs w:val="20"/>
                <w:lang w:val="es-ES"/>
              </w:rPr>
              <w:t xml:space="preserve">Conforme ilustrado en </w:t>
            </w:r>
            <w:r w:rsidR="00336354" w:rsidRPr="39464555">
              <w:rPr>
                <w:rFonts w:ascii="Arial" w:hAnsi="Arial" w:cs="Arial"/>
                <w:sz w:val="20"/>
                <w:szCs w:val="20"/>
                <w:lang w:val="es-ES"/>
              </w:rPr>
              <w:t>la E</w:t>
            </w:r>
            <w:r w:rsidRPr="39464555">
              <w:rPr>
                <w:rFonts w:ascii="Arial" w:hAnsi="Arial" w:cs="Arial"/>
                <w:sz w:val="20"/>
                <w:szCs w:val="20"/>
                <w:lang w:val="es-ES"/>
              </w:rPr>
              <w:t xml:space="preserve">AS, en las obras de la muestra representativa del Programa no se identificaron necesidades de reasentamiento involuntario de personas, ni de adquisición de predios. Se trata de obras sobre predios propios de ANDA conforme escrituras, o trazas de acueductos sobre zonas de servidumbre pública o campos dedicados a agricultura/ganadería, sin construcciones por sobre las trazas planificadas. Se requerirá la tramitación de servidumbres de acueducto adicionales de acuerdo con la definición de ingeniería de detalle de las trazas de líneas de acueductos a reemplazar.  Es decir, la totalidad de las intervenciones se desarrollarán en predios intervenidos por ANDA, que cuentan con cerramiento, bajo propiedad de ANDA.  La muestra de obras no requiere adquisición predial. </w:t>
            </w:r>
          </w:p>
          <w:p w14:paraId="25B2467A" w14:textId="2A5AAF48" w:rsidR="00201456" w:rsidRPr="00B4010B" w:rsidRDefault="00BB63E9" w:rsidP="00136CAF">
            <w:pPr>
              <w:spacing w:before="60" w:after="60"/>
              <w:jc w:val="both"/>
              <w:rPr>
                <w:rFonts w:ascii="Arial" w:hAnsi="Arial" w:cs="Arial"/>
                <w:sz w:val="20"/>
                <w:szCs w:val="20"/>
                <w:lang w:val="es-ES"/>
              </w:rPr>
            </w:pPr>
            <w:r w:rsidRPr="39464555">
              <w:rPr>
                <w:rFonts w:ascii="Arial" w:hAnsi="Arial" w:cs="Arial"/>
                <w:sz w:val="20"/>
                <w:szCs w:val="20"/>
                <w:lang w:val="es-ES"/>
              </w:rPr>
              <w:t>Conforme el análisis realizado en el AAS, no se identificaron riesgos de desplazamiento económico temporal.  Sin embargo, siguiendo los lineamientos correspondientes al NDAS 5, el MGAS incluye tanto un marco de reasentamiento involuntario y desplazamiento económico con las medidas correspondientes necesarias a futuro</w:t>
            </w:r>
            <w:r w:rsidR="00136CAF" w:rsidRPr="39464555">
              <w:rPr>
                <w:rFonts w:ascii="Arial" w:hAnsi="Arial" w:cs="Arial"/>
                <w:sz w:val="20"/>
                <w:szCs w:val="20"/>
                <w:lang w:val="es-ES"/>
              </w:rPr>
              <w:t>.</w:t>
            </w:r>
          </w:p>
        </w:tc>
      </w:tr>
      <w:tr w:rsidR="00201456" w:rsidRPr="006B3D34" w14:paraId="18EFAE5E" w14:textId="77777777" w:rsidTr="142B8C16">
        <w:tc>
          <w:tcPr>
            <w:tcW w:w="8164" w:type="dxa"/>
            <w:gridSpan w:val="4"/>
            <w:shd w:val="clear" w:color="auto" w:fill="F2F2F2" w:themeFill="background1" w:themeFillShade="F2"/>
            <w:vAlign w:val="center"/>
          </w:tcPr>
          <w:p w14:paraId="275822B6" w14:textId="290ED1AA" w:rsidR="00201456" w:rsidRPr="006B3D34" w:rsidRDefault="00201456" w:rsidP="00201456">
            <w:pPr>
              <w:spacing w:before="60" w:after="60"/>
              <w:rPr>
                <w:rFonts w:ascii="Calibri Light" w:hAnsi="Calibri Light" w:cs="Calibri Light"/>
                <w:b/>
                <w:bCs/>
                <w:lang w:val="es-ES_tradnl"/>
              </w:rPr>
            </w:pPr>
            <w:bookmarkStart w:id="7" w:name="_Hlk46906106"/>
            <w:bookmarkEnd w:id="6"/>
            <w:r w:rsidRPr="00CF3CD4">
              <w:rPr>
                <w:rFonts w:ascii="Calibri Light" w:hAnsi="Calibri Light" w:cs="Calibri Light"/>
                <w:b/>
                <w:bCs/>
                <w:lang w:val="es-ES"/>
              </w:rPr>
              <w:t>NDAS-6. Conservación de la biodiversidad y gestión sostenible de los recursos naturales vivos</w:t>
            </w:r>
          </w:p>
        </w:tc>
        <w:tc>
          <w:tcPr>
            <w:tcW w:w="1186" w:type="dxa"/>
            <w:shd w:val="clear" w:color="auto" w:fill="F2F2F2" w:themeFill="background1" w:themeFillShade="F2"/>
            <w:vAlign w:val="center"/>
          </w:tcPr>
          <w:p w14:paraId="015AF182" w14:textId="0DBE7088" w:rsidR="00201456" w:rsidRPr="006B3D34" w:rsidRDefault="00201456" w:rsidP="00201456">
            <w:pPr>
              <w:spacing w:before="60" w:after="60"/>
              <w:jc w:val="center"/>
              <w:rPr>
                <w:rFonts w:ascii="Calibri Light" w:hAnsi="Calibri Light" w:cs="Calibri Light"/>
                <w:b/>
                <w:bCs/>
                <w:lang w:val="es-ES_tradnl"/>
              </w:rPr>
            </w:pPr>
            <w:proofErr w:type="spellStart"/>
            <w:r>
              <w:rPr>
                <w:rFonts w:ascii="Calibri Light"/>
                <w:sz w:val="20"/>
              </w:rPr>
              <w:t>S</w:t>
            </w:r>
            <w:r>
              <w:rPr>
                <w:rFonts w:ascii="Calibri Light"/>
                <w:sz w:val="20"/>
              </w:rPr>
              <w:t>í</w:t>
            </w:r>
            <w:proofErr w:type="spellEnd"/>
          </w:p>
        </w:tc>
      </w:tr>
      <w:tr w:rsidR="00201456" w:rsidRPr="00510EA6" w14:paraId="7985FE35" w14:textId="77777777" w:rsidTr="142B8C16">
        <w:tc>
          <w:tcPr>
            <w:tcW w:w="9350" w:type="dxa"/>
            <w:gridSpan w:val="5"/>
            <w:vAlign w:val="center"/>
          </w:tcPr>
          <w:p w14:paraId="49F93C2A" w14:textId="14B3DE86" w:rsidR="00AA226B" w:rsidRPr="00B4010B" w:rsidRDefault="00AA226B" w:rsidP="00FA20FC">
            <w:pPr>
              <w:spacing w:before="60" w:after="60"/>
              <w:jc w:val="both"/>
              <w:rPr>
                <w:rFonts w:ascii="Calibri Light" w:hAnsi="Calibri Light" w:cs="Calibri Light"/>
                <w:i/>
                <w:iCs/>
                <w:lang w:val="es-419"/>
              </w:rPr>
            </w:pPr>
            <w:r w:rsidRPr="00860C1B">
              <w:rPr>
                <w:rFonts w:ascii="Arial" w:hAnsi="Arial" w:cs="Arial"/>
                <w:sz w:val="20"/>
                <w:szCs w:val="20"/>
                <w:lang w:val="es-ES"/>
              </w:rPr>
              <w:t xml:space="preserve">De la EAS, y con base en información disponible se ha identificado que las obras de la muestra se encuentran fuera de áreas protegidas. En el área de influencia del proyecto se encuentra una KBA denominada Volcán de San Salvador, área </w:t>
            </w:r>
            <w:r w:rsidR="00FA20FC">
              <w:rPr>
                <w:rFonts w:ascii="Arial" w:hAnsi="Arial" w:cs="Arial"/>
                <w:sz w:val="20"/>
                <w:szCs w:val="20"/>
                <w:lang w:val="es-ES"/>
              </w:rPr>
              <w:t xml:space="preserve">reconocida </w:t>
            </w:r>
            <w:r w:rsidRPr="00860C1B">
              <w:rPr>
                <w:rFonts w:ascii="Arial" w:hAnsi="Arial" w:cs="Arial"/>
                <w:sz w:val="20"/>
                <w:szCs w:val="20"/>
                <w:lang w:val="es-ES"/>
              </w:rPr>
              <w:t xml:space="preserve">por </w:t>
            </w:r>
            <w:r w:rsidRPr="00FA20FC">
              <w:rPr>
                <w:rFonts w:ascii="Arial" w:hAnsi="Arial" w:cs="Arial"/>
                <w:i/>
                <w:iCs/>
                <w:sz w:val="20"/>
                <w:szCs w:val="20"/>
                <w:lang w:val="es-ES"/>
              </w:rPr>
              <w:t>BirdLife International</w:t>
            </w:r>
            <w:r w:rsidRPr="00860C1B">
              <w:rPr>
                <w:rFonts w:ascii="Arial" w:hAnsi="Arial" w:cs="Arial"/>
                <w:sz w:val="20"/>
                <w:szCs w:val="20"/>
                <w:lang w:val="es-ES"/>
              </w:rPr>
              <w:t xml:space="preserve"> (mapa 5); las obras a desarrollar de</w:t>
            </w:r>
            <w:r w:rsidR="00FA20FC">
              <w:rPr>
                <w:rFonts w:ascii="Arial" w:hAnsi="Arial" w:cs="Arial"/>
                <w:sz w:val="20"/>
                <w:szCs w:val="20"/>
                <w:lang w:val="es-ES"/>
              </w:rPr>
              <w:t>ntro de</w:t>
            </w:r>
            <w:r w:rsidRPr="00860C1B">
              <w:rPr>
                <w:rFonts w:ascii="Arial" w:hAnsi="Arial" w:cs="Arial"/>
                <w:sz w:val="20"/>
                <w:szCs w:val="20"/>
                <w:lang w:val="es-ES"/>
              </w:rPr>
              <w:t xml:space="preserve"> esta área </w:t>
            </w:r>
            <w:r w:rsidR="00FA20FC">
              <w:rPr>
                <w:rFonts w:ascii="Arial" w:hAnsi="Arial" w:cs="Arial"/>
                <w:sz w:val="20"/>
                <w:szCs w:val="20"/>
                <w:lang w:val="es-ES"/>
              </w:rPr>
              <w:t>se circunscriben</w:t>
            </w:r>
            <w:r w:rsidRPr="00860C1B">
              <w:rPr>
                <w:rFonts w:ascii="Arial" w:hAnsi="Arial" w:cs="Arial"/>
                <w:sz w:val="20"/>
                <w:szCs w:val="20"/>
                <w:lang w:val="es-ES"/>
              </w:rPr>
              <w:t xml:space="preserve"> a las instalaciones existentes (estaciones de bombeo existentes) por lo que no se ha identificado impacto significativo sobre biodiversidad por cambio de cobertura vegetal o afectación de hábitat natural. </w:t>
            </w:r>
            <w:r>
              <w:rPr>
                <w:rFonts w:ascii="Arial" w:hAnsi="Arial" w:cs="Arial"/>
                <w:sz w:val="20"/>
                <w:szCs w:val="20"/>
                <w:lang w:val="es-ES"/>
              </w:rPr>
              <w:t>La EAS</w:t>
            </w:r>
            <w:r w:rsidRPr="00860C1B">
              <w:rPr>
                <w:rFonts w:ascii="Arial" w:hAnsi="Arial" w:cs="Arial"/>
                <w:sz w:val="20"/>
                <w:szCs w:val="20"/>
                <w:lang w:val="es-ES"/>
              </w:rPr>
              <w:t xml:space="preserve"> </w:t>
            </w:r>
            <w:r>
              <w:rPr>
                <w:rFonts w:ascii="Arial" w:hAnsi="Arial" w:cs="Arial"/>
                <w:sz w:val="20"/>
                <w:szCs w:val="20"/>
                <w:lang w:val="es-ES"/>
              </w:rPr>
              <w:t xml:space="preserve">de las obras de la muestra </w:t>
            </w:r>
            <w:r w:rsidRPr="00860C1B">
              <w:rPr>
                <w:rFonts w:ascii="Arial" w:hAnsi="Arial" w:cs="Arial"/>
                <w:sz w:val="20"/>
                <w:szCs w:val="20"/>
                <w:lang w:val="es-ES"/>
              </w:rPr>
              <w:t xml:space="preserve">incluye una descripción de las especies </w:t>
            </w:r>
            <w:r>
              <w:rPr>
                <w:rFonts w:ascii="Arial" w:hAnsi="Arial" w:cs="Arial"/>
                <w:sz w:val="20"/>
                <w:szCs w:val="20"/>
                <w:lang w:val="es-ES"/>
              </w:rPr>
              <w:t xml:space="preserve">de distribución restringida </w:t>
            </w:r>
            <w:r w:rsidRPr="00860C1B">
              <w:rPr>
                <w:rFonts w:ascii="Arial" w:hAnsi="Arial" w:cs="Arial"/>
                <w:sz w:val="20"/>
                <w:szCs w:val="20"/>
                <w:lang w:val="es-ES"/>
              </w:rPr>
              <w:t>que potencialmente se encuentran en la KBA</w:t>
            </w:r>
            <w:r>
              <w:rPr>
                <w:rFonts w:ascii="Arial" w:hAnsi="Arial" w:cs="Arial"/>
                <w:sz w:val="20"/>
                <w:szCs w:val="20"/>
                <w:lang w:val="es-ES"/>
              </w:rPr>
              <w:t xml:space="preserve"> y </w:t>
            </w:r>
            <w:r w:rsidRPr="00860C1B">
              <w:rPr>
                <w:rFonts w:ascii="Arial" w:hAnsi="Arial" w:cs="Arial"/>
                <w:sz w:val="20"/>
                <w:szCs w:val="20"/>
                <w:lang w:val="es-ES"/>
              </w:rPr>
              <w:t>tienen alguna condición de vulnerabilidad</w:t>
            </w:r>
            <w:r>
              <w:rPr>
                <w:rFonts w:ascii="Arial" w:hAnsi="Arial" w:cs="Arial"/>
                <w:sz w:val="20"/>
                <w:szCs w:val="20"/>
                <w:lang w:val="es-ES"/>
              </w:rPr>
              <w:t xml:space="preserve">; el PGAS de las obras de la muestra define </w:t>
            </w:r>
            <w:r w:rsidRPr="00860C1B">
              <w:rPr>
                <w:rFonts w:ascii="Arial" w:hAnsi="Arial" w:cs="Arial"/>
                <w:sz w:val="20"/>
                <w:szCs w:val="20"/>
                <w:lang w:val="es-ES"/>
              </w:rPr>
              <w:t xml:space="preserve">lineamientos para la prevención de impactos </w:t>
            </w:r>
            <w:r>
              <w:rPr>
                <w:rFonts w:ascii="Arial" w:hAnsi="Arial" w:cs="Arial"/>
                <w:sz w:val="20"/>
                <w:szCs w:val="20"/>
                <w:lang w:val="es-ES"/>
              </w:rPr>
              <w:t xml:space="preserve">sobre estas especies </w:t>
            </w:r>
            <w:r w:rsidRPr="00860C1B">
              <w:rPr>
                <w:rFonts w:ascii="Arial" w:hAnsi="Arial" w:cs="Arial"/>
                <w:sz w:val="20"/>
                <w:szCs w:val="20"/>
                <w:lang w:val="es-ES"/>
              </w:rPr>
              <w:t>bajo la jerarquía de mitigación. El MGAS cuenta con lineamientos apropiados para las obras fuera de la muestra.</w:t>
            </w:r>
          </w:p>
        </w:tc>
      </w:tr>
      <w:bookmarkEnd w:id="7"/>
      <w:tr w:rsidR="00201456" w:rsidRPr="006B3D34" w14:paraId="63C7B171" w14:textId="77777777" w:rsidTr="142B8C16">
        <w:tc>
          <w:tcPr>
            <w:tcW w:w="8164" w:type="dxa"/>
            <w:gridSpan w:val="4"/>
            <w:shd w:val="clear" w:color="auto" w:fill="F2F2F2" w:themeFill="background1" w:themeFillShade="F2"/>
            <w:vAlign w:val="center"/>
          </w:tcPr>
          <w:p w14:paraId="3B680139" w14:textId="4DA25EE0" w:rsidR="00201456" w:rsidRPr="006B3D34" w:rsidRDefault="00201456" w:rsidP="00201456">
            <w:pPr>
              <w:spacing w:before="60" w:after="60"/>
              <w:rPr>
                <w:rFonts w:ascii="Calibri Light" w:hAnsi="Calibri Light" w:cs="Calibri Light"/>
                <w:b/>
                <w:bCs/>
                <w:highlight w:val="green"/>
                <w:lang w:val="es-ES_tradnl"/>
              </w:rPr>
            </w:pPr>
            <w:r w:rsidRPr="00CF3CD4">
              <w:rPr>
                <w:rFonts w:ascii="Calibri Light" w:hAnsi="Calibri Light" w:cs="Calibri Light"/>
                <w:b/>
                <w:bCs/>
                <w:lang w:val="es-ES"/>
              </w:rPr>
              <w:t>NDAS-7. Pueblos indígenas</w:t>
            </w:r>
          </w:p>
        </w:tc>
        <w:tc>
          <w:tcPr>
            <w:tcW w:w="1186" w:type="dxa"/>
            <w:shd w:val="clear" w:color="auto" w:fill="F2F2F2" w:themeFill="background1" w:themeFillShade="F2"/>
            <w:vAlign w:val="center"/>
          </w:tcPr>
          <w:p w14:paraId="24762720" w14:textId="19BA8F4C" w:rsidR="00201456" w:rsidRPr="006B3D34" w:rsidRDefault="00C67428" w:rsidP="2DCE95F7">
            <w:pPr>
              <w:spacing w:before="60" w:after="60"/>
              <w:jc w:val="center"/>
              <w:rPr>
                <w:rFonts w:ascii="Calibri Light"/>
                <w:strike/>
                <w:sz w:val="20"/>
                <w:szCs w:val="20"/>
                <w:lang w:val="es-ES"/>
              </w:rPr>
            </w:pPr>
            <w:r w:rsidRPr="2DCE95F7">
              <w:rPr>
                <w:rFonts w:ascii="Calibri Light"/>
                <w:sz w:val="20"/>
                <w:szCs w:val="20"/>
              </w:rPr>
              <w:t>No</w:t>
            </w:r>
          </w:p>
        </w:tc>
      </w:tr>
      <w:tr w:rsidR="00201456" w:rsidRPr="00E32663" w14:paraId="749C920D" w14:textId="77777777" w:rsidTr="142B8C16">
        <w:tc>
          <w:tcPr>
            <w:tcW w:w="9350" w:type="dxa"/>
            <w:gridSpan w:val="5"/>
            <w:vAlign w:val="center"/>
          </w:tcPr>
          <w:p w14:paraId="3888D693" w14:textId="4E5B31AD" w:rsidR="00201456" w:rsidRPr="00B4010B" w:rsidRDefault="00201456" w:rsidP="00201456">
            <w:pPr>
              <w:spacing w:before="60" w:after="60"/>
              <w:jc w:val="both"/>
              <w:rPr>
                <w:rFonts w:ascii="Arial" w:hAnsi="Arial" w:cs="Arial"/>
                <w:sz w:val="20"/>
                <w:szCs w:val="20"/>
                <w:lang w:val="es-ES"/>
              </w:rPr>
            </w:pPr>
            <w:r w:rsidRPr="05BA2F19">
              <w:rPr>
                <w:rFonts w:ascii="Arial" w:hAnsi="Arial" w:cs="Arial"/>
                <w:sz w:val="20"/>
                <w:szCs w:val="20"/>
                <w:lang w:val="es-ES"/>
              </w:rPr>
              <w:t xml:space="preserve">De acuerdo con los estudios efectuados sobre los proyectos de la muestra y los resultados de la EAS, los proyectos no intervienen, ni tienen como área de influencia poblaciones indígenas; es decir, no hay presencia de pueblos indígenas en el área de influencia.  Las obras de la muestra representativa del Programa no tienen afectaciones a comunidades indígenas, ni impactos negativos diferenciados a pueblos indígenas conforme lo muestra </w:t>
            </w:r>
            <w:r w:rsidR="00A05516" w:rsidRPr="05BA2F19">
              <w:rPr>
                <w:rFonts w:ascii="Arial" w:hAnsi="Arial" w:cs="Arial"/>
                <w:sz w:val="20"/>
                <w:szCs w:val="20"/>
                <w:lang w:val="es-ES"/>
              </w:rPr>
              <w:t>la E</w:t>
            </w:r>
            <w:r w:rsidRPr="05BA2F19">
              <w:rPr>
                <w:rFonts w:ascii="Arial" w:hAnsi="Arial" w:cs="Arial"/>
                <w:sz w:val="20"/>
                <w:szCs w:val="20"/>
                <w:lang w:val="es-ES"/>
              </w:rPr>
              <w:t xml:space="preserve">AS.  </w:t>
            </w:r>
          </w:p>
        </w:tc>
      </w:tr>
      <w:tr w:rsidR="00201456" w:rsidRPr="006B3D34" w14:paraId="6B067FBB" w14:textId="77777777" w:rsidTr="142B8C16">
        <w:tc>
          <w:tcPr>
            <w:tcW w:w="8164" w:type="dxa"/>
            <w:gridSpan w:val="4"/>
            <w:shd w:val="clear" w:color="auto" w:fill="F2F2F2" w:themeFill="background1" w:themeFillShade="F2"/>
            <w:vAlign w:val="center"/>
          </w:tcPr>
          <w:p w14:paraId="3A13C7BA" w14:textId="2C1DDD7D" w:rsidR="00201456" w:rsidRPr="006B3D34" w:rsidRDefault="00201456" w:rsidP="00201456">
            <w:pPr>
              <w:spacing w:before="60" w:after="60"/>
              <w:rPr>
                <w:rFonts w:ascii="Calibri Light" w:hAnsi="Calibri Light" w:cs="Calibri Light"/>
                <w:b/>
                <w:bCs/>
                <w:lang w:val="es-ES_tradnl"/>
              </w:rPr>
            </w:pPr>
            <w:r w:rsidRPr="00CF3CD4">
              <w:rPr>
                <w:rFonts w:ascii="Calibri Light" w:hAnsi="Calibri Light" w:cs="Calibri Light"/>
                <w:b/>
                <w:bCs/>
                <w:lang w:val="es-ES"/>
              </w:rPr>
              <w:t>NDAS-8. Patrimonio cultural</w:t>
            </w:r>
          </w:p>
        </w:tc>
        <w:tc>
          <w:tcPr>
            <w:tcW w:w="1186" w:type="dxa"/>
            <w:shd w:val="clear" w:color="auto" w:fill="F2F2F2" w:themeFill="background1" w:themeFillShade="F2"/>
            <w:vAlign w:val="center"/>
          </w:tcPr>
          <w:p w14:paraId="4DEF290C" w14:textId="1CA87842" w:rsidR="00201456" w:rsidRPr="006B3D34" w:rsidRDefault="00201456" w:rsidP="00201456">
            <w:pPr>
              <w:spacing w:before="60" w:after="60"/>
              <w:jc w:val="center"/>
              <w:rPr>
                <w:rFonts w:ascii="Calibri Light" w:hAnsi="Calibri Light" w:cs="Calibri Light"/>
                <w:b/>
                <w:bCs/>
                <w:lang w:val="es-ES_tradnl"/>
              </w:rPr>
            </w:pPr>
            <w:r>
              <w:rPr>
                <w:rFonts w:ascii="Calibri Light"/>
                <w:sz w:val="20"/>
              </w:rPr>
              <w:t>No</w:t>
            </w:r>
          </w:p>
        </w:tc>
      </w:tr>
      <w:tr w:rsidR="00201456" w:rsidRPr="00E32663" w14:paraId="307DBC85" w14:textId="77777777" w:rsidTr="142B8C16">
        <w:tc>
          <w:tcPr>
            <w:tcW w:w="9350" w:type="dxa"/>
            <w:gridSpan w:val="5"/>
            <w:vAlign w:val="center"/>
          </w:tcPr>
          <w:p w14:paraId="24B435B9" w14:textId="27EEA562" w:rsidR="00201456" w:rsidRPr="00B4010B" w:rsidRDefault="00FF4058">
            <w:pPr>
              <w:spacing w:before="60" w:after="60"/>
              <w:jc w:val="both"/>
              <w:rPr>
                <w:rFonts w:ascii="Arial" w:hAnsi="Arial" w:cs="Arial"/>
                <w:sz w:val="20"/>
                <w:szCs w:val="20"/>
                <w:lang w:val="es-ES"/>
              </w:rPr>
            </w:pPr>
            <w:r w:rsidRPr="00B4010B">
              <w:rPr>
                <w:rFonts w:ascii="Arial" w:hAnsi="Arial" w:cs="Arial"/>
                <w:sz w:val="20"/>
                <w:szCs w:val="20"/>
                <w:lang w:val="es-419"/>
              </w:rPr>
              <w:t>De acuerdo con la</w:t>
            </w:r>
            <w:r w:rsidR="00CF4F2C">
              <w:rPr>
                <w:rFonts w:ascii="Arial" w:hAnsi="Arial" w:cs="Arial"/>
                <w:sz w:val="20"/>
                <w:szCs w:val="20"/>
                <w:lang w:val="es-419"/>
              </w:rPr>
              <w:t xml:space="preserve"> E</w:t>
            </w:r>
            <w:r w:rsidR="00201456" w:rsidRPr="00B4010B">
              <w:rPr>
                <w:rFonts w:ascii="Arial" w:hAnsi="Arial" w:cs="Arial"/>
                <w:sz w:val="20"/>
                <w:szCs w:val="20"/>
                <w:lang w:val="es-419"/>
              </w:rPr>
              <w:t xml:space="preserve">AS, para los proyectos de la muestra representativa del Programa, no se identificaron sitios de reconocido valor histórico, paleontológico, arqueológico, arquitectónico, religioso, estético, o de otro tipo de significancia patrimonial en las áreas de influencia directa. </w:t>
            </w:r>
            <w:r w:rsidR="00201456" w:rsidRPr="00B4010B">
              <w:rPr>
                <w:rFonts w:ascii="Arial" w:hAnsi="Arial" w:cs="Arial"/>
                <w:sz w:val="20"/>
                <w:szCs w:val="20"/>
                <w:lang w:val="es-ES"/>
              </w:rPr>
              <w:t>Se trata de intervenciones en áreas ya impactadas por infraestructura de ANDA. No obstante, los lineamientos del PGAS incluyen un Programa para la correcta gestión de hallazgos fortuitos que podrían ocurrir en la etapa constructiva (Programa 16).</w:t>
            </w:r>
          </w:p>
        </w:tc>
      </w:tr>
      <w:tr w:rsidR="00201456" w:rsidRPr="006B3D34" w14:paraId="7CC304A0" w14:textId="77777777" w:rsidTr="142B8C16">
        <w:tc>
          <w:tcPr>
            <w:tcW w:w="8164" w:type="dxa"/>
            <w:gridSpan w:val="4"/>
            <w:shd w:val="clear" w:color="auto" w:fill="F2F2F2" w:themeFill="background1" w:themeFillShade="F2"/>
            <w:vAlign w:val="center"/>
          </w:tcPr>
          <w:p w14:paraId="309BC879" w14:textId="7CDE4723" w:rsidR="00201456" w:rsidRPr="006B3D34" w:rsidRDefault="00201456" w:rsidP="00201456">
            <w:pPr>
              <w:spacing w:before="60" w:after="60"/>
              <w:rPr>
                <w:rFonts w:ascii="Calibri Light" w:hAnsi="Calibri Light" w:cs="Calibri Light"/>
                <w:b/>
                <w:bCs/>
                <w:lang w:val="es-ES_tradnl"/>
              </w:rPr>
            </w:pPr>
            <w:bookmarkStart w:id="8" w:name="_Hlk47011178"/>
            <w:r w:rsidRPr="00CF3CD4">
              <w:rPr>
                <w:rFonts w:ascii="Calibri Light" w:hAnsi="Calibri Light" w:cs="Calibri Light"/>
                <w:b/>
                <w:bCs/>
                <w:lang w:val="es-ES"/>
              </w:rPr>
              <w:t>NDAS-9. Igualdad de género</w:t>
            </w:r>
          </w:p>
        </w:tc>
        <w:tc>
          <w:tcPr>
            <w:tcW w:w="1186" w:type="dxa"/>
            <w:shd w:val="clear" w:color="auto" w:fill="F2F2F2" w:themeFill="background1" w:themeFillShade="F2"/>
            <w:vAlign w:val="center"/>
          </w:tcPr>
          <w:p w14:paraId="62B60AA3" w14:textId="3561C966" w:rsidR="00201456" w:rsidRPr="006B3D34" w:rsidRDefault="00201456" w:rsidP="00201456">
            <w:pPr>
              <w:spacing w:before="60" w:after="60"/>
              <w:jc w:val="center"/>
              <w:rPr>
                <w:rFonts w:ascii="Calibri Light" w:hAnsi="Calibri Light" w:cs="Calibri Light"/>
                <w:b/>
                <w:bCs/>
                <w:lang w:val="es-ES_tradnl"/>
              </w:rPr>
            </w:pPr>
            <w:proofErr w:type="spellStart"/>
            <w:r>
              <w:rPr>
                <w:rFonts w:ascii="Calibri Light"/>
                <w:sz w:val="20"/>
              </w:rPr>
              <w:t>S</w:t>
            </w:r>
            <w:r>
              <w:rPr>
                <w:rFonts w:ascii="Calibri Light"/>
                <w:sz w:val="20"/>
              </w:rPr>
              <w:t>í</w:t>
            </w:r>
            <w:proofErr w:type="spellEnd"/>
          </w:p>
        </w:tc>
      </w:tr>
      <w:tr w:rsidR="00201456" w:rsidRPr="00E32663" w14:paraId="0851C33D" w14:textId="77777777" w:rsidTr="142B8C16">
        <w:tc>
          <w:tcPr>
            <w:tcW w:w="9350" w:type="dxa"/>
            <w:gridSpan w:val="5"/>
            <w:shd w:val="clear" w:color="auto" w:fill="auto"/>
            <w:vAlign w:val="center"/>
          </w:tcPr>
          <w:p w14:paraId="5D9716C7" w14:textId="01BFB318" w:rsidR="00201456" w:rsidRPr="00B4010B" w:rsidRDefault="587F6360">
            <w:pPr>
              <w:spacing w:before="60" w:after="60"/>
              <w:jc w:val="both"/>
              <w:rPr>
                <w:rFonts w:ascii="Arial" w:hAnsi="Arial" w:cs="Arial"/>
                <w:sz w:val="20"/>
                <w:szCs w:val="20"/>
                <w:lang w:val="es-ES"/>
              </w:rPr>
            </w:pPr>
            <w:r w:rsidRPr="00B4010B">
              <w:rPr>
                <w:rFonts w:ascii="Arial" w:hAnsi="Arial" w:cs="Arial"/>
                <w:sz w:val="20"/>
                <w:szCs w:val="20"/>
                <w:lang w:val="es-ES"/>
              </w:rPr>
              <w:lastRenderedPageBreak/>
              <w:t>En cuanto a los riesgos e impactos y su correspondiente evaluación y gestión conforme relacionados con la violencia sexual y de género, se realizarán, dentro de los lineamientos del PGAS un Programa de Capacitación Socioambiental que incluye capacitaciones en temas de género.  Adicionalmente, se desarrollará un Código de Conducta con enfoque transversal de género que</w:t>
            </w:r>
            <w:r w:rsidR="00201456" w:rsidRPr="00B4010B">
              <w:rPr>
                <w:rFonts w:ascii="Arial" w:hAnsi="Arial" w:cs="Arial"/>
                <w:sz w:val="20"/>
                <w:szCs w:val="20"/>
                <w:lang w:val="es-ES"/>
              </w:rPr>
              <w:t xml:space="preserve"> contempla entre otros temas, la prohibición explícita de conductas de acoso o violencia contra las mujeres y niños y niñas de la comunidad, y empleadas de la empresa. También se incluyen medidas a fin de minimizar el riesgo a que se generen conflictos entre trabajadores/as contratados y la población local, a fin de asegurar la creación y mantención de un ambiente de trabajo positivo y libre, de: discriminación por características étnicas, raciales, de género, identidad de género, orientación sexual, o religión; violencia, en particular de violencia contra mujeres, niñas y adolescentes; y trabajo infantil.   </w:t>
            </w:r>
            <w:r w:rsidR="00A05516">
              <w:rPr>
                <w:rFonts w:ascii="Arial" w:hAnsi="Arial" w:cs="Arial"/>
                <w:sz w:val="20"/>
                <w:szCs w:val="20"/>
                <w:lang w:val="es-ES"/>
              </w:rPr>
              <w:t>La E</w:t>
            </w:r>
            <w:r w:rsidR="00201456" w:rsidRPr="00B4010B">
              <w:rPr>
                <w:rFonts w:ascii="Arial" w:hAnsi="Arial" w:cs="Arial"/>
                <w:sz w:val="20"/>
                <w:szCs w:val="20"/>
                <w:lang w:val="es-ES"/>
              </w:rPr>
              <w:t xml:space="preserve">AS de la muestra representativa incorpora un “Procedimiento para la Gestión laboral” (PGL) que se rige bajo los principios de igualdad, oportunidad y trato justo e incluye dentro de su marco normativo las leyes laborales vigentes sobre igualdad y no discriminación en el ámbito laboral.  </w:t>
            </w:r>
          </w:p>
        </w:tc>
      </w:tr>
      <w:tr w:rsidR="00201456" w:rsidRPr="006B3D34" w14:paraId="58CD14E6" w14:textId="77777777" w:rsidTr="142B8C16">
        <w:tc>
          <w:tcPr>
            <w:tcW w:w="8164" w:type="dxa"/>
            <w:gridSpan w:val="4"/>
            <w:shd w:val="clear" w:color="auto" w:fill="F2F2F2" w:themeFill="background1" w:themeFillShade="F2"/>
            <w:vAlign w:val="center"/>
          </w:tcPr>
          <w:p w14:paraId="55B732BF" w14:textId="5534E290" w:rsidR="00201456" w:rsidRPr="006B3D34" w:rsidRDefault="00201456" w:rsidP="00201456">
            <w:pPr>
              <w:spacing w:before="60" w:after="60"/>
              <w:rPr>
                <w:rFonts w:ascii="Calibri Light" w:hAnsi="Calibri Light" w:cs="Calibri Light"/>
                <w:b/>
                <w:bCs/>
                <w:lang w:val="es-ES_tradnl"/>
              </w:rPr>
            </w:pPr>
            <w:bookmarkStart w:id="9" w:name="_Hlk47435000"/>
            <w:bookmarkStart w:id="10" w:name="_Hlk46906721"/>
            <w:bookmarkEnd w:id="8"/>
            <w:r w:rsidRPr="00CF3CD4">
              <w:rPr>
                <w:rFonts w:ascii="Calibri Light" w:hAnsi="Calibri Light" w:cs="Calibri Light"/>
                <w:b/>
                <w:bCs/>
                <w:lang w:val="es-ES"/>
              </w:rPr>
              <w:t>NDAS-10. Participación de las partes interesadas y divulgación de información</w:t>
            </w:r>
          </w:p>
        </w:tc>
        <w:tc>
          <w:tcPr>
            <w:tcW w:w="1186" w:type="dxa"/>
            <w:shd w:val="clear" w:color="auto" w:fill="F2F2F2" w:themeFill="background1" w:themeFillShade="F2"/>
            <w:vAlign w:val="center"/>
          </w:tcPr>
          <w:p w14:paraId="2D84C02C" w14:textId="346884D0" w:rsidR="00201456" w:rsidRPr="006B3D34" w:rsidRDefault="00201456" w:rsidP="00201456">
            <w:pPr>
              <w:spacing w:before="60" w:after="60"/>
              <w:jc w:val="center"/>
              <w:rPr>
                <w:rFonts w:ascii="Calibri Light" w:hAnsi="Calibri Light" w:cs="Calibri Light"/>
                <w:b/>
                <w:bCs/>
                <w:lang w:val="es-ES_tradnl"/>
              </w:rPr>
            </w:pPr>
            <w:proofErr w:type="spellStart"/>
            <w:r>
              <w:rPr>
                <w:rFonts w:ascii="Calibri Light"/>
                <w:sz w:val="20"/>
              </w:rPr>
              <w:t>S</w:t>
            </w:r>
            <w:r>
              <w:rPr>
                <w:rFonts w:ascii="Calibri Light"/>
                <w:sz w:val="20"/>
              </w:rPr>
              <w:t>í</w:t>
            </w:r>
            <w:proofErr w:type="spellEnd"/>
          </w:p>
        </w:tc>
      </w:tr>
      <w:tr w:rsidR="00201456" w:rsidRPr="00E32663" w14:paraId="5CF41E74" w14:textId="77777777" w:rsidTr="142B8C16">
        <w:tc>
          <w:tcPr>
            <w:tcW w:w="9350" w:type="dxa"/>
            <w:gridSpan w:val="5"/>
            <w:vAlign w:val="center"/>
          </w:tcPr>
          <w:p w14:paraId="37BB8162" w14:textId="7B61F84F" w:rsidR="00FB5C32" w:rsidRDefault="00201456">
            <w:pPr>
              <w:spacing w:before="60" w:after="60" w:line="257" w:lineRule="auto"/>
              <w:jc w:val="both"/>
              <w:rPr>
                <w:rFonts w:ascii="Arial" w:hAnsi="Arial" w:cs="Arial"/>
                <w:sz w:val="20"/>
                <w:szCs w:val="20"/>
                <w:lang w:val="es-ES"/>
              </w:rPr>
            </w:pPr>
            <w:r w:rsidRPr="00B4010B">
              <w:rPr>
                <w:rFonts w:ascii="Arial" w:hAnsi="Arial" w:cs="Arial"/>
                <w:sz w:val="20"/>
                <w:szCs w:val="20"/>
                <w:lang w:val="es-ES"/>
              </w:rPr>
              <w:t xml:space="preserve">Conforme el Plan de Participación de las Partes Interesadas (PPPI) que forma parte del MGAS, se implementará un proceso de consulta pública de los proyectos de la muestra representativa.  Para asegurar la participación significativa de las partes interesadas, el prestatario, directamente o a través del Organismo Ejecutor, implementará procesos de participación con las partes interesadas de las actividades previstas en el Programa para garantizar que las comunidades afectadas sean informadas y consultadas sobre el avance de las actividades y la gestión socioambiental del Programa, de la mano de la divulgación del Sistema de Gestión Ambiental y Social y cualquier evaluación ambiental y social relacionada con las actividades. </w:t>
            </w:r>
            <w:r w:rsidR="00DF045E" w:rsidRPr="00B4010B">
              <w:rPr>
                <w:rFonts w:ascii="Arial" w:hAnsi="Arial" w:cs="Arial"/>
                <w:sz w:val="20"/>
                <w:szCs w:val="20"/>
                <w:lang w:val="es-ES"/>
              </w:rPr>
              <w:t>S</w:t>
            </w:r>
            <w:r w:rsidRPr="00B4010B">
              <w:rPr>
                <w:rFonts w:ascii="Arial" w:hAnsi="Arial" w:cs="Arial"/>
                <w:sz w:val="20"/>
                <w:szCs w:val="20"/>
                <w:lang w:val="es-ES"/>
              </w:rPr>
              <w:t>.  El PPPI contempla un enfoque y metodología sensibles al género.  Los resultados del proceso formarán parte de la versión final de</w:t>
            </w:r>
            <w:r w:rsidR="00EB1E70">
              <w:rPr>
                <w:rFonts w:ascii="Arial" w:hAnsi="Arial" w:cs="Arial"/>
                <w:sz w:val="20"/>
                <w:szCs w:val="20"/>
                <w:lang w:val="es-ES"/>
              </w:rPr>
              <w:t xml:space="preserve"> la E</w:t>
            </w:r>
            <w:r w:rsidRPr="00B4010B">
              <w:rPr>
                <w:rFonts w:ascii="Arial" w:hAnsi="Arial" w:cs="Arial"/>
                <w:sz w:val="20"/>
                <w:szCs w:val="20"/>
                <w:lang w:val="es-ES"/>
              </w:rPr>
              <w:t xml:space="preserve">AS. </w:t>
            </w:r>
            <w:r w:rsidR="00DF045E" w:rsidRPr="00B4010B">
              <w:rPr>
                <w:rFonts w:ascii="Arial" w:hAnsi="Arial" w:cs="Arial"/>
                <w:sz w:val="20"/>
                <w:szCs w:val="20"/>
                <w:lang w:val="es-ES"/>
              </w:rPr>
              <w:t>O</w:t>
            </w:r>
            <w:r w:rsidRPr="00B4010B">
              <w:rPr>
                <w:rFonts w:ascii="Arial" w:hAnsi="Arial" w:cs="Arial"/>
                <w:sz w:val="20"/>
                <w:szCs w:val="20"/>
                <w:lang w:val="es-ES"/>
              </w:rPr>
              <w:t>. Del mismo modo, el proyecto contará con un Mecanismo de Atención de Reclamos y Resolución de Conflictos a nivel Programa que permita atender las inquietudes de las partes afectadas durante todo el ciclo de vida de los proyectos de la muestra</w:t>
            </w:r>
            <w:r w:rsidR="00CF4F2C">
              <w:rPr>
                <w:rFonts w:ascii="Arial" w:hAnsi="Arial" w:cs="Arial"/>
                <w:sz w:val="20"/>
                <w:szCs w:val="20"/>
                <w:lang w:val="es-ES"/>
              </w:rPr>
              <w:t>.</w:t>
            </w:r>
          </w:p>
          <w:p w14:paraId="2F671724" w14:textId="7B0DBF75" w:rsidR="48A603AF" w:rsidRDefault="00FB5C32" w:rsidP="39464555">
            <w:pPr>
              <w:spacing w:before="60" w:after="60" w:line="257" w:lineRule="auto"/>
              <w:jc w:val="both"/>
              <w:rPr>
                <w:rFonts w:ascii="Arial" w:hAnsi="Arial" w:cs="Arial"/>
                <w:sz w:val="20"/>
                <w:szCs w:val="20"/>
                <w:lang w:val="es-ES"/>
              </w:rPr>
            </w:pPr>
            <w:r w:rsidRPr="39464555">
              <w:rPr>
                <w:rFonts w:ascii="Arial" w:hAnsi="Arial" w:cs="Arial"/>
                <w:sz w:val="20"/>
                <w:szCs w:val="20"/>
                <w:lang w:val="es-ES"/>
              </w:rPr>
              <w:t xml:space="preserve">Un primer evento de consulta pública con </w:t>
            </w:r>
            <w:r w:rsidR="00B22D57" w:rsidRPr="39464555">
              <w:rPr>
                <w:rFonts w:ascii="Arial" w:hAnsi="Arial" w:cs="Arial"/>
                <w:sz w:val="20"/>
                <w:szCs w:val="20"/>
                <w:lang w:val="es-ES"/>
              </w:rPr>
              <w:t xml:space="preserve">las </w:t>
            </w:r>
            <w:r w:rsidRPr="39464555">
              <w:rPr>
                <w:rFonts w:ascii="Arial" w:hAnsi="Arial" w:cs="Arial"/>
                <w:sz w:val="20"/>
                <w:szCs w:val="20"/>
                <w:lang w:val="es-ES"/>
              </w:rPr>
              <w:t xml:space="preserve">partes interesadas </w:t>
            </w:r>
            <w:r w:rsidR="00B22D57" w:rsidRPr="39464555">
              <w:rPr>
                <w:rFonts w:ascii="Arial" w:hAnsi="Arial" w:cs="Arial"/>
                <w:sz w:val="20"/>
                <w:szCs w:val="20"/>
                <w:lang w:val="es-ES"/>
              </w:rPr>
              <w:t xml:space="preserve">se llevó a cabo durante la </w:t>
            </w:r>
            <w:r w:rsidRPr="39464555">
              <w:rPr>
                <w:rFonts w:ascii="Arial" w:hAnsi="Arial" w:cs="Arial"/>
                <w:sz w:val="20"/>
                <w:szCs w:val="20"/>
                <w:lang w:val="es-ES"/>
              </w:rPr>
              <w:t>semana del 20 al 24 de junio</w:t>
            </w:r>
            <w:r w:rsidR="00B22D57" w:rsidRPr="39464555">
              <w:rPr>
                <w:rFonts w:ascii="Arial" w:hAnsi="Arial" w:cs="Arial"/>
                <w:sz w:val="20"/>
                <w:szCs w:val="20"/>
                <w:lang w:val="es-ES"/>
              </w:rPr>
              <w:t xml:space="preserve"> bajo una modalidad de tipo hibrido: presencial uno a uno en el área rural y virtual a través del sitio web de ANDA</w:t>
            </w:r>
            <w:r w:rsidR="003B5B1E" w:rsidRPr="39464555">
              <w:rPr>
                <w:rFonts w:ascii="Arial" w:hAnsi="Arial" w:cs="Arial"/>
                <w:sz w:val="20"/>
                <w:szCs w:val="20"/>
                <w:lang w:val="es-ES"/>
              </w:rPr>
              <w:t xml:space="preserve"> (</w:t>
            </w:r>
            <w:r w:rsidR="00366679">
              <w:fldChar w:fldCharType="begin"/>
            </w:r>
            <w:r w:rsidR="00366679" w:rsidRPr="00E32663">
              <w:rPr>
                <w:lang w:val="es-419"/>
                <w:rPrChange w:id="11" w:author="Alejandra Catacoli" w:date="2022-07-22T13:03:00Z">
                  <w:rPr/>
                </w:rPrChange>
              </w:rPr>
              <w:instrText xml:space="preserve"> HYPERLINK "https://www.anda.gob.sv/index.php/programas/programa-de-fortalecimiento-del-sector-agua-y-saneamiento-en-el-salvador/" </w:instrText>
            </w:r>
            <w:r w:rsidR="00366679">
              <w:fldChar w:fldCharType="separate"/>
            </w:r>
            <w:r w:rsidR="003B5B1E" w:rsidRPr="39464555">
              <w:rPr>
                <w:rStyle w:val="Hyperlink"/>
                <w:rFonts w:ascii="Arial" w:hAnsi="Arial" w:cs="Arial"/>
                <w:sz w:val="20"/>
                <w:szCs w:val="20"/>
                <w:lang w:val="es-ES"/>
              </w:rPr>
              <w:t>https://www.anda.gob.sv/index.php/programas/programa-de-fortalecimiento-del-sector-agua-y-saneamiento-en-el-salvador/</w:t>
            </w:r>
            <w:r w:rsidR="00366679">
              <w:rPr>
                <w:rStyle w:val="Hyperlink"/>
                <w:rFonts w:ascii="Arial" w:hAnsi="Arial" w:cs="Arial"/>
                <w:sz w:val="20"/>
                <w:szCs w:val="20"/>
                <w:lang w:val="es-ES"/>
              </w:rPr>
              <w:fldChar w:fldCharType="end"/>
            </w:r>
            <w:r w:rsidR="003B5B1E" w:rsidRPr="39464555">
              <w:rPr>
                <w:rFonts w:ascii="Arial" w:hAnsi="Arial" w:cs="Arial"/>
                <w:sz w:val="20"/>
                <w:szCs w:val="20"/>
                <w:lang w:val="es-ES"/>
              </w:rPr>
              <w:t xml:space="preserve">). Participaron </w:t>
            </w:r>
            <w:r w:rsidR="00B22D57" w:rsidRPr="39464555">
              <w:rPr>
                <w:rFonts w:ascii="Arial" w:hAnsi="Arial" w:cs="Arial"/>
                <w:sz w:val="20"/>
                <w:szCs w:val="20"/>
                <w:lang w:val="es-ES"/>
              </w:rPr>
              <w:t>326 personas representantes de los grupos de interés y comunidades dentro del área de influencia</w:t>
            </w:r>
            <w:r w:rsidR="006852B7" w:rsidRPr="39464555">
              <w:rPr>
                <w:rFonts w:ascii="Arial" w:hAnsi="Arial" w:cs="Arial"/>
                <w:sz w:val="20"/>
                <w:szCs w:val="20"/>
                <w:lang w:val="es-ES"/>
              </w:rPr>
              <w:t xml:space="preserve">, </w:t>
            </w:r>
            <w:r w:rsidR="00CE4829" w:rsidRPr="39464555">
              <w:rPr>
                <w:rFonts w:ascii="Arial" w:hAnsi="Arial" w:cs="Arial"/>
                <w:sz w:val="20"/>
                <w:szCs w:val="20"/>
                <w:lang w:val="es-ES"/>
              </w:rPr>
              <w:t xml:space="preserve">con especial énfasis en las comunidades </w:t>
            </w:r>
            <w:r w:rsidR="000E656C" w:rsidRPr="39464555">
              <w:rPr>
                <w:rFonts w:ascii="Arial" w:hAnsi="Arial" w:cs="Arial"/>
                <w:sz w:val="20"/>
                <w:szCs w:val="20"/>
                <w:lang w:val="es-ES"/>
              </w:rPr>
              <w:t>el Papayal, Colombia</w:t>
            </w:r>
            <w:r w:rsidR="00032101" w:rsidRPr="39464555">
              <w:rPr>
                <w:rFonts w:ascii="Arial" w:hAnsi="Arial" w:cs="Arial"/>
                <w:sz w:val="20"/>
                <w:szCs w:val="20"/>
                <w:lang w:val="es-ES"/>
              </w:rPr>
              <w:t>, Las Flores, Morell y Santa Cruz, las tres últimas ubicadas dentro del área de influencia de la obra Opico – Platanillos</w:t>
            </w:r>
            <w:r w:rsidR="003B5B1E" w:rsidRPr="39464555">
              <w:rPr>
                <w:rFonts w:ascii="Arial" w:hAnsi="Arial" w:cs="Arial"/>
                <w:sz w:val="20"/>
                <w:szCs w:val="20"/>
                <w:lang w:val="es-ES"/>
              </w:rPr>
              <w:t xml:space="preserve">. </w:t>
            </w:r>
            <w:r w:rsidR="00B22D57" w:rsidRPr="39464555">
              <w:rPr>
                <w:rFonts w:ascii="Arial" w:hAnsi="Arial" w:cs="Arial"/>
                <w:sz w:val="20"/>
                <w:szCs w:val="20"/>
                <w:lang w:val="es-ES"/>
              </w:rPr>
              <w:t xml:space="preserve"> </w:t>
            </w:r>
            <w:r w:rsidR="003B5B1E" w:rsidRPr="39464555">
              <w:rPr>
                <w:rFonts w:ascii="Arial" w:hAnsi="Arial" w:cs="Arial"/>
                <w:sz w:val="20"/>
                <w:szCs w:val="20"/>
                <w:lang w:val="es-ES"/>
              </w:rPr>
              <w:t xml:space="preserve">Las principales inquietudes </w:t>
            </w:r>
            <w:r w:rsidR="0011480A" w:rsidRPr="39464555">
              <w:rPr>
                <w:rFonts w:ascii="Arial" w:hAnsi="Arial" w:cs="Arial"/>
                <w:sz w:val="20"/>
                <w:szCs w:val="20"/>
                <w:lang w:val="es-ES"/>
              </w:rPr>
              <w:t xml:space="preserve">están relacionadas con posibles impactos por ruido, polvo, </w:t>
            </w:r>
            <w:r w:rsidR="007E7F73" w:rsidRPr="39464555">
              <w:rPr>
                <w:rFonts w:ascii="Arial" w:hAnsi="Arial" w:cs="Arial"/>
                <w:sz w:val="20"/>
                <w:szCs w:val="20"/>
                <w:lang w:val="es-ES"/>
              </w:rPr>
              <w:t xml:space="preserve">pérdida de fauna y generación de empleo durante la fase constructiva. </w:t>
            </w:r>
            <w:r w:rsidR="48A603AF" w:rsidRPr="39464555">
              <w:rPr>
                <w:rFonts w:ascii="Arial" w:hAnsi="Arial" w:cs="Arial"/>
                <w:sz w:val="20"/>
                <w:szCs w:val="20"/>
                <w:lang w:val="es-ES"/>
              </w:rPr>
              <w:t>El informe de consulta pública, así como los documentos ambientales y sociales en sus versiones finales, serán publicados en el sitio web del Banco antes de OPC.</w:t>
            </w:r>
          </w:p>
          <w:p w14:paraId="11FAC8C0" w14:textId="607FAD54" w:rsidR="0006375E" w:rsidRPr="00B4010B" w:rsidRDefault="0006375E" w:rsidP="39464555">
            <w:pPr>
              <w:spacing w:before="60" w:after="60" w:line="257" w:lineRule="auto"/>
              <w:jc w:val="both"/>
              <w:rPr>
                <w:rFonts w:ascii="Arial" w:hAnsi="Arial" w:cs="Arial"/>
                <w:sz w:val="20"/>
                <w:szCs w:val="20"/>
                <w:lang w:val="es-ES"/>
              </w:rPr>
            </w:pPr>
          </w:p>
        </w:tc>
      </w:tr>
      <w:bookmarkEnd w:id="9"/>
      <w:bookmarkEnd w:id="10"/>
      <w:tr w:rsidR="00201456" w:rsidRPr="00E32663" w14:paraId="77EE017F" w14:textId="77777777" w:rsidTr="142B8C16">
        <w:tc>
          <w:tcPr>
            <w:tcW w:w="9350" w:type="dxa"/>
            <w:gridSpan w:val="5"/>
            <w:shd w:val="clear" w:color="auto" w:fill="F2F2F2" w:themeFill="background1" w:themeFillShade="F2"/>
            <w:vAlign w:val="center"/>
          </w:tcPr>
          <w:p w14:paraId="652FDAE9" w14:textId="7AA0273B" w:rsidR="00201456" w:rsidRPr="006B3D34" w:rsidRDefault="00201456" w:rsidP="00201456">
            <w:pPr>
              <w:spacing w:before="60" w:after="60"/>
              <w:rPr>
                <w:rFonts w:ascii="Calibri Light" w:hAnsi="Calibri Light" w:cs="Calibri Light"/>
                <w:b/>
                <w:bCs/>
                <w:lang w:val="es-ES_tradnl"/>
              </w:rPr>
            </w:pPr>
            <w:r w:rsidRPr="006B3D34">
              <w:rPr>
                <w:rFonts w:ascii="Calibri Light" w:hAnsi="Calibri Light" w:cs="Calibri Light"/>
                <w:b/>
                <w:bCs/>
                <w:lang w:val="es-ES_tradnl"/>
              </w:rPr>
              <w:t>Requisitos de divulgación de información (para el BID)</w:t>
            </w:r>
          </w:p>
        </w:tc>
      </w:tr>
      <w:tr w:rsidR="00201456" w:rsidRPr="00455476" w14:paraId="53976E3C" w14:textId="77777777" w:rsidTr="142B8C16">
        <w:tc>
          <w:tcPr>
            <w:tcW w:w="9350" w:type="dxa"/>
            <w:gridSpan w:val="5"/>
            <w:vAlign w:val="center"/>
          </w:tcPr>
          <w:p w14:paraId="46331F75" w14:textId="4A8B93C3" w:rsidR="00201456" w:rsidRDefault="00201456" w:rsidP="00201456">
            <w:pPr>
              <w:spacing w:before="120" w:after="120"/>
              <w:jc w:val="both"/>
              <w:textAlignment w:val="baseline"/>
              <w:rPr>
                <w:rFonts w:ascii="Calibri Light" w:hAnsi="Calibri Light" w:cs="Calibri Light"/>
                <w:i/>
                <w:iCs/>
                <w:lang w:val="es-ES_tradnl"/>
              </w:rPr>
            </w:pPr>
          </w:p>
          <w:tbl>
            <w:tblPr>
              <w:tblStyle w:val="TableGrid"/>
              <w:tblW w:w="0" w:type="auto"/>
              <w:tblLook w:val="04A0" w:firstRow="1" w:lastRow="0" w:firstColumn="1" w:lastColumn="0" w:noHBand="0" w:noVBand="1"/>
            </w:tblPr>
            <w:tblGrid>
              <w:gridCol w:w="2506"/>
              <w:gridCol w:w="4824"/>
              <w:gridCol w:w="1794"/>
            </w:tblGrid>
            <w:tr w:rsidR="00262B6A" w:rsidRPr="00E028E1" w14:paraId="3B735379" w14:textId="77777777" w:rsidTr="554359A8">
              <w:trPr>
                <w:trHeight w:val="341"/>
              </w:trPr>
              <w:tc>
                <w:tcPr>
                  <w:tcW w:w="2506" w:type="dxa"/>
                  <w:vAlign w:val="center"/>
                </w:tcPr>
                <w:p w14:paraId="6D076732" w14:textId="77777777" w:rsidR="00262B6A" w:rsidRPr="00E028E1" w:rsidRDefault="00262B6A" w:rsidP="00262B6A">
                  <w:pPr>
                    <w:spacing w:before="120" w:after="120"/>
                    <w:jc w:val="center"/>
                    <w:textAlignment w:val="baseline"/>
                    <w:rPr>
                      <w:rFonts w:ascii="Arial" w:hAnsi="Arial" w:cs="Arial"/>
                      <w:i/>
                      <w:iCs/>
                      <w:sz w:val="20"/>
                      <w:szCs w:val="20"/>
                      <w:lang w:val="es-ES_tradnl"/>
                    </w:rPr>
                  </w:pPr>
                  <w:r w:rsidRPr="00E028E1">
                    <w:rPr>
                      <w:rFonts w:ascii="Arial" w:hAnsi="Arial" w:cs="Arial"/>
                      <w:i/>
                      <w:iCs/>
                      <w:sz w:val="20"/>
                      <w:szCs w:val="20"/>
                      <w:lang w:val="es-ES_tradnl"/>
                    </w:rPr>
                    <w:t>Documento</w:t>
                  </w:r>
                </w:p>
              </w:tc>
              <w:tc>
                <w:tcPr>
                  <w:tcW w:w="4824" w:type="dxa"/>
                  <w:vAlign w:val="center"/>
                </w:tcPr>
                <w:p w14:paraId="500EC9E5" w14:textId="77777777" w:rsidR="00262B6A" w:rsidRPr="00E028E1" w:rsidRDefault="00262B6A" w:rsidP="00262B6A">
                  <w:pPr>
                    <w:spacing w:before="120" w:after="120"/>
                    <w:jc w:val="center"/>
                    <w:textAlignment w:val="baseline"/>
                    <w:rPr>
                      <w:rFonts w:ascii="Arial" w:hAnsi="Arial" w:cs="Arial"/>
                      <w:i/>
                      <w:iCs/>
                      <w:sz w:val="20"/>
                      <w:szCs w:val="20"/>
                      <w:lang w:val="es-ES_tradnl"/>
                    </w:rPr>
                  </w:pPr>
                  <w:r w:rsidRPr="00E028E1">
                    <w:rPr>
                      <w:rFonts w:ascii="Arial" w:hAnsi="Arial" w:cs="Arial"/>
                      <w:i/>
                      <w:iCs/>
                      <w:sz w:val="20"/>
                      <w:szCs w:val="20"/>
                      <w:lang w:val="es-ES_tradnl"/>
                    </w:rPr>
                    <w:t>Enlace</w:t>
                  </w:r>
                </w:p>
              </w:tc>
              <w:tc>
                <w:tcPr>
                  <w:tcW w:w="1794" w:type="dxa"/>
                  <w:vAlign w:val="center"/>
                </w:tcPr>
                <w:p w14:paraId="62644336" w14:textId="77777777" w:rsidR="00262B6A" w:rsidRPr="00E028E1" w:rsidRDefault="00262B6A" w:rsidP="00262B6A">
                  <w:pPr>
                    <w:spacing w:before="120" w:after="120"/>
                    <w:jc w:val="center"/>
                    <w:textAlignment w:val="baseline"/>
                    <w:rPr>
                      <w:rFonts w:ascii="Arial" w:hAnsi="Arial" w:cs="Arial"/>
                      <w:i/>
                      <w:iCs/>
                      <w:sz w:val="20"/>
                      <w:szCs w:val="20"/>
                      <w:lang w:val="es-ES_tradnl"/>
                    </w:rPr>
                  </w:pPr>
                  <w:r w:rsidRPr="00E028E1">
                    <w:rPr>
                      <w:rFonts w:ascii="Arial" w:hAnsi="Arial" w:cs="Arial"/>
                      <w:i/>
                      <w:iCs/>
                      <w:sz w:val="20"/>
                      <w:szCs w:val="20"/>
                      <w:lang w:val="es-ES_tradnl"/>
                    </w:rPr>
                    <w:t>Fecha de divulgación</w:t>
                  </w:r>
                </w:p>
              </w:tc>
            </w:tr>
            <w:tr w:rsidR="00262B6A" w:rsidRPr="00E028E1" w14:paraId="1B153476" w14:textId="77777777" w:rsidTr="554359A8">
              <w:tc>
                <w:tcPr>
                  <w:tcW w:w="2506" w:type="dxa"/>
                  <w:vAlign w:val="center"/>
                </w:tcPr>
                <w:p w14:paraId="52560F2A" w14:textId="77777777" w:rsidR="00262B6A" w:rsidRPr="00E028E1" w:rsidRDefault="00262B6A" w:rsidP="00262B6A">
                  <w:pPr>
                    <w:spacing w:before="120" w:after="120"/>
                    <w:jc w:val="center"/>
                    <w:textAlignment w:val="baseline"/>
                    <w:rPr>
                      <w:rFonts w:ascii="Arial" w:hAnsi="Arial" w:cs="Arial"/>
                      <w:i/>
                      <w:iCs/>
                      <w:sz w:val="20"/>
                      <w:szCs w:val="20"/>
                      <w:lang w:val="es-ES_tradnl"/>
                    </w:rPr>
                  </w:pPr>
                  <w:r w:rsidRPr="00E028E1">
                    <w:rPr>
                      <w:rFonts w:ascii="Arial" w:hAnsi="Arial" w:cs="Arial"/>
                      <w:i/>
                      <w:iCs/>
                      <w:sz w:val="20"/>
                      <w:szCs w:val="20"/>
                      <w:lang w:val="es-ES_tradnl"/>
                    </w:rPr>
                    <w:t xml:space="preserve">Evaluación Ambiental y Social </w:t>
                  </w:r>
                  <w:r>
                    <w:rPr>
                      <w:rFonts w:ascii="Arial" w:hAnsi="Arial" w:cs="Arial"/>
                      <w:i/>
                      <w:iCs/>
                      <w:sz w:val="20"/>
                      <w:szCs w:val="20"/>
                      <w:lang w:val="es-ES_tradnl"/>
                    </w:rPr>
                    <w:t xml:space="preserve">y Plan de Gestión Ambiental y Social de las obras de la muestra versión </w:t>
                  </w:r>
                  <w:proofErr w:type="spellStart"/>
                  <w:r>
                    <w:rPr>
                      <w:rFonts w:ascii="Arial" w:hAnsi="Arial" w:cs="Arial"/>
                      <w:i/>
                      <w:iCs/>
                      <w:sz w:val="20"/>
                      <w:szCs w:val="20"/>
                      <w:lang w:val="es-ES_tradnl"/>
                    </w:rPr>
                    <w:t>fit</w:t>
                  </w:r>
                  <w:proofErr w:type="spellEnd"/>
                  <w:r>
                    <w:rPr>
                      <w:rFonts w:ascii="Arial" w:hAnsi="Arial" w:cs="Arial"/>
                      <w:i/>
                      <w:iCs/>
                      <w:sz w:val="20"/>
                      <w:szCs w:val="20"/>
                      <w:lang w:val="es-ES_tradnl"/>
                    </w:rPr>
                    <w:t xml:space="preserve"> for </w:t>
                  </w:r>
                  <w:proofErr w:type="spellStart"/>
                  <w:r>
                    <w:rPr>
                      <w:rFonts w:ascii="Arial" w:hAnsi="Arial" w:cs="Arial"/>
                      <w:i/>
                      <w:iCs/>
                      <w:sz w:val="20"/>
                      <w:szCs w:val="20"/>
                      <w:lang w:val="es-ES_tradnl"/>
                    </w:rPr>
                    <w:t>disclosure</w:t>
                  </w:r>
                  <w:proofErr w:type="spellEnd"/>
                </w:p>
              </w:tc>
              <w:tc>
                <w:tcPr>
                  <w:tcW w:w="4824" w:type="dxa"/>
                  <w:vAlign w:val="center"/>
                </w:tcPr>
                <w:p w14:paraId="4A909FAA" w14:textId="24805403" w:rsidR="00262B6A" w:rsidRPr="00E028E1" w:rsidRDefault="00DF045E" w:rsidP="00262B6A">
                  <w:pPr>
                    <w:spacing w:before="120" w:after="120"/>
                    <w:jc w:val="center"/>
                    <w:textAlignment w:val="baseline"/>
                    <w:rPr>
                      <w:rStyle w:val="Hyperlink"/>
                      <w:rFonts w:ascii="Arial" w:hAnsi="Arial" w:cs="Arial"/>
                      <w:sz w:val="20"/>
                      <w:szCs w:val="20"/>
                      <w:lang w:val="es-ES_tradnl"/>
                    </w:rPr>
                  </w:pPr>
                  <w:ins w:id="12" w:author="Alejandra Catacoli" w:date="2022-07-21T10:57:00Z">
                    <w:r>
                      <w:rPr>
                        <w:rStyle w:val="Hyperlink"/>
                        <w:rFonts w:ascii="Arial" w:hAnsi="Arial" w:cs="Arial"/>
                        <w:sz w:val="20"/>
                        <w:szCs w:val="20"/>
                        <w:lang w:val="es-ES_tradnl"/>
                      </w:rPr>
                      <w:fldChar w:fldCharType="begin"/>
                    </w:r>
                    <w:r>
                      <w:rPr>
                        <w:rStyle w:val="Hyperlink"/>
                        <w:rFonts w:ascii="Arial" w:hAnsi="Arial" w:cs="Arial"/>
                        <w:sz w:val="20"/>
                        <w:szCs w:val="20"/>
                        <w:lang w:val="es-ES_tradnl"/>
                      </w:rPr>
                      <w:instrText xml:space="preserve"> HYPERLINK "</w:instrText>
                    </w:r>
                  </w:ins>
                  <w:r w:rsidRPr="00262B6A">
                    <w:rPr>
                      <w:rStyle w:val="Hyperlink"/>
                      <w:rFonts w:ascii="Arial" w:hAnsi="Arial" w:cs="Arial"/>
                      <w:sz w:val="20"/>
                      <w:szCs w:val="20"/>
                      <w:lang w:val="es-ES_tradnl"/>
                    </w:rPr>
                    <w:instrText>https://idbg.sharepoint.com/teams/EZ-ES-LON/ES-L1152/_layouts/15/DocIdRedir.aspx?ID=EZSHARE-1959649016-14</w:instrText>
                  </w:r>
                  <w:ins w:id="13" w:author="Alejandra Catacoli" w:date="2022-07-21T10:57:00Z">
                    <w:r>
                      <w:rPr>
                        <w:rStyle w:val="Hyperlink"/>
                        <w:rFonts w:ascii="Arial" w:hAnsi="Arial" w:cs="Arial"/>
                        <w:sz w:val="20"/>
                        <w:szCs w:val="20"/>
                        <w:lang w:val="es-ES_tradnl"/>
                      </w:rPr>
                      <w:instrText xml:space="preserve">" </w:instrText>
                    </w:r>
                    <w:r>
                      <w:rPr>
                        <w:rStyle w:val="Hyperlink"/>
                        <w:rFonts w:ascii="Arial" w:hAnsi="Arial" w:cs="Arial"/>
                        <w:sz w:val="20"/>
                        <w:szCs w:val="20"/>
                        <w:lang w:val="es-ES_tradnl"/>
                      </w:rPr>
                      <w:fldChar w:fldCharType="separate"/>
                    </w:r>
                  </w:ins>
                  <w:r w:rsidRPr="007E5C7B">
                    <w:rPr>
                      <w:rStyle w:val="Hyperlink"/>
                      <w:rFonts w:ascii="Arial" w:hAnsi="Arial" w:cs="Arial"/>
                      <w:sz w:val="20"/>
                      <w:szCs w:val="20"/>
                      <w:lang w:val="es-ES_tradnl"/>
                    </w:rPr>
                    <w:t>https://idbg.sharepoint.com/teams/EZ-ES-LON/ES-L1152/_layouts/15/DocIdRedir.aspx?ID=EZSHARE-1959649016-14</w:t>
                  </w:r>
                  <w:ins w:id="14" w:author="Alejandra Catacoli" w:date="2022-07-21T10:57:00Z">
                    <w:r>
                      <w:rPr>
                        <w:rStyle w:val="Hyperlink"/>
                        <w:rFonts w:ascii="Arial" w:hAnsi="Arial" w:cs="Arial"/>
                        <w:sz w:val="20"/>
                        <w:szCs w:val="20"/>
                        <w:lang w:val="es-ES_tradnl"/>
                      </w:rPr>
                      <w:fldChar w:fldCharType="end"/>
                    </w:r>
                  </w:ins>
                </w:p>
              </w:tc>
              <w:tc>
                <w:tcPr>
                  <w:tcW w:w="1794" w:type="dxa"/>
                  <w:vAlign w:val="center"/>
                </w:tcPr>
                <w:p w14:paraId="294A1BB2" w14:textId="77777777" w:rsidR="00262B6A" w:rsidRPr="00E028E1" w:rsidRDefault="00262B6A" w:rsidP="00262B6A">
                  <w:pPr>
                    <w:spacing w:before="120" w:after="120"/>
                    <w:jc w:val="center"/>
                    <w:textAlignment w:val="baseline"/>
                    <w:rPr>
                      <w:rFonts w:ascii="Arial" w:hAnsi="Arial" w:cs="Arial"/>
                      <w:i/>
                      <w:iCs/>
                      <w:sz w:val="20"/>
                      <w:szCs w:val="20"/>
                      <w:lang w:val="es-ES_tradnl"/>
                    </w:rPr>
                  </w:pPr>
                  <w:r>
                    <w:rPr>
                      <w:rFonts w:ascii="Arial" w:hAnsi="Arial" w:cs="Arial"/>
                      <w:i/>
                      <w:iCs/>
                      <w:sz w:val="20"/>
                      <w:szCs w:val="20"/>
                      <w:lang w:val="es-ES_tradnl"/>
                    </w:rPr>
                    <w:t>10 de mayo de 2022</w:t>
                  </w:r>
                </w:p>
              </w:tc>
            </w:tr>
            <w:tr w:rsidR="00262B6A" w:rsidRPr="00E028E1" w14:paraId="6FB30249" w14:textId="77777777" w:rsidTr="554359A8">
              <w:tc>
                <w:tcPr>
                  <w:tcW w:w="2506" w:type="dxa"/>
                  <w:vAlign w:val="center"/>
                </w:tcPr>
                <w:p w14:paraId="178A6092" w14:textId="02A95F04" w:rsidR="00262B6A" w:rsidRPr="00E028E1" w:rsidRDefault="00262B6A" w:rsidP="39464555">
                  <w:pPr>
                    <w:spacing w:before="120" w:after="120"/>
                    <w:jc w:val="center"/>
                    <w:textAlignment w:val="baseline"/>
                    <w:rPr>
                      <w:rFonts w:ascii="Arial" w:hAnsi="Arial" w:cs="Arial"/>
                      <w:i/>
                      <w:iCs/>
                      <w:sz w:val="20"/>
                      <w:szCs w:val="20"/>
                      <w:lang w:val="es-ES"/>
                    </w:rPr>
                  </w:pPr>
                  <w:r w:rsidRPr="39464555">
                    <w:rPr>
                      <w:rFonts w:ascii="Arial" w:hAnsi="Arial" w:cs="Arial"/>
                      <w:i/>
                      <w:iCs/>
                      <w:sz w:val="20"/>
                      <w:szCs w:val="20"/>
                      <w:lang w:val="es-ES"/>
                    </w:rPr>
                    <w:lastRenderedPageBreak/>
                    <w:t xml:space="preserve">Marco de Gestión Ambiental y </w:t>
                  </w:r>
                  <w:r w:rsidR="00A903A6" w:rsidRPr="39464555">
                    <w:rPr>
                      <w:rFonts w:ascii="Arial" w:hAnsi="Arial" w:cs="Arial"/>
                      <w:i/>
                      <w:iCs/>
                      <w:sz w:val="20"/>
                      <w:szCs w:val="20"/>
                      <w:lang w:val="es-ES"/>
                    </w:rPr>
                    <w:t>Social</w:t>
                  </w:r>
                  <w:r w:rsidRPr="39464555">
                    <w:rPr>
                      <w:rFonts w:ascii="Arial" w:hAnsi="Arial" w:cs="Arial"/>
                      <w:i/>
                      <w:iCs/>
                      <w:sz w:val="20"/>
                      <w:szCs w:val="20"/>
                      <w:lang w:val="es-ES"/>
                    </w:rPr>
                    <w:t xml:space="preserve"> del Programa versión </w:t>
                  </w:r>
                  <w:proofErr w:type="spellStart"/>
                  <w:r w:rsidRPr="39464555">
                    <w:rPr>
                      <w:rFonts w:ascii="Arial" w:hAnsi="Arial" w:cs="Arial"/>
                      <w:i/>
                      <w:iCs/>
                      <w:sz w:val="20"/>
                      <w:szCs w:val="20"/>
                      <w:lang w:val="es-ES"/>
                    </w:rPr>
                    <w:t>fit</w:t>
                  </w:r>
                  <w:proofErr w:type="spellEnd"/>
                  <w:r w:rsidRPr="39464555">
                    <w:rPr>
                      <w:rFonts w:ascii="Arial" w:hAnsi="Arial" w:cs="Arial"/>
                      <w:i/>
                      <w:iCs/>
                      <w:sz w:val="20"/>
                      <w:szCs w:val="20"/>
                      <w:lang w:val="es-ES"/>
                    </w:rPr>
                    <w:t xml:space="preserve"> for </w:t>
                  </w:r>
                  <w:proofErr w:type="spellStart"/>
                  <w:r w:rsidRPr="39464555">
                    <w:rPr>
                      <w:rFonts w:ascii="Arial" w:hAnsi="Arial" w:cs="Arial"/>
                      <w:i/>
                      <w:iCs/>
                      <w:sz w:val="20"/>
                      <w:szCs w:val="20"/>
                      <w:lang w:val="es-ES"/>
                    </w:rPr>
                    <w:t>disclosure</w:t>
                  </w:r>
                  <w:proofErr w:type="spellEnd"/>
                </w:p>
              </w:tc>
              <w:tc>
                <w:tcPr>
                  <w:tcW w:w="4824" w:type="dxa"/>
                  <w:vAlign w:val="center"/>
                </w:tcPr>
                <w:p w14:paraId="32A78261" w14:textId="5D224067" w:rsidR="00262B6A" w:rsidRPr="00E028E1" w:rsidRDefault="00DF045E" w:rsidP="00262B6A">
                  <w:pPr>
                    <w:spacing w:before="120" w:after="120"/>
                    <w:jc w:val="center"/>
                    <w:textAlignment w:val="baseline"/>
                    <w:rPr>
                      <w:rStyle w:val="Hyperlink"/>
                      <w:rFonts w:ascii="Arial" w:hAnsi="Arial" w:cs="Arial"/>
                      <w:sz w:val="20"/>
                      <w:szCs w:val="20"/>
                      <w:lang w:val="es-ES_tradnl"/>
                    </w:rPr>
                  </w:pPr>
                  <w:ins w:id="15" w:author="Alejandra Catacoli" w:date="2022-07-21T10:57:00Z">
                    <w:r>
                      <w:rPr>
                        <w:rStyle w:val="Hyperlink"/>
                        <w:rFonts w:ascii="Arial" w:hAnsi="Arial" w:cs="Arial"/>
                        <w:sz w:val="20"/>
                        <w:szCs w:val="20"/>
                        <w:lang w:val="es-ES_tradnl"/>
                      </w:rPr>
                      <w:fldChar w:fldCharType="begin"/>
                    </w:r>
                    <w:r>
                      <w:rPr>
                        <w:rStyle w:val="Hyperlink"/>
                        <w:rFonts w:ascii="Arial" w:hAnsi="Arial" w:cs="Arial"/>
                        <w:sz w:val="20"/>
                        <w:szCs w:val="20"/>
                        <w:lang w:val="es-ES_tradnl"/>
                      </w:rPr>
                      <w:instrText xml:space="preserve"> HYPERLINK "</w:instrText>
                    </w:r>
                  </w:ins>
                  <w:r w:rsidRPr="008B2336">
                    <w:rPr>
                      <w:rStyle w:val="Hyperlink"/>
                      <w:rFonts w:ascii="Arial" w:hAnsi="Arial" w:cs="Arial"/>
                      <w:sz w:val="20"/>
                      <w:szCs w:val="20"/>
                      <w:lang w:val="es-ES_tradnl"/>
                    </w:rPr>
                    <w:instrText>https://idbg.sharepoint.com/teams/EZ-ES-LON/ES-L1152/_layouts/15/DocIdRedir.aspx?ID=EZSHARE-1959649016-13</w:instrText>
                  </w:r>
                  <w:ins w:id="16" w:author="Alejandra Catacoli" w:date="2022-07-21T10:57:00Z">
                    <w:r>
                      <w:rPr>
                        <w:rStyle w:val="Hyperlink"/>
                        <w:rFonts w:ascii="Arial" w:hAnsi="Arial" w:cs="Arial"/>
                        <w:sz w:val="20"/>
                        <w:szCs w:val="20"/>
                        <w:lang w:val="es-ES_tradnl"/>
                      </w:rPr>
                      <w:instrText xml:space="preserve">" </w:instrText>
                    </w:r>
                    <w:r>
                      <w:rPr>
                        <w:rStyle w:val="Hyperlink"/>
                        <w:rFonts w:ascii="Arial" w:hAnsi="Arial" w:cs="Arial"/>
                        <w:sz w:val="20"/>
                        <w:szCs w:val="20"/>
                        <w:lang w:val="es-ES_tradnl"/>
                      </w:rPr>
                      <w:fldChar w:fldCharType="separate"/>
                    </w:r>
                  </w:ins>
                  <w:r w:rsidRPr="007E5C7B">
                    <w:rPr>
                      <w:rStyle w:val="Hyperlink"/>
                      <w:rFonts w:ascii="Arial" w:hAnsi="Arial" w:cs="Arial"/>
                      <w:sz w:val="20"/>
                      <w:szCs w:val="20"/>
                      <w:lang w:val="es-ES_tradnl"/>
                    </w:rPr>
                    <w:t>https://idbg.sharepoint.com/teams/EZ-ES-LON/ES-L1152/_layouts/15/DocIdRedir.aspx?ID=EZSHARE-1959649016-13</w:t>
                  </w:r>
                  <w:ins w:id="17" w:author="Alejandra Catacoli" w:date="2022-07-21T10:57:00Z">
                    <w:r>
                      <w:rPr>
                        <w:rStyle w:val="Hyperlink"/>
                        <w:rFonts w:ascii="Arial" w:hAnsi="Arial" w:cs="Arial"/>
                        <w:sz w:val="20"/>
                        <w:szCs w:val="20"/>
                        <w:lang w:val="es-ES_tradnl"/>
                      </w:rPr>
                      <w:fldChar w:fldCharType="end"/>
                    </w:r>
                  </w:ins>
                </w:p>
              </w:tc>
              <w:tc>
                <w:tcPr>
                  <w:tcW w:w="1794" w:type="dxa"/>
                  <w:vAlign w:val="center"/>
                </w:tcPr>
                <w:p w14:paraId="5F4185B3" w14:textId="77777777" w:rsidR="00262B6A" w:rsidRPr="00E028E1" w:rsidRDefault="00262B6A" w:rsidP="00262B6A">
                  <w:pPr>
                    <w:spacing w:before="120" w:after="120"/>
                    <w:jc w:val="center"/>
                    <w:textAlignment w:val="baseline"/>
                    <w:rPr>
                      <w:rFonts w:ascii="Arial" w:hAnsi="Arial" w:cs="Arial"/>
                      <w:i/>
                      <w:iCs/>
                      <w:sz w:val="20"/>
                      <w:szCs w:val="20"/>
                      <w:lang w:val="es-ES_tradnl"/>
                    </w:rPr>
                  </w:pPr>
                  <w:r>
                    <w:rPr>
                      <w:rFonts w:ascii="Arial" w:hAnsi="Arial" w:cs="Arial"/>
                      <w:i/>
                      <w:iCs/>
                      <w:sz w:val="20"/>
                      <w:szCs w:val="20"/>
                      <w:lang w:val="es-ES_tradnl"/>
                    </w:rPr>
                    <w:t>10 de mayo de 2022</w:t>
                  </w:r>
                </w:p>
              </w:tc>
            </w:tr>
            <w:tr w:rsidR="005D23F7" w:rsidRPr="005D23F7" w14:paraId="002FB2AB" w14:textId="77777777" w:rsidTr="554359A8">
              <w:tc>
                <w:tcPr>
                  <w:tcW w:w="2506" w:type="dxa"/>
                  <w:vAlign w:val="center"/>
                </w:tcPr>
                <w:p w14:paraId="53043D6D" w14:textId="7EF446F2" w:rsidR="005D23F7" w:rsidRPr="39464555" w:rsidRDefault="005D23F7" w:rsidP="554359A8">
                  <w:pPr>
                    <w:spacing w:before="120" w:after="120"/>
                    <w:jc w:val="center"/>
                    <w:textAlignment w:val="baseline"/>
                    <w:rPr>
                      <w:rFonts w:ascii="Arial" w:hAnsi="Arial" w:cs="Arial"/>
                      <w:i/>
                      <w:iCs/>
                      <w:sz w:val="20"/>
                      <w:szCs w:val="20"/>
                      <w:lang w:val="es-ES"/>
                    </w:rPr>
                  </w:pPr>
                  <w:r w:rsidRPr="554359A8">
                    <w:rPr>
                      <w:rFonts w:ascii="Arial" w:hAnsi="Arial" w:cs="Arial"/>
                      <w:i/>
                      <w:iCs/>
                      <w:sz w:val="20"/>
                      <w:szCs w:val="20"/>
                      <w:lang w:val="es-ES"/>
                    </w:rPr>
                    <w:t xml:space="preserve">Evaluación Ambiental y Social y Plan de Gestión Ambiental y Social de las obras de la muestra </w:t>
                  </w:r>
                </w:p>
              </w:tc>
              <w:tc>
                <w:tcPr>
                  <w:tcW w:w="4824" w:type="dxa"/>
                  <w:vAlign w:val="center"/>
                </w:tcPr>
                <w:p w14:paraId="64B54D92" w14:textId="70A9DA68" w:rsidR="005D23F7" w:rsidRPr="00C26E99" w:rsidRDefault="00C26E99" w:rsidP="005D23F7">
                  <w:pPr>
                    <w:spacing w:before="120" w:after="120"/>
                    <w:jc w:val="center"/>
                    <w:textAlignment w:val="baseline"/>
                    <w:rPr>
                      <w:rStyle w:val="Hyperlink"/>
                      <w:rFonts w:ascii="Arial" w:hAnsi="Arial" w:cs="Arial"/>
                      <w:sz w:val="20"/>
                      <w:szCs w:val="20"/>
                      <w:lang w:val="es-ES"/>
                    </w:rPr>
                  </w:pPr>
                  <w:r w:rsidRPr="225AD79D">
                    <w:rPr>
                      <w:rStyle w:val="Hyperlink"/>
                      <w:rFonts w:ascii="Arial" w:hAnsi="Arial" w:cs="Arial"/>
                      <w:sz w:val="20"/>
                      <w:szCs w:val="20"/>
                      <w:lang w:val="es-ES"/>
                    </w:rPr>
                    <w:t>https://idbg.sharepoint.com/teams/EZ-ES-LON/ES-L1152/_layouts/15/DocIdRedir.aspx?ID=EZSHARE-1959649016-23</w:t>
                  </w:r>
                </w:p>
              </w:tc>
              <w:tc>
                <w:tcPr>
                  <w:tcW w:w="1794" w:type="dxa"/>
                  <w:vAlign w:val="center"/>
                </w:tcPr>
                <w:p w14:paraId="1A6DC51D" w14:textId="58AA7737" w:rsidR="005D23F7" w:rsidRDefault="0041665B" w:rsidP="225AD79D">
                  <w:pPr>
                    <w:spacing w:before="120" w:after="120"/>
                    <w:jc w:val="center"/>
                    <w:textAlignment w:val="baseline"/>
                    <w:rPr>
                      <w:rFonts w:ascii="Arial" w:hAnsi="Arial" w:cs="Arial"/>
                      <w:i/>
                      <w:iCs/>
                      <w:sz w:val="20"/>
                      <w:szCs w:val="20"/>
                      <w:lang w:val="es-ES"/>
                    </w:rPr>
                  </w:pPr>
                  <w:r w:rsidRPr="225AD79D">
                    <w:rPr>
                      <w:rFonts w:ascii="Arial" w:hAnsi="Arial" w:cs="Arial"/>
                      <w:i/>
                      <w:iCs/>
                      <w:sz w:val="20"/>
                      <w:szCs w:val="20"/>
                      <w:lang w:val="es-ES"/>
                    </w:rPr>
                    <w:t>13</w:t>
                  </w:r>
                  <w:r w:rsidR="002A73C4" w:rsidRPr="225AD79D">
                    <w:rPr>
                      <w:rFonts w:ascii="Arial" w:hAnsi="Arial" w:cs="Arial"/>
                      <w:i/>
                      <w:iCs/>
                      <w:sz w:val="20"/>
                      <w:szCs w:val="20"/>
                      <w:lang w:val="es-ES"/>
                    </w:rPr>
                    <w:t xml:space="preserve"> de julio de 2022</w:t>
                  </w:r>
                </w:p>
              </w:tc>
            </w:tr>
            <w:tr w:rsidR="005D23F7" w:rsidRPr="005D23F7" w14:paraId="227C39BA" w14:textId="77777777" w:rsidTr="554359A8">
              <w:tc>
                <w:tcPr>
                  <w:tcW w:w="2506" w:type="dxa"/>
                  <w:vAlign w:val="center"/>
                </w:tcPr>
                <w:p w14:paraId="4D764012" w14:textId="68D71A82" w:rsidR="005D23F7" w:rsidRPr="39464555" w:rsidRDefault="005D23F7" w:rsidP="554359A8">
                  <w:pPr>
                    <w:spacing w:before="120" w:after="120"/>
                    <w:jc w:val="center"/>
                    <w:textAlignment w:val="baseline"/>
                    <w:rPr>
                      <w:rFonts w:ascii="Arial" w:hAnsi="Arial" w:cs="Arial"/>
                      <w:i/>
                      <w:iCs/>
                      <w:sz w:val="20"/>
                      <w:szCs w:val="20"/>
                      <w:lang w:val="es-ES"/>
                    </w:rPr>
                  </w:pPr>
                  <w:r w:rsidRPr="554359A8">
                    <w:rPr>
                      <w:rFonts w:ascii="Arial" w:hAnsi="Arial" w:cs="Arial"/>
                      <w:i/>
                      <w:iCs/>
                      <w:sz w:val="20"/>
                      <w:szCs w:val="20"/>
                      <w:lang w:val="es-ES"/>
                    </w:rPr>
                    <w:t>Marco de Gestión Ambiental y Social del Programa</w:t>
                  </w:r>
                </w:p>
              </w:tc>
              <w:tc>
                <w:tcPr>
                  <w:tcW w:w="4824" w:type="dxa"/>
                  <w:vAlign w:val="center"/>
                </w:tcPr>
                <w:p w14:paraId="4C84D3A6" w14:textId="01033DC0" w:rsidR="005D23F7" w:rsidRDefault="00510EA6" w:rsidP="225AD79D">
                  <w:pPr>
                    <w:spacing w:before="120" w:after="120"/>
                    <w:jc w:val="center"/>
                    <w:textAlignment w:val="baseline"/>
                    <w:rPr>
                      <w:rStyle w:val="Hyperlink"/>
                      <w:rFonts w:ascii="Arial" w:hAnsi="Arial" w:cs="Arial"/>
                      <w:sz w:val="20"/>
                      <w:szCs w:val="20"/>
                      <w:lang w:val="es-ES"/>
                    </w:rPr>
                  </w:pPr>
                  <w:r w:rsidRPr="225AD79D">
                    <w:rPr>
                      <w:rStyle w:val="Hyperlink"/>
                      <w:rFonts w:ascii="Arial" w:hAnsi="Arial" w:cs="Arial"/>
                      <w:sz w:val="20"/>
                      <w:szCs w:val="20"/>
                      <w:lang w:val="es-ES"/>
                    </w:rPr>
                    <w:t>https://idbg.sharepoint.com/teams/EZ-ES-LON/ES-L1152/_layouts/15/DocIdRedir.aspx?ID=EZSHARE-1959649016-24</w:t>
                  </w:r>
                </w:p>
              </w:tc>
              <w:tc>
                <w:tcPr>
                  <w:tcW w:w="1794" w:type="dxa"/>
                  <w:vAlign w:val="center"/>
                </w:tcPr>
                <w:p w14:paraId="1EB8615F" w14:textId="64241206" w:rsidR="005D23F7" w:rsidRDefault="00510EA6" w:rsidP="225AD79D">
                  <w:pPr>
                    <w:spacing w:before="120" w:after="120"/>
                    <w:jc w:val="center"/>
                    <w:textAlignment w:val="baseline"/>
                    <w:rPr>
                      <w:rFonts w:ascii="Arial" w:hAnsi="Arial" w:cs="Arial"/>
                      <w:i/>
                      <w:iCs/>
                      <w:sz w:val="20"/>
                      <w:szCs w:val="20"/>
                      <w:lang w:val="es-ES"/>
                    </w:rPr>
                  </w:pPr>
                  <w:r w:rsidRPr="225AD79D">
                    <w:rPr>
                      <w:rFonts w:ascii="Arial" w:hAnsi="Arial" w:cs="Arial"/>
                      <w:i/>
                      <w:iCs/>
                      <w:sz w:val="20"/>
                      <w:szCs w:val="20"/>
                      <w:lang w:val="es-ES"/>
                    </w:rPr>
                    <w:t>13</w:t>
                  </w:r>
                  <w:r w:rsidR="002A73C4" w:rsidRPr="225AD79D">
                    <w:rPr>
                      <w:rFonts w:ascii="Arial" w:hAnsi="Arial" w:cs="Arial"/>
                      <w:i/>
                      <w:iCs/>
                      <w:sz w:val="20"/>
                      <w:szCs w:val="20"/>
                      <w:lang w:val="es-ES"/>
                    </w:rPr>
                    <w:t xml:space="preserve"> de julio de 2022</w:t>
                  </w:r>
                </w:p>
              </w:tc>
            </w:tr>
            <w:tr w:rsidR="005D23F7" w:rsidRPr="00455476" w14:paraId="6635C0A3" w14:textId="77777777" w:rsidTr="554359A8">
              <w:tc>
                <w:tcPr>
                  <w:tcW w:w="2506" w:type="dxa"/>
                  <w:vAlign w:val="center"/>
                </w:tcPr>
                <w:p w14:paraId="5B0F1954" w14:textId="230FE94B" w:rsidR="005D23F7" w:rsidRPr="00455476" w:rsidRDefault="005D23F7" w:rsidP="225AD79D">
                  <w:pPr>
                    <w:spacing w:before="120" w:after="120"/>
                    <w:jc w:val="center"/>
                    <w:textAlignment w:val="baseline"/>
                    <w:rPr>
                      <w:rFonts w:ascii="Arial" w:hAnsi="Arial" w:cs="Arial"/>
                      <w:i/>
                      <w:iCs/>
                      <w:sz w:val="20"/>
                      <w:szCs w:val="20"/>
                      <w:lang w:val="pt-BR"/>
                    </w:rPr>
                  </w:pPr>
                  <w:r w:rsidRPr="225AD79D">
                    <w:rPr>
                      <w:rFonts w:ascii="Arial" w:hAnsi="Arial" w:cs="Arial"/>
                      <w:i/>
                      <w:iCs/>
                      <w:sz w:val="20"/>
                      <w:szCs w:val="20"/>
                      <w:lang w:val="pt-BR"/>
                    </w:rPr>
                    <w:t>Informe de Consulta Pública Significativa</w:t>
                  </w:r>
                </w:p>
              </w:tc>
              <w:tc>
                <w:tcPr>
                  <w:tcW w:w="4824" w:type="dxa"/>
                  <w:vAlign w:val="center"/>
                </w:tcPr>
                <w:p w14:paraId="6D4B9443" w14:textId="4A291E89" w:rsidR="005D23F7" w:rsidRPr="00455476" w:rsidRDefault="005D23F7" w:rsidP="005D23F7">
                  <w:pPr>
                    <w:spacing w:before="120" w:after="120"/>
                    <w:jc w:val="center"/>
                    <w:textAlignment w:val="baseline"/>
                    <w:rPr>
                      <w:rStyle w:val="Hyperlink"/>
                      <w:rFonts w:ascii="Arial" w:hAnsi="Arial" w:cs="Arial"/>
                      <w:sz w:val="20"/>
                      <w:szCs w:val="20"/>
                      <w:lang w:val="pt-BR"/>
                    </w:rPr>
                  </w:pPr>
                  <w:r w:rsidRPr="225AD79D">
                    <w:rPr>
                      <w:rStyle w:val="Hyperlink"/>
                      <w:rFonts w:ascii="Arial" w:hAnsi="Arial" w:cs="Arial"/>
                      <w:sz w:val="20"/>
                      <w:szCs w:val="20"/>
                      <w:lang w:val="pt-BR"/>
                    </w:rPr>
                    <w:t>https://idbg.sharepoint.com/teams/EZ-ES-LON/ES-L1152/_layouts/15/DocIdRedir.aspx?ID=EZSHARE-1959649016-25</w:t>
                  </w:r>
                </w:p>
              </w:tc>
              <w:tc>
                <w:tcPr>
                  <w:tcW w:w="1794" w:type="dxa"/>
                  <w:vAlign w:val="center"/>
                </w:tcPr>
                <w:p w14:paraId="0783CC00" w14:textId="700213E0" w:rsidR="005D23F7" w:rsidRPr="00455476" w:rsidRDefault="005D23F7" w:rsidP="225AD79D">
                  <w:pPr>
                    <w:spacing w:before="120" w:after="120"/>
                    <w:jc w:val="center"/>
                    <w:textAlignment w:val="baseline"/>
                    <w:rPr>
                      <w:rFonts w:ascii="Arial" w:hAnsi="Arial" w:cs="Arial"/>
                      <w:i/>
                      <w:iCs/>
                      <w:sz w:val="20"/>
                      <w:szCs w:val="20"/>
                      <w:lang w:val="pt-BR"/>
                    </w:rPr>
                  </w:pPr>
                  <w:r w:rsidRPr="225AD79D">
                    <w:rPr>
                      <w:rFonts w:ascii="Arial" w:hAnsi="Arial" w:cs="Arial"/>
                      <w:i/>
                      <w:iCs/>
                      <w:sz w:val="20"/>
                      <w:szCs w:val="20"/>
                      <w:lang w:val="pt-BR"/>
                    </w:rPr>
                    <w:t xml:space="preserve">13 de </w:t>
                  </w:r>
                  <w:proofErr w:type="spellStart"/>
                  <w:r w:rsidRPr="225AD79D">
                    <w:rPr>
                      <w:rFonts w:ascii="Arial" w:hAnsi="Arial" w:cs="Arial"/>
                      <w:i/>
                      <w:iCs/>
                      <w:sz w:val="20"/>
                      <w:szCs w:val="20"/>
                      <w:lang w:val="pt-BR"/>
                    </w:rPr>
                    <w:t>julio</w:t>
                  </w:r>
                  <w:proofErr w:type="spellEnd"/>
                  <w:r w:rsidRPr="225AD79D">
                    <w:rPr>
                      <w:rFonts w:ascii="Arial" w:hAnsi="Arial" w:cs="Arial"/>
                      <w:i/>
                      <w:iCs/>
                      <w:sz w:val="20"/>
                      <w:szCs w:val="20"/>
                      <w:lang w:val="pt-BR"/>
                    </w:rPr>
                    <w:t xml:space="preserve"> de 2022</w:t>
                  </w:r>
                </w:p>
              </w:tc>
            </w:tr>
            <w:tr w:rsidR="554359A8" w14:paraId="7BF03A2B" w14:textId="77777777" w:rsidTr="554359A8">
              <w:tc>
                <w:tcPr>
                  <w:tcW w:w="2506" w:type="dxa"/>
                  <w:vAlign w:val="center"/>
                </w:tcPr>
                <w:p w14:paraId="08D8FA66" w14:textId="2C8E52DB" w:rsidR="005D23F7" w:rsidRDefault="005D23F7" w:rsidP="554359A8">
                  <w:pPr>
                    <w:spacing w:before="120" w:after="120"/>
                    <w:jc w:val="center"/>
                    <w:rPr>
                      <w:rFonts w:ascii="Arial" w:hAnsi="Arial" w:cs="Arial"/>
                      <w:i/>
                      <w:iCs/>
                      <w:sz w:val="20"/>
                      <w:szCs w:val="20"/>
                      <w:lang w:val="es-ES"/>
                    </w:rPr>
                  </w:pPr>
                  <w:r w:rsidRPr="554359A8">
                    <w:rPr>
                      <w:rFonts w:ascii="Arial" w:hAnsi="Arial" w:cs="Arial"/>
                      <w:i/>
                      <w:iCs/>
                      <w:sz w:val="20"/>
                      <w:szCs w:val="20"/>
                      <w:lang w:val="es-ES"/>
                    </w:rPr>
                    <w:t>Marco de Gestión Ambiental y Social del Programa versión final</w:t>
                  </w:r>
                </w:p>
              </w:tc>
              <w:tc>
                <w:tcPr>
                  <w:tcW w:w="4824" w:type="dxa"/>
                  <w:vAlign w:val="center"/>
                </w:tcPr>
                <w:p w14:paraId="70B8D766" w14:textId="137E2168" w:rsidR="554359A8" w:rsidRDefault="554359A8" w:rsidP="554359A8">
                  <w:pPr>
                    <w:jc w:val="center"/>
                    <w:rPr>
                      <w:rStyle w:val="Hyperlink"/>
                      <w:rFonts w:ascii="Arial" w:hAnsi="Arial" w:cs="Arial"/>
                      <w:sz w:val="20"/>
                      <w:szCs w:val="20"/>
                      <w:lang w:val="pt-BR"/>
                    </w:rPr>
                  </w:pPr>
                  <w:r w:rsidRPr="554359A8">
                    <w:rPr>
                      <w:rStyle w:val="Hyperlink"/>
                      <w:rFonts w:ascii="Arial" w:hAnsi="Arial" w:cs="Arial"/>
                      <w:sz w:val="20"/>
                      <w:szCs w:val="20"/>
                      <w:lang w:val="pt-BR"/>
                    </w:rPr>
                    <w:t>https://idbg.sharepoint.com/teams/EZ-ES-LON/ES-L1152/_layouts/15/DocIdRedir.aspx?ID=EZSHARE-1959649016-29</w:t>
                  </w:r>
                </w:p>
              </w:tc>
              <w:tc>
                <w:tcPr>
                  <w:tcW w:w="1794" w:type="dxa"/>
                  <w:vAlign w:val="center"/>
                </w:tcPr>
                <w:p w14:paraId="59A1D68E" w14:textId="1BEAA15A" w:rsidR="554359A8" w:rsidRDefault="554359A8" w:rsidP="554359A8">
                  <w:pPr>
                    <w:jc w:val="center"/>
                    <w:rPr>
                      <w:rFonts w:ascii="Arial" w:hAnsi="Arial" w:cs="Arial"/>
                      <w:i/>
                      <w:iCs/>
                      <w:sz w:val="20"/>
                      <w:szCs w:val="20"/>
                      <w:lang w:val="pt-BR"/>
                    </w:rPr>
                  </w:pPr>
                  <w:r w:rsidRPr="554359A8">
                    <w:rPr>
                      <w:rFonts w:ascii="Arial" w:hAnsi="Arial" w:cs="Arial"/>
                      <w:i/>
                      <w:iCs/>
                      <w:sz w:val="20"/>
                      <w:szCs w:val="20"/>
                      <w:lang w:val="pt-BR"/>
                    </w:rPr>
                    <w:t xml:space="preserve">21 de </w:t>
                  </w:r>
                  <w:proofErr w:type="spellStart"/>
                  <w:r w:rsidRPr="554359A8">
                    <w:rPr>
                      <w:rFonts w:ascii="Arial" w:hAnsi="Arial" w:cs="Arial"/>
                      <w:i/>
                      <w:iCs/>
                      <w:sz w:val="20"/>
                      <w:szCs w:val="20"/>
                      <w:lang w:val="pt-BR"/>
                    </w:rPr>
                    <w:t>julio</w:t>
                  </w:r>
                  <w:proofErr w:type="spellEnd"/>
                  <w:r w:rsidRPr="554359A8">
                    <w:rPr>
                      <w:rFonts w:ascii="Arial" w:hAnsi="Arial" w:cs="Arial"/>
                      <w:i/>
                      <w:iCs/>
                      <w:sz w:val="20"/>
                      <w:szCs w:val="20"/>
                      <w:lang w:val="pt-BR"/>
                    </w:rPr>
                    <w:t xml:space="preserve"> de 2022</w:t>
                  </w:r>
                </w:p>
              </w:tc>
            </w:tr>
            <w:tr w:rsidR="554359A8" w14:paraId="5388ABC0" w14:textId="77777777" w:rsidTr="554359A8">
              <w:tc>
                <w:tcPr>
                  <w:tcW w:w="2506" w:type="dxa"/>
                  <w:vAlign w:val="center"/>
                </w:tcPr>
                <w:p w14:paraId="568769A3" w14:textId="2A9104FA" w:rsidR="005D23F7" w:rsidRDefault="005D23F7" w:rsidP="554359A8">
                  <w:pPr>
                    <w:jc w:val="center"/>
                    <w:rPr>
                      <w:rFonts w:ascii="Arial" w:hAnsi="Arial" w:cs="Arial"/>
                      <w:i/>
                      <w:iCs/>
                      <w:sz w:val="20"/>
                      <w:szCs w:val="20"/>
                      <w:lang w:val="es-ES"/>
                    </w:rPr>
                  </w:pPr>
                  <w:r w:rsidRPr="554359A8">
                    <w:rPr>
                      <w:rFonts w:ascii="Arial" w:hAnsi="Arial" w:cs="Arial"/>
                      <w:i/>
                      <w:iCs/>
                      <w:sz w:val="20"/>
                      <w:szCs w:val="20"/>
                      <w:lang w:val="es-ES"/>
                    </w:rPr>
                    <w:t>Evaluación Ambiental y Social y Plan de Gestión Ambiental y Social de las obras de la muestra versión final</w:t>
                  </w:r>
                </w:p>
              </w:tc>
              <w:tc>
                <w:tcPr>
                  <w:tcW w:w="4824" w:type="dxa"/>
                  <w:vAlign w:val="center"/>
                </w:tcPr>
                <w:p w14:paraId="358E8365" w14:textId="796D2C50" w:rsidR="554359A8" w:rsidRDefault="554359A8" w:rsidP="554359A8">
                  <w:pPr>
                    <w:jc w:val="center"/>
                    <w:rPr>
                      <w:rStyle w:val="Hyperlink"/>
                      <w:rFonts w:ascii="Arial" w:hAnsi="Arial" w:cs="Arial"/>
                      <w:sz w:val="20"/>
                      <w:szCs w:val="20"/>
                      <w:lang w:val="pt-BR"/>
                    </w:rPr>
                  </w:pPr>
                  <w:r w:rsidRPr="554359A8">
                    <w:rPr>
                      <w:rStyle w:val="Hyperlink"/>
                      <w:rFonts w:ascii="Arial" w:hAnsi="Arial" w:cs="Arial"/>
                      <w:sz w:val="20"/>
                      <w:szCs w:val="20"/>
                      <w:lang w:val="pt-BR"/>
                    </w:rPr>
                    <w:t>https://idbg.sharepoint.com/teams/EZ-ES-LON/ES-L1152/_layouts/15/DocIdRedir.aspx?ID=EZSHARE-1959649016-30</w:t>
                  </w:r>
                </w:p>
              </w:tc>
              <w:tc>
                <w:tcPr>
                  <w:tcW w:w="1794" w:type="dxa"/>
                  <w:vAlign w:val="center"/>
                </w:tcPr>
                <w:p w14:paraId="31E1CD97" w14:textId="5C88951E" w:rsidR="554359A8" w:rsidRDefault="554359A8" w:rsidP="554359A8">
                  <w:pPr>
                    <w:jc w:val="center"/>
                    <w:rPr>
                      <w:rFonts w:ascii="Arial" w:hAnsi="Arial" w:cs="Arial"/>
                      <w:i/>
                      <w:iCs/>
                      <w:sz w:val="20"/>
                      <w:szCs w:val="20"/>
                      <w:lang w:val="pt-BR"/>
                    </w:rPr>
                  </w:pPr>
                  <w:r w:rsidRPr="554359A8">
                    <w:rPr>
                      <w:rFonts w:ascii="Arial" w:hAnsi="Arial" w:cs="Arial"/>
                      <w:i/>
                      <w:iCs/>
                      <w:sz w:val="20"/>
                      <w:szCs w:val="20"/>
                      <w:lang w:val="pt-BR"/>
                    </w:rPr>
                    <w:t xml:space="preserve">21 de </w:t>
                  </w:r>
                  <w:proofErr w:type="spellStart"/>
                  <w:r w:rsidRPr="554359A8">
                    <w:rPr>
                      <w:rFonts w:ascii="Arial" w:hAnsi="Arial" w:cs="Arial"/>
                      <w:i/>
                      <w:iCs/>
                      <w:sz w:val="20"/>
                      <w:szCs w:val="20"/>
                      <w:lang w:val="pt-BR"/>
                    </w:rPr>
                    <w:t>julio</w:t>
                  </w:r>
                  <w:proofErr w:type="spellEnd"/>
                  <w:r w:rsidRPr="554359A8">
                    <w:rPr>
                      <w:rFonts w:ascii="Arial" w:hAnsi="Arial" w:cs="Arial"/>
                      <w:i/>
                      <w:iCs/>
                      <w:sz w:val="20"/>
                      <w:szCs w:val="20"/>
                      <w:lang w:val="pt-BR"/>
                    </w:rPr>
                    <w:t xml:space="preserve"> de 2022</w:t>
                  </w:r>
                </w:p>
              </w:tc>
            </w:tr>
          </w:tbl>
          <w:p w14:paraId="00BC51B6" w14:textId="16887FBC" w:rsidR="00262B6A" w:rsidRPr="00455476" w:rsidRDefault="00262B6A" w:rsidP="39464555">
            <w:pPr>
              <w:spacing w:before="120" w:after="120"/>
              <w:textAlignment w:val="baseline"/>
              <w:rPr>
                <w:lang w:val="pt-BR"/>
              </w:rPr>
            </w:pPr>
          </w:p>
        </w:tc>
      </w:tr>
      <w:tr w:rsidR="00201456" w:rsidRPr="006B3D34" w14:paraId="3126E238" w14:textId="77777777" w:rsidTr="142B8C16">
        <w:tc>
          <w:tcPr>
            <w:tcW w:w="9350" w:type="dxa"/>
            <w:gridSpan w:val="5"/>
            <w:shd w:val="clear" w:color="auto" w:fill="F2F2F2" w:themeFill="background1" w:themeFillShade="F2"/>
            <w:vAlign w:val="center"/>
          </w:tcPr>
          <w:p w14:paraId="572E956A" w14:textId="6A064F1C" w:rsidR="00201456" w:rsidRPr="006B3D34" w:rsidRDefault="00201456" w:rsidP="00201456">
            <w:pPr>
              <w:spacing w:before="60" w:after="60"/>
              <w:rPr>
                <w:rFonts w:ascii="Calibri Light" w:hAnsi="Calibri Light" w:cs="Calibri Light"/>
                <w:b/>
                <w:bCs/>
                <w:lang w:val="es-ES_tradnl"/>
              </w:rPr>
            </w:pPr>
            <w:r w:rsidRPr="006B3D34">
              <w:rPr>
                <w:rFonts w:ascii="Calibri Light" w:hAnsi="Calibri Light" w:cs="Calibri Light"/>
                <w:b/>
                <w:bCs/>
                <w:lang w:val="es-ES_tradnl"/>
              </w:rPr>
              <w:lastRenderedPageBreak/>
              <w:t>Anexos</w:t>
            </w:r>
          </w:p>
        </w:tc>
      </w:tr>
      <w:tr w:rsidR="00201456" w:rsidRPr="00510EA6" w14:paraId="1B987385" w14:textId="77777777" w:rsidTr="142B8C16">
        <w:tc>
          <w:tcPr>
            <w:tcW w:w="2875" w:type="dxa"/>
            <w:gridSpan w:val="2"/>
            <w:shd w:val="clear" w:color="auto" w:fill="F2F2F2" w:themeFill="background1" w:themeFillShade="F2"/>
            <w:vAlign w:val="center"/>
          </w:tcPr>
          <w:p w14:paraId="3BC14899" w14:textId="7BB55D89" w:rsidR="00201456" w:rsidRPr="006B3D34" w:rsidRDefault="00201456" w:rsidP="00201456">
            <w:pPr>
              <w:spacing w:before="60" w:after="60"/>
              <w:rPr>
                <w:rFonts w:ascii="Calibri Light" w:hAnsi="Calibri Light" w:cs="Calibri Light"/>
                <w:b/>
                <w:bCs/>
                <w:lang w:val="es-ES_tradnl"/>
              </w:rPr>
            </w:pPr>
            <w:r w:rsidRPr="006B3D34">
              <w:rPr>
                <w:rFonts w:ascii="Calibri Light" w:hAnsi="Calibri Light" w:cs="Calibri Light"/>
                <w:b/>
                <w:bCs/>
                <w:lang w:val="es-ES_tradnl"/>
              </w:rPr>
              <w:t>Anexo A</w:t>
            </w:r>
          </w:p>
        </w:tc>
        <w:tc>
          <w:tcPr>
            <w:tcW w:w="6475" w:type="dxa"/>
            <w:gridSpan w:val="3"/>
            <w:vAlign w:val="center"/>
          </w:tcPr>
          <w:p w14:paraId="010AEFA6" w14:textId="76C6994A" w:rsidR="00201456" w:rsidRPr="006B3D34" w:rsidRDefault="00201456" w:rsidP="00201456">
            <w:pPr>
              <w:rPr>
                <w:rFonts w:ascii="Calibri Light" w:hAnsi="Calibri Light" w:cs="Calibri Light"/>
                <w:lang w:val="es-ES_tradnl"/>
              </w:rPr>
            </w:pPr>
            <w:r w:rsidRPr="006B3D34">
              <w:rPr>
                <w:rFonts w:ascii="Calibri Light" w:hAnsi="Calibri Light" w:cs="Calibri Light"/>
                <w:lang w:val="es-ES_tradnl"/>
              </w:rPr>
              <w:t xml:space="preserve">Plan de Acción Ambiental y Social. </w:t>
            </w:r>
          </w:p>
        </w:tc>
      </w:tr>
      <w:tr w:rsidR="00201456" w:rsidRPr="00510EA6" w14:paraId="39B1FC2A" w14:textId="77777777" w:rsidTr="142B8C16">
        <w:tc>
          <w:tcPr>
            <w:tcW w:w="2875" w:type="dxa"/>
            <w:gridSpan w:val="2"/>
            <w:shd w:val="clear" w:color="auto" w:fill="F2F2F2" w:themeFill="background1" w:themeFillShade="F2"/>
            <w:vAlign w:val="center"/>
          </w:tcPr>
          <w:p w14:paraId="42948258" w14:textId="77D24009" w:rsidR="00201456" w:rsidRPr="006B3D34" w:rsidRDefault="00201456" w:rsidP="00201456">
            <w:pPr>
              <w:rPr>
                <w:rFonts w:ascii="Calibri Light" w:hAnsi="Calibri Light" w:cs="Calibri Light"/>
                <w:b/>
                <w:bCs/>
                <w:lang w:val="es-ES_tradnl"/>
              </w:rPr>
            </w:pPr>
            <w:r w:rsidRPr="006B3D34">
              <w:rPr>
                <w:rFonts w:ascii="Calibri Light" w:hAnsi="Calibri Light" w:cs="Calibri Light"/>
                <w:b/>
                <w:bCs/>
                <w:lang w:val="es-ES_tradnl"/>
              </w:rPr>
              <w:t>Anexo B</w:t>
            </w:r>
          </w:p>
        </w:tc>
        <w:tc>
          <w:tcPr>
            <w:tcW w:w="6475" w:type="dxa"/>
            <w:gridSpan w:val="3"/>
            <w:vAlign w:val="center"/>
          </w:tcPr>
          <w:p w14:paraId="565944D1" w14:textId="2BFE02E6" w:rsidR="00201456" w:rsidRPr="006B3D34" w:rsidRDefault="00201456" w:rsidP="00201456">
            <w:pPr>
              <w:spacing w:before="60" w:after="60"/>
              <w:rPr>
                <w:rFonts w:ascii="Calibri Light" w:hAnsi="Calibri Light" w:cs="Calibri Light"/>
                <w:lang w:val="es-ES_tradnl"/>
              </w:rPr>
            </w:pPr>
            <w:r w:rsidRPr="006B3D34">
              <w:rPr>
                <w:rFonts w:ascii="Calibri Light" w:hAnsi="Calibri Light" w:cs="Calibri Light"/>
                <w:lang w:val="es-ES_tradnl"/>
              </w:rPr>
              <w:t xml:space="preserve">Requisitos ambientales y sociales legales. </w:t>
            </w:r>
          </w:p>
        </w:tc>
      </w:tr>
      <w:tr w:rsidR="00201456" w:rsidRPr="009A65BD" w14:paraId="6DFE7746" w14:textId="77777777" w:rsidTr="142B8C16">
        <w:tc>
          <w:tcPr>
            <w:tcW w:w="2875" w:type="dxa"/>
            <w:gridSpan w:val="2"/>
            <w:shd w:val="clear" w:color="auto" w:fill="F2F2F2" w:themeFill="background1" w:themeFillShade="F2"/>
            <w:vAlign w:val="center"/>
          </w:tcPr>
          <w:p w14:paraId="7C23A2DB" w14:textId="57EF8F6E" w:rsidR="00201456" w:rsidRPr="006B3D34" w:rsidRDefault="00201456" w:rsidP="00201456">
            <w:pPr>
              <w:rPr>
                <w:rFonts w:ascii="Calibri Light" w:hAnsi="Calibri Light" w:cs="Calibri Light"/>
                <w:b/>
                <w:bCs/>
                <w:lang w:val="es-ES_tradnl"/>
              </w:rPr>
            </w:pPr>
            <w:r w:rsidRPr="006B3D34">
              <w:rPr>
                <w:rFonts w:ascii="Calibri Light" w:hAnsi="Calibri Light" w:cs="Calibri Light"/>
                <w:b/>
                <w:bCs/>
                <w:lang w:val="es-ES_tradnl"/>
              </w:rPr>
              <w:t>Anexo C</w:t>
            </w:r>
          </w:p>
        </w:tc>
        <w:tc>
          <w:tcPr>
            <w:tcW w:w="6475" w:type="dxa"/>
            <w:gridSpan w:val="3"/>
            <w:vAlign w:val="center"/>
          </w:tcPr>
          <w:p w14:paraId="7E2BB653" w14:textId="6AA66E64" w:rsidR="00201456" w:rsidRPr="006B3D34" w:rsidRDefault="00201456" w:rsidP="00201456">
            <w:pPr>
              <w:spacing w:before="60" w:after="60"/>
              <w:rPr>
                <w:rFonts w:ascii="Calibri Light" w:hAnsi="Calibri Light" w:cs="Calibri Light"/>
                <w:lang w:val="es-ES_tradnl"/>
              </w:rPr>
            </w:pPr>
            <w:r w:rsidRPr="00CF3CD4">
              <w:rPr>
                <w:rFonts w:ascii="Calibri Light" w:hAnsi="Calibri Light" w:cs="Calibri Light"/>
                <w:i/>
                <w:iCs/>
                <w:lang w:val="es-ES_tradnl"/>
              </w:rPr>
              <w:t>Mapas A&amp;S</w:t>
            </w:r>
          </w:p>
        </w:tc>
      </w:tr>
    </w:tbl>
    <w:p w14:paraId="22A209E4" w14:textId="7601EF40" w:rsidR="009F0C72" w:rsidRPr="006B3D34" w:rsidRDefault="009F0C72" w:rsidP="003221F3">
      <w:pPr>
        <w:rPr>
          <w:lang w:val="es-ES_tradnl"/>
        </w:rPr>
      </w:pPr>
    </w:p>
    <w:p w14:paraId="69760386" w14:textId="77777777" w:rsidR="005D259C" w:rsidRPr="006B3D34" w:rsidRDefault="005D259C" w:rsidP="003221F3">
      <w:pPr>
        <w:rPr>
          <w:lang w:val="es-ES_tradnl"/>
        </w:rPr>
      </w:pPr>
    </w:p>
    <w:p w14:paraId="75621DE6" w14:textId="25A3CF24" w:rsidR="00321FF5" w:rsidRPr="001F184C" w:rsidRDefault="009F0C72" w:rsidP="00321FF5">
      <w:pPr>
        <w:rPr>
          <w:lang w:val="es-ES_tradnl"/>
        </w:rPr>
        <w:sectPr w:rsidR="00321FF5" w:rsidRPr="001F184C" w:rsidSect="00AF59EB">
          <w:footerReference w:type="default" r:id="rId15"/>
          <w:pgSz w:w="12240" w:h="15840"/>
          <w:pgMar w:top="1440" w:right="1440" w:bottom="1440" w:left="1440" w:header="720" w:footer="720" w:gutter="0"/>
          <w:cols w:space="720"/>
          <w:docGrid w:linePitch="360"/>
        </w:sectPr>
      </w:pPr>
      <w:r w:rsidRPr="006B3D34">
        <w:rPr>
          <w:lang w:val="es-ES_tradnl"/>
        </w:rPr>
        <w:br w:type="page"/>
      </w:r>
    </w:p>
    <w:tbl>
      <w:tblPr>
        <w:tblStyle w:val="TableGrid"/>
        <w:tblW w:w="13680" w:type="dxa"/>
        <w:tblInd w:w="-275" w:type="dxa"/>
        <w:tblLook w:val="04A0" w:firstRow="1" w:lastRow="0" w:firstColumn="1" w:lastColumn="0" w:noHBand="0" w:noVBand="1"/>
      </w:tblPr>
      <w:tblGrid>
        <w:gridCol w:w="13680"/>
      </w:tblGrid>
      <w:tr w:rsidR="009D06DB" w14:paraId="253547B6" w14:textId="77777777" w:rsidTr="001F184C">
        <w:tc>
          <w:tcPr>
            <w:tcW w:w="13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B9F694" w14:textId="57F813F1" w:rsidR="001F184C" w:rsidRDefault="001F184C">
            <w:pPr>
              <w:jc w:val="center"/>
              <w:rPr>
                <w:rFonts w:ascii="Calibri Light" w:hAnsi="Calibri Light" w:cs="Calibri Light"/>
                <w:b/>
                <w:bCs/>
              </w:rPr>
            </w:pPr>
            <w:r>
              <w:rPr>
                <w:rFonts w:ascii="Calibri Light" w:hAnsi="Calibri Light" w:cs="Calibri Light"/>
                <w:b/>
                <w:bCs/>
                <w:lang w:val="es-ES_tradnl"/>
              </w:rPr>
              <w:lastRenderedPageBreak/>
              <w:t>Anexo A. ESAP</w:t>
            </w:r>
          </w:p>
        </w:tc>
      </w:tr>
    </w:tbl>
    <w:p w14:paraId="080CD096" w14:textId="77777777" w:rsidR="001F184C" w:rsidRDefault="001F184C" w:rsidP="001F184C">
      <w:pPr>
        <w:rPr>
          <w:rFonts w:ascii="Calibri Light" w:hAnsi="Calibri Light" w:cs="Calibri Light"/>
          <w:b/>
          <w:bCs/>
        </w:rPr>
      </w:pPr>
    </w:p>
    <w:tbl>
      <w:tblPr>
        <w:tblStyle w:val="TableGrid"/>
        <w:tblW w:w="13680" w:type="dxa"/>
        <w:tblInd w:w="-275" w:type="dxa"/>
        <w:tblLook w:val="04A0" w:firstRow="1" w:lastRow="0" w:firstColumn="1" w:lastColumn="0" w:noHBand="0" w:noVBand="1"/>
        <w:tblCaption w:val="EsapOperationTable"/>
      </w:tblPr>
      <w:tblGrid>
        <w:gridCol w:w="2700"/>
        <w:gridCol w:w="10980"/>
      </w:tblGrid>
      <w:tr w:rsidR="008D20AB" w:rsidRPr="00510EA6" w14:paraId="26694EBA" w14:textId="77777777" w:rsidTr="001F184C">
        <w:tc>
          <w:tcPr>
            <w:tcW w:w="1368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AAB832" w14:textId="682318D7" w:rsidR="001F184C" w:rsidRPr="001F184C" w:rsidRDefault="001F184C">
            <w:pPr>
              <w:jc w:val="center"/>
              <w:rPr>
                <w:rFonts w:ascii="Calibri Light" w:hAnsi="Calibri Light" w:cs="Calibri Light"/>
                <w:b/>
                <w:bCs/>
                <w:lang w:val="es-ES"/>
              </w:rPr>
            </w:pPr>
            <w:r w:rsidRPr="1B8E703A">
              <w:rPr>
                <w:rFonts w:ascii="Calibri Light" w:hAnsi="Calibri Light" w:cs="Calibri Light"/>
                <w:b/>
                <w:bCs/>
                <w:lang w:val="es-ES"/>
              </w:rPr>
              <w:t>Plan de Acción Ambiental y Social (ESAP)</w:t>
            </w:r>
          </w:p>
        </w:tc>
      </w:tr>
      <w:tr w:rsidR="0034716E" w:rsidRPr="00510EA6" w14:paraId="170DD0A6" w14:textId="77777777" w:rsidTr="001F184C">
        <w:tc>
          <w:tcPr>
            <w:tcW w:w="27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FDF316" w14:textId="49BA732C" w:rsidR="001F184C" w:rsidRDefault="001F184C" w:rsidP="001F184C">
            <w:pPr>
              <w:rPr>
                <w:rFonts w:ascii="Calibri Light" w:hAnsi="Calibri Light" w:cs="Calibri Light"/>
                <w:b/>
                <w:bCs/>
              </w:rPr>
            </w:pPr>
            <w:r w:rsidRPr="006B3D34">
              <w:rPr>
                <w:rFonts w:ascii="Calibri Light" w:hAnsi="Calibri Light" w:cs="Calibri Light"/>
                <w:b/>
                <w:bCs/>
                <w:lang w:val="es-ES_tradnl"/>
              </w:rPr>
              <w:t xml:space="preserve">Nombre de la operación </w:t>
            </w:r>
          </w:p>
        </w:tc>
        <w:tc>
          <w:tcPr>
            <w:tcW w:w="10980" w:type="dxa"/>
            <w:tcBorders>
              <w:top w:val="single" w:sz="4" w:space="0" w:color="auto"/>
              <w:left w:val="single" w:sz="4" w:space="0" w:color="auto"/>
              <w:bottom w:val="single" w:sz="4" w:space="0" w:color="auto"/>
              <w:right w:val="single" w:sz="4" w:space="0" w:color="auto"/>
            </w:tcBorders>
          </w:tcPr>
          <w:p w14:paraId="196371B4" w14:textId="77777777" w:rsidR="001F184C" w:rsidRPr="001B2C67" w:rsidRDefault="001F184C" w:rsidP="001F184C">
            <w:pPr>
              <w:rPr>
                <w:rFonts w:ascii="Calibri Light" w:hAnsi="Calibri Light" w:cs="Calibri Light"/>
                <w:b/>
                <w:bCs/>
                <w:lang w:val="es-419"/>
              </w:rPr>
            </w:pPr>
            <w:r w:rsidRPr="00AE0611">
              <w:rPr>
                <w:rFonts w:ascii="Calibri Light"/>
                <w:sz w:val="20"/>
                <w:lang w:val="es-419"/>
              </w:rPr>
              <w:t>Programa de Fortalecimiento del Sector Agua y Saneamiento en El Salvador</w:t>
            </w:r>
          </w:p>
        </w:tc>
      </w:tr>
      <w:tr w:rsidR="008D20AB" w14:paraId="07408A95" w14:textId="77777777" w:rsidTr="001F184C">
        <w:tc>
          <w:tcPr>
            <w:tcW w:w="27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80A2402" w14:textId="2D954E13" w:rsidR="001F184C" w:rsidRDefault="001F184C" w:rsidP="001F184C">
            <w:pPr>
              <w:rPr>
                <w:rFonts w:ascii="Calibri Light" w:hAnsi="Calibri Light" w:cs="Calibri Light"/>
                <w:b/>
                <w:bCs/>
              </w:rPr>
            </w:pPr>
            <w:r w:rsidRPr="006B3D34">
              <w:rPr>
                <w:rFonts w:ascii="Calibri Light" w:hAnsi="Calibri Light" w:cs="Calibri Light"/>
                <w:b/>
                <w:bCs/>
                <w:lang w:val="es-ES_tradnl"/>
              </w:rPr>
              <w:t xml:space="preserve">Número de la operación </w:t>
            </w:r>
          </w:p>
        </w:tc>
        <w:tc>
          <w:tcPr>
            <w:tcW w:w="10980" w:type="dxa"/>
            <w:tcBorders>
              <w:top w:val="single" w:sz="4" w:space="0" w:color="auto"/>
              <w:left w:val="single" w:sz="4" w:space="0" w:color="auto"/>
              <w:bottom w:val="single" w:sz="4" w:space="0" w:color="auto"/>
              <w:right w:val="single" w:sz="4" w:space="0" w:color="auto"/>
            </w:tcBorders>
          </w:tcPr>
          <w:p w14:paraId="081420F2" w14:textId="77777777" w:rsidR="001F184C" w:rsidRDefault="001F184C" w:rsidP="001F184C">
            <w:pPr>
              <w:rPr>
                <w:rFonts w:ascii="Calibri Light" w:hAnsi="Calibri Light" w:cs="Calibri Light"/>
                <w:b/>
                <w:bCs/>
              </w:rPr>
            </w:pPr>
            <w:r>
              <w:rPr>
                <w:rFonts w:ascii="Calibri Light"/>
                <w:sz w:val="20"/>
              </w:rPr>
              <w:t>ES-L1152</w:t>
            </w:r>
          </w:p>
        </w:tc>
      </w:tr>
      <w:tr w:rsidR="001F184C" w:rsidRPr="00510EA6" w14:paraId="1A094751" w14:textId="77777777" w:rsidTr="001F184C">
        <w:tc>
          <w:tcPr>
            <w:tcW w:w="13680" w:type="dxa"/>
            <w:gridSpan w:val="2"/>
            <w:tcBorders>
              <w:top w:val="single" w:sz="4" w:space="0" w:color="auto"/>
              <w:left w:val="single" w:sz="4" w:space="0" w:color="auto"/>
              <w:bottom w:val="single" w:sz="4" w:space="0" w:color="auto"/>
              <w:right w:val="single" w:sz="4" w:space="0" w:color="auto"/>
            </w:tcBorders>
          </w:tcPr>
          <w:p w14:paraId="0C2F0D4F" w14:textId="77777777" w:rsidR="001F184C" w:rsidRDefault="001F184C" w:rsidP="001F184C">
            <w:pPr>
              <w:spacing w:before="120" w:after="120"/>
              <w:jc w:val="both"/>
              <w:rPr>
                <w:rFonts w:ascii="Calibri Light" w:hAnsi="Calibri Light" w:cs="Calibri Light"/>
                <w:lang w:val="es-ES_tradnl"/>
              </w:rPr>
            </w:pPr>
          </w:p>
          <w:p w14:paraId="6B06BF97" w14:textId="76F5CEDE" w:rsidR="001F184C" w:rsidRDefault="001F184C" w:rsidP="001F184C">
            <w:pPr>
              <w:rPr>
                <w:rFonts w:ascii="Calibri Light" w:hAnsi="Calibri Light" w:cs="Calibri Light"/>
                <w:i/>
                <w:iCs/>
                <w:lang w:val="es-ES_tradnl"/>
              </w:rPr>
            </w:pPr>
            <w:r w:rsidRPr="004D7208">
              <w:rPr>
                <w:rFonts w:ascii="Calibri Light" w:hAnsi="Calibri Light" w:cs="Calibri Light"/>
                <w:lang w:val="es-ES_tradnl"/>
              </w:rPr>
              <w:t xml:space="preserve">Agregue el siguiente texto: </w:t>
            </w:r>
            <w:r w:rsidRPr="004D7208">
              <w:rPr>
                <w:rFonts w:ascii="Calibri Light" w:hAnsi="Calibri Light" w:cs="Calibri Light"/>
                <w:i/>
                <w:iCs/>
                <w:lang w:val="es-ES_tradnl"/>
              </w:rPr>
              <w:t xml:space="preserve">“Según lo acordado por el Banco y el Prestatario, este </w:t>
            </w:r>
            <w:r>
              <w:rPr>
                <w:rFonts w:ascii="Calibri Light" w:hAnsi="Calibri Light" w:cs="Calibri Light"/>
                <w:i/>
                <w:iCs/>
                <w:lang w:val="es-ES_tradnl"/>
              </w:rPr>
              <w:t>ESAP</w:t>
            </w:r>
            <w:r w:rsidRPr="004D7208">
              <w:rPr>
                <w:rFonts w:ascii="Calibri Light" w:hAnsi="Calibri Light" w:cs="Calibri Light"/>
                <w:i/>
                <w:iCs/>
                <w:lang w:val="es-ES_tradnl"/>
              </w:rPr>
              <w:t xml:space="preserve"> puede ser revisado de vez en cuando durante la ejecución del Proyecto para reflejar la gestión adaptativa de los cambios del Proyecto y las circunstancias imprevistas o en respuesta a la evaluación de desempeño del Proyecto realizada bajo el ESAP en sí. En tales circunstancias, el Prestatario, a través de la Agencia Ejecutora, acordará los cambios con el Banco y actualizará el </w:t>
            </w:r>
            <w:r>
              <w:rPr>
                <w:rFonts w:ascii="Calibri Light" w:hAnsi="Calibri Light" w:cs="Calibri Light"/>
                <w:i/>
                <w:iCs/>
                <w:lang w:val="es-ES_tradnl"/>
              </w:rPr>
              <w:t>ESAP</w:t>
            </w:r>
            <w:r w:rsidRPr="004D7208">
              <w:rPr>
                <w:rFonts w:ascii="Calibri Light" w:hAnsi="Calibri Light" w:cs="Calibri Light"/>
                <w:i/>
                <w:iCs/>
                <w:lang w:val="es-ES_tradnl"/>
              </w:rPr>
              <w:t xml:space="preserve"> para reflejar dichos cambios. Los acuerdos sobre cambios al </w:t>
            </w:r>
            <w:r>
              <w:rPr>
                <w:rFonts w:ascii="Calibri Light" w:hAnsi="Calibri Light" w:cs="Calibri Light"/>
                <w:i/>
                <w:iCs/>
                <w:lang w:val="es-ES_tradnl"/>
              </w:rPr>
              <w:t>ESAP</w:t>
            </w:r>
            <w:r w:rsidRPr="004D7208">
              <w:rPr>
                <w:rFonts w:ascii="Calibri Light" w:hAnsi="Calibri Light" w:cs="Calibri Light"/>
                <w:i/>
                <w:iCs/>
                <w:lang w:val="es-ES_tradnl"/>
              </w:rPr>
              <w:t xml:space="preserve"> se documentarán mediante el intercambio de cartas firmadas entre el Banco y el Prestatario, a través del Organismo Ejecutor. El Prestatario, a través de la Agencia Ejecutora, divulgará sin demora el </w:t>
            </w:r>
            <w:r>
              <w:rPr>
                <w:rFonts w:ascii="Calibri Light" w:hAnsi="Calibri Light" w:cs="Calibri Light"/>
                <w:i/>
                <w:iCs/>
                <w:lang w:val="es-ES_tradnl"/>
              </w:rPr>
              <w:t>ESAP</w:t>
            </w:r>
            <w:r w:rsidRPr="004D7208">
              <w:rPr>
                <w:rFonts w:ascii="Calibri Light" w:hAnsi="Calibri Light" w:cs="Calibri Light"/>
                <w:i/>
                <w:iCs/>
                <w:lang w:val="es-ES_tradnl"/>
              </w:rPr>
              <w:t xml:space="preserve"> </w:t>
            </w:r>
            <w:r w:rsidR="00792AD3" w:rsidRPr="004D7208">
              <w:rPr>
                <w:rFonts w:ascii="Calibri Light" w:hAnsi="Calibri Light" w:cs="Calibri Light"/>
                <w:i/>
                <w:iCs/>
                <w:lang w:val="es-ES_tradnl"/>
              </w:rPr>
              <w:t>actualizado”</w:t>
            </w:r>
            <w:r w:rsidRPr="004D7208">
              <w:rPr>
                <w:rFonts w:ascii="Calibri Light" w:hAnsi="Calibri Light" w:cs="Calibri Light"/>
                <w:i/>
                <w:iCs/>
                <w:lang w:val="es-ES_tradnl"/>
              </w:rPr>
              <w:t>.</w:t>
            </w:r>
          </w:p>
          <w:p w14:paraId="3428BDE2" w14:textId="163ADB96" w:rsidR="001F184C" w:rsidRPr="001F184C" w:rsidRDefault="001F184C" w:rsidP="001F184C">
            <w:pPr>
              <w:rPr>
                <w:rFonts w:ascii="Calibri Light" w:hAnsi="Calibri Light" w:cs="Calibri Light"/>
                <w:b/>
                <w:bCs/>
                <w:lang w:val="es-ES"/>
              </w:rPr>
            </w:pPr>
          </w:p>
        </w:tc>
      </w:tr>
    </w:tbl>
    <w:p w14:paraId="3E687D02" w14:textId="77777777" w:rsidR="001F184C" w:rsidRPr="001F184C" w:rsidRDefault="001F184C" w:rsidP="00923E60">
      <w:pPr>
        <w:rPr>
          <w:rFonts w:ascii="Calibri Light" w:hAnsi="Calibri Light" w:cs="Calibri Light"/>
          <w:b/>
          <w:bCs/>
          <w:lang w:val="es-ES"/>
        </w:rPr>
      </w:pPr>
    </w:p>
    <w:tbl>
      <w:tblPr>
        <w:tblStyle w:val="TableGrid"/>
        <w:tblpPr w:leftFromText="180" w:rightFromText="180" w:vertAnchor="text" w:tblpXSpec="center" w:tblpY="1"/>
        <w:tblOverlap w:val="never"/>
        <w:tblW w:w="13755" w:type="dxa"/>
        <w:jc w:val="center"/>
        <w:tblLayout w:type="fixed"/>
        <w:tblLook w:val="04A0" w:firstRow="1" w:lastRow="0" w:firstColumn="1" w:lastColumn="0" w:noHBand="0" w:noVBand="1"/>
        <w:tblCaption w:val="EsapTable"/>
      </w:tblPr>
      <w:tblGrid>
        <w:gridCol w:w="2493"/>
        <w:gridCol w:w="1853"/>
        <w:gridCol w:w="1954"/>
        <w:gridCol w:w="1620"/>
        <w:gridCol w:w="1980"/>
        <w:gridCol w:w="1890"/>
        <w:gridCol w:w="1965"/>
      </w:tblGrid>
      <w:tr w:rsidR="0010262A" w:rsidRPr="00300B92" w14:paraId="75A8D5B0" w14:textId="77777777" w:rsidTr="2B5F1BC8">
        <w:trPr>
          <w:trHeight w:val="530"/>
          <w:jc w:val="center"/>
        </w:trPr>
        <w:tc>
          <w:tcPr>
            <w:tcW w:w="2493" w:type="dxa"/>
            <w:shd w:val="clear" w:color="auto" w:fill="F2F2F2" w:themeFill="background1" w:themeFillShade="F2"/>
            <w:vAlign w:val="center"/>
          </w:tcPr>
          <w:p w14:paraId="26D6F7CD" w14:textId="77777777" w:rsidR="0010262A" w:rsidRPr="002915C3" w:rsidRDefault="0010262A" w:rsidP="0046349F">
            <w:pPr>
              <w:spacing w:before="120" w:after="120"/>
              <w:jc w:val="both"/>
              <w:rPr>
                <w:rFonts w:ascii="Calibri Light" w:hAnsi="Calibri Light" w:cs="Calibri Light"/>
                <w:b/>
                <w:bCs/>
                <w:sz w:val="20"/>
                <w:szCs w:val="20"/>
                <w:lang w:val="es-ES_tradnl"/>
              </w:rPr>
            </w:pPr>
            <w:r>
              <w:rPr>
                <w:rFonts w:ascii="Calibri Light" w:hAnsi="Calibri Light" w:cs="Calibri Light"/>
                <w:b/>
                <w:bCs/>
                <w:sz w:val="20"/>
                <w:szCs w:val="20"/>
                <w:lang w:val="es-ES_tradnl"/>
              </w:rPr>
              <w:t>Tema</w:t>
            </w:r>
          </w:p>
        </w:tc>
        <w:tc>
          <w:tcPr>
            <w:tcW w:w="1853" w:type="dxa"/>
            <w:shd w:val="clear" w:color="auto" w:fill="F2F2F2" w:themeFill="background1" w:themeFillShade="F2"/>
            <w:vAlign w:val="center"/>
          </w:tcPr>
          <w:p w14:paraId="1FED2DC5" w14:textId="77777777" w:rsidR="0010262A" w:rsidRPr="002915C3" w:rsidRDefault="0010262A" w:rsidP="0046349F">
            <w:pPr>
              <w:spacing w:before="120" w:after="120"/>
              <w:rPr>
                <w:rFonts w:ascii="Calibri Light" w:hAnsi="Calibri Light" w:cs="Calibri Light"/>
                <w:b/>
                <w:bCs/>
                <w:sz w:val="20"/>
                <w:szCs w:val="20"/>
                <w:lang w:val="es-ES_tradnl"/>
              </w:rPr>
            </w:pPr>
            <w:r w:rsidRPr="002915C3">
              <w:rPr>
                <w:rFonts w:ascii="Calibri Light" w:hAnsi="Calibri Light" w:cs="Calibri Light"/>
                <w:b/>
                <w:bCs/>
                <w:sz w:val="20"/>
                <w:szCs w:val="20"/>
                <w:lang w:val="es-ES_tradnl"/>
              </w:rPr>
              <w:t>Acción</w:t>
            </w:r>
          </w:p>
        </w:tc>
        <w:tc>
          <w:tcPr>
            <w:tcW w:w="1954" w:type="dxa"/>
            <w:shd w:val="clear" w:color="auto" w:fill="F2F2F2" w:themeFill="background1" w:themeFillShade="F2"/>
            <w:vAlign w:val="center"/>
          </w:tcPr>
          <w:p w14:paraId="6901AC91" w14:textId="77777777" w:rsidR="0010262A" w:rsidRPr="002915C3" w:rsidRDefault="0010262A" w:rsidP="0046349F">
            <w:pPr>
              <w:spacing w:before="120" w:after="120"/>
              <w:rPr>
                <w:rFonts w:ascii="Calibri Light" w:hAnsi="Calibri Light" w:cs="Calibri Light"/>
                <w:b/>
                <w:bCs/>
                <w:sz w:val="20"/>
                <w:szCs w:val="20"/>
                <w:lang w:val="es-ES_tradnl"/>
              </w:rPr>
            </w:pPr>
            <w:r w:rsidRPr="002915C3">
              <w:rPr>
                <w:rFonts w:ascii="Calibri Light" w:hAnsi="Calibri Light" w:cs="Calibri Light"/>
                <w:b/>
                <w:bCs/>
                <w:sz w:val="20"/>
                <w:szCs w:val="20"/>
                <w:lang w:val="es-ES_tradnl"/>
              </w:rPr>
              <w:t>Evidencia</w:t>
            </w:r>
          </w:p>
        </w:tc>
        <w:tc>
          <w:tcPr>
            <w:tcW w:w="1620" w:type="dxa"/>
            <w:shd w:val="clear" w:color="auto" w:fill="F2F2F2" w:themeFill="background1" w:themeFillShade="F2"/>
            <w:vAlign w:val="center"/>
          </w:tcPr>
          <w:p w14:paraId="004613E4" w14:textId="7C862961" w:rsidR="0010262A" w:rsidRPr="002915C3" w:rsidRDefault="0010262A" w:rsidP="0010262A">
            <w:pPr>
              <w:spacing w:before="120" w:after="120"/>
              <w:jc w:val="both"/>
              <w:rPr>
                <w:rFonts w:ascii="Calibri Light" w:hAnsi="Calibri Light" w:cs="Calibri Light"/>
                <w:b/>
                <w:bCs/>
                <w:sz w:val="20"/>
                <w:szCs w:val="20"/>
                <w:lang w:val="es-ES_tradnl"/>
              </w:rPr>
            </w:pPr>
            <w:r>
              <w:rPr>
                <w:rFonts w:ascii="Calibri Light" w:hAnsi="Calibri Light" w:cs="Calibri Light"/>
                <w:b/>
                <w:bCs/>
                <w:sz w:val="20"/>
                <w:szCs w:val="20"/>
                <w:lang w:val="es-ES_tradnl"/>
              </w:rPr>
              <w:t>Hito</w:t>
            </w:r>
          </w:p>
        </w:tc>
        <w:tc>
          <w:tcPr>
            <w:tcW w:w="1980" w:type="dxa"/>
            <w:shd w:val="clear" w:color="auto" w:fill="F2F2F2" w:themeFill="background1" w:themeFillShade="F2"/>
          </w:tcPr>
          <w:p w14:paraId="3F92A7BB" w14:textId="335E034A" w:rsidR="0010262A" w:rsidRPr="002915C3" w:rsidRDefault="0010262A" w:rsidP="0010262A">
            <w:pPr>
              <w:spacing w:before="120" w:after="120"/>
              <w:jc w:val="both"/>
              <w:rPr>
                <w:rFonts w:ascii="Calibri Light" w:hAnsi="Calibri Light" w:cs="Calibri Light"/>
                <w:b/>
                <w:bCs/>
                <w:sz w:val="20"/>
                <w:szCs w:val="20"/>
                <w:lang w:val="es-ES_tradnl"/>
              </w:rPr>
            </w:pPr>
            <w:r>
              <w:rPr>
                <w:rFonts w:ascii="Calibri Light" w:hAnsi="Calibri Light" w:cs="Calibri Light"/>
                <w:b/>
                <w:bCs/>
                <w:sz w:val="20"/>
                <w:szCs w:val="20"/>
                <w:lang w:val="es-ES_tradnl"/>
              </w:rPr>
              <w:t>Fecha de vencimiento</w:t>
            </w:r>
          </w:p>
        </w:tc>
        <w:tc>
          <w:tcPr>
            <w:tcW w:w="1890" w:type="dxa"/>
            <w:shd w:val="clear" w:color="auto" w:fill="F2F2F2" w:themeFill="background1" w:themeFillShade="F2"/>
            <w:vAlign w:val="center"/>
          </w:tcPr>
          <w:p w14:paraId="1B75C3CF" w14:textId="105247A1" w:rsidR="0010262A" w:rsidRPr="002915C3" w:rsidRDefault="0010262A" w:rsidP="0046349F">
            <w:pPr>
              <w:spacing w:before="120" w:after="120"/>
              <w:jc w:val="both"/>
              <w:rPr>
                <w:rFonts w:ascii="Calibri Light" w:hAnsi="Calibri Light" w:cs="Calibri Light"/>
                <w:b/>
                <w:bCs/>
                <w:sz w:val="20"/>
                <w:szCs w:val="20"/>
                <w:lang w:val="es-ES_tradnl"/>
              </w:rPr>
            </w:pPr>
            <w:r w:rsidRPr="002915C3">
              <w:rPr>
                <w:rFonts w:ascii="Calibri Light" w:hAnsi="Calibri Light" w:cs="Calibri Light"/>
                <w:b/>
                <w:bCs/>
                <w:sz w:val="20"/>
                <w:szCs w:val="20"/>
                <w:lang w:val="es-ES_tradnl"/>
              </w:rPr>
              <w:t>Coste</w:t>
            </w:r>
            <w:r>
              <w:rPr>
                <w:rFonts w:ascii="Calibri Light" w:hAnsi="Calibri Light" w:cs="Calibri Light"/>
                <w:b/>
                <w:bCs/>
                <w:sz w:val="20"/>
                <w:szCs w:val="20"/>
                <w:lang w:val="es-ES_tradnl"/>
              </w:rPr>
              <w:t xml:space="preserve"> (estimado)</w:t>
            </w:r>
          </w:p>
        </w:tc>
        <w:tc>
          <w:tcPr>
            <w:tcW w:w="1965" w:type="dxa"/>
            <w:shd w:val="clear" w:color="auto" w:fill="F2F2F2" w:themeFill="background1" w:themeFillShade="F2"/>
            <w:vAlign w:val="center"/>
          </w:tcPr>
          <w:p w14:paraId="0FE59599" w14:textId="77777777" w:rsidR="0010262A" w:rsidRPr="002915C3" w:rsidRDefault="0010262A" w:rsidP="0046349F">
            <w:pPr>
              <w:spacing w:before="120" w:after="120"/>
              <w:jc w:val="both"/>
              <w:rPr>
                <w:rFonts w:ascii="Calibri Light" w:hAnsi="Calibri Light" w:cs="Calibri Light"/>
                <w:b/>
                <w:bCs/>
                <w:sz w:val="20"/>
                <w:szCs w:val="20"/>
                <w:lang w:val="es-ES_tradnl"/>
              </w:rPr>
            </w:pPr>
            <w:r>
              <w:rPr>
                <w:rFonts w:ascii="Calibri Light" w:hAnsi="Calibri Light" w:cs="Calibri Light"/>
                <w:b/>
                <w:bCs/>
                <w:sz w:val="20"/>
                <w:szCs w:val="20"/>
                <w:lang w:val="es-ES_tradnl"/>
              </w:rPr>
              <w:t>Entidad</w:t>
            </w:r>
            <w:r w:rsidRPr="002915C3">
              <w:rPr>
                <w:rFonts w:ascii="Calibri Light" w:hAnsi="Calibri Light" w:cs="Calibri Light"/>
                <w:b/>
                <w:bCs/>
                <w:sz w:val="20"/>
                <w:szCs w:val="20"/>
                <w:lang w:val="es-ES_tradnl"/>
              </w:rPr>
              <w:t xml:space="preserve"> responsable</w:t>
            </w:r>
          </w:p>
        </w:tc>
      </w:tr>
      <w:tr w:rsidR="00C274AE" w:rsidRPr="00510EA6" w14:paraId="58BC5762" w14:textId="77777777" w:rsidTr="2B5F1BC8">
        <w:trPr>
          <w:trHeight w:val="493"/>
          <w:jc w:val="center"/>
        </w:trPr>
        <w:tc>
          <w:tcPr>
            <w:tcW w:w="13755" w:type="dxa"/>
            <w:gridSpan w:val="7"/>
            <w:shd w:val="clear" w:color="auto" w:fill="F2F2F2" w:themeFill="background1" w:themeFillShade="F2"/>
          </w:tcPr>
          <w:p w14:paraId="582D30F7" w14:textId="1E01642C" w:rsidR="00C274AE" w:rsidRPr="002915C3" w:rsidRDefault="00C274AE" w:rsidP="00C274AE">
            <w:pPr>
              <w:spacing w:before="120" w:after="120"/>
              <w:jc w:val="both"/>
              <w:rPr>
                <w:rFonts w:ascii="Calibri Light" w:hAnsi="Calibri Light" w:cs="Calibri Light"/>
                <w:b/>
                <w:bCs/>
                <w:sz w:val="20"/>
                <w:szCs w:val="20"/>
                <w:lang w:val="es-ES_tradnl"/>
              </w:rPr>
            </w:pPr>
            <w:r w:rsidRPr="00D57387">
              <w:rPr>
                <w:rFonts w:ascii="Calibri Light" w:hAnsi="Calibri Light" w:cs="Calibri Light"/>
                <w:b/>
                <w:bCs/>
                <w:lang w:val="es-ES_tradnl"/>
              </w:rPr>
              <w:t>NDAS-2. Trabajo y condiciones laborales</w:t>
            </w:r>
          </w:p>
        </w:tc>
      </w:tr>
      <w:tr w:rsidR="00631F42" w:rsidRPr="00B417E5" w14:paraId="5158154F" w14:textId="77777777" w:rsidTr="2B5F1BC8">
        <w:trPr>
          <w:trHeight w:val="512"/>
          <w:jc w:val="center"/>
        </w:trPr>
        <w:tc>
          <w:tcPr>
            <w:tcW w:w="2493" w:type="dxa"/>
            <w:vAlign w:val="center"/>
          </w:tcPr>
          <w:p w14:paraId="4C713AC5" w14:textId="034641EC" w:rsidR="00631F42" w:rsidRPr="002915C3" w:rsidRDefault="00631F42" w:rsidP="00631F42">
            <w:pPr>
              <w:keepLines/>
              <w:widowControl w:val="0"/>
              <w:spacing w:beforeLines="60" w:before="144" w:afterLines="60" w:after="144"/>
              <w:rPr>
                <w:rFonts w:ascii="Calibri Light" w:hAnsi="Calibri Light" w:cs="Calibri Light"/>
                <w:i/>
                <w:iCs/>
                <w:sz w:val="20"/>
                <w:szCs w:val="20"/>
                <w:lang w:val="es-ES_tradnl"/>
              </w:rPr>
            </w:pPr>
            <w:r w:rsidRPr="00AE0611">
              <w:rPr>
                <w:rFonts w:ascii="Calibri Light"/>
                <w:sz w:val="20"/>
                <w:lang w:val="es-419"/>
              </w:rPr>
              <w:t>Seguridad y Salud en el trabajo</w:t>
            </w:r>
          </w:p>
        </w:tc>
        <w:tc>
          <w:tcPr>
            <w:tcW w:w="1853" w:type="dxa"/>
            <w:vAlign w:val="center"/>
          </w:tcPr>
          <w:p w14:paraId="2EE86E2F" w14:textId="31B5A1C4" w:rsidR="00631F42" w:rsidRPr="002915C3" w:rsidRDefault="00631F42" w:rsidP="00631F42">
            <w:pPr>
              <w:keepLines/>
              <w:widowControl w:val="0"/>
              <w:spacing w:beforeLines="60" w:before="144" w:afterLines="60" w:after="144"/>
              <w:rPr>
                <w:rFonts w:ascii="Calibri Light" w:hAnsi="Calibri Light" w:cs="Calibri Light"/>
                <w:i/>
                <w:sz w:val="20"/>
                <w:szCs w:val="20"/>
                <w:lang w:val="es-419"/>
              </w:rPr>
            </w:pPr>
            <w:r w:rsidRPr="00AE0611">
              <w:rPr>
                <w:rFonts w:ascii="Calibri Light"/>
                <w:sz w:val="20"/>
                <w:lang w:val="es-419"/>
              </w:rPr>
              <w:t>Desarrollar el programa fortalecimiento de condiciones de seguridad e higiene en el trabajo de las facilidades existentes en cumplimiento con los est</w:t>
            </w:r>
            <w:r w:rsidRPr="00AE0611">
              <w:rPr>
                <w:rFonts w:ascii="Calibri Light"/>
                <w:sz w:val="20"/>
                <w:lang w:val="es-419"/>
              </w:rPr>
              <w:t>á</w:t>
            </w:r>
            <w:r w:rsidRPr="00AE0611">
              <w:rPr>
                <w:rFonts w:ascii="Calibri Light"/>
                <w:sz w:val="20"/>
                <w:lang w:val="es-419"/>
              </w:rPr>
              <w:t>ndares de la norma local y la NDAS 2 del MPAS.</w:t>
            </w:r>
          </w:p>
        </w:tc>
        <w:tc>
          <w:tcPr>
            <w:tcW w:w="1954" w:type="dxa"/>
            <w:vAlign w:val="center"/>
          </w:tcPr>
          <w:p w14:paraId="25D7DA04" w14:textId="347AC189" w:rsidR="00631F42" w:rsidRPr="00C160EE" w:rsidRDefault="00631F42" w:rsidP="00631F42">
            <w:pPr>
              <w:keepLines/>
              <w:widowControl w:val="0"/>
              <w:spacing w:beforeLines="60" w:before="144" w:afterLines="60" w:after="144"/>
              <w:rPr>
                <w:rFonts w:ascii="Calibri Light" w:hAnsi="Calibri Light" w:cs="Calibri Light"/>
                <w:i/>
                <w:sz w:val="20"/>
                <w:szCs w:val="20"/>
                <w:lang w:val="es-419"/>
              </w:rPr>
            </w:pPr>
            <w:r w:rsidRPr="00AE0611">
              <w:rPr>
                <w:rFonts w:ascii="Calibri Light"/>
                <w:sz w:val="20"/>
                <w:lang w:val="es-419"/>
              </w:rPr>
              <w:t>Presentar el programa fortalecimiento de condiciones de seguridad e higiene en el trabajo al Banco.</w:t>
            </w:r>
          </w:p>
        </w:tc>
        <w:tc>
          <w:tcPr>
            <w:tcW w:w="1620" w:type="dxa"/>
            <w:vAlign w:val="center"/>
          </w:tcPr>
          <w:p w14:paraId="64D3963B" w14:textId="645F6295" w:rsidR="00631F42" w:rsidRPr="002915C3" w:rsidRDefault="00631F42" w:rsidP="00631F42">
            <w:pPr>
              <w:keepLines/>
              <w:widowControl w:val="0"/>
              <w:spacing w:beforeLines="60" w:before="144" w:afterLines="60" w:after="144"/>
              <w:rPr>
                <w:rFonts w:ascii="Calibri Light" w:hAnsi="Calibri Light" w:cs="Calibri Light"/>
                <w:i/>
                <w:sz w:val="20"/>
                <w:szCs w:val="20"/>
                <w:lang w:val="es-ES"/>
              </w:rPr>
            </w:pPr>
            <w:r w:rsidRPr="00AE0611">
              <w:rPr>
                <w:rFonts w:ascii="Calibri Light"/>
                <w:sz w:val="20"/>
                <w:lang w:val="es-419"/>
              </w:rPr>
              <w:t>Previo a la licitaci</w:t>
            </w:r>
            <w:r w:rsidRPr="00AE0611">
              <w:rPr>
                <w:rFonts w:ascii="Calibri Light"/>
                <w:sz w:val="20"/>
                <w:lang w:val="es-419"/>
              </w:rPr>
              <w:t>ó</w:t>
            </w:r>
            <w:r w:rsidRPr="00AE0611">
              <w:rPr>
                <w:rFonts w:ascii="Calibri Light"/>
                <w:sz w:val="20"/>
                <w:lang w:val="es-419"/>
              </w:rPr>
              <w:t>n de la primera obra</w:t>
            </w:r>
          </w:p>
        </w:tc>
        <w:tc>
          <w:tcPr>
            <w:tcW w:w="1980" w:type="dxa"/>
            <w:vAlign w:val="center"/>
          </w:tcPr>
          <w:p w14:paraId="10E9FACA" w14:textId="1E792CE2" w:rsidR="00631F42" w:rsidRPr="002915C3" w:rsidRDefault="00631F42" w:rsidP="0CCE09AD">
            <w:pPr>
              <w:keepLines/>
              <w:widowControl w:val="0"/>
              <w:spacing w:beforeLines="60" w:before="144" w:afterLines="60" w:after="144"/>
              <w:rPr>
                <w:rFonts w:ascii="Calibri Light" w:hAnsi="Calibri Light" w:cs="Calibri Light"/>
                <w:i/>
                <w:iCs/>
                <w:sz w:val="20"/>
                <w:szCs w:val="20"/>
                <w:lang w:val="es-ES"/>
              </w:rPr>
            </w:pPr>
          </w:p>
        </w:tc>
        <w:tc>
          <w:tcPr>
            <w:tcW w:w="1890" w:type="dxa"/>
            <w:vAlign w:val="center"/>
          </w:tcPr>
          <w:p w14:paraId="243739EA" w14:textId="0CCD6E41" w:rsidR="00631F42" w:rsidRPr="002915C3" w:rsidRDefault="00631F42" w:rsidP="00631F42">
            <w:pPr>
              <w:keepLines/>
              <w:widowControl w:val="0"/>
              <w:spacing w:beforeLines="60" w:before="144" w:afterLines="60" w:after="144"/>
              <w:rPr>
                <w:rFonts w:ascii="Calibri Light" w:hAnsi="Calibri Light" w:cs="Calibri Light"/>
                <w:lang w:val="es-ES"/>
              </w:rPr>
            </w:pPr>
            <w:r w:rsidRPr="00AE0611">
              <w:rPr>
                <w:rFonts w:ascii="Calibri Light"/>
                <w:sz w:val="20"/>
                <w:lang w:val="es-419"/>
              </w:rPr>
              <w:t>Presupuesto dentro del Componente 1 del programa</w:t>
            </w:r>
          </w:p>
        </w:tc>
        <w:tc>
          <w:tcPr>
            <w:tcW w:w="1965" w:type="dxa"/>
            <w:vAlign w:val="center"/>
          </w:tcPr>
          <w:p w14:paraId="75B58FBC" w14:textId="10C0CC0E" w:rsidR="00631F42" w:rsidRPr="002915C3" w:rsidRDefault="00631F42" w:rsidP="00631F42">
            <w:pPr>
              <w:spacing w:before="120" w:after="120"/>
              <w:rPr>
                <w:rFonts w:ascii="Calibri Light" w:hAnsi="Calibri Light" w:cs="Calibri Light"/>
                <w:lang w:val="es-ES_tradnl"/>
              </w:rPr>
            </w:pPr>
            <w:r>
              <w:rPr>
                <w:rFonts w:ascii="Calibri Light"/>
                <w:sz w:val="20"/>
              </w:rPr>
              <w:t>ANDA</w:t>
            </w:r>
          </w:p>
        </w:tc>
      </w:tr>
      <w:tr w:rsidR="00350120" w:rsidRPr="00510EA6" w14:paraId="68ABAFA3" w14:textId="77777777" w:rsidTr="2B5F1BC8">
        <w:trPr>
          <w:trHeight w:val="493"/>
          <w:jc w:val="center"/>
        </w:trPr>
        <w:tc>
          <w:tcPr>
            <w:tcW w:w="13755" w:type="dxa"/>
            <w:gridSpan w:val="7"/>
            <w:shd w:val="clear" w:color="auto" w:fill="F2F2F2" w:themeFill="background1" w:themeFillShade="F2"/>
          </w:tcPr>
          <w:p w14:paraId="733C3AE1" w14:textId="0F63D462" w:rsidR="00350120" w:rsidRPr="0004327F" w:rsidRDefault="00350120" w:rsidP="00350120">
            <w:pPr>
              <w:spacing w:before="120" w:after="120"/>
              <w:jc w:val="both"/>
              <w:rPr>
                <w:rFonts w:ascii="Calibri Light" w:hAnsi="Calibri Light" w:cs="Calibri Light"/>
                <w:sz w:val="20"/>
                <w:szCs w:val="20"/>
                <w:lang w:val="es-ES_tradnl"/>
              </w:rPr>
            </w:pPr>
            <w:r w:rsidRPr="00CF3CD4">
              <w:rPr>
                <w:rFonts w:ascii="Calibri Light" w:hAnsi="Calibri Light" w:cs="Calibri Light"/>
                <w:b/>
                <w:bCs/>
                <w:lang w:val="es-ES"/>
              </w:rPr>
              <w:t>NDAS-6. Conservación de la biodiversidad y gestión sostenible de los recursos naturales vivos</w:t>
            </w:r>
          </w:p>
        </w:tc>
      </w:tr>
      <w:tr w:rsidR="00350120" w:rsidRPr="00B417E5" w14:paraId="1A5DE50A" w14:textId="77777777" w:rsidTr="2B5F1BC8">
        <w:trPr>
          <w:trHeight w:val="454"/>
          <w:jc w:val="center"/>
        </w:trPr>
        <w:tc>
          <w:tcPr>
            <w:tcW w:w="2493" w:type="dxa"/>
            <w:vAlign w:val="center"/>
          </w:tcPr>
          <w:p w14:paraId="1D7E019E" w14:textId="2CD3E97F" w:rsidR="00350120" w:rsidRPr="0004327F" w:rsidRDefault="00350120" w:rsidP="00350120">
            <w:pPr>
              <w:spacing w:before="60" w:afterLines="60" w:after="144"/>
              <w:rPr>
                <w:rFonts w:ascii="Calibri Light" w:hAnsi="Calibri Light" w:cs="Calibri Light"/>
                <w:i/>
                <w:iCs/>
                <w:sz w:val="20"/>
                <w:szCs w:val="20"/>
                <w:lang w:val="es-ES_tradnl"/>
              </w:rPr>
            </w:pPr>
            <w:proofErr w:type="spellStart"/>
            <w:r>
              <w:rPr>
                <w:rFonts w:ascii="Calibri Light"/>
                <w:sz w:val="20"/>
              </w:rPr>
              <w:lastRenderedPageBreak/>
              <w:t>Servicios</w:t>
            </w:r>
            <w:proofErr w:type="spellEnd"/>
            <w:r>
              <w:rPr>
                <w:rFonts w:ascii="Calibri Light"/>
                <w:sz w:val="20"/>
              </w:rPr>
              <w:t xml:space="preserve"> </w:t>
            </w:r>
            <w:proofErr w:type="spellStart"/>
            <w:r>
              <w:rPr>
                <w:rFonts w:ascii="Calibri Light"/>
                <w:sz w:val="20"/>
              </w:rPr>
              <w:t>ecosist</w:t>
            </w:r>
            <w:r>
              <w:rPr>
                <w:rFonts w:ascii="Calibri Light"/>
                <w:sz w:val="20"/>
              </w:rPr>
              <w:t>é</w:t>
            </w:r>
            <w:r>
              <w:rPr>
                <w:rFonts w:ascii="Calibri Light"/>
                <w:sz w:val="20"/>
              </w:rPr>
              <w:t>micos</w:t>
            </w:r>
            <w:proofErr w:type="spellEnd"/>
          </w:p>
        </w:tc>
        <w:tc>
          <w:tcPr>
            <w:tcW w:w="1853" w:type="dxa"/>
            <w:vAlign w:val="center"/>
          </w:tcPr>
          <w:p w14:paraId="0610D87A" w14:textId="226126F6" w:rsidR="00350120" w:rsidRPr="0004327F" w:rsidRDefault="00350120" w:rsidP="00350120">
            <w:pPr>
              <w:spacing w:before="60" w:afterLines="60" w:after="144"/>
              <w:rPr>
                <w:rFonts w:ascii="Calibri Light" w:hAnsi="Calibri Light" w:cs="Calibri Light"/>
                <w:i/>
                <w:iCs/>
                <w:sz w:val="20"/>
                <w:szCs w:val="20"/>
                <w:lang w:val="es-ES_tradnl"/>
              </w:rPr>
            </w:pPr>
            <w:r w:rsidRPr="00AE0611">
              <w:rPr>
                <w:rFonts w:ascii="Calibri Light"/>
                <w:sz w:val="20"/>
                <w:lang w:val="es-419"/>
              </w:rPr>
              <w:t>Desarrollar el programa de monitoreo y seguimiento de la oferta h</w:t>
            </w:r>
            <w:r w:rsidRPr="00AE0611">
              <w:rPr>
                <w:rFonts w:ascii="Calibri Light"/>
                <w:sz w:val="20"/>
                <w:lang w:val="es-419"/>
              </w:rPr>
              <w:t>í</w:t>
            </w:r>
            <w:r w:rsidRPr="00AE0611">
              <w:rPr>
                <w:rFonts w:ascii="Calibri Light"/>
                <w:sz w:val="20"/>
                <w:lang w:val="es-419"/>
              </w:rPr>
              <w:t>drica del acu</w:t>
            </w:r>
            <w:r w:rsidRPr="00AE0611">
              <w:rPr>
                <w:rFonts w:ascii="Calibri Light"/>
                <w:sz w:val="20"/>
                <w:lang w:val="es-419"/>
              </w:rPr>
              <w:t>í</w:t>
            </w:r>
            <w:r w:rsidRPr="00AE0611">
              <w:rPr>
                <w:rFonts w:ascii="Calibri Light"/>
                <w:sz w:val="20"/>
                <w:lang w:val="es-419"/>
              </w:rPr>
              <w:t>fero principal que abastece el sector de Zona Norte y que es parte del Componente 2.</w:t>
            </w:r>
          </w:p>
        </w:tc>
        <w:tc>
          <w:tcPr>
            <w:tcW w:w="1954" w:type="dxa"/>
            <w:vAlign w:val="center"/>
          </w:tcPr>
          <w:p w14:paraId="4F4D7E23" w14:textId="04206DD5" w:rsidR="00350120" w:rsidRPr="0004327F" w:rsidRDefault="00350120" w:rsidP="00350120">
            <w:pPr>
              <w:spacing w:before="60" w:afterLines="60" w:after="144"/>
              <w:rPr>
                <w:rFonts w:ascii="Calibri Light" w:hAnsi="Calibri Light" w:cs="Calibri Light"/>
                <w:i/>
                <w:iCs/>
                <w:sz w:val="20"/>
                <w:szCs w:val="20"/>
                <w:lang w:val="es-ES_tradnl"/>
              </w:rPr>
            </w:pPr>
            <w:r w:rsidRPr="00AE0611">
              <w:rPr>
                <w:rFonts w:ascii="Calibri Light"/>
                <w:sz w:val="20"/>
                <w:lang w:val="es-419"/>
              </w:rPr>
              <w:t>Reportes de monitoreo y seguimiento de la oferta h</w:t>
            </w:r>
            <w:r w:rsidRPr="00AE0611">
              <w:rPr>
                <w:rFonts w:ascii="Calibri Light"/>
                <w:sz w:val="20"/>
                <w:lang w:val="es-419"/>
              </w:rPr>
              <w:t>í</w:t>
            </w:r>
            <w:r w:rsidRPr="00AE0611">
              <w:rPr>
                <w:rFonts w:ascii="Calibri Light"/>
                <w:sz w:val="20"/>
                <w:lang w:val="es-419"/>
              </w:rPr>
              <w:t>drica del acu</w:t>
            </w:r>
            <w:r w:rsidRPr="00AE0611">
              <w:rPr>
                <w:rFonts w:ascii="Calibri Light"/>
                <w:sz w:val="20"/>
                <w:lang w:val="es-419"/>
              </w:rPr>
              <w:t>í</w:t>
            </w:r>
            <w:r w:rsidRPr="00AE0611">
              <w:rPr>
                <w:rFonts w:ascii="Calibri Light"/>
                <w:sz w:val="20"/>
                <w:lang w:val="es-419"/>
              </w:rPr>
              <w:t>fero</w:t>
            </w:r>
          </w:p>
        </w:tc>
        <w:tc>
          <w:tcPr>
            <w:tcW w:w="1620" w:type="dxa"/>
            <w:vAlign w:val="center"/>
          </w:tcPr>
          <w:p w14:paraId="6AECD8EF" w14:textId="26C95228" w:rsidR="00350120" w:rsidRPr="0004327F" w:rsidRDefault="712C0E88" w:rsidP="2B5F1BC8">
            <w:pPr>
              <w:spacing w:before="60" w:afterLines="60" w:after="144"/>
              <w:rPr>
                <w:rFonts w:ascii="Calibri Light" w:hAnsi="Calibri Light" w:cs="Calibri Light"/>
                <w:i/>
                <w:iCs/>
                <w:sz w:val="20"/>
                <w:szCs w:val="20"/>
                <w:lang w:val="es-ES"/>
              </w:rPr>
            </w:pPr>
            <w:r w:rsidRPr="2B5F1BC8">
              <w:rPr>
                <w:rFonts w:ascii="Calibri Light"/>
                <w:sz w:val="20"/>
                <w:szCs w:val="20"/>
                <w:lang w:val="es-419"/>
              </w:rPr>
              <w:t>Continuo a partir del primer a</w:t>
            </w:r>
            <w:r w:rsidRPr="2B5F1BC8">
              <w:rPr>
                <w:rFonts w:ascii="Calibri Light"/>
                <w:sz w:val="20"/>
                <w:szCs w:val="20"/>
                <w:lang w:val="es-419"/>
              </w:rPr>
              <w:t>ñ</w:t>
            </w:r>
            <w:r w:rsidRPr="2B5F1BC8">
              <w:rPr>
                <w:rFonts w:ascii="Calibri Light"/>
                <w:sz w:val="20"/>
                <w:szCs w:val="20"/>
                <w:lang w:val="es-419"/>
              </w:rPr>
              <w:t xml:space="preserve">o </w:t>
            </w:r>
            <w:r w:rsidR="3B63F465" w:rsidRPr="2B5F1BC8">
              <w:rPr>
                <w:rFonts w:ascii="Calibri Light"/>
                <w:sz w:val="20"/>
                <w:szCs w:val="20"/>
                <w:lang w:val="es-419"/>
              </w:rPr>
              <w:t xml:space="preserve">de </w:t>
            </w:r>
            <w:r w:rsidR="2EAAF60F" w:rsidRPr="2B5F1BC8">
              <w:rPr>
                <w:rFonts w:ascii="Calibri Light"/>
                <w:sz w:val="20"/>
                <w:szCs w:val="20"/>
                <w:lang w:val="es-419"/>
              </w:rPr>
              <w:t>operaci</w:t>
            </w:r>
            <w:r w:rsidR="2EAAF60F" w:rsidRPr="2B5F1BC8">
              <w:rPr>
                <w:rFonts w:ascii="Calibri Light"/>
                <w:sz w:val="20"/>
                <w:szCs w:val="20"/>
                <w:lang w:val="es-419"/>
              </w:rPr>
              <w:t>ó</w:t>
            </w:r>
            <w:r w:rsidR="2EAAF60F" w:rsidRPr="2B5F1BC8">
              <w:rPr>
                <w:rFonts w:ascii="Calibri Light"/>
                <w:sz w:val="20"/>
                <w:szCs w:val="20"/>
                <w:lang w:val="es-419"/>
              </w:rPr>
              <w:t xml:space="preserve">n </w:t>
            </w:r>
            <w:r w:rsidR="344285A6" w:rsidRPr="2B5F1BC8">
              <w:rPr>
                <w:rFonts w:ascii="Calibri Light"/>
                <w:sz w:val="20"/>
                <w:szCs w:val="20"/>
                <w:lang w:val="es-419"/>
              </w:rPr>
              <w:t xml:space="preserve">de las mejoras del Sistema </w:t>
            </w:r>
            <w:r w:rsidR="3B63F465" w:rsidRPr="2B5F1BC8">
              <w:rPr>
                <w:rFonts w:ascii="Calibri Light"/>
                <w:sz w:val="20"/>
                <w:szCs w:val="20"/>
                <w:lang w:val="es-419"/>
              </w:rPr>
              <w:t>Norte.</w:t>
            </w:r>
          </w:p>
        </w:tc>
        <w:tc>
          <w:tcPr>
            <w:tcW w:w="1980" w:type="dxa"/>
            <w:vAlign w:val="center"/>
          </w:tcPr>
          <w:p w14:paraId="466E830C" w14:textId="77777777" w:rsidR="00350120" w:rsidRPr="0004327F" w:rsidRDefault="00350120" w:rsidP="00350120">
            <w:pPr>
              <w:spacing w:before="60" w:afterLines="60" w:after="144"/>
              <w:rPr>
                <w:rFonts w:ascii="Calibri Light" w:hAnsi="Calibri Light" w:cs="Calibri Light"/>
                <w:i/>
                <w:iCs/>
                <w:sz w:val="20"/>
                <w:szCs w:val="20"/>
                <w:lang w:val="es-ES_tradnl"/>
              </w:rPr>
            </w:pPr>
          </w:p>
        </w:tc>
        <w:tc>
          <w:tcPr>
            <w:tcW w:w="1890" w:type="dxa"/>
            <w:vAlign w:val="center"/>
          </w:tcPr>
          <w:p w14:paraId="1B4B28F6" w14:textId="1B6F369A" w:rsidR="00350120" w:rsidRPr="0004327F" w:rsidRDefault="00350120" w:rsidP="00350120">
            <w:pPr>
              <w:spacing w:before="60" w:afterLines="60" w:after="144"/>
              <w:rPr>
                <w:rFonts w:ascii="Calibri Light" w:hAnsi="Calibri Light" w:cs="Calibri Light"/>
                <w:i/>
                <w:iCs/>
                <w:sz w:val="20"/>
                <w:szCs w:val="20"/>
                <w:lang w:val="es-ES_tradnl"/>
              </w:rPr>
            </w:pPr>
            <w:r w:rsidRPr="00AE0611">
              <w:rPr>
                <w:rFonts w:ascii="Calibri Light"/>
                <w:sz w:val="20"/>
                <w:lang w:val="es-419"/>
              </w:rPr>
              <w:t>Presupuesto dentro del Componente 2 del programa</w:t>
            </w:r>
          </w:p>
        </w:tc>
        <w:tc>
          <w:tcPr>
            <w:tcW w:w="1965" w:type="dxa"/>
            <w:vAlign w:val="center"/>
          </w:tcPr>
          <w:p w14:paraId="2D6F1AA5" w14:textId="148E7E73" w:rsidR="00350120" w:rsidRPr="0004327F" w:rsidRDefault="00350120" w:rsidP="00350120">
            <w:pPr>
              <w:spacing w:before="60" w:afterLines="60" w:after="144"/>
              <w:jc w:val="both"/>
              <w:rPr>
                <w:rFonts w:ascii="Calibri Light" w:hAnsi="Calibri Light" w:cs="Calibri Light"/>
                <w:lang w:val="es-ES_tradnl"/>
              </w:rPr>
            </w:pPr>
            <w:r>
              <w:rPr>
                <w:rFonts w:ascii="Calibri Light"/>
                <w:sz w:val="20"/>
              </w:rPr>
              <w:t>ANDA</w:t>
            </w:r>
          </w:p>
        </w:tc>
      </w:tr>
    </w:tbl>
    <w:p w14:paraId="6D72A62D" w14:textId="77777777" w:rsidR="00923E60" w:rsidRPr="0004327F" w:rsidRDefault="00923E60" w:rsidP="00923E60">
      <w:pPr>
        <w:rPr>
          <w:rFonts w:ascii="Calibri Light" w:hAnsi="Calibri Light" w:cs="Calibri Light"/>
          <w:b/>
          <w:bCs/>
          <w:lang w:val="es-ES_tradnl"/>
        </w:rPr>
        <w:sectPr w:rsidR="00923E60" w:rsidRPr="0004327F" w:rsidSect="00F44C26">
          <w:footerReference w:type="default" r:id="rId16"/>
          <w:pgSz w:w="15840" w:h="12240" w:orient="landscape"/>
          <w:pgMar w:top="1440" w:right="1440" w:bottom="1440" w:left="1440" w:header="720" w:footer="720" w:gutter="0"/>
          <w:cols w:space="720"/>
          <w:docGrid w:linePitch="360"/>
        </w:sectPr>
      </w:pPr>
    </w:p>
    <w:p w14:paraId="7AAAC133" w14:textId="061D2547" w:rsidR="00751F01" w:rsidRPr="00923E60" w:rsidRDefault="00751F01">
      <w:pPr>
        <w:rPr>
          <w:rFonts w:ascii="Calibri Light" w:hAnsi="Calibri Light" w:cs="Calibri Light"/>
          <w:b/>
          <w:bCs/>
          <w:lang w:val="es-AR"/>
        </w:rPr>
      </w:pPr>
    </w:p>
    <w:tbl>
      <w:tblPr>
        <w:tblStyle w:val="TableGrid"/>
        <w:tblW w:w="9355" w:type="dxa"/>
        <w:tblLook w:val="04A0" w:firstRow="1" w:lastRow="0" w:firstColumn="1" w:lastColumn="0" w:noHBand="0" w:noVBand="1"/>
      </w:tblPr>
      <w:tblGrid>
        <w:gridCol w:w="9355"/>
      </w:tblGrid>
      <w:tr w:rsidR="006D2C65" w:rsidRPr="00510EA6" w14:paraId="0B57AAAA" w14:textId="77777777" w:rsidTr="68DAA7C8">
        <w:tc>
          <w:tcPr>
            <w:tcW w:w="9355" w:type="dxa"/>
            <w:shd w:val="clear" w:color="auto" w:fill="F2F2F2" w:themeFill="background1" w:themeFillShade="F2"/>
            <w:vAlign w:val="center"/>
          </w:tcPr>
          <w:p w14:paraId="2F272232" w14:textId="544CA64C" w:rsidR="006D2C65" w:rsidRPr="006B3D34" w:rsidRDefault="006D2C65" w:rsidP="006D2C65">
            <w:pPr>
              <w:spacing w:before="60" w:after="60"/>
              <w:rPr>
                <w:rFonts w:ascii="Calibri Light" w:hAnsi="Calibri Light" w:cs="Calibri Light"/>
                <w:b/>
                <w:bCs/>
                <w:lang w:val="es-ES_tradnl"/>
              </w:rPr>
            </w:pPr>
            <w:r w:rsidRPr="006B3D34">
              <w:rPr>
                <w:rFonts w:ascii="Calibri Light" w:hAnsi="Calibri Light" w:cs="Calibri Light"/>
                <w:b/>
                <w:bCs/>
                <w:lang w:val="es-ES_tradnl"/>
              </w:rPr>
              <w:t xml:space="preserve">Anexo B. Requisitos ambientales y sociales legales </w:t>
            </w:r>
          </w:p>
        </w:tc>
      </w:tr>
      <w:tr w:rsidR="006D2C65" w:rsidRPr="00510EA6" w14:paraId="423D4E89" w14:textId="77777777" w:rsidTr="68DAA7C8">
        <w:tc>
          <w:tcPr>
            <w:tcW w:w="9355" w:type="dxa"/>
            <w:shd w:val="clear" w:color="auto" w:fill="auto"/>
            <w:vAlign w:val="center"/>
          </w:tcPr>
          <w:p w14:paraId="2D93E27E" w14:textId="7BC46D69" w:rsidR="006D2C65" w:rsidRDefault="006D2C65" w:rsidP="006D2C65">
            <w:pPr>
              <w:tabs>
                <w:tab w:val="num" w:pos="720"/>
              </w:tabs>
              <w:jc w:val="both"/>
              <w:rPr>
                <w:rFonts w:ascii="Calibri Light" w:hAnsi="Calibri Light" w:cs="Calibri Light"/>
                <w:b/>
                <w:bCs/>
                <w:lang w:val="es-ES_tradnl"/>
              </w:rPr>
            </w:pPr>
            <w:r w:rsidRPr="00F6311D">
              <w:rPr>
                <w:rFonts w:ascii="Calibri Light" w:hAnsi="Calibri Light" w:cs="Calibri Light"/>
                <w:lang w:val="es-ES_tradnl"/>
              </w:rPr>
              <w:t xml:space="preserve">Con el propósito de cumplir con los requerimientos del Marco de Políticas Ambientales y Sociales (MPAS), el Prestatario, directamente o a través del Organismo Ejecutor, cumplirá a satisfacción del Banco con las condiciones y términos contractuales establecidos en este Anexo. Cuando se ha determinado que un Plan de Acción Ambiental y Social (PAAS) es necesario, este será legalmente vinculante </w:t>
            </w:r>
            <w:r w:rsidRPr="00F6311D">
              <w:rPr>
                <w:rFonts w:ascii="Calibri Light" w:hAnsi="Calibri Light" w:cs="Calibri Light"/>
                <w:b/>
                <w:bCs/>
                <w:lang w:val="es-ES_tradnl"/>
              </w:rPr>
              <w:t>(referencia cruzada en el contrato de préstamo – ver párrafo abajo).</w:t>
            </w:r>
          </w:p>
          <w:p w14:paraId="1D64CAC0" w14:textId="77777777" w:rsidR="006D2C65" w:rsidRPr="00F6311D" w:rsidRDefault="006D2C65" w:rsidP="006D2C65">
            <w:pPr>
              <w:tabs>
                <w:tab w:val="num" w:pos="720"/>
              </w:tabs>
              <w:jc w:val="both"/>
              <w:rPr>
                <w:rFonts w:ascii="Calibri Light" w:hAnsi="Calibri Light" w:cs="Calibri Light"/>
                <w:b/>
                <w:bCs/>
                <w:lang w:val="es-ES_tradnl"/>
              </w:rPr>
            </w:pPr>
          </w:p>
          <w:p w14:paraId="3EC2EC76" w14:textId="1F2E3C20" w:rsidR="006D2C65" w:rsidRDefault="006D2C65" w:rsidP="006D2C65">
            <w:pPr>
              <w:tabs>
                <w:tab w:val="num" w:pos="720"/>
              </w:tabs>
              <w:jc w:val="both"/>
              <w:rPr>
                <w:rFonts w:ascii="Calibri Light" w:hAnsi="Calibri Light" w:cs="Calibri Light"/>
                <w:i/>
                <w:iCs/>
                <w:lang w:val="es-ES_tradnl"/>
              </w:rPr>
            </w:pPr>
            <w:r w:rsidRPr="00E32663">
              <w:rPr>
                <w:rFonts w:ascii="Calibri Light" w:hAnsi="Calibri Light" w:cs="Calibri Light"/>
                <w:b/>
                <w:bCs/>
                <w:i/>
                <w:iCs/>
                <w:lang w:val="es-ES_tradnl"/>
              </w:rPr>
              <w:t xml:space="preserve">Condiciones Especiales. “CLÁUSULA </w:t>
            </w:r>
            <w:r w:rsidR="008F0A09">
              <w:rPr>
                <w:rFonts w:ascii="Calibri Light" w:hAnsi="Calibri Light" w:cs="Calibri Light"/>
                <w:b/>
                <w:bCs/>
                <w:i/>
                <w:iCs/>
                <w:lang w:val="es-ES_tradnl"/>
              </w:rPr>
              <w:t>4.06</w:t>
            </w:r>
            <w:r w:rsidRPr="00E32663">
              <w:rPr>
                <w:rFonts w:ascii="Calibri Light" w:hAnsi="Calibri Light" w:cs="Calibri Light"/>
                <w:b/>
                <w:bCs/>
                <w:i/>
                <w:iCs/>
                <w:lang w:val="es-ES_tradnl"/>
              </w:rPr>
              <w:t xml:space="preserve">. </w:t>
            </w:r>
            <w:r w:rsidRPr="00E32663">
              <w:rPr>
                <w:rFonts w:ascii="Calibri Light" w:hAnsi="Calibri Light" w:cs="Calibri Light"/>
                <w:b/>
                <w:bCs/>
                <w:i/>
                <w:iCs/>
                <w:u w:val="single"/>
                <w:lang w:val="es-ES_tradnl"/>
              </w:rPr>
              <w:t>Otros documentos que rigen la ejecución del Programa</w:t>
            </w:r>
            <w:r w:rsidRPr="00E32663">
              <w:rPr>
                <w:rFonts w:ascii="Calibri Light" w:hAnsi="Calibri Light" w:cs="Calibri Light"/>
                <w:i/>
                <w:iCs/>
                <w:lang w:val="es-ES_tradnl"/>
              </w:rPr>
              <w:t>. (a) Las Partes convienen en que la ejecución del Programa será llevada a cabo de acuerdo con las disposiciones del presente Contrato y lo establecido en el ROP y PAAS. Si alguna disposición del presente Contrato fuese inconsistente o estuviere en contradicción con las disposiciones del ROP y PAAS prevalecerá lo previsto en este Contrato. Asimismo, las Partes convienen que será necesario el consentimiento previo y por escrito del Banco para la introducción de cualquier cambio al ROP y PAAS”</w:t>
            </w:r>
          </w:p>
          <w:p w14:paraId="56F633FF" w14:textId="77777777" w:rsidR="006D2C65" w:rsidRPr="00F6311D" w:rsidRDefault="006D2C65" w:rsidP="006D2C65">
            <w:pPr>
              <w:tabs>
                <w:tab w:val="num" w:pos="720"/>
              </w:tabs>
              <w:jc w:val="both"/>
              <w:rPr>
                <w:rFonts w:ascii="Calibri Light" w:hAnsi="Calibri Light" w:cs="Calibri Light"/>
                <w:i/>
                <w:iCs/>
                <w:lang w:val="es-ES_tradnl"/>
              </w:rPr>
            </w:pPr>
          </w:p>
          <w:p w14:paraId="4DA4B194" w14:textId="3E35A244" w:rsidR="006D2C65" w:rsidRPr="006B3D34" w:rsidRDefault="006D2C65" w:rsidP="006D2C65">
            <w:pPr>
              <w:spacing w:before="120" w:after="120"/>
              <w:jc w:val="both"/>
              <w:rPr>
                <w:rFonts w:ascii="Calibri Light" w:hAnsi="Calibri Light" w:cs="Calibri Light"/>
                <w:b/>
                <w:bCs/>
                <w:lang w:val="es-ES_tradnl"/>
              </w:rPr>
            </w:pPr>
            <w:r w:rsidRPr="00F6311D">
              <w:rPr>
                <w:rFonts w:ascii="Calibri Light" w:hAnsi="Calibri Light" w:cs="Calibri Light"/>
                <w:lang w:val="es-ES_tradnl"/>
              </w:rPr>
              <w:t>Los términos y condiciones, así como el PAAS, solo podrán ser modificados con el consentimiento previo y por escrito del Banco, incluyendo el visto bueno de ESG.</w:t>
            </w:r>
          </w:p>
        </w:tc>
      </w:tr>
      <w:tr w:rsidR="006D2C65" w:rsidRPr="006B3D34" w14:paraId="21C4733F" w14:textId="77777777" w:rsidTr="68DAA7C8">
        <w:tc>
          <w:tcPr>
            <w:tcW w:w="9355" w:type="dxa"/>
            <w:shd w:val="clear" w:color="auto" w:fill="F2F2F2" w:themeFill="background1" w:themeFillShade="F2"/>
            <w:vAlign w:val="center"/>
          </w:tcPr>
          <w:p w14:paraId="0395B81A" w14:textId="2C5F1DEB" w:rsidR="006D2C65" w:rsidRPr="006B3D34" w:rsidRDefault="006D2C65" w:rsidP="006D2C65">
            <w:pPr>
              <w:spacing w:before="60" w:after="60"/>
              <w:rPr>
                <w:rFonts w:ascii="Calibri Light" w:hAnsi="Calibri Light" w:cs="Calibri Light"/>
                <w:b/>
                <w:bCs/>
                <w:lang w:val="es-ES_tradnl"/>
              </w:rPr>
            </w:pPr>
            <w:r w:rsidRPr="00F6311D">
              <w:rPr>
                <w:rFonts w:ascii="Calibri Light" w:hAnsi="Calibri Light" w:cs="Calibri Light"/>
                <w:b/>
                <w:bCs/>
                <w:lang w:val="es-ES_tradnl"/>
              </w:rPr>
              <w:t>Normas Generales</w:t>
            </w:r>
          </w:p>
        </w:tc>
      </w:tr>
      <w:tr w:rsidR="006D2C65" w:rsidRPr="00E32663" w14:paraId="25BCA73C" w14:textId="77777777" w:rsidTr="68DAA7C8">
        <w:tc>
          <w:tcPr>
            <w:tcW w:w="9355" w:type="dxa"/>
            <w:shd w:val="clear" w:color="auto" w:fill="auto"/>
            <w:vAlign w:val="center"/>
          </w:tcPr>
          <w:p w14:paraId="50C0346F" w14:textId="77777777" w:rsidR="006D2C65" w:rsidRDefault="006D2C65" w:rsidP="006D2C65">
            <w:pPr>
              <w:jc w:val="both"/>
              <w:rPr>
                <w:rFonts w:ascii="Calibri Light" w:hAnsi="Calibri Light" w:cs="Calibri Light"/>
                <w:lang w:val="es-ES_tradnl"/>
              </w:rPr>
            </w:pPr>
            <w:r w:rsidRPr="00F6311D">
              <w:rPr>
                <w:rFonts w:ascii="Calibri Light" w:hAnsi="Calibri Light" w:cs="Calibri Light"/>
                <w:lang w:val="es-ES_tradnl"/>
              </w:rPr>
              <w:t>Las Normas Generales del modelo de contrato para préstamos para inversión, específicamente el Artículo 6.03 Disposiciones Generales para la ejecución del proyecto, 6.06 Gestión ambiental y social, y Artículo 7.02 Planes e informes establecen la base legal para garantizar el cumplimiento de las políticas A&amp;S durante la ejecución de la operación.</w:t>
            </w:r>
          </w:p>
          <w:p w14:paraId="7D46F1F1" w14:textId="78A86B79" w:rsidR="006D2C65" w:rsidRPr="006B3D34" w:rsidRDefault="006D2C65" w:rsidP="006D2C65">
            <w:pPr>
              <w:spacing w:before="60" w:after="60"/>
              <w:rPr>
                <w:rFonts w:ascii="Calibri Light" w:hAnsi="Calibri Light" w:cs="Calibri Light"/>
                <w:b/>
                <w:bCs/>
                <w:lang w:val="es-ES_tradnl"/>
              </w:rPr>
            </w:pPr>
            <w:r w:rsidRPr="00F6311D">
              <w:rPr>
                <w:rFonts w:ascii="Calibri Light" w:hAnsi="Calibri Light" w:cs="Calibri Light"/>
                <w:i/>
                <w:iCs/>
                <w:lang w:val="es-ES_tradnl"/>
              </w:rPr>
              <w:t>“</w:t>
            </w:r>
            <w:r w:rsidRPr="00E32663">
              <w:rPr>
                <w:rFonts w:ascii="Calibri Light" w:hAnsi="Calibri Light" w:cs="Calibri Light"/>
                <w:b/>
                <w:bCs/>
                <w:i/>
                <w:iCs/>
                <w:lang w:val="es-ES_tradnl"/>
              </w:rPr>
              <w:t xml:space="preserve">ARTÍCULO 6.06. </w:t>
            </w:r>
            <w:r w:rsidRPr="00E32663">
              <w:rPr>
                <w:rFonts w:ascii="Calibri Light" w:hAnsi="Calibri Light" w:cs="Calibri Light"/>
                <w:b/>
                <w:bCs/>
                <w:i/>
                <w:iCs/>
                <w:u w:val="single"/>
                <w:lang w:val="es-ES_tradnl"/>
              </w:rPr>
              <w:t>Gestión ambiental y social.</w:t>
            </w:r>
            <w:r w:rsidRPr="00E32663">
              <w:rPr>
                <w:rFonts w:ascii="Calibri Light" w:hAnsi="Calibri Light" w:cs="Calibri Light"/>
                <w:i/>
                <w:iCs/>
                <w:lang w:val="es-ES_tradnl"/>
              </w:rPr>
              <w:t xml:space="preserve"> (a) El Prestatario se compromete, por sí o, por intermedio del Organismo Ejecutor, a llevar a cabo la ejecución (preparación, construcción y operación) de las actividades comprendidas en el Programa, de conformidad con el  Marco de Política Ambiental y Social (MPAS) del Banco,  sus Normas de Desempeño Ambientales y Sociales, así como con sus respectivas guías de implementación, y de acuerdo con las disposiciones ambientales y sociales específicas que se incluyan en las Estipulaciones Especiales de este Contrato</w:t>
            </w:r>
            <w:r w:rsidRPr="00F6311D">
              <w:rPr>
                <w:rFonts w:ascii="Calibri Light" w:hAnsi="Calibri Light" w:cs="Calibri Light"/>
                <w:i/>
                <w:iCs/>
                <w:lang w:val="es-ES_tradnl"/>
              </w:rPr>
              <w:t>.”</w:t>
            </w:r>
          </w:p>
        </w:tc>
      </w:tr>
      <w:tr w:rsidR="006D2C65" w:rsidRPr="00510EA6" w14:paraId="26539FD7" w14:textId="77777777" w:rsidTr="68DAA7C8">
        <w:tc>
          <w:tcPr>
            <w:tcW w:w="9355" w:type="dxa"/>
            <w:shd w:val="clear" w:color="auto" w:fill="F2F2F2" w:themeFill="background1" w:themeFillShade="F2"/>
            <w:vAlign w:val="center"/>
          </w:tcPr>
          <w:p w14:paraId="2D18AA8D" w14:textId="7DE58569" w:rsidR="006D2C65" w:rsidRPr="006B3D34" w:rsidRDefault="006D2C65" w:rsidP="006D2C65">
            <w:pPr>
              <w:spacing w:before="60" w:after="60"/>
              <w:rPr>
                <w:rFonts w:ascii="Calibri Light" w:hAnsi="Calibri Light" w:cs="Calibri Light"/>
                <w:b/>
                <w:bCs/>
                <w:lang w:val="es-ES_tradnl"/>
              </w:rPr>
            </w:pPr>
            <w:r w:rsidRPr="00F6311D">
              <w:rPr>
                <w:rFonts w:ascii="Calibri Light" w:hAnsi="Calibri Light" w:cs="Calibri Light"/>
                <w:b/>
                <w:bCs/>
                <w:lang w:val="es-ES_tradnl"/>
              </w:rPr>
              <w:t xml:space="preserve">Definiciones para incluir en el Contrato </w:t>
            </w:r>
          </w:p>
        </w:tc>
      </w:tr>
      <w:tr w:rsidR="006D2C65" w:rsidRPr="00510EA6" w14:paraId="1FD37D14" w14:textId="77777777" w:rsidTr="68DAA7C8">
        <w:tc>
          <w:tcPr>
            <w:tcW w:w="9355" w:type="dxa"/>
            <w:shd w:val="clear" w:color="auto" w:fill="auto"/>
            <w:vAlign w:val="center"/>
          </w:tcPr>
          <w:p w14:paraId="41E4098B" w14:textId="598DD15C" w:rsidR="006D2C65" w:rsidRPr="00E32663" w:rsidRDefault="006D2C65" w:rsidP="006D2C65">
            <w:pPr>
              <w:jc w:val="both"/>
              <w:rPr>
                <w:rFonts w:ascii="Calibri Light" w:hAnsi="Calibri Light" w:cs="Calibri Light"/>
                <w:lang w:val="es-ES_tradnl"/>
              </w:rPr>
            </w:pPr>
            <w:r w:rsidRPr="00E32663">
              <w:rPr>
                <w:rFonts w:ascii="Calibri Light" w:hAnsi="Calibri Light" w:cs="Calibri Light"/>
                <w:lang w:val="es-ES_tradnl"/>
              </w:rPr>
              <w:t>“</w:t>
            </w:r>
            <w:r w:rsidRPr="00E32663">
              <w:rPr>
                <w:rFonts w:ascii="Calibri Light" w:hAnsi="Calibri Light" w:cs="Calibri Light"/>
                <w:b/>
                <w:bCs/>
                <w:lang w:val="es-ES_tradnl"/>
              </w:rPr>
              <w:t>Plan de Acción Ambiental y Social</w:t>
            </w:r>
            <w:r w:rsidRPr="00E32663">
              <w:rPr>
                <w:rFonts w:ascii="Calibri Light" w:hAnsi="Calibri Light" w:cs="Calibri Light"/>
                <w:lang w:val="es-ES_tradnl"/>
              </w:rPr>
              <w:t>” o “</w:t>
            </w:r>
            <w:r w:rsidRPr="00E32663">
              <w:rPr>
                <w:rFonts w:ascii="Calibri Light" w:hAnsi="Calibri Light" w:cs="Calibri Light"/>
                <w:b/>
                <w:bCs/>
                <w:lang w:val="es-ES_tradnl"/>
              </w:rPr>
              <w:t>PAAS</w:t>
            </w:r>
            <w:r w:rsidRPr="00E32663">
              <w:rPr>
                <w:rFonts w:ascii="Calibri Light" w:hAnsi="Calibri Light" w:cs="Calibri Light"/>
                <w:i/>
                <w:iCs/>
                <w:lang w:val="es-ES"/>
              </w:rPr>
              <w:t xml:space="preserve"> significa el plan de acción ambiental y social del Programa, acordado </w:t>
            </w:r>
            <w:r w:rsidR="008F0A09">
              <w:rPr>
                <w:rFonts w:ascii="Calibri Light" w:hAnsi="Calibri Light" w:cs="Calibri Light"/>
                <w:i/>
                <w:iCs/>
                <w:lang w:val="es-ES"/>
              </w:rPr>
              <w:t>el 19 de agosto de 2022</w:t>
            </w:r>
            <w:r w:rsidRPr="00E32663">
              <w:rPr>
                <w:rFonts w:ascii="Calibri Light" w:hAnsi="Calibri Light" w:cs="Calibri Light"/>
                <w:i/>
                <w:iCs/>
                <w:lang w:val="es-ES"/>
              </w:rPr>
              <w:t xml:space="preserve">, que establece las acciones necesarias para que el </w:t>
            </w:r>
            <w:r w:rsidR="0085116F">
              <w:rPr>
                <w:rFonts w:ascii="Calibri Light" w:hAnsi="Calibri Light" w:cs="Calibri Light"/>
                <w:i/>
                <w:iCs/>
                <w:lang w:val="es-ES"/>
              </w:rPr>
              <w:t>Programa</w:t>
            </w:r>
            <w:r w:rsidRPr="00E32663">
              <w:rPr>
                <w:rFonts w:ascii="Calibri Light" w:hAnsi="Calibri Light" w:cs="Calibri Light"/>
                <w:i/>
                <w:iCs/>
                <w:lang w:val="es-ES"/>
              </w:rPr>
              <w:t xml:space="preserve"> cumpla con las Normas de Desempeño Ambiental y Social dentro de un plazo determinado.</w:t>
            </w:r>
          </w:p>
          <w:p w14:paraId="644EE4B9" w14:textId="77777777" w:rsidR="006D2C65" w:rsidRPr="00E32663" w:rsidRDefault="006D2C65" w:rsidP="006D2C65">
            <w:pPr>
              <w:jc w:val="both"/>
              <w:rPr>
                <w:rFonts w:ascii="Calibri Light" w:hAnsi="Calibri Light" w:cs="Calibri Light"/>
                <w:i/>
                <w:iCs/>
                <w:lang w:val="es-ES_tradnl"/>
              </w:rPr>
            </w:pPr>
            <w:r w:rsidRPr="00E32663">
              <w:rPr>
                <w:rFonts w:ascii="Calibri Light" w:hAnsi="Calibri Light" w:cs="Calibri Light"/>
                <w:lang w:val="es-ES_tradnl"/>
              </w:rPr>
              <w:t>“</w:t>
            </w:r>
            <w:r w:rsidRPr="00E32663">
              <w:rPr>
                <w:rFonts w:ascii="Calibri Light" w:hAnsi="Calibri Light" w:cs="Calibri Light"/>
                <w:b/>
                <w:bCs/>
                <w:lang w:val="es-ES_tradnl"/>
              </w:rPr>
              <w:t>Normas de Desempeño Ambientales y Sociales</w:t>
            </w:r>
            <w:r w:rsidRPr="00E32663">
              <w:rPr>
                <w:rFonts w:ascii="Calibri Light" w:hAnsi="Calibri Light" w:cs="Calibri Light"/>
                <w:lang w:val="es-ES_tradnl"/>
              </w:rPr>
              <w:t>” o “</w:t>
            </w:r>
            <w:proofErr w:type="spellStart"/>
            <w:r w:rsidRPr="00E32663">
              <w:rPr>
                <w:rFonts w:ascii="Calibri Light" w:hAnsi="Calibri Light" w:cs="Calibri Light"/>
                <w:b/>
                <w:bCs/>
                <w:lang w:val="es-ES_tradnl"/>
              </w:rPr>
              <w:t>NDASs</w:t>
            </w:r>
            <w:proofErr w:type="spellEnd"/>
            <w:r w:rsidRPr="00E32663">
              <w:rPr>
                <w:rFonts w:ascii="Calibri Light" w:hAnsi="Calibri Light" w:cs="Calibri Light"/>
                <w:lang w:val="es-ES_tradnl"/>
              </w:rPr>
              <w:t xml:space="preserve">” se refieren a las 10 Normas de Desempeño que forman parte del Marco de Políticas Ambientales y Sociales </w:t>
            </w:r>
            <w:r w:rsidRPr="00E32663">
              <w:rPr>
                <w:rFonts w:ascii="Calibri Light" w:hAnsi="Calibri Light" w:cs="Calibri Light"/>
                <w:i/>
                <w:iCs/>
                <w:lang w:val="es-ES_tradnl"/>
              </w:rPr>
              <w:t xml:space="preserve">(GN-2965-23).  </w:t>
            </w:r>
          </w:p>
          <w:p w14:paraId="7127D2EB" w14:textId="41A97522" w:rsidR="006D2C65" w:rsidRPr="006B3D34" w:rsidRDefault="006D2C65" w:rsidP="006D2C65">
            <w:pPr>
              <w:jc w:val="both"/>
              <w:rPr>
                <w:rFonts w:ascii="Calibri Light" w:hAnsi="Calibri Light" w:cs="Calibri Light"/>
                <w:b/>
                <w:bCs/>
                <w:lang w:val="es-ES_tradnl"/>
              </w:rPr>
            </w:pPr>
            <w:r w:rsidRPr="00E32663">
              <w:rPr>
                <w:rFonts w:ascii="Calibri Light" w:hAnsi="Calibri Light" w:cs="Calibri Light"/>
                <w:b/>
                <w:bCs/>
                <w:i/>
                <w:iCs/>
                <w:lang w:val="es-ES_tradnl"/>
              </w:rPr>
              <w:t xml:space="preserve">“Sistema de Gestión Ambiental y Social” o “SGAS” </w:t>
            </w:r>
            <w:r w:rsidRPr="00E32663">
              <w:rPr>
                <w:rFonts w:ascii="Calibri Light" w:hAnsi="Calibri Light" w:cs="Calibri Light"/>
                <w:lang w:val="es-ES_tradnl"/>
              </w:rPr>
              <w:t>es un instrumento de gestión dinámico que permite una mejora continua del desempeño ambiental y social que puede optimizar los resultados generales del Programa.</w:t>
            </w:r>
          </w:p>
        </w:tc>
      </w:tr>
      <w:tr w:rsidR="006D2C65" w:rsidRPr="006B3D34" w14:paraId="5875E626" w14:textId="77777777" w:rsidTr="68DAA7C8">
        <w:tc>
          <w:tcPr>
            <w:tcW w:w="9355" w:type="dxa"/>
            <w:shd w:val="clear" w:color="auto" w:fill="F2F2F2" w:themeFill="background1" w:themeFillShade="F2"/>
            <w:vAlign w:val="center"/>
          </w:tcPr>
          <w:p w14:paraId="759461B9" w14:textId="0E9414BE" w:rsidR="006D2C65" w:rsidRPr="00F6311D" w:rsidRDefault="006D2C65" w:rsidP="006D2C65">
            <w:pPr>
              <w:jc w:val="both"/>
              <w:rPr>
                <w:rFonts w:ascii="Calibri Light" w:hAnsi="Calibri Light" w:cs="Calibri Light"/>
                <w:lang w:val="es-ES_tradnl"/>
              </w:rPr>
            </w:pPr>
            <w:r w:rsidRPr="00F6311D">
              <w:rPr>
                <w:rFonts w:ascii="Calibri Light" w:hAnsi="Calibri Light" w:cs="Calibri Light"/>
                <w:b/>
                <w:bCs/>
                <w:lang w:val="es-ES_tradnl"/>
              </w:rPr>
              <w:t>Condiciones Especiales</w:t>
            </w:r>
          </w:p>
        </w:tc>
      </w:tr>
      <w:tr w:rsidR="006D2C65" w:rsidRPr="00510EA6" w14:paraId="4E64EB6E" w14:textId="77777777" w:rsidTr="68DAA7C8">
        <w:tc>
          <w:tcPr>
            <w:tcW w:w="9355" w:type="dxa"/>
            <w:shd w:val="clear" w:color="auto" w:fill="auto"/>
            <w:vAlign w:val="center"/>
          </w:tcPr>
          <w:p w14:paraId="49B56CDE" w14:textId="77777777" w:rsidR="006D2C65" w:rsidRDefault="006D2C65" w:rsidP="006D2C65">
            <w:pPr>
              <w:jc w:val="both"/>
              <w:rPr>
                <w:rFonts w:ascii="Calibri Light" w:hAnsi="Calibri Light" w:cs="Calibri Light"/>
                <w:lang w:val="es-ES_tradnl"/>
              </w:rPr>
            </w:pPr>
            <w:r w:rsidRPr="00F6311D">
              <w:rPr>
                <w:rFonts w:ascii="Calibri Light" w:hAnsi="Calibri Light" w:cs="Calibri Light"/>
                <w:lang w:val="es-ES_tradnl"/>
              </w:rPr>
              <w:t xml:space="preserve">Las condiciones especiales incorporadas en las Estipulaciones Especiales deben referirse a obligaciones para asegurar el cumplimiento con las </w:t>
            </w:r>
            <w:proofErr w:type="spellStart"/>
            <w:r w:rsidRPr="00F6311D">
              <w:rPr>
                <w:rFonts w:ascii="Calibri Light" w:hAnsi="Calibri Light" w:cs="Calibri Light"/>
                <w:lang w:val="es-ES_tradnl"/>
              </w:rPr>
              <w:t>NDASs</w:t>
            </w:r>
            <w:proofErr w:type="spellEnd"/>
            <w:r w:rsidRPr="00F6311D">
              <w:rPr>
                <w:rFonts w:ascii="Calibri Light" w:hAnsi="Calibri Light" w:cs="Calibri Light"/>
                <w:lang w:val="es-ES_tradnl"/>
              </w:rPr>
              <w:t xml:space="preserve"> durante la ejecución del proyecto. Los detalles referidos a medidas y acciones específicas, según la definición en sección anterior, deben ser incluidos en el PAAS. Las disposiciones que detallan cómo se implementarán las condiciones especiales deben ser incluidas en el Reglamento Operativo (ROP). En caso de no contar con ROP, dichas disposiciones deben incluirse en las Estipulaciones Especiales, tal como se describe a continuación</w:t>
            </w:r>
            <w:r>
              <w:rPr>
                <w:rFonts w:ascii="Calibri Light" w:hAnsi="Calibri Light" w:cs="Calibri Light"/>
                <w:lang w:val="es-ES_tradnl"/>
              </w:rPr>
              <w:t>.</w:t>
            </w:r>
          </w:p>
          <w:p w14:paraId="501E4D86" w14:textId="77777777" w:rsidR="006D2C65" w:rsidRPr="00F6311D" w:rsidRDefault="006D2C65" w:rsidP="006D2C65">
            <w:pPr>
              <w:rPr>
                <w:rFonts w:ascii="Calibri Light" w:hAnsi="Calibri Light" w:cs="Calibri Light"/>
                <w:lang w:val="es-ES_tradnl"/>
              </w:rPr>
            </w:pPr>
            <w:r w:rsidRPr="00F6311D">
              <w:rPr>
                <w:rFonts w:ascii="Calibri Light" w:hAnsi="Calibri Light" w:cs="Calibri Light"/>
                <w:lang w:val="es-ES_tradnl"/>
              </w:rPr>
              <w:lastRenderedPageBreak/>
              <w:t>Este modelo presenta tres categorías de condiciones especiales:</w:t>
            </w:r>
          </w:p>
          <w:p w14:paraId="3590F575" w14:textId="77777777" w:rsidR="006D2C65" w:rsidRPr="00F6311D" w:rsidRDefault="006D2C65" w:rsidP="006D2C65">
            <w:pPr>
              <w:pStyle w:val="ListParagraph"/>
              <w:numPr>
                <w:ilvl w:val="0"/>
                <w:numId w:val="10"/>
              </w:numPr>
              <w:rPr>
                <w:rFonts w:ascii="Calibri Light" w:hAnsi="Calibri Light" w:cs="Calibri Light"/>
                <w:lang w:val="es-ES_tradnl"/>
              </w:rPr>
            </w:pPr>
            <w:r w:rsidRPr="00F6311D">
              <w:rPr>
                <w:rFonts w:ascii="Calibri Light" w:hAnsi="Calibri Light" w:cs="Calibri Light"/>
                <w:lang w:val="es-ES_tradnl"/>
              </w:rPr>
              <w:t>Condiciones especiales para incorporar en las Estipulaciones Especiales para todas las operaciones de categoría A, B, y FI con riesgo ambiental y social sustancial</w:t>
            </w:r>
            <w:r w:rsidRPr="00F6311D">
              <w:rPr>
                <w:rFonts w:ascii="Calibri Light" w:hAnsi="Calibri Light" w:cs="Calibri Light"/>
                <w:color w:val="000000" w:themeColor="text1"/>
                <w:lang w:val="es-ES_tradnl"/>
              </w:rPr>
              <w:t xml:space="preserve"> y alto;</w:t>
            </w:r>
          </w:p>
          <w:p w14:paraId="152552F0" w14:textId="77777777" w:rsidR="006D2C65" w:rsidRPr="00F6311D" w:rsidRDefault="006D2C65" w:rsidP="006D2C65">
            <w:pPr>
              <w:pStyle w:val="ListParagraph"/>
              <w:numPr>
                <w:ilvl w:val="0"/>
                <w:numId w:val="10"/>
              </w:numPr>
              <w:rPr>
                <w:rFonts w:ascii="Calibri Light" w:hAnsi="Calibri Light" w:cs="Calibri Light"/>
                <w:lang w:val="es-ES_tradnl"/>
              </w:rPr>
            </w:pPr>
            <w:r w:rsidRPr="00F6311D">
              <w:rPr>
                <w:rFonts w:ascii="Calibri Light" w:hAnsi="Calibri Light" w:cs="Calibri Light"/>
                <w:lang w:val="es-ES_tradnl"/>
              </w:rPr>
              <w:t xml:space="preserve">Condiciones especiales para incorporar en las Estipulaciones Especiales, según corresponda y esté debidamente justificado (basado en la clasificación de riesgo e impacto);  </w:t>
            </w:r>
          </w:p>
          <w:p w14:paraId="53EB74F6" w14:textId="77777777" w:rsidR="006D2C65" w:rsidRDefault="006D2C65" w:rsidP="006D2C65">
            <w:pPr>
              <w:pStyle w:val="ListParagraph"/>
              <w:numPr>
                <w:ilvl w:val="0"/>
                <w:numId w:val="10"/>
              </w:numPr>
              <w:rPr>
                <w:rFonts w:ascii="Calibri Light" w:hAnsi="Calibri Light" w:cs="Calibri Light"/>
                <w:lang w:val="es-ES_tradnl"/>
              </w:rPr>
            </w:pPr>
            <w:r w:rsidRPr="00F6311D">
              <w:rPr>
                <w:rFonts w:ascii="Calibri Light" w:hAnsi="Calibri Light" w:cs="Calibri Light"/>
                <w:lang w:val="es-ES_tradnl"/>
              </w:rPr>
              <w:t>Disposiciones para incorporar en el ROP.</w:t>
            </w:r>
          </w:p>
          <w:p w14:paraId="0AF2EEEA" w14:textId="77777777" w:rsidR="006D2C65" w:rsidRPr="00F6311D" w:rsidRDefault="006D2C65" w:rsidP="006D2C65">
            <w:pPr>
              <w:pStyle w:val="ListParagraph"/>
              <w:rPr>
                <w:rFonts w:ascii="Calibri Light" w:hAnsi="Calibri Light" w:cs="Calibri Light"/>
                <w:lang w:val="es-ES_tradnl"/>
              </w:rPr>
            </w:pPr>
          </w:p>
          <w:p w14:paraId="24C44FEA" w14:textId="77777777" w:rsidR="006D2C65" w:rsidRDefault="006D2C65" w:rsidP="006D2C65">
            <w:pPr>
              <w:jc w:val="both"/>
              <w:rPr>
                <w:rFonts w:ascii="Calibri Light" w:hAnsi="Calibri Light" w:cs="Calibri Light"/>
                <w:lang w:val="es-ES_tradnl"/>
              </w:rPr>
            </w:pPr>
            <w:r w:rsidRPr="00F6311D">
              <w:rPr>
                <w:rFonts w:ascii="Calibri Light" w:hAnsi="Calibri Light" w:cs="Calibri Light"/>
                <w:lang w:val="es-ES_tradnl"/>
              </w:rPr>
              <w:t xml:space="preserve">Para operaciones de </w:t>
            </w:r>
            <w:r w:rsidRPr="00F6311D">
              <w:rPr>
                <w:rFonts w:ascii="Calibri Light" w:hAnsi="Calibri Light" w:cs="Calibri Light"/>
                <w:u w:val="single"/>
                <w:lang w:val="es-ES_tradnl"/>
              </w:rPr>
              <w:t>categoría C</w:t>
            </w:r>
            <w:r w:rsidRPr="00F6311D">
              <w:rPr>
                <w:rFonts w:ascii="Calibri Light" w:hAnsi="Calibri Light" w:cs="Calibri Light"/>
                <w:lang w:val="es-ES_tradnl"/>
              </w:rPr>
              <w:t>, así como para las FI con riesgo ambiental y social moderado y bajo, se decidirá caso por caso cuáles condiciones (de las 3 categorías presentadas) deberán ser incluidas en el contrato y/o en el ROP.</w:t>
            </w:r>
          </w:p>
          <w:p w14:paraId="4D0B87C8" w14:textId="1A3A93BC" w:rsidR="006D2C65" w:rsidRPr="00F6311D" w:rsidRDefault="006D2C65" w:rsidP="006D2C65">
            <w:pPr>
              <w:jc w:val="both"/>
              <w:rPr>
                <w:rFonts w:ascii="Calibri Light" w:hAnsi="Calibri Light" w:cs="Calibri Light"/>
                <w:lang w:val="es-ES_tradnl"/>
              </w:rPr>
            </w:pPr>
            <w:r w:rsidRPr="00F6311D">
              <w:rPr>
                <w:rFonts w:ascii="Calibri Light" w:hAnsi="Calibri Light" w:cs="Calibri Light"/>
                <w:lang w:val="es-ES_tradnl"/>
              </w:rPr>
              <w:t>Se debe verificar que las cláusulas que hacen referencia a un PAAS sean incluidas solamente en los contratos de las operaciones que cuenten con uno.</w:t>
            </w:r>
          </w:p>
        </w:tc>
      </w:tr>
      <w:tr w:rsidR="006D2C65" w:rsidRPr="00510EA6" w14:paraId="36772841" w14:textId="77777777" w:rsidTr="68DAA7C8">
        <w:tc>
          <w:tcPr>
            <w:tcW w:w="9355" w:type="dxa"/>
            <w:shd w:val="clear" w:color="auto" w:fill="F2F2F2" w:themeFill="background1" w:themeFillShade="F2"/>
            <w:vAlign w:val="center"/>
          </w:tcPr>
          <w:p w14:paraId="10A8CAC2" w14:textId="0F28DA04" w:rsidR="006D2C65" w:rsidRPr="00F6311D" w:rsidRDefault="006D2C65" w:rsidP="006D2C65">
            <w:pPr>
              <w:jc w:val="both"/>
              <w:rPr>
                <w:rFonts w:ascii="Calibri Light" w:hAnsi="Calibri Light" w:cs="Calibri Light"/>
                <w:lang w:val="es-ES_tradnl"/>
              </w:rPr>
            </w:pPr>
            <w:r w:rsidRPr="00F6311D">
              <w:rPr>
                <w:rFonts w:ascii="Calibri Light" w:hAnsi="Calibri Light" w:cs="Calibri Light"/>
                <w:b/>
                <w:bCs/>
                <w:lang w:val="es-ES_tradnl"/>
              </w:rPr>
              <w:lastRenderedPageBreak/>
              <w:t xml:space="preserve">A. Cláusulas para incorporar en las Estipulaciones Especiales para </w:t>
            </w:r>
            <w:r w:rsidRPr="00F6311D">
              <w:rPr>
                <w:rFonts w:ascii="Calibri Light" w:hAnsi="Calibri Light" w:cs="Calibri Light"/>
                <w:b/>
                <w:bCs/>
                <w:u w:val="single"/>
                <w:lang w:val="es-ES_tradnl"/>
              </w:rPr>
              <w:t>todas</w:t>
            </w:r>
            <w:r w:rsidRPr="00F6311D">
              <w:rPr>
                <w:rFonts w:ascii="Calibri Light" w:hAnsi="Calibri Light" w:cs="Calibri Light"/>
                <w:b/>
                <w:bCs/>
                <w:lang w:val="es-ES_tradnl"/>
              </w:rPr>
              <w:t xml:space="preserve"> las operaciones categoría A, B y FI (riesgo sustancial y alto)  </w:t>
            </w:r>
          </w:p>
        </w:tc>
      </w:tr>
      <w:tr w:rsidR="006D2C65" w:rsidRPr="00510EA6" w14:paraId="14315B3E" w14:textId="77777777" w:rsidTr="68DAA7C8">
        <w:tc>
          <w:tcPr>
            <w:tcW w:w="9355" w:type="dxa"/>
            <w:shd w:val="clear" w:color="auto" w:fill="auto"/>
            <w:vAlign w:val="center"/>
          </w:tcPr>
          <w:p w14:paraId="207FE90C" w14:textId="77777777" w:rsidR="006D2C65" w:rsidRPr="00F6311D" w:rsidRDefault="006D2C65" w:rsidP="006D2C65">
            <w:pPr>
              <w:jc w:val="both"/>
              <w:rPr>
                <w:rFonts w:ascii="Calibri Light" w:hAnsi="Calibri Light" w:cs="Calibri Light"/>
                <w:b/>
                <w:bCs/>
                <w:lang w:val="es-ES_tradnl"/>
              </w:rPr>
            </w:pPr>
            <w:r w:rsidRPr="00F6311D">
              <w:rPr>
                <w:rFonts w:ascii="Calibri Light" w:hAnsi="Calibri Light" w:cs="Calibri Light"/>
                <w:b/>
                <w:bCs/>
                <w:lang w:val="es-ES_tradnl"/>
              </w:rPr>
              <w:t>Condiciones previas al primer desembolso</w:t>
            </w:r>
          </w:p>
          <w:p w14:paraId="661C2A87" w14:textId="683AB126" w:rsidR="006D2C65" w:rsidRPr="006D4AD8" w:rsidRDefault="68DAA7C8" w:rsidP="68DAA7C8">
            <w:pPr>
              <w:pStyle w:val="ListParagraph"/>
              <w:numPr>
                <w:ilvl w:val="0"/>
                <w:numId w:val="11"/>
              </w:numPr>
              <w:jc w:val="both"/>
              <w:rPr>
                <w:rFonts w:ascii="Calibri Light" w:eastAsia="Times New Roman" w:hAnsi="Calibri Light" w:cs="Calibri Light"/>
                <w:i/>
                <w:iCs/>
                <w:lang w:val="es-ES"/>
              </w:rPr>
            </w:pPr>
            <w:r w:rsidRPr="68DAA7C8">
              <w:rPr>
                <w:rFonts w:ascii="Calibri Light" w:eastAsia="Times New Roman" w:hAnsi="Calibri Light" w:cs="Calibri Light"/>
                <w:i/>
                <w:iCs/>
                <w:lang w:val="es-ES"/>
              </w:rPr>
              <w:t xml:space="preserve">Que el ROP que será una condición previa al primer desembolso, incluya los requerimientos ambientales y sociales e incorpore como anexos, el Sistema de Gestión Ambiental y Social y el PAAS; y </w:t>
            </w:r>
          </w:p>
          <w:p w14:paraId="500EAC74" w14:textId="5EDA37B1" w:rsidR="68DAA7C8" w:rsidRDefault="68DAA7C8" w:rsidP="68DAA7C8">
            <w:pPr>
              <w:pStyle w:val="ListParagraph"/>
              <w:numPr>
                <w:ilvl w:val="0"/>
                <w:numId w:val="11"/>
              </w:numPr>
              <w:jc w:val="both"/>
              <w:rPr>
                <w:rFonts w:ascii="Calibri Light" w:eastAsia="Times New Roman" w:hAnsi="Calibri Light" w:cs="Calibri Light"/>
                <w:i/>
                <w:iCs/>
                <w:lang w:val="es-ES"/>
              </w:rPr>
            </w:pPr>
            <w:r w:rsidRPr="68DAA7C8">
              <w:rPr>
                <w:rFonts w:ascii="Calibri Light" w:eastAsia="Times New Roman" w:hAnsi="Calibri Light" w:cs="Calibri Light"/>
                <w:i/>
                <w:iCs/>
                <w:lang w:val="es-ES"/>
              </w:rPr>
              <w:t>Que la UEP que se creará como condición previa al primer desembolso, incluya la selección de un especialista ambiental y social.</w:t>
            </w:r>
          </w:p>
          <w:p w14:paraId="308AF331" w14:textId="77777777" w:rsidR="006D2C65" w:rsidRDefault="006D2C65" w:rsidP="006D2C65">
            <w:pPr>
              <w:rPr>
                <w:rFonts w:ascii="Calibri Light" w:eastAsia="Times New Roman" w:hAnsi="Calibri Light" w:cs="Calibri Light"/>
                <w:strike/>
                <w:lang w:val="es-ES_tradnl"/>
              </w:rPr>
            </w:pPr>
            <w:r w:rsidRPr="00F6311D">
              <w:rPr>
                <w:rFonts w:ascii="Calibri Light" w:eastAsia="Times New Roman" w:hAnsi="Calibri Light" w:cs="Calibri Light"/>
                <w:u w:val="single"/>
                <w:lang w:val="es-ES_tradnl"/>
              </w:rPr>
              <w:t>Justificación</w:t>
            </w:r>
            <w:r w:rsidRPr="00F6311D">
              <w:rPr>
                <w:rFonts w:ascii="Calibri Light" w:eastAsia="Times New Roman" w:hAnsi="Calibri Light" w:cs="Calibri Light"/>
                <w:lang w:val="es-ES_tradnl"/>
              </w:rPr>
              <w:t>:</w:t>
            </w:r>
            <w:r>
              <w:rPr>
                <w:rFonts w:ascii="Calibri Light" w:eastAsia="Times New Roman" w:hAnsi="Calibri Light" w:cs="Calibri Light"/>
                <w:lang w:val="es-ES_tradnl"/>
              </w:rPr>
              <w:t xml:space="preserve"> </w:t>
            </w:r>
            <w:r w:rsidRPr="58B6E790">
              <w:rPr>
                <w:rFonts w:ascii="Calibri Light" w:eastAsia="Times New Roman" w:hAnsi="Calibri Light" w:cs="Calibri Light"/>
                <w:lang w:val="es"/>
              </w:rPr>
              <w:t>Esta condición es necesaria para dar cumplimiento con la NDAS 1</w:t>
            </w:r>
            <w:r>
              <w:rPr>
                <w:rFonts w:ascii="Calibri Light" w:eastAsia="Times New Roman" w:hAnsi="Calibri Light" w:cs="Calibri Light"/>
                <w:lang w:val="es"/>
              </w:rPr>
              <w:t>.</w:t>
            </w:r>
            <w:r w:rsidRPr="00F6311D">
              <w:rPr>
                <w:rFonts w:ascii="Calibri Light" w:eastAsia="Times New Roman" w:hAnsi="Calibri Light" w:cs="Calibri Light"/>
                <w:lang w:val="es-ES_tradnl"/>
              </w:rPr>
              <w:t xml:space="preserve"> </w:t>
            </w:r>
            <w:r w:rsidRPr="00F6311D">
              <w:rPr>
                <w:rFonts w:ascii="Calibri Light" w:eastAsia="Times New Roman" w:hAnsi="Calibri Light" w:cs="Calibri Light"/>
                <w:strike/>
                <w:lang w:val="es-ES_tradnl"/>
              </w:rPr>
              <w:t xml:space="preserve"> </w:t>
            </w:r>
          </w:p>
          <w:p w14:paraId="5DA06B73" w14:textId="77777777" w:rsidR="006D2C65" w:rsidRPr="00F6311D" w:rsidRDefault="006D2C65" w:rsidP="006D2C65">
            <w:pPr>
              <w:rPr>
                <w:rFonts w:ascii="Calibri Light" w:eastAsia="Times New Roman" w:hAnsi="Calibri Light" w:cs="Calibri Light"/>
                <w:strike/>
                <w:lang w:val="es-ES_tradnl"/>
              </w:rPr>
            </w:pPr>
          </w:p>
          <w:p w14:paraId="6E471402" w14:textId="77777777" w:rsidR="006D2C65" w:rsidRPr="00F6311D" w:rsidRDefault="006D2C65" w:rsidP="006D2C65">
            <w:pPr>
              <w:jc w:val="both"/>
              <w:rPr>
                <w:rFonts w:ascii="Calibri Light" w:hAnsi="Calibri Light" w:cs="Calibri Light"/>
                <w:b/>
                <w:bCs/>
                <w:lang w:val="es-ES_tradnl"/>
              </w:rPr>
            </w:pPr>
            <w:r w:rsidRPr="00F6311D">
              <w:rPr>
                <w:rFonts w:ascii="Calibri Light" w:hAnsi="Calibri Light" w:cs="Calibri Light"/>
                <w:b/>
                <w:bCs/>
                <w:lang w:val="es-ES_tradnl"/>
              </w:rPr>
              <w:t xml:space="preserve">Condiciones especiales de Ejecución </w:t>
            </w:r>
          </w:p>
          <w:p w14:paraId="37D78CE2" w14:textId="77777777" w:rsidR="006D2C65" w:rsidRDefault="006D2C65" w:rsidP="006D2C65">
            <w:pPr>
              <w:jc w:val="both"/>
              <w:rPr>
                <w:rFonts w:ascii="Calibri Light" w:hAnsi="Calibri Light" w:cs="Calibri Light"/>
                <w:lang w:val="es-ES_tradnl"/>
              </w:rPr>
            </w:pPr>
            <w:r w:rsidRPr="00F6311D">
              <w:rPr>
                <w:rFonts w:ascii="Calibri Light" w:hAnsi="Calibri Light" w:cs="Calibri Light"/>
                <w:lang w:val="es-ES_tradnl"/>
              </w:rPr>
              <w:t xml:space="preserve">Para aplicar y poner en práctica el Artículo 6.06 Gestión Ambiental y Social párrafo a) de las Normas Generales, las siguientes disposiciones deben ser incluidas en la cláusula correspondiente a Gestión Ambiental y Social en las Estipulaciones Especiales para </w:t>
            </w:r>
            <w:r w:rsidRPr="00F6311D">
              <w:rPr>
                <w:rFonts w:ascii="Calibri Light" w:hAnsi="Calibri Light" w:cs="Calibri Light"/>
                <w:b/>
                <w:bCs/>
                <w:u w:val="single"/>
                <w:lang w:val="es-ES_tradnl"/>
              </w:rPr>
              <w:t>todas</w:t>
            </w:r>
            <w:r w:rsidRPr="00F6311D">
              <w:rPr>
                <w:rFonts w:ascii="Calibri Light" w:hAnsi="Calibri Light" w:cs="Calibri Light"/>
                <w:lang w:val="es-ES_tradnl"/>
              </w:rPr>
              <w:t xml:space="preserve"> las operaciones de categoría A, B y FI (riesgo sustancial y alto):</w:t>
            </w:r>
          </w:p>
          <w:p w14:paraId="63449331" w14:textId="77777777" w:rsidR="006D2C65" w:rsidRPr="00F6311D" w:rsidRDefault="006D2C65" w:rsidP="006D2C65">
            <w:pPr>
              <w:jc w:val="both"/>
              <w:rPr>
                <w:rFonts w:ascii="Calibri Light" w:hAnsi="Calibri Light" w:cs="Calibri Light"/>
                <w:lang w:val="es-ES_tradnl"/>
              </w:rPr>
            </w:pPr>
          </w:p>
          <w:p w14:paraId="58CF9784" w14:textId="3106827B" w:rsidR="006D2C65" w:rsidRDefault="006D2C65" w:rsidP="006D2C65">
            <w:pPr>
              <w:jc w:val="both"/>
              <w:rPr>
                <w:rFonts w:ascii="Calibri Light" w:hAnsi="Calibri Light" w:cs="Calibri Light"/>
                <w:i/>
                <w:iCs/>
                <w:lang w:val="es-ES_tradnl"/>
              </w:rPr>
            </w:pPr>
            <w:r w:rsidRPr="00366679">
              <w:rPr>
                <w:rFonts w:ascii="Calibri Light" w:hAnsi="Calibri Light" w:cs="Calibri Light"/>
                <w:i/>
                <w:iCs/>
                <w:lang w:val="es-ES_tradnl"/>
              </w:rPr>
              <w:t xml:space="preserve">Cláusula </w:t>
            </w:r>
            <w:r w:rsidR="00E33CAB">
              <w:rPr>
                <w:rFonts w:ascii="Calibri Light" w:hAnsi="Calibri Light" w:cs="Calibri Light"/>
                <w:i/>
                <w:iCs/>
                <w:lang w:val="es-ES_tradnl"/>
              </w:rPr>
              <w:t>4.07</w:t>
            </w:r>
            <w:r w:rsidRPr="00366679">
              <w:rPr>
                <w:rFonts w:ascii="Calibri Light" w:hAnsi="Calibri Light" w:cs="Calibri Light"/>
                <w:i/>
                <w:iCs/>
                <w:lang w:val="es-ES_tradnl"/>
              </w:rPr>
              <w:t>. Gestión Ambiental y Social</w:t>
            </w:r>
            <w:r w:rsidRPr="00F6311D">
              <w:rPr>
                <w:rFonts w:ascii="Calibri Light" w:hAnsi="Calibri Light" w:cs="Calibri Light"/>
                <w:i/>
                <w:iCs/>
                <w:lang w:val="es-ES_tradnl"/>
              </w:rPr>
              <w:t xml:space="preserve"> </w:t>
            </w:r>
          </w:p>
          <w:p w14:paraId="74C04547" w14:textId="2F924BE5" w:rsidR="006D2C65" w:rsidRPr="00DF045E" w:rsidRDefault="006D2C65" w:rsidP="225AD79D">
            <w:pPr>
              <w:pStyle w:val="ListParagraph"/>
              <w:numPr>
                <w:ilvl w:val="0"/>
                <w:numId w:val="23"/>
              </w:numPr>
              <w:autoSpaceDE w:val="0"/>
              <w:autoSpaceDN w:val="0"/>
              <w:adjustRightInd w:val="0"/>
              <w:jc w:val="both"/>
              <w:rPr>
                <w:i/>
                <w:iCs/>
                <w:lang w:val="es-ES"/>
              </w:rPr>
            </w:pPr>
            <w:r w:rsidRPr="225AD79D">
              <w:rPr>
                <w:rFonts w:ascii="Calibri Light" w:hAnsi="Calibri Light" w:cs="Calibri Light"/>
                <w:i/>
                <w:iCs/>
                <w:lang w:val="es-ES"/>
              </w:rPr>
              <w:t xml:space="preserve">Para efectos de lo dispuesto en los Artículos 6.06 y 7.02 de las Normas Generales, las partes convienen que la ejecución del Programa se regirá por las siguientes disposiciones que se han identificado como necesarias para el cumplimiento de los compromisos ambientales y sociales del Programa: </w:t>
            </w:r>
          </w:p>
          <w:p w14:paraId="0F2EA3C4" w14:textId="77777777" w:rsidR="006D2C65" w:rsidRPr="00F6311D" w:rsidRDefault="006D2C65" w:rsidP="006D2C65">
            <w:pPr>
              <w:pStyle w:val="ListParagraph"/>
              <w:numPr>
                <w:ilvl w:val="0"/>
                <w:numId w:val="22"/>
              </w:numPr>
              <w:jc w:val="both"/>
              <w:rPr>
                <w:rFonts w:ascii="Calibri Light" w:hAnsi="Calibri Light" w:cs="Calibri Light"/>
                <w:i/>
                <w:iCs/>
                <w:lang w:val="es-ES_tradnl"/>
              </w:rPr>
            </w:pPr>
            <w:r w:rsidRPr="00F6311D">
              <w:rPr>
                <w:rFonts w:ascii="Calibri Light" w:hAnsi="Calibri Light" w:cs="Calibri Light"/>
                <w:i/>
                <w:iCs/>
                <w:lang w:val="es-ES_tradnl"/>
              </w:rPr>
              <w:t>El Prestatario acuerda diseñar, construir, operar, mantener y monitorear el Pro</w:t>
            </w:r>
            <w:r>
              <w:rPr>
                <w:rFonts w:ascii="Calibri Light" w:hAnsi="Calibri Light" w:cs="Calibri Light"/>
                <w:i/>
                <w:iCs/>
                <w:lang w:val="es-ES_tradnl"/>
              </w:rPr>
              <w:t>grama</w:t>
            </w:r>
            <w:r w:rsidRPr="00F6311D">
              <w:rPr>
                <w:rFonts w:ascii="Calibri Light" w:hAnsi="Calibri Light" w:cs="Calibri Light"/>
                <w:i/>
                <w:iCs/>
                <w:lang w:val="es-ES_tradnl"/>
              </w:rPr>
              <w:t xml:space="preserve"> y administrar los riesgos A&amp;S de las Facilidades Asociadas del Pro</w:t>
            </w:r>
            <w:r>
              <w:rPr>
                <w:rFonts w:ascii="Calibri Light" w:hAnsi="Calibri Light" w:cs="Calibri Light"/>
                <w:i/>
                <w:iCs/>
                <w:lang w:val="es-ES_tradnl"/>
              </w:rPr>
              <w:t>grama</w:t>
            </w:r>
            <w:r w:rsidRPr="00F6311D">
              <w:rPr>
                <w:rFonts w:ascii="Calibri Light" w:hAnsi="Calibri Light" w:cs="Calibri Light"/>
                <w:i/>
                <w:iCs/>
                <w:lang w:val="es-ES_tradnl"/>
              </w:rPr>
              <w:t>, si las hay, directamente o a través del Organismo Ejecutor, o a través de cualquier otro contratista, operador o cualquier otra persona que realice actividades relacionadas con el Pro</w:t>
            </w:r>
            <w:r>
              <w:rPr>
                <w:rFonts w:ascii="Calibri Light" w:hAnsi="Calibri Light" w:cs="Calibri Light"/>
                <w:i/>
                <w:iCs/>
                <w:lang w:val="es-ES_tradnl"/>
              </w:rPr>
              <w:t>grama</w:t>
            </w:r>
            <w:r w:rsidRPr="00F6311D">
              <w:rPr>
                <w:rFonts w:ascii="Calibri Light" w:hAnsi="Calibri Light" w:cs="Calibri Light"/>
                <w:i/>
                <w:iCs/>
                <w:lang w:val="es-ES_tradnl"/>
              </w:rPr>
              <w:t xml:space="preserve"> de acuerdo con el Sistema de Gestión Ambiental y Social</w:t>
            </w:r>
            <w:r>
              <w:rPr>
                <w:rFonts w:ascii="Calibri Light" w:hAnsi="Calibri Light" w:cs="Calibri Light"/>
                <w:i/>
                <w:iCs/>
                <w:lang w:val="es-ES_tradnl"/>
              </w:rPr>
              <w:t xml:space="preserve"> y </w:t>
            </w:r>
            <w:r w:rsidRPr="00F6311D">
              <w:rPr>
                <w:rFonts w:ascii="Calibri Light" w:hAnsi="Calibri Light" w:cs="Calibri Light"/>
                <w:i/>
                <w:iCs/>
                <w:lang w:val="es-ES_tradnl"/>
              </w:rPr>
              <w:t>Plan de Acción Ambiental y Social, y cualquier otro plan ambiental, social, de salud y seguridad laboral que haya sido preparado y/o que deba ser elaborado durante la ejecución, y los requisitos incluidos en el Plan de Acción Correctiva</w:t>
            </w:r>
            <w:r>
              <w:rPr>
                <w:rFonts w:ascii="Calibri Light" w:hAnsi="Calibri Light" w:cs="Calibri Light"/>
                <w:i/>
                <w:iCs/>
                <w:lang w:val="es-ES_tradnl"/>
              </w:rPr>
              <w:t>.</w:t>
            </w:r>
          </w:p>
          <w:p w14:paraId="0B4D4A22" w14:textId="2A2E0237" w:rsidR="006D2C65" w:rsidRPr="00F6311D" w:rsidRDefault="006D2C65" w:rsidP="225AD79D">
            <w:pPr>
              <w:pStyle w:val="ListParagraph"/>
              <w:numPr>
                <w:ilvl w:val="0"/>
                <w:numId w:val="22"/>
              </w:numPr>
              <w:jc w:val="both"/>
              <w:rPr>
                <w:rFonts w:ascii="Calibri Light" w:hAnsi="Calibri Light" w:cs="Calibri Light"/>
                <w:i/>
                <w:iCs/>
                <w:lang w:val="es-ES"/>
              </w:rPr>
            </w:pPr>
            <w:r w:rsidRPr="225AD79D">
              <w:rPr>
                <w:rFonts w:ascii="Calibri Light" w:hAnsi="Calibri Light" w:cs="Calibri Light"/>
                <w:i/>
                <w:iCs/>
                <w:lang w:val="es-ES"/>
              </w:rPr>
              <w:t xml:space="preserve">El Prestatario, a través del Organismo Ejecutor, debe asegurar que no se financiarán deliberadamente, directa o indirectamente, proyectos o subproyectos comprendidos en la Lista de Exclusión del BID a efectos Ambientales y Sociales (Anexo 1 del Marco de Políticas Ambientales y Sociales, GN-2965-23).  </w:t>
            </w:r>
          </w:p>
          <w:p w14:paraId="2F21A91C" w14:textId="4DF714FD" w:rsidR="006D2C65" w:rsidRPr="00F6311D" w:rsidRDefault="006D2C65" w:rsidP="225AD79D">
            <w:pPr>
              <w:pStyle w:val="ListParagraph"/>
              <w:numPr>
                <w:ilvl w:val="0"/>
                <w:numId w:val="22"/>
              </w:numPr>
              <w:jc w:val="both"/>
              <w:rPr>
                <w:rFonts w:ascii="Calibri Light" w:hAnsi="Calibri Light" w:cs="Calibri Light"/>
                <w:i/>
                <w:iCs/>
                <w:lang w:val="es-ES"/>
              </w:rPr>
            </w:pPr>
            <w:r w:rsidRPr="225AD79D">
              <w:rPr>
                <w:rFonts w:ascii="Calibri Light" w:hAnsi="Calibri Light" w:cs="Calibri Light"/>
                <w:i/>
                <w:iCs/>
                <w:lang w:val="es-ES"/>
              </w:rPr>
              <w:t xml:space="preserve">El Prestatario, a través del Organismo Ejecutor, deberá asegurar que el Programa sea implementado de acuerdo con el PAAS con fecha </w:t>
            </w:r>
            <w:r w:rsidR="001A0B09">
              <w:rPr>
                <w:rFonts w:ascii="Calibri Light" w:hAnsi="Calibri Light" w:cs="Calibri Light"/>
                <w:i/>
                <w:iCs/>
                <w:lang w:val="es-ES"/>
              </w:rPr>
              <w:t>19 de agosto de 2022</w:t>
            </w:r>
            <w:r w:rsidRPr="225AD79D">
              <w:rPr>
                <w:rFonts w:ascii="Calibri Light" w:hAnsi="Calibri Light" w:cs="Calibri Light"/>
                <w:i/>
                <w:iCs/>
                <w:lang w:val="es-ES"/>
              </w:rPr>
              <w:t xml:space="preserve">, en una manera aceptable para el Banco. Con este propósito, el Prestatario deberá asegurar que el PAAS, o cualquiera de sus disposiciones, no sea modificada, rechazada, suspendida o dispensada, excepto cuando el </w:t>
            </w:r>
            <w:r w:rsidRPr="225AD79D">
              <w:rPr>
                <w:rFonts w:ascii="Calibri Light" w:hAnsi="Calibri Light" w:cs="Calibri Light"/>
                <w:i/>
                <w:iCs/>
                <w:lang w:val="es-ES"/>
              </w:rPr>
              <w:lastRenderedPageBreak/>
              <w:t>Banco brinde su previo consentimiento por escrito, según se indica en el PAAS, y se asegure que el PAAS revisado sea divulgado luego lo más pronto posible.</w:t>
            </w:r>
          </w:p>
          <w:p w14:paraId="396157D6" w14:textId="124046A6" w:rsidR="006D2C65" w:rsidRPr="00F6311D" w:rsidRDefault="006D2C65" w:rsidP="225AD79D">
            <w:pPr>
              <w:pStyle w:val="ListParagraph"/>
              <w:numPr>
                <w:ilvl w:val="0"/>
                <w:numId w:val="22"/>
              </w:numPr>
              <w:jc w:val="both"/>
              <w:rPr>
                <w:rFonts w:ascii="Calibri Light" w:hAnsi="Calibri Light" w:cs="Calibri Light"/>
                <w:i/>
                <w:iCs/>
                <w:lang w:val="es-ES"/>
              </w:rPr>
            </w:pPr>
            <w:r w:rsidRPr="225AD79D">
              <w:rPr>
                <w:rFonts w:ascii="Calibri Light" w:hAnsi="Calibri Light" w:cs="Calibri Light"/>
                <w:i/>
                <w:iCs/>
                <w:lang w:val="es-ES"/>
              </w:rPr>
              <w:t>El Prestatario</w:t>
            </w:r>
            <w:r w:rsidR="002C7C8E" w:rsidRPr="225AD79D">
              <w:rPr>
                <w:rFonts w:ascii="Calibri Light" w:hAnsi="Calibri Light" w:cs="Calibri Light"/>
                <w:i/>
                <w:iCs/>
                <w:lang w:val="es-ES"/>
              </w:rPr>
              <w:t>,</w:t>
            </w:r>
            <w:r w:rsidRPr="225AD79D">
              <w:rPr>
                <w:rFonts w:ascii="Calibri Light" w:hAnsi="Calibri Light" w:cs="Calibri Light"/>
                <w:i/>
                <w:iCs/>
                <w:lang w:val="es-ES"/>
              </w:rPr>
              <w:t xml:space="preserve"> a través del Organismo Ejecutor, debe: (i) implementar procesos de participación con las partes interesadas de las actividades previstas en el Programa para garantizar que las comunidades afectadas sean informadas y consultadas sobre el avance de las actividades y la gestión socioambiental del Programa; (</w:t>
            </w:r>
            <w:proofErr w:type="spellStart"/>
            <w:r w:rsidRPr="225AD79D">
              <w:rPr>
                <w:rFonts w:ascii="Calibri Light" w:hAnsi="Calibri Light" w:cs="Calibri Light"/>
                <w:i/>
                <w:iCs/>
                <w:lang w:val="es-ES"/>
              </w:rPr>
              <w:t>ii</w:t>
            </w:r>
            <w:proofErr w:type="spellEnd"/>
            <w:r w:rsidRPr="225AD79D">
              <w:rPr>
                <w:rFonts w:ascii="Calibri Light" w:hAnsi="Calibri Light" w:cs="Calibri Light"/>
                <w:i/>
                <w:iCs/>
                <w:lang w:val="es-ES"/>
              </w:rPr>
              <w:t>) divulgar los instrumentos del Sistema de Gestión Ambiental y Social; (</w:t>
            </w:r>
            <w:proofErr w:type="spellStart"/>
            <w:r w:rsidRPr="225AD79D">
              <w:rPr>
                <w:rFonts w:ascii="Calibri Light" w:hAnsi="Calibri Light" w:cs="Calibri Light"/>
                <w:i/>
                <w:iCs/>
                <w:lang w:val="es-ES"/>
              </w:rPr>
              <w:t>iii</w:t>
            </w:r>
            <w:proofErr w:type="spellEnd"/>
            <w:r w:rsidRPr="225AD79D">
              <w:rPr>
                <w:rFonts w:ascii="Calibri Light" w:hAnsi="Calibri Light" w:cs="Calibri Light"/>
                <w:i/>
                <w:iCs/>
                <w:lang w:val="es-ES"/>
              </w:rPr>
              <w:t>) establecer, publicitar, mantener y operar un mecanismo de quejas y reclamos accesible para recibir y facilitar la atención de preocupaciones y resolución de quejas de la población afectada por el proyecto, y tomar todas las medidas necesarias y apropiadas para resolver o facilitar la resolución de dichas preocupaciones y quejas, en una manera aceptable para el Banco.</w:t>
            </w:r>
          </w:p>
          <w:p w14:paraId="66737D37" w14:textId="0384858C" w:rsidR="006D2C65" w:rsidRDefault="006D2C65" w:rsidP="225AD79D">
            <w:pPr>
              <w:pStyle w:val="ListParagraph"/>
              <w:numPr>
                <w:ilvl w:val="0"/>
                <w:numId w:val="22"/>
              </w:numPr>
              <w:jc w:val="both"/>
              <w:rPr>
                <w:rFonts w:ascii="Calibri Light" w:hAnsi="Calibri Light" w:cs="Calibri Light"/>
                <w:i/>
                <w:iCs/>
                <w:lang w:val="es-ES"/>
              </w:rPr>
            </w:pPr>
            <w:r w:rsidRPr="225AD79D">
              <w:rPr>
                <w:rFonts w:ascii="Calibri Light" w:hAnsi="Calibri Light" w:cs="Calibri Light"/>
                <w:i/>
                <w:iCs/>
                <w:lang w:val="es-ES"/>
              </w:rPr>
              <w:t xml:space="preserve">El Prestatario, a través del Organismo Ejecutor, se compromete a asegurar que en todos los documentos de licitación y contratos, a ser financiados con recursos del Préstamo se incluyan disposiciones que exijan que los solicitantes, oferentes, contratistas, consultores, representantes, miembros del personal, </w:t>
            </w:r>
            <w:proofErr w:type="spellStart"/>
            <w:r w:rsidRPr="225AD79D">
              <w:rPr>
                <w:rFonts w:ascii="Calibri Light" w:hAnsi="Calibri Light" w:cs="Calibri Light"/>
                <w:i/>
                <w:iCs/>
                <w:lang w:val="es-ES"/>
              </w:rPr>
              <w:t>subconsultores</w:t>
            </w:r>
            <w:proofErr w:type="spellEnd"/>
            <w:r w:rsidRPr="225AD79D">
              <w:rPr>
                <w:rFonts w:ascii="Calibri Light" w:hAnsi="Calibri Light" w:cs="Calibri Light"/>
                <w:i/>
                <w:iCs/>
                <w:lang w:val="es-ES"/>
              </w:rPr>
              <w:t xml:space="preserve">, subcontratistas, y proveedores de bienes y sus representantes, contratistas, consultores, miembros del personal, subcontratistas, </w:t>
            </w:r>
            <w:proofErr w:type="spellStart"/>
            <w:r w:rsidRPr="225AD79D">
              <w:rPr>
                <w:rFonts w:ascii="Calibri Light" w:hAnsi="Calibri Light" w:cs="Calibri Light"/>
                <w:i/>
                <w:iCs/>
                <w:lang w:val="es-ES"/>
              </w:rPr>
              <w:t>subconsultores</w:t>
            </w:r>
            <w:proofErr w:type="spellEnd"/>
            <w:r w:rsidRPr="225AD79D">
              <w:rPr>
                <w:rFonts w:ascii="Calibri Light" w:hAnsi="Calibri Light" w:cs="Calibri Light"/>
                <w:i/>
                <w:iCs/>
                <w:lang w:val="es-ES"/>
              </w:rPr>
              <w:t>, proveedores de servicios, concesionarios y entidades supervisoras se obliguen, entre otros aspectos, a: (a) adoptar y hacer cumplir el código de conducta del Programa, el cual deberá ser proporcionado y debidamente notificado a  todos sus trabajadores, donde se establecen las normas de comportamiento de los trabajadores en relación con las medidas de prevención y gestión de los riesgos ambientales, laborales y sociales del proyecto, incluyendo los riesgos de salud y seguridad ocupacional, violencia sexual y de género, discriminación, y abuso y explotación sexual infantil y de otras personas o grupos vulnerables, en cuanto ello resulte aplicable a las obras, servicios diferentes de consultoría, consultorías, y bienes.</w:t>
            </w:r>
          </w:p>
          <w:p w14:paraId="779783F7" w14:textId="77777777" w:rsidR="006D2C65" w:rsidRPr="00F6311D" w:rsidRDefault="006D2C65" w:rsidP="006D2C65">
            <w:pPr>
              <w:pStyle w:val="ListParagraph"/>
              <w:jc w:val="both"/>
              <w:rPr>
                <w:rFonts w:ascii="Calibri Light" w:hAnsi="Calibri Light" w:cs="Calibri Light"/>
                <w:i/>
                <w:iCs/>
                <w:lang w:val="es-ES_tradnl"/>
              </w:rPr>
            </w:pPr>
          </w:p>
          <w:p w14:paraId="0AAE8488" w14:textId="77777777" w:rsidR="006D2C65" w:rsidRDefault="006D2C65" w:rsidP="006D2C65">
            <w:pPr>
              <w:rPr>
                <w:rFonts w:ascii="Calibri Light" w:eastAsia="Times New Roman" w:hAnsi="Calibri Light" w:cs="Calibri Light"/>
                <w:lang w:val="es-ES"/>
              </w:rPr>
            </w:pPr>
            <w:r w:rsidRPr="00F6311D">
              <w:rPr>
                <w:rFonts w:ascii="Calibri Light" w:eastAsia="Times New Roman" w:hAnsi="Calibri Light" w:cs="Calibri Light"/>
                <w:u w:val="single"/>
                <w:lang w:val="es-ES_tradnl"/>
              </w:rPr>
              <w:t>Justificación</w:t>
            </w:r>
            <w:r w:rsidRPr="00F6311D">
              <w:rPr>
                <w:rFonts w:ascii="Calibri Light" w:eastAsia="Times New Roman" w:hAnsi="Calibri Light" w:cs="Calibri Light"/>
                <w:lang w:val="es-ES_tradnl"/>
              </w:rPr>
              <w:t xml:space="preserve">: </w:t>
            </w:r>
            <w:r w:rsidRPr="58B6E790">
              <w:rPr>
                <w:rFonts w:ascii="Calibri Light" w:eastAsia="Times New Roman" w:hAnsi="Calibri Light" w:cs="Calibri Light"/>
                <w:lang w:val="es"/>
              </w:rPr>
              <w:t>Esta condición es necesaria para dar cumplimiento con las activadas para la presente operación.</w:t>
            </w:r>
          </w:p>
          <w:p w14:paraId="641F1B2A" w14:textId="77777777" w:rsidR="006D2C65" w:rsidRDefault="006D2C65" w:rsidP="006D2C65">
            <w:pPr>
              <w:jc w:val="both"/>
              <w:rPr>
                <w:rFonts w:ascii="Calibri Light" w:hAnsi="Calibri Light" w:cs="Calibri Light"/>
                <w:b/>
                <w:bCs/>
                <w:lang w:val="es-ES_tradnl"/>
              </w:rPr>
            </w:pPr>
            <w:r w:rsidRPr="00F6311D">
              <w:rPr>
                <w:rFonts w:ascii="Calibri Light" w:hAnsi="Calibri Light" w:cs="Calibri Light"/>
                <w:b/>
                <w:bCs/>
                <w:lang w:val="es-ES_tradnl"/>
              </w:rPr>
              <w:t>Supervisión y Evaluación</w:t>
            </w:r>
          </w:p>
          <w:p w14:paraId="1861F838" w14:textId="1808259A" w:rsidR="006D2C65" w:rsidRDefault="006D2C65" w:rsidP="006D2C65">
            <w:pPr>
              <w:jc w:val="both"/>
              <w:rPr>
                <w:rFonts w:ascii="Calibri Light" w:hAnsi="Calibri Light" w:cs="Calibri Light"/>
                <w:lang w:val="es-ES_tradnl"/>
              </w:rPr>
            </w:pPr>
            <w:r w:rsidRPr="00F6311D">
              <w:rPr>
                <w:rFonts w:ascii="Calibri Light" w:hAnsi="Calibri Light" w:cs="Calibri Light"/>
                <w:lang w:val="es-ES_tradnl"/>
              </w:rPr>
              <w:t xml:space="preserve">Las siguientes dos cláusulas deben ser incluidas para </w:t>
            </w:r>
            <w:r w:rsidRPr="00F6311D">
              <w:rPr>
                <w:rFonts w:ascii="Calibri Light" w:hAnsi="Calibri Light" w:cs="Calibri Light"/>
                <w:b/>
                <w:bCs/>
                <w:u w:val="single"/>
                <w:lang w:val="es-ES_tradnl"/>
              </w:rPr>
              <w:t>todas</w:t>
            </w:r>
            <w:r w:rsidRPr="00F6311D">
              <w:rPr>
                <w:rFonts w:ascii="Calibri Light" w:hAnsi="Calibri Light" w:cs="Calibri Light"/>
                <w:lang w:val="es-ES_tradnl"/>
              </w:rPr>
              <w:t xml:space="preserve"> las operaciones categoría A, B y FI (riesgo sustancial y alto)</w:t>
            </w:r>
            <w:r>
              <w:rPr>
                <w:rFonts w:ascii="Calibri Light" w:hAnsi="Calibri Light" w:cs="Calibri Light"/>
                <w:lang w:val="es-ES_tradnl"/>
              </w:rPr>
              <w:t>.</w:t>
            </w:r>
          </w:p>
          <w:p w14:paraId="017C4DA5" w14:textId="71E6ED47" w:rsidR="006D2C65" w:rsidRPr="00F6311D" w:rsidRDefault="006D2C65" w:rsidP="225AD79D">
            <w:pPr>
              <w:pStyle w:val="ModelNrmlSingle"/>
              <w:numPr>
                <w:ilvl w:val="0"/>
                <w:numId w:val="24"/>
              </w:numPr>
              <w:spacing w:after="0"/>
              <w:rPr>
                <w:rFonts w:ascii="Calibri Light" w:eastAsiaTheme="minorEastAsia" w:hAnsi="Calibri Light" w:cs="Calibri Light"/>
                <w:i/>
                <w:iCs/>
                <w:lang w:val="es-ES"/>
              </w:rPr>
            </w:pPr>
            <w:r w:rsidRPr="225AD79D">
              <w:rPr>
                <w:rFonts w:ascii="Calibri Light" w:eastAsiaTheme="minorEastAsia" w:hAnsi="Calibri Light" w:cs="Calibri Light"/>
                <w:i/>
                <w:iCs/>
                <w:lang w:val="es-ES"/>
              </w:rPr>
              <w:t xml:space="preserve">El Prestatario, a través del Organismo Ejecutor, deberá asegurar que: </w:t>
            </w:r>
          </w:p>
          <w:p w14:paraId="18BB697E" w14:textId="77777777" w:rsidR="006D2C65" w:rsidRDefault="006D2C65" w:rsidP="225AD79D">
            <w:pPr>
              <w:pStyle w:val="ModelNrmlSingle"/>
              <w:numPr>
                <w:ilvl w:val="0"/>
                <w:numId w:val="25"/>
              </w:numPr>
              <w:spacing w:after="0"/>
              <w:rPr>
                <w:rFonts w:ascii="Calibri Light" w:eastAsiaTheme="minorEastAsia" w:hAnsi="Calibri Light" w:cs="Calibri Light"/>
                <w:i/>
                <w:iCs/>
                <w:lang w:val="es-ES"/>
              </w:rPr>
            </w:pPr>
            <w:r w:rsidRPr="225AD79D">
              <w:rPr>
                <w:rFonts w:ascii="Calibri Light" w:eastAsiaTheme="minorEastAsia" w:hAnsi="Calibri Light" w:cs="Calibri Light"/>
                <w:i/>
                <w:iCs/>
                <w:lang w:val="es-ES"/>
              </w:rPr>
              <w:t>Son tomadas todas las medidas necesarias para reportar al Banco, a través de informes regulares, sobre el estado de cumplimiento del PAAS y de la gestión ambiental y social del Proyecto, todos los informes en formato y contenido aceptable para el Banco, detallando al menos: (i) el estado de implementación del PAAS y SGAS; (</w:t>
            </w:r>
            <w:proofErr w:type="spellStart"/>
            <w:r w:rsidRPr="225AD79D">
              <w:rPr>
                <w:rFonts w:ascii="Calibri Light" w:eastAsiaTheme="minorEastAsia" w:hAnsi="Calibri Light" w:cs="Calibri Light"/>
                <w:i/>
                <w:iCs/>
                <w:lang w:val="es-ES"/>
              </w:rPr>
              <w:t>ii</w:t>
            </w:r>
            <w:proofErr w:type="spellEnd"/>
            <w:r w:rsidRPr="225AD79D">
              <w:rPr>
                <w:rFonts w:ascii="Calibri Light" w:eastAsiaTheme="minorEastAsia" w:hAnsi="Calibri Light" w:cs="Calibri Light"/>
                <w:i/>
                <w:iCs/>
                <w:lang w:val="es-ES"/>
              </w:rPr>
              <w:t>) condiciones, de haberlas, que interfieren o podrían interferir con la implementación del PAAS y SGAS; y (</w:t>
            </w:r>
            <w:proofErr w:type="spellStart"/>
            <w:r w:rsidRPr="225AD79D">
              <w:rPr>
                <w:rFonts w:ascii="Calibri Light" w:eastAsiaTheme="minorEastAsia" w:hAnsi="Calibri Light" w:cs="Calibri Light"/>
                <w:i/>
                <w:iCs/>
                <w:lang w:val="es-ES"/>
              </w:rPr>
              <w:t>iii</w:t>
            </w:r>
            <w:proofErr w:type="spellEnd"/>
            <w:r w:rsidRPr="225AD79D">
              <w:rPr>
                <w:rFonts w:ascii="Calibri Light" w:eastAsiaTheme="minorEastAsia" w:hAnsi="Calibri Light" w:cs="Calibri Light"/>
                <w:i/>
                <w:iCs/>
                <w:lang w:val="es-ES"/>
              </w:rPr>
              <w:t>) medidas correctivas y preventivas tomadas o que deban ser tomadas para abordar dichas condiciones; y</w:t>
            </w:r>
          </w:p>
          <w:p w14:paraId="68CAC33D" w14:textId="543AD6D1" w:rsidR="006D2C65" w:rsidRDefault="006D2C65" w:rsidP="225AD79D">
            <w:pPr>
              <w:pStyle w:val="ModelNrmlSingle"/>
              <w:numPr>
                <w:ilvl w:val="0"/>
                <w:numId w:val="25"/>
              </w:numPr>
              <w:spacing w:after="0"/>
              <w:rPr>
                <w:rFonts w:ascii="Calibri Light" w:eastAsiaTheme="minorEastAsia" w:hAnsi="Calibri Light" w:cs="Calibri Light"/>
                <w:i/>
                <w:iCs/>
                <w:lang w:val="es-ES"/>
              </w:rPr>
            </w:pPr>
            <w:r w:rsidRPr="225AD79D">
              <w:rPr>
                <w:rFonts w:ascii="Calibri Light" w:eastAsiaTheme="minorEastAsia" w:hAnsi="Calibri Light" w:cs="Calibri Light"/>
                <w:i/>
                <w:iCs/>
                <w:lang w:val="es-ES"/>
              </w:rPr>
              <w:t xml:space="preserve">Con respecto al Programa el Prestatario </w:t>
            </w:r>
            <w:r w:rsidR="00636D5F">
              <w:rPr>
                <w:rFonts w:ascii="Calibri Light" w:eastAsiaTheme="minorEastAsia" w:hAnsi="Calibri Light" w:cs="Calibri Light"/>
                <w:i/>
                <w:iCs/>
                <w:lang w:val="es-ES"/>
              </w:rPr>
              <w:t>y</w:t>
            </w:r>
            <w:r w:rsidRPr="225AD79D">
              <w:rPr>
                <w:rFonts w:ascii="Calibri Light" w:eastAsiaTheme="minorEastAsia" w:hAnsi="Calibri Light" w:cs="Calibri Light"/>
                <w:i/>
                <w:iCs/>
                <w:lang w:val="es-ES"/>
              </w:rPr>
              <w:t xml:space="preserve"> a través del Organismo Ejecutor notificará al Banco por escrito dentro de los 10 días hábiles posteriores a su conocimiento, de cualquier (1) incumplimiento material de los requisitos ambientales y sociales; (2) incidente o accidente relacionado a, o que tenga un impacto en el proyecto, que genere, o es probable que genere, un efecto adverso significativo negativo en el ambiente, las comunidades afectadas, el público o trabajadores; (3) conflictos sociales significativos reales o inminentes; o (4) cualquier riesgo e impacto ambiental y social recientemente identificado, que pueda afectar los aspectos ambientales y sociales del proyecto; en cada caso dicha notificación incluirá acciones tomadas o propuestas con respecto a tales eventos. </w:t>
            </w:r>
          </w:p>
          <w:p w14:paraId="45B0F6E7" w14:textId="77777777" w:rsidR="006D2C65" w:rsidRPr="00F6311D" w:rsidRDefault="006D2C65" w:rsidP="006D2C65">
            <w:pPr>
              <w:pStyle w:val="ModelNrmlSingle"/>
              <w:spacing w:after="0"/>
              <w:ind w:left="720" w:firstLine="0"/>
              <w:rPr>
                <w:rFonts w:ascii="Calibri Light" w:eastAsiaTheme="minorEastAsia" w:hAnsi="Calibri Light" w:cs="Calibri Light"/>
                <w:i/>
                <w:iCs/>
                <w:szCs w:val="22"/>
                <w:lang w:val="es-ES_tradnl"/>
              </w:rPr>
            </w:pPr>
          </w:p>
          <w:p w14:paraId="30FCE81E" w14:textId="5C7BC9ED" w:rsidR="006D2C65" w:rsidRDefault="006D2C65" w:rsidP="225AD79D">
            <w:pPr>
              <w:pStyle w:val="ModelNrmlSingle"/>
              <w:spacing w:after="0"/>
              <w:ind w:firstLine="0"/>
              <w:rPr>
                <w:rFonts w:ascii="Calibri Light" w:eastAsiaTheme="minorEastAsia" w:hAnsi="Calibri Light" w:cs="Calibri Light"/>
                <w:i/>
                <w:iCs/>
                <w:lang w:val="es-ES"/>
              </w:rPr>
            </w:pPr>
            <w:r w:rsidRPr="225AD79D">
              <w:rPr>
                <w:rFonts w:ascii="Calibri Light" w:eastAsiaTheme="minorEastAsia" w:hAnsi="Calibri Light" w:cs="Calibri Light"/>
                <w:i/>
                <w:iCs/>
                <w:lang w:val="es-ES"/>
              </w:rPr>
              <w:lastRenderedPageBreak/>
              <w:t xml:space="preserve">2. El Prestatario </w:t>
            </w:r>
            <w:r w:rsidR="00F248B4">
              <w:rPr>
                <w:rFonts w:ascii="Calibri Light" w:eastAsiaTheme="minorEastAsia" w:hAnsi="Calibri Light" w:cs="Calibri Light"/>
                <w:i/>
                <w:iCs/>
                <w:lang w:val="es-ES"/>
              </w:rPr>
              <w:t>por intermedio</w:t>
            </w:r>
            <w:r w:rsidRPr="225AD79D">
              <w:rPr>
                <w:rFonts w:ascii="Calibri Light" w:eastAsiaTheme="minorEastAsia" w:hAnsi="Calibri Light" w:cs="Calibri Light"/>
                <w:i/>
                <w:iCs/>
                <w:lang w:val="es-ES"/>
              </w:rPr>
              <w:t xml:space="preserve"> del Organismo Ejecutor, deberá preparar y presentar a satisfacción del Banco, un Informe de Cumplimiento de ESHS (ESCR), en la forma y contenido acordados con el Banco como parte del informe de progreso semestral</w:t>
            </w:r>
            <w:r w:rsidR="0060402A" w:rsidRPr="225AD79D">
              <w:rPr>
                <w:rFonts w:ascii="Calibri Light" w:eastAsiaTheme="minorEastAsia" w:hAnsi="Calibri Light" w:cs="Calibri Light"/>
                <w:i/>
                <w:iCs/>
                <w:lang w:val="es-ES"/>
              </w:rPr>
              <w:t xml:space="preserve"> y</w:t>
            </w:r>
            <w:r w:rsidRPr="225AD79D">
              <w:rPr>
                <w:rFonts w:ascii="Calibri Light" w:eastAsiaTheme="minorEastAsia" w:hAnsi="Calibri Light" w:cs="Calibri Light"/>
                <w:i/>
                <w:iCs/>
                <w:lang w:val="es-ES"/>
              </w:rPr>
              <w:t xml:space="preserve"> hasta dos años después del último desembolso.</w:t>
            </w:r>
          </w:p>
          <w:p w14:paraId="71618576" w14:textId="77777777" w:rsidR="006D2C65" w:rsidRPr="00F6311D" w:rsidRDefault="006D2C65" w:rsidP="006D2C65">
            <w:pPr>
              <w:pStyle w:val="ModelNrmlSingle"/>
              <w:spacing w:after="0"/>
              <w:ind w:firstLine="0"/>
              <w:rPr>
                <w:rFonts w:ascii="Calibri Light" w:eastAsiaTheme="minorEastAsia" w:hAnsi="Calibri Light" w:cs="Calibri Light"/>
                <w:i/>
                <w:iCs/>
                <w:szCs w:val="22"/>
                <w:lang w:val="es-ES_tradnl"/>
              </w:rPr>
            </w:pPr>
          </w:p>
          <w:p w14:paraId="68E0D3FC" w14:textId="4549F368" w:rsidR="006D2C65" w:rsidRPr="00F6311D" w:rsidRDefault="006D2C65" w:rsidP="006D2C65">
            <w:pPr>
              <w:jc w:val="both"/>
              <w:rPr>
                <w:rFonts w:ascii="Calibri Light" w:hAnsi="Calibri Light" w:cs="Calibri Light"/>
                <w:lang w:val="es-ES_tradnl"/>
              </w:rPr>
            </w:pPr>
            <w:r w:rsidRPr="00F6311D">
              <w:rPr>
                <w:rFonts w:ascii="Calibri Light" w:eastAsia="Times New Roman" w:hAnsi="Calibri Light" w:cs="Calibri Light"/>
                <w:u w:val="single"/>
                <w:lang w:val="es-ES_tradnl"/>
              </w:rPr>
              <w:t>Justificación</w:t>
            </w:r>
            <w:r w:rsidRPr="00F6311D">
              <w:rPr>
                <w:rFonts w:ascii="Calibri Light" w:eastAsia="Times New Roman" w:hAnsi="Calibri Light" w:cs="Calibri Light"/>
                <w:lang w:val="es-ES_tradnl"/>
              </w:rPr>
              <w:t xml:space="preserve">: </w:t>
            </w:r>
            <w:r w:rsidRPr="58B6E790">
              <w:rPr>
                <w:rFonts w:ascii="Calibri Light" w:eastAsia="Times New Roman" w:hAnsi="Calibri Light" w:cs="Calibri Light"/>
                <w:lang w:val="es-ES"/>
              </w:rPr>
              <w:t>Cl</w:t>
            </w:r>
            <w:r>
              <w:rPr>
                <w:rFonts w:ascii="Calibri Light" w:eastAsia="Times New Roman" w:hAnsi="Calibri Light" w:cs="Calibri Light"/>
                <w:lang w:val="es-ES"/>
              </w:rPr>
              <w:t>á</w:t>
            </w:r>
            <w:r w:rsidRPr="58B6E790">
              <w:rPr>
                <w:rFonts w:ascii="Calibri Light" w:eastAsia="Times New Roman" w:hAnsi="Calibri Light" w:cs="Calibri Light"/>
                <w:lang w:val="es-ES"/>
              </w:rPr>
              <w:t>usula que permitirá hacer el seguimiento del Plan de Acción Ambiental y Social, así como el cumplimiento del proceso de notificación al Banco de los temas críticos que pueden elevar el riesgo socio ambiental del Proyecto</w:t>
            </w:r>
            <w:r>
              <w:rPr>
                <w:rFonts w:ascii="Calibri Light" w:eastAsia="Times New Roman" w:hAnsi="Calibri Light" w:cs="Calibri Light"/>
                <w:lang w:val="es-ES"/>
              </w:rPr>
              <w:t>.</w:t>
            </w:r>
          </w:p>
        </w:tc>
      </w:tr>
      <w:tr w:rsidR="006D2C65" w:rsidRPr="00510EA6" w14:paraId="249BC2B8" w14:textId="77777777" w:rsidTr="68DAA7C8">
        <w:tc>
          <w:tcPr>
            <w:tcW w:w="9355" w:type="dxa"/>
            <w:shd w:val="clear" w:color="auto" w:fill="F2F2F2" w:themeFill="background1" w:themeFillShade="F2"/>
            <w:vAlign w:val="center"/>
          </w:tcPr>
          <w:p w14:paraId="2CCBE1A2" w14:textId="79F3BD39" w:rsidR="006D2C65" w:rsidRPr="00F6311D" w:rsidRDefault="006D2C65" w:rsidP="006D2C65">
            <w:pPr>
              <w:jc w:val="both"/>
              <w:rPr>
                <w:rFonts w:ascii="Calibri Light" w:hAnsi="Calibri Light" w:cs="Calibri Light"/>
                <w:b/>
                <w:bCs/>
                <w:lang w:val="es-ES_tradnl"/>
              </w:rPr>
            </w:pPr>
            <w:r w:rsidRPr="00F6311D">
              <w:rPr>
                <w:rFonts w:ascii="Calibri Light" w:hAnsi="Calibri Light" w:cs="Calibri Light"/>
                <w:b/>
                <w:bCs/>
                <w:lang w:val="es-ES_tradnl"/>
              </w:rPr>
              <w:lastRenderedPageBreak/>
              <w:t>B. Cláusulas para incorporar en las Estipulaciones Especiales caso por caso (basado en la clasificación de riesgo e impacto)</w:t>
            </w:r>
          </w:p>
        </w:tc>
      </w:tr>
      <w:tr w:rsidR="006D2C65" w:rsidRPr="00510EA6" w14:paraId="6FEB6135" w14:textId="77777777" w:rsidTr="68DAA7C8">
        <w:tc>
          <w:tcPr>
            <w:tcW w:w="9355" w:type="dxa"/>
            <w:shd w:val="clear" w:color="auto" w:fill="auto"/>
            <w:vAlign w:val="center"/>
          </w:tcPr>
          <w:p w14:paraId="59700E83" w14:textId="77777777" w:rsidR="006D2C65" w:rsidRPr="00F6311D" w:rsidRDefault="006D2C65" w:rsidP="006D2C65">
            <w:pPr>
              <w:rPr>
                <w:rFonts w:ascii="Calibri Light" w:eastAsia="Times New Roman" w:hAnsi="Calibri Light" w:cs="Calibri Light"/>
                <w:b/>
                <w:bCs/>
                <w:lang w:val="es-ES_tradnl"/>
              </w:rPr>
            </w:pPr>
            <w:r w:rsidRPr="00F6311D">
              <w:rPr>
                <w:rFonts w:ascii="Calibri Light" w:eastAsia="Times New Roman" w:hAnsi="Calibri Light" w:cs="Calibri Light"/>
                <w:b/>
                <w:bCs/>
                <w:lang w:val="es-ES_tradnl"/>
              </w:rPr>
              <w:t>Condiciones Especiales de Ejecución</w:t>
            </w:r>
          </w:p>
          <w:p w14:paraId="2FD5BF9B" w14:textId="652B5F47" w:rsidR="006D2C65" w:rsidRPr="00F6311D" w:rsidRDefault="006B558B" w:rsidP="225AD79D">
            <w:pPr>
              <w:jc w:val="both"/>
              <w:rPr>
                <w:rFonts w:ascii="Calibri Light" w:eastAsia="Times New Roman" w:hAnsi="Calibri Light" w:cs="Calibri Light"/>
                <w:i/>
                <w:iCs/>
                <w:lang w:val="es-ES"/>
              </w:rPr>
            </w:pPr>
            <w:r w:rsidRPr="225AD79D">
              <w:rPr>
                <w:rFonts w:ascii="Segoe UI" w:hAnsi="Segoe UI" w:cs="Segoe UI"/>
                <w:i/>
                <w:iCs/>
                <w:color w:val="242424"/>
                <w:sz w:val="21"/>
                <w:szCs w:val="21"/>
                <w:shd w:val="clear" w:color="auto" w:fill="FFFFFF"/>
                <w:lang w:val="es-419"/>
              </w:rPr>
              <w:t xml:space="preserve">El Prestatario, </w:t>
            </w:r>
            <w:r w:rsidR="001D2627">
              <w:rPr>
                <w:rFonts w:ascii="Segoe UI" w:hAnsi="Segoe UI" w:cs="Segoe UI"/>
                <w:i/>
                <w:iCs/>
                <w:color w:val="242424"/>
                <w:sz w:val="21"/>
                <w:szCs w:val="21"/>
                <w:shd w:val="clear" w:color="auto" w:fill="FFFFFF"/>
                <w:lang w:val="es-419"/>
              </w:rPr>
              <w:t>por intermedio</w:t>
            </w:r>
            <w:r w:rsidRPr="225AD79D">
              <w:rPr>
                <w:rFonts w:ascii="Segoe UI" w:hAnsi="Segoe UI" w:cs="Segoe UI"/>
                <w:i/>
                <w:iCs/>
                <w:color w:val="242424"/>
                <w:sz w:val="21"/>
                <w:szCs w:val="21"/>
                <w:shd w:val="clear" w:color="auto" w:fill="FFFFFF"/>
                <w:lang w:val="es-419"/>
              </w:rPr>
              <w:t xml:space="preserve"> del Organismo Ejecutor, no participar</w:t>
            </w:r>
            <w:r w:rsidR="001D2627">
              <w:rPr>
                <w:rFonts w:ascii="Segoe UI" w:hAnsi="Segoe UI" w:cs="Segoe UI"/>
                <w:i/>
                <w:iCs/>
                <w:color w:val="242424"/>
                <w:sz w:val="21"/>
                <w:szCs w:val="21"/>
                <w:shd w:val="clear" w:color="auto" w:fill="FFFFFF"/>
                <w:lang w:val="es-419"/>
              </w:rPr>
              <w:t>á</w:t>
            </w:r>
            <w:r w:rsidRPr="225AD79D">
              <w:rPr>
                <w:rFonts w:ascii="Segoe UI" w:hAnsi="Segoe UI" w:cs="Segoe UI"/>
                <w:i/>
                <w:iCs/>
                <w:color w:val="242424"/>
                <w:sz w:val="21"/>
                <w:szCs w:val="21"/>
                <w:shd w:val="clear" w:color="auto" w:fill="FFFFFF"/>
                <w:lang w:val="es-419"/>
              </w:rPr>
              <w:t xml:space="preserve"> en ninguna de las siguientes actividades con respecto al Programa y/o subproyectos: proyectos categoría A, actividades de reasentamiento o impactos negativos sobre pueblos indígenas, actividades sobre hábitat natural crítico, y proyectos cuya Categorización de Riesgo de Desastres y Cambio Climático sea alta.</w:t>
            </w:r>
          </w:p>
          <w:p w14:paraId="0689CF89" w14:textId="36246564" w:rsidR="006D2C65" w:rsidRPr="00F6311D" w:rsidRDefault="006D2C65" w:rsidP="006D2C65">
            <w:pPr>
              <w:jc w:val="both"/>
              <w:rPr>
                <w:rFonts w:ascii="Calibri Light" w:hAnsi="Calibri Light" w:cs="Calibri Light"/>
                <w:b/>
                <w:bCs/>
                <w:lang w:val="es-ES_tradnl"/>
              </w:rPr>
            </w:pPr>
            <w:r w:rsidRPr="00F6311D">
              <w:rPr>
                <w:rFonts w:ascii="Calibri Light" w:eastAsia="Times New Roman" w:hAnsi="Calibri Light" w:cs="Calibri Light"/>
                <w:u w:val="single"/>
                <w:lang w:val="es-ES_tradnl"/>
              </w:rPr>
              <w:t>Justificación</w:t>
            </w:r>
            <w:r w:rsidRPr="00F6311D">
              <w:rPr>
                <w:rFonts w:ascii="Calibri Light" w:eastAsia="Times New Roman" w:hAnsi="Calibri Light" w:cs="Calibri Light"/>
                <w:lang w:val="es-ES_tradnl"/>
              </w:rPr>
              <w:t xml:space="preserve">: </w:t>
            </w:r>
            <w:r w:rsidRPr="08F19771">
              <w:rPr>
                <w:rFonts w:ascii="Calibri Light" w:eastAsia="Times New Roman" w:hAnsi="Calibri Light" w:cs="Calibri Light"/>
                <w:lang w:val="es"/>
              </w:rPr>
              <w:t>Esta condición es necesaria para mantener la Categoría B.</w:t>
            </w:r>
          </w:p>
        </w:tc>
      </w:tr>
      <w:tr w:rsidR="006D2C65" w:rsidRPr="00510EA6" w14:paraId="0DE5B55D" w14:textId="77777777" w:rsidTr="68DAA7C8">
        <w:tc>
          <w:tcPr>
            <w:tcW w:w="9355" w:type="dxa"/>
            <w:shd w:val="clear" w:color="auto" w:fill="F2F2F2" w:themeFill="background1" w:themeFillShade="F2"/>
            <w:vAlign w:val="center"/>
          </w:tcPr>
          <w:p w14:paraId="0925E598" w14:textId="50971F9F" w:rsidR="006D2C65" w:rsidRPr="00F6311D" w:rsidRDefault="006D2C65" w:rsidP="006D2C65">
            <w:pPr>
              <w:jc w:val="both"/>
              <w:rPr>
                <w:rFonts w:ascii="Calibri Light" w:hAnsi="Calibri Light" w:cs="Calibri Light"/>
                <w:lang w:val="es-ES_tradnl"/>
              </w:rPr>
            </w:pPr>
            <w:r w:rsidRPr="00F6311D">
              <w:rPr>
                <w:rFonts w:ascii="Calibri Light" w:hAnsi="Calibri Light" w:cs="Calibri Light"/>
                <w:b/>
                <w:bCs/>
                <w:lang w:val="es-ES_tradnl"/>
              </w:rPr>
              <w:t>C. Disposiciones para incluir en el ROP</w:t>
            </w:r>
          </w:p>
        </w:tc>
      </w:tr>
      <w:tr w:rsidR="006D2C65" w:rsidRPr="00510EA6" w14:paraId="74342186" w14:textId="77777777" w:rsidTr="68DAA7C8">
        <w:tc>
          <w:tcPr>
            <w:tcW w:w="9355" w:type="dxa"/>
            <w:shd w:val="clear" w:color="auto" w:fill="auto"/>
            <w:vAlign w:val="center"/>
          </w:tcPr>
          <w:p w14:paraId="64E27C44" w14:textId="77777777" w:rsidR="006D2C65" w:rsidRPr="00F6311D" w:rsidRDefault="006D2C65" w:rsidP="006D2C65">
            <w:pPr>
              <w:rPr>
                <w:rFonts w:ascii="Calibri Light" w:eastAsia="Times New Roman" w:hAnsi="Calibri Light" w:cs="Calibri Light"/>
                <w:lang w:val="es-ES_tradnl"/>
              </w:rPr>
            </w:pPr>
            <w:r w:rsidRPr="00F6311D">
              <w:rPr>
                <w:rFonts w:ascii="Calibri Light" w:eastAsia="Times New Roman" w:hAnsi="Calibri Light" w:cs="Calibri Light"/>
                <w:lang w:val="es-ES_tradnl"/>
              </w:rPr>
              <w:t>La siguiente disposición normalmente debería incluirse en el ROP:</w:t>
            </w:r>
          </w:p>
          <w:p w14:paraId="5FC63A5B" w14:textId="77777777" w:rsidR="006D2C65" w:rsidRDefault="006D2C65" w:rsidP="006D2C65">
            <w:pPr>
              <w:pStyle w:val="ListParagraph"/>
              <w:numPr>
                <w:ilvl w:val="0"/>
                <w:numId w:val="14"/>
              </w:numPr>
              <w:jc w:val="both"/>
              <w:rPr>
                <w:rFonts w:ascii="Calibri Light" w:eastAsia="Times New Roman" w:hAnsi="Calibri Light" w:cs="Calibri Light"/>
                <w:i/>
                <w:iCs/>
                <w:lang w:val="es-ES_tradnl"/>
              </w:rPr>
            </w:pPr>
            <w:r w:rsidRPr="00F6311D">
              <w:rPr>
                <w:rFonts w:ascii="Calibri Light" w:eastAsia="Times New Roman" w:hAnsi="Calibri Light" w:cs="Calibri Light"/>
                <w:i/>
                <w:iCs/>
                <w:lang w:val="es-ES_tradnl"/>
              </w:rPr>
              <w:t xml:space="preserve">Cualquier cambio sustancial al Sistema de Gestión Ambiental y Social (SGAS) </w:t>
            </w:r>
            <w:r>
              <w:rPr>
                <w:rFonts w:ascii="Calibri Light" w:eastAsia="Times New Roman" w:hAnsi="Calibri Light" w:cs="Calibri Light"/>
                <w:i/>
                <w:iCs/>
                <w:lang w:val="es-ES_tradnl"/>
              </w:rPr>
              <w:t>y a sus instrumentos</w:t>
            </w:r>
            <w:r w:rsidRPr="00F6311D">
              <w:rPr>
                <w:rFonts w:ascii="Calibri Light" w:eastAsia="Times New Roman" w:hAnsi="Calibri Light" w:cs="Calibri Light"/>
                <w:i/>
                <w:iCs/>
                <w:lang w:val="es-ES_tradnl"/>
              </w:rPr>
              <w:t xml:space="preserve">, debe ser por escrito y aprobado por el Banco de manera consistente con las </w:t>
            </w:r>
            <w:proofErr w:type="spellStart"/>
            <w:r w:rsidRPr="00F6311D">
              <w:rPr>
                <w:rFonts w:ascii="Calibri Light" w:eastAsia="Times New Roman" w:hAnsi="Calibri Light" w:cs="Calibri Light"/>
                <w:i/>
                <w:iCs/>
                <w:lang w:val="es-ES_tradnl"/>
              </w:rPr>
              <w:t>NDASs</w:t>
            </w:r>
            <w:proofErr w:type="spellEnd"/>
            <w:r w:rsidRPr="00F6311D">
              <w:rPr>
                <w:rFonts w:ascii="Calibri Light" w:eastAsia="Times New Roman" w:hAnsi="Calibri Light" w:cs="Calibri Light"/>
                <w:i/>
                <w:iCs/>
                <w:lang w:val="es-ES_tradnl"/>
              </w:rPr>
              <w:t xml:space="preserve"> del Banco.</w:t>
            </w:r>
          </w:p>
          <w:p w14:paraId="52B9A659" w14:textId="77777777" w:rsidR="006D2C65" w:rsidRPr="00F6311D" w:rsidRDefault="006D2C65" w:rsidP="006D2C65">
            <w:pPr>
              <w:pStyle w:val="ListParagraph"/>
              <w:jc w:val="both"/>
              <w:rPr>
                <w:rFonts w:ascii="Calibri Light" w:eastAsia="Times New Roman" w:hAnsi="Calibri Light" w:cs="Calibri Light"/>
                <w:i/>
                <w:iCs/>
                <w:lang w:val="es-ES_tradnl"/>
              </w:rPr>
            </w:pPr>
          </w:p>
          <w:p w14:paraId="406B6CA7" w14:textId="372F96C0" w:rsidR="006D2C65" w:rsidRPr="00F6311D" w:rsidRDefault="006D2C65" w:rsidP="006D2C65">
            <w:pPr>
              <w:jc w:val="both"/>
              <w:rPr>
                <w:rFonts w:ascii="Calibri Light" w:hAnsi="Calibri Light" w:cs="Calibri Light"/>
                <w:lang w:val="es-ES_tradnl"/>
              </w:rPr>
            </w:pPr>
            <w:r w:rsidRPr="00F6311D">
              <w:rPr>
                <w:rFonts w:ascii="Calibri Light" w:eastAsia="Times New Roman" w:hAnsi="Calibri Light" w:cs="Calibri Light"/>
                <w:lang w:val="es-ES_tradnl"/>
              </w:rPr>
              <w:t>En caso de no tener un ROP, esta disposición debe ser incluida en las Estipulaciones Especiales del contrato</w:t>
            </w:r>
            <w:r>
              <w:rPr>
                <w:rFonts w:ascii="Calibri Light" w:eastAsia="Times New Roman" w:hAnsi="Calibri Light" w:cs="Calibri Light"/>
                <w:lang w:val="es-ES_tradnl"/>
              </w:rPr>
              <w:t>.</w:t>
            </w:r>
          </w:p>
        </w:tc>
      </w:tr>
    </w:tbl>
    <w:p w14:paraId="6163CDA4" w14:textId="77777777" w:rsidR="00751F01" w:rsidRPr="006B3D34" w:rsidRDefault="00751F01">
      <w:pPr>
        <w:rPr>
          <w:rFonts w:ascii="Calibri Light" w:hAnsi="Calibri Light" w:cs="Calibri Light"/>
          <w:b/>
          <w:bCs/>
          <w:lang w:val="es-ES_tradnl"/>
        </w:rPr>
        <w:sectPr w:rsidR="00751F01" w:rsidRPr="006B3D34" w:rsidSect="00751F01">
          <w:pgSz w:w="12240" w:h="15840"/>
          <w:pgMar w:top="1440" w:right="1440" w:bottom="1440" w:left="1440" w:header="720" w:footer="720" w:gutter="0"/>
          <w:cols w:space="720"/>
          <w:docGrid w:linePitch="360"/>
        </w:sectPr>
      </w:pPr>
    </w:p>
    <w:tbl>
      <w:tblPr>
        <w:tblStyle w:val="TableGrid"/>
        <w:tblW w:w="13135" w:type="dxa"/>
        <w:tblLook w:val="04A0" w:firstRow="1" w:lastRow="0" w:firstColumn="1" w:lastColumn="0" w:noHBand="0" w:noVBand="1"/>
      </w:tblPr>
      <w:tblGrid>
        <w:gridCol w:w="13135"/>
      </w:tblGrid>
      <w:tr w:rsidR="00365B5A" w:rsidRPr="00510EA6" w14:paraId="5A4E0F5A" w14:textId="77777777" w:rsidTr="5580B22C">
        <w:tc>
          <w:tcPr>
            <w:tcW w:w="13135" w:type="dxa"/>
            <w:shd w:val="clear" w:color="auto" w:fill="F2F2F2" w:themeFill="background1" w:themeFillShade="F2"/>
            <w:vAlign w:val="center"/>
          </w:tcPr>
          <w:p w14:paraId="2B1185FD" w14:textId="2650B502" w:rsidR="00365B5A" w:rsidRPr="0004327F" w:rsidRDefault="006C52A1" w:rsidP="0046349F">
            <w:pPr>
              <w:spacing w:before="60" w:after="60"/>
              <w:rPr>
                <w:rFonts w:ascii="Calibri Light" w:hAnsi="Calibri Light" w:cs="Calibri Light"/>
                <w:b/>
                <w:bCs/>
                <w:lang w:val="pt-BR"/>
              </w:rPr>
            </w:pPr>
            <w:r w:rsidRPr="0004327F">
              <w:rPr>
                <w:rFonts w:ascii="Calibri Light" w:hAnsi="Calibri Light" w:cs="Calibri Light"/>
                <w:b/>
                <w:bCs/>
                <w:lang w:val="pt-BR"/>
              </w:rPr>
              <w:lastRenderedPageBreak/>
              <w:t>Anexo</w:t>
            </w:r>
            <w:r w:rsidR="00365B5A" w:rsidRPr="0004327F">
              <w:rPr>
                <w:rFonts w:ascii="Calibri Light" w:hAnsi="Calibri Light" w:cs="Calibri Light"/>
                <w:b/>
                <w:bCs/>
                <w:lang w:val="pt-BR"/>
              </w:rPr>
              <w:t xml:space="preserve"> C. </w:t>
            </w:r>
            <w:r w:rsidR="0004327F" w:rsidRPr="0004327F">
              <w:rPr>
                <w:rFonts w:ascii="Calibri Light" w:hAnsi="Calibri Light" w:cs="Calibri Light"/>
                <w:b/>
                <w:bCs/>
                <w:lang w:val="pt-BR"/>
              </w:rPr>
              <w:t>Mapas A&amp;S</w:t>
            </w:r>
          </w:p>
        </w:tc>
      </w:tr>
      <w:tr w:rsidR="00365B5A" w:rsidRPr="00B6378C" w14:paraId="19E6CF80" w14:textId="77777777" w:rsidTr="5580B22C">
        <w:tc>
          <w:tcPr>
            <w:tcW w:w="13135" w:type="dxa"/>
            <w:shd w:val="clear" w:color="auto" w:fill="auto"/>
            <w:vAlign w:val="center"/>
          </w:tcPr>
          <w:p w14:paraId="7B590B3E" w14:textId="675F636F" w:rsidR="007D4BC6" w:rsidRPr="00550941" w:rsidRDefault="007D4BC6" w:rsidP="007D4BC6">
            <w:pPr>
              <w:spacing w:before="120" w:after="120"/>
              <w:jc w:val="center"/>
              <w:rPr>
                <w:rFonts w:ascii="Calibri Light" w:hAnsi="Calibri Light" w:cs="Calibri Light"/>
                <w:b/>
                <w:bCs/>
                <w:i/>
                <w:iCs/>
                <w:lang w:val="es-ES_tradnl"/>
              </w:rPr>
            </w:pPr>
            <w:r w:rsidRPr="00550941">
              <w:rPr>
                <w:rFonts w:ascii="Calibri Light" w:hAnsi="Calibri Light" w:cs="Calibri Light"/>
                <w:b/>
                <w:bCs/>
                <w:i/>
                <w:iCs/>
                <w:lang w:val="es-ES_tradnl"/>
              </w:rPr>
              <w:t xml:space="preserve">Mapa 1. </w:t>
            </w:r>
            <w:r>
              <w:rPr>
                <w:rFonts w:ascii="Calibri Light" w:hAnsi="Calibri Light" w:cs="Calibri Light"/>
                <w:b/>
                <w:bCs/>
                <w:i/>
                <w:iCs/>
                <w:lang w:val="es-ES_tradnl"/>
              </w:rPr>
              <w:t>Localización de la</w:t>
            </w:r>
            <w:r w:rsidRPr="00550941">
              <w:rPr>
                <w:rFonts w:ascii="Calibri Light" w:hAnsi="Calibri Light" w:cs="Calibri Light"/>
                <w:b/>
                <w:bCs/>
                <w:i/>
                <w:iCs/>
                <w:lang w:val="es-ES_tradnl"/>
              </w:rPr>
              <w:t xml:space="preserve"> muestra del programa</w:t>
            </w:r>
          </w:p>
          <w:p w14:paraId="1800657C" w14:textId="59C49CFA" w:rsidR="007D4BC6" w:rsidRDefault="007D4BC6" w:rsidP="5580B22C">
            <w:pPr>
              <w:spacing w:before="120" w:after="120"/>
              <w:jc w:val="center"/>
              <w:rPr>
                <w:rFonts w:ascii="Calibri Light" w:hAnsi="Calibri Light" w:cs="Calibri Light"/>
                <w:b/>
                <w:bCs/>
                <w:i/>
                <w:iCs/>
                <w:lang w:val="es-ES"/>
              </w:rPr>
            </w:pPr>
            <w:r w:rsidRPr="007D4BC6">
              <w:rPr>
                <w:rFonts w:ascii="Calibri Light" w:hAnsi="Calibri Light" w:cs="Calibri Light"/>
                <w:b/>
                <w:bCs/>
                <w:i/>
                <w:iCs/>
                <w:noProof/>
                <w:lang w:val="es-ES_tradnl"/>
              </w:rPr>
              <w:drawing>
                <wp:inline distT="0" distB="0" distL="0" distR="0" wp14:anchorId="03915EB9" wp14:editId="03F9C76B">
                  <wp:extent cx="5423026" cy="512810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1249" cy="5135878"/>
                          </a:xfrm>
                          <a:prstGeom prst="rect">
                            <a:avLst/>
                          </a:prstGeom>
                          <a:noFill/>
                          <a:ln>
                            <a:noFill/>
                          </a:ln>
                        </pic:spPr>
                      </pic:pic>
                    </a:graphicData>
                  </a:graphic>
                </wp:inline>
              </w:drawing>
            </w:r>
          </w:p>
          <w:p w14:paraId="0ABBA0D2" w14:textId="09E59EB9" w:rsidR="00365B5A" w:rsidRPr="00B4010B" w:rsidRDefault="00360829" w:rsidP="00B4010B">
            <w:pPr>
              <w:spacing w:before="120" w:after="120"/>
              <w:jc w:val="center"/>
              <w:rPr>
                <w:rFonts w:ascii="Calibri Light" w:hAnsi="Calibri Light" w:cs="Calibri Light"/>
                <w:b/>
                <w:bCs/>
                <w:i/>
                <w:iCs/>
                <w:lang w:val="es-ES_tradnl"/>
              </w:rPr>
            </w:pPr>
            <w:r w:rsidRPr="00B4010B">
              <w:rPr>
                <w:rFonts w:ascii="Calibri Light" w:hAnsi="Calibri Light" w:cs="Calibri Light"/>
                <w:b/>
                <w:bCs/>
                <w:i/>
                <w:iCs/>
                <w:lang w:val="es-ES_tradnl"/>
              </w:rPr>
              <w:lastRenderedPageBreak/>
              <w:t xml:space="preserve">Mapa </w:t>
            </w:r>
            <w:r w:rsidR="0078644C">
              <w:rPr>
                <w:rFonts w:ascii="Calibri Light" w:hAnsi="Calibri Light" w:cs="Calibri Light"/>
                <w:b/>
                <w:bCs/>
                <w:i/>
                <w:iCs/>
                <w:lang w:val="es-ES_tradnl"/>
              </w:rPr>
              <w:t>2</w:t>
            </w:r>
            <w:r w:rsidRPr="00B4010B">
              <w:rPr>
                <w:rFonts w:ascii="Calibri Light" w:hAnsi="Calibri Light" w:cs="Calibri Light"/>
                <w:b/>
                <w:bCs/>
                <w:i/>
                <w:iCs/>
                <w:lang w:val="es-ES_tradnl"/>
              </w:rPr>
              <w:t>. Amenaza</w:t>
            </w:r>
            <w:r w:rsidR="008A0CDA" w:rsidRPr="00B4010B">
              <w:rPr>
                <w:rFonts w:ascii="Calibri Light" w:hAnsi="Calibri Light" w:cs="Calibri Light"/>
                <w:b/>
                <w:bCs/>
                <w:i/>
                <w:iCs/>
                <w:lang w:val="es-ES_tradnl"/>
              </w:rPr>
              <w:t xml:space="preserve"> por terremoto en área de influencia de la muestra del programa</w:t>
            </w:r>
          </w:p>
          <w:p w14:paraId="505CE8DD" w14:textId="3AF8AF5F" w:rsidR="008A0CDA" w:rsidRDefault="008A0CDA" w:rsidP="008A0CDA">
            <w:pPr>
              <w:spacing w:before="120" w:after="120"/>
              <w:jc w:val="center"/>
              <w:rPr>
                <w:rFonts w:ascii="Calibri Light" w:hAnsi="Calibri Light" w:cs="Calibri Light"/>
                <w:i/>
                <w:iCs/>
                <w:lang w:val="es-ES_tradnl"/>
              </w:rPr>
            </w:pPr>
            <w:r>
              <w:rPr>
                <w:noProof/>
              </w:rPr>
              <w:drawing>
                <wp:inline distT="0" distB="0" distL="0" distR="0" wp14:anchorId="548A550B" wp14:editId="6888B54A">
                  <wp:extent cx="5547275" cy="533249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010" r="79654" b="20448"/>
                          <a:stretch/>
                        </pic:blipFill>
                        <pic:spPr bwMode="auto">
                          <a:xfrm>
                            <a:off x="0" y="0"/>
                            <a:ext cx="5574904" cy="5359050"/>
                          </a:xfrm>
                          <a:prstGeom prst="rect">
                            <a:avLst/>
                          </a:prstGeom>
                          <a:ln>
                            <a:noFill/>
                          </a:ln>
                          <a:extLst>
                            <a:ext uri="{53640926-AAD7-44D8-BBD7-CCE9431645EC}">
                              <a14:shadowObscured xmlns:a14="http://schemas.microsoft.com/office/drawing/2010/main"/>
                            </a:ext>
                          </a:extLst>
                        </pic:spPr>
                      </pic:pic>
                    </a:graphicData>
                  </a:graphic>
                </wp:inline>
              </w:drawing>
            </w:r>
          </w:p>
          <w:p w14:paraId="16D75167" w14:textId="77777777" w:rsidR="008A0CDA" w:rsidRDefault="008A0CDA" w:rsidP="008A0CDA">
            <w:pPr>
              <w:spacing w:before="120" w:after="120"/>
              <w:jc w:val="center"/>
              <w:rPr>
                <w:rFonts w:ascii="Calibri Light" w:hAnsi="Calibri Light" w:cs="Calibri Light"/>
                <w:i/>
                <w:iCs/>
                <w:lang w:val="es-ES_tradnl"/>
              </w:rPr>
            </w:pPr>
          </w:p>
          <w:p w14:paraId="15E0EEC6" w14:textId="0EC4DD1D" w:rsidR="008A0CDA" w:rsidRDefault="008A0CDA" w:rsidP="008A0CDA">
            <w:pPr>
              <w:spacing w:before="120" w:after="120"/>
              <w:jc w:val="center"/>
              <w:rPr>
                <w:rFonts w:ascii="Calibri Light" w:hAnsi="Calibri Light" w:cs="Calibri Light"/>
                <w:b/>
                <w:bCs/>
                <w:i/>
                <w:iCs/>
                <w:lang w:val="es-ES_tradnl"/>
              </w:rPr>
            </w:pPr>
            <w:r w:rsidRPr="00A150B3">
              <w:rPr>
                <w:rFonts w:ascii="Calibri Light" w:hAnsi="Calibri Light" w:cs="Calibri Light"/>
                <w:b/>
                <w:bCs/>
                <w:i/>
                <w:iCs/>
                <w:lang w:val="es-ES_tradnl"/>
              </w:rPr>
              <w:lastRenderedPageBreak/>
              <w:t xml:space="preserve">Mapa </w:t>
            </w:r>
            <w:r w:rsidR="0078644C">
              <w:rPr>
                <w:rFonts w:ascii="Calibri Light" w:hAnsi="Calibri Light" w:cs="Calibri Light"/>
                <w:b/>
                <w:bCs/>
                <w:i/>
                <w:iCs/>
                <w:lang w:val="es-ES_tradnl"/>
              </w:rPr>
              <w:t>3</w:t>
            </w:r>
            <w:r w:rsidRPr="00A150B3">
              <w:rPr>
                <w:rFonts w:ascii="Calibri Light" w:hAnsi="Calibri Light" w:cs="Calibri Light"/>
                <w:b/>
                <w:bCs/>
                <w:i/>
                <w:iCs/>
                <w:lang w:val="es-ES_tradnl"/>
              </w:rPr>
              <w:t xml:space="preserve">. Amenaza por </w:t>
            </w:r>
            <w:r w:rsidR="002805C2">
              <w:rPr>
                <w:rFonts w:ascii="Calibri Light" w:hAnsi="Calibri Light" w:cs="Calibri Light"/>
                <w:b/>
                <w:bCs/>
                <w:i/>
                <w:iCs/>
                <w:lang w:val="es-ES_tradnl"/>
              </w:rPr>
              <w:t xml:space="preserve">erupción volcánica </w:t>
            </w:r>
            <w:r w:rsidRPr="00A150B3">
              <w:rPr>
                <w:rFonts w:ascii="Calibri Light" w:hAnsi="Calibri Light" w:cs="Calibri Light"/>
                <w:b/>
                <w:bCs/>
                <w:i/>
                <w:iCs/>
                <w:lang w:val="es-ES_tradnl"/>
              </w:rPr>
              <w:t>en área de influencia de la muestra del programa</w:t>
            </w:r>
          </w:p>
          <w:p w14:paraId="144B6ECA" w14:textId="38BCC34F" w:rsidR="002805C2" w:rsidRPr="00A150B3" w:rsidRDefault="002805C2" w:rsidP="008A0CDA">
            <w:pPr>
              <w:spacing w:before="120" w:after="120"/>
              <w:jc w:val="center"/>
              <w:rPr>
                <w:rFonts w:ascii="Calibri Light" w:hAnsi="Calibri Light" w:cs="Calibri Light"/>
                <w:b/>
                <w:bCs/>
                <w:i/>
                <w:iCs/>
                <w:lang w:val="es-ES_tradnl"/>
              </w:rPr>
            </w:pPr>
            <w:r w:rsidRPr="002805C2">
              <w:rPr>
                <w:rFonts w:ascii="Calibri Light" w:hAnsi="Calibri Light" w:cs="Calibri Light"/>
                <w:b/>
                <w:bCs/>
                <w:i/>
                <w:iCs/>
                <w:noProof/>
                <w:lang w:val="es-ES_tradnl"/>
              </w:rPr>
              <w:drawing>
                <wp:inline distT="0" distB="0" distL="0" distR="0" wp14:anchorId="3C9D794D" wp14:editId="7C5C05F0">
                  <wp:extent cx="5658165" cy="54682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5803" cy="5475674"/>
                          </a:xfrm>
                          <a:prstGeom prst="rect">
                            <a:avLst/>
                          </a:prstGeom>
                        </pic:spPr>
                      </pic:pic>
                    </a:graphicData>
                  </a:graphic>
                </wp:inline>
              </w:drawing>
            </w:r>
          </w:p>
          <w:p w14:paraId="2A143FE1" w14:textId="3140D0DD" w:rsidR="00C72ECB" w:rsidRDefault="00C72ECB" w:rsidP="008A0CDA">
            <w:pPr>
              <w:spacing w:before="120" w:after="120"/>
              <w:jc w:val="center"/>
              <w:rPr>
                <w:rFonts w:ascii="Calibri Light" w:hAnsi="Calibri Light" w:cs="Calibri Light"/>
                <w:i/>
                <w:iCs/>
                <w:lang w:val="es-ES_tradnl"/>
              </w:rPr>
            </w:pPr>
            <w:r w:rsidRPr="00B4010B">
              <w:rPr>
                <w:rFonts w:ascii="Calibri Light" w:hAnsi="Calibri Light" w:cs="Calibri Light"/>
                <w:b/>
                <w:bCs/>
                <w:i/>
                <w:iCs/>
                <w:lang w:val="es-ES_tradnl"/>
              </w:rPr>
              <w:lastRenderedPageBreak/>
              <w:t xml:space="preserve">Mapa </w:t>
            </w:r>
            <w:r w:rsidR="0078644C">
              <w:rPr>
                <w:rFonts w:ascii="Calibri Light" w:hAnsi="Calibri Light" w:cs="Calibri Light"/>
                <w:b/>
                <w:bCs/>
                <w:i/>
                <w:iCs/>
                <w:lang w:val="es-ES_tradnl"/>
              </w:rPr>
              <w:t>4</w:t>
            </w:r>
            <w:r w:rsidRPr="00B4010B">
              <w:rPr>
                <w:rFonts w:ascii="Calibri Light" w:hAnsi="Calibri Light" w:cs="Calibri Light"/>
                <w:b/>
                <w:bCs/>
                <w:i/>
                <w:iCs/>
                <w:lang w:val="es-ES_tradnl"/>
              </w:rPr>
              <w:t>.</w:t>
            </w:r>
            <w:r w:rsidRPr="00C72ECB">
              <w:rPr>
                <w:rFonts w:ascii="Calibri Light" w:hAnsi="Calibri Light" w:cs="Calibri Light"/>
                <w:b/>
                <w:i/>
                <w:lang w:val="es-ES_tradnl"/>
              </w:rPr>
              <w:t xml:space="preserve"> Amenaz</w:t>
            </w:r>
            <w:r w:rsidRPr="00A150B3">
              <w:rPr>
                <w:rFonts w:ascii="Calibri Light" w:hAnsi="Calibri Light" w:cs="Calibri Light"/>
                <w:b/>
                <w:bCs/>
                <w:i/>
                <w:iCs/>
                <w:lang w:val="es-ES_tradnl"/>
              </w:rPr>
              <w:t xml:space="preserve">a por </w:t>
            </w:r>
            <w:r>
              <w:rPr>
                <w:rFonts w:ascii="Calibri Light" w:hAnsi="Calibri Light" w:cs="Calibri Light"/>
                <w:b/>
                <w:bCs/>
                <w:i/>
                <w:iCs/>
                <w:lang w:val="es-ES_tradnl"/>
              </w:rPr>
              <w:t xml:space="preserve">erupción volcánica </w:t>
            </w:r>
            <w:r w:rsidRPr="00A150B3">
              <w:rPr>
                <w:rFonts w:ascii="Calibri Light" w:hAnsi="Calibri Light" w:cs="Calibri Light"/>
                <w:b/>
                <w:bCs/>
                <w:i/>
                <w:iCs/>
                <w:lang w:val="es-ES_tradnl"/>
              </w:rPr>
              <w:t>en área de influencia de la muestra del programa</w:t>
            </w:r>
          </w:p>
          <w:p w14:paraId="5B025D85" w14:textId="39287A9B" w:rsidR="00F259F3" w:rsidRDefault="00C72ECB" w:rsidP="00F259F3">
            <w:pPr>
              <w:spacing w:before="120" w:after="120"/>
              <w:jc w:val="center"/>
              <w:rPr>
                <w:rFonts w:ascii="Calibri Light" w:hAnsi="Calibri Light" w:cs="Calibri Light"/>
                <w:i/>
                <w:iCs/>
                <w:lang w:val="es-ES_tradnl"/>
              </w:rPr>
            </w:pPr>
            <w:r w:rsidRPr="00C72ECB">
              <w:rPr>
                <w:rFonts w:ascii="Calibri Light" w:hAnsi="Calibri Light" w:cs="Calibri Light"/>
                <w:i/>
                <w:iCs/>
                <w:noProof/>
                <w:lang w:val="es-ES_tradnl"/>
              </w:rPr>
              <w:drawing>
                <wp:inline distT="0" distB="0" distL="0" distR="0" wp14:anchorId="658D44AA" wp14:editId="62ABC8F9">
                  <wp:extent cx="5692802" cy="5567881"/>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03711" cy="5578550"/>
                          </a:xfrm>
                          <a:prstGeom prst="rect">
                            <a:avLst/>
                          </a:prstGeom>
                        </pic:spPr>
                      </pic:pic>
                    </a:graphicData>
                  </a:graphic>
                </wp:inline>
              </w:drawing>
            </w:r>
          </w:p>
          <w:p w14:paraId="0E99A73F" w14:textId="1178809A" w:rsidR="00F259F3" w:rsidRPr="00B4010B" w:rsidRDefault="00F259F3" w:rsidP="00F259F3">
            <w:pPr>
              <w:spacing w:before="120" w:after="120"/>
              <w:jc w:val="center"/>
              <w:rPr>
                <w:rFonts w:ascii="Calibri Light" w:hAnsi="Calibri Light" w:cs="Calibri Light"/>
                <w:b/>
                <w:bCs/>
                <w:i/>
                <w:iCs/>
                <w:lang w:val="es-ES_tradnl"/>
              </w:rPr>
            </w:pPr>
            <w:r w:rsidRPr="00B4010B">
              <w:rPr>
                <w:rFonts w:ascii="Calibri Light" w:hAnsi="Calibri Light" w:cs="Calibri Light"/>
                <w:b/>
                <w:bCs/>
                <w:i/>
                <w:iCs/>
                <w:lang w:val="es-ES_tradnl"/>
              </w:rPr>
              <w:lastRenderedPageBreak/>
              <w:t xml:space="preserve">Mapa </w:t>
            </w:r>
            <w:r w:rsidR="0078644C">
              <w:rPr>
                <w:rFonts w:ascii="Calibri Light" w:hAnsi="Calibri Light" w:cs="Calibri Light"/>
                <w:b/>
                <w:bCs/>
                <w:i/>
                <w:iCs/>
                <w:lang w:val="es-ES_tradnl"/>
              </w:rPr>
              <w:t>5</w:t>
            </w:r>
            <w:r w:rsidRPr="00B4010B">
              <w:rPr>
                <w:rFonts w:ascii="Calibri Light" w:hAnsi="Calibri Light" w:cs="Calibri Light"/>
                <w:b/>
                <w:bCs/>
                <w:i/>
                <w:iCs/>
                <w:lang w:val="es-ES_tradnl"/>
              </w:rPr>
              <w:t>. Áreas de importancia por biodiversidad y áreas protegidas en el área de influencia de la muestra</w:t>
            </w:r>
          </w:p>
          <w:p w14:paraId="7FAFE4BB" w14:textId="3E710DFA" w:rsidR="000642E8" w:rsidRPr="001F3BDD" w:rsidRDefault="0031390C" w:rsidP="00B4010B">
            <w:pPr>
              <w:spacing w:before="120" w:after="120"/>
              <w:jc w:val="center"/>
              <w:rPr>
                <w:rFonts w:ascii="Calibri Light" w:hAnsi="Calibri Light" w:cs="Calibri Light"/>
                <w:b/>
                <w:bCs/>
                <w:lang w:val="es-ES_tradnl"/>
              </w:rPr>
            </w:pPr>
            <w:r w:rsidRPr="0031390C">
              <w:rPr>
                <w:rFonts w:ascii="Calibri Light" w:hAnsi="Calibri Light" w:cs="Calibri Light"/>
                <w:i/>
                <w:iCs/>
                <w:noProof/>
                <w:lang w:val="es-ES_tradnl"/>
              </w:rPr>
              <w:drawing>
                <wp:inline distT="0" distB="0" distL="0" distR="0" wp14:anchorId="2DAF981B" wp14:editId="49B27D4A">
                  <wp:extent cx="5459240" cy="5334428"/>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8455" cy="5343433"/>
                          </a:xfrm>
                          <a:prstGeom prst="rect">
                            <a:avLst/>
                          </a:prstGeom>
                        </pic:spPr>
                      </pic:pic>
                    </a:graphicData>
                  </a:graphic>
                </wp:inline>
              </w:drawing>
            </w:r>
          </w:p>
        </w:tc>
      </w:tr>
    </w:tbl>
    <w:p w14:paraId="0ACB0FE2" w14:textId="414DD150" w:rsidR="00321FF5" w:rsidRPr="001F3BDD" w:rsidRDefault="00321FF5" w:rsidP="00365B5A">
      <w:pPr>
        <w:rPr>
          <w:rFonts w:ascii="Calibri Light" w:hAnsi="Calibri Light" w:cs="Calibri Light"/>
          <w:b/>
          <w:bCs/>
          <w:lang w:val="es-ES_tradnl"/>
        </w:rPr>
      </w:pPr>
    </w:p>
    <w:sectPr w:rsidR="00321FF5" w:rsidRPr="001F3BDD" w:rsidSect="00F44C2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7ED7B" w14:textId="77777777" w:rsidR="000626AF" w:rsidRDefault="000626AF" w:rsidP="00AE1AE2">
      <w:pPr>
        <w:spacing w:after="0" w:line="240" w:lineRule="auto"/>
      </w:pPr>
      <w:r>
        <w:separator/>
      </w:r>
    </w:p>
  </w:endnote>
  <w:endnote w:type="continuationSeparator" w:id="0">
    <w:p w14:paraId="370DB575" w14:textId="77777777" w:rsidR="000626AF" w:rsidRDefault="000626AF" w:rsidP="00AE1AE2">
      <w:pPr>
        <w:spacing w:after="0" w:line="240" w:lineRule="auto"/>
      </w:pPr>
      <w:r>
        <w:continuationSeparator/>
      </w:r>
    </w:p>
  </w:endnote>
  <w:endnote w:type="continuationNotice" w:id="1">
    <w:p w14:paraId="5B3BF6D4" w14:textId="77777777" w:rsidR="000626AF" w:rsidRDefault="000626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2724637"/>
      <w:docPartObj>
        <w:docPartGallery w:val="Page Numbers (Bottom of Page)"/>
        <w:docPartUnique/>
      </w:docPartObj>
    </w:sdtPr>
    <w:sdtEndPr/>
    <w:sdtContent>
      <w:p w14:paraId="07420165" w14:textId="402B0553" w:rsidR="00C4094A" w:rsidRDefault="00C4094A">
        <w:pPr>
          <w:pStyle w:val="Footer"/>
          <w:jc w:val="right"/>
        </w:pPr>
        <w:r>
          <w:fldChar w:fldCharType="begin"/>
        </w:r>
        <w:r>
          <w:instrText>PAGE   \* MERGEFORMAT</w:instrText>
        </w:r>
        <w:r>
          <w:fldChar w:fldCharType="separate"/>
        </w:r>
        <w:r>
          <w:rPr>
            <w:lang w:val="es-ES"/>
          </w:rPr>
          <w:t>2</w:t>
        </w:r>
        <w:r>
          <w:fldChar w:fldCharType="end"/>
        </w:r>
      </w:p>
    </w:sdtContent>
  </w:sdt>
  <w:p w14:paraId="481FC687" w14:textId="77777777" w:rsidR="00C4094A" w:rsidRDefault="00C40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9927124"/>
      <w:docPartObj>
        <w:docPartGallery w:val="Page Numbers (Bottom of Page)"/>
        <w:docPartUnique/>
      </w:docPartObj>
    </w:sdtPr>
    <w:sdtEndPr/>
    <w:sdtContent>
      <w:p w14:paraId="37E2B38B" w14:textId="77777777" w:rsidR="00923E60" w:rsidRDefault="00923E60">
        <w:pPr>
          <w:pStyle w:val="Footer"/>
          <w:jc w:val="right"/>
        </w:pPr>
        <w:r>
          <w:fldChar w:fldCharType="begin"/>
        </w:r>
        <w:r>
          <w:instrText>PAGE   \* MERGEFORMAT</w:instrText>
        </w:r>
        <w:r>
          <w:fldChar w:fldCharType="separate"/>
        </w:r>
        <w:r>
          <w:rPr>
            <w:lang w:val="es-ES"/>
          </w:rPr>
          <w:t>2</w:t>
        </w:r>
        <w:r>
          <w:fldChar w:fldCharType="end"/>
        </w:r>
      </w:p>
    </w:sdtContent>
  </w:sdt>
  <w:p w14:paraId="0F0EAC6C" w14:textId="77777777" w:rsidR="00923E60" w:rsidRDefault="00923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A79B8" w14:textId="77777777" w:rsidR="000626AF" w:rsidRDefault="000626AF" w:rsidP="00AE1AE2">
      <w:pPr>
        <w:spacing w:after="0" w:line="240" w:lineRule="auto"/>
      </w:pPr>
      <w:r>
        <w:separator/>
      </w:r>
    </w:p>
  </w:footnote>
  <w:footnote w:type="continuationSeparator" w:id="0">
    <w:p w14:paraId="0ACD76EC" w14:textId="77777777" w:rsidR="000626AF" w:rsidRDefault="000626AF" w:rsidP="00AE1AE2">
      <w:pPr>
        <w:spacing w:after="0" w:line="240" w:lineRule="auto"/>
      </w:pPr>
      <w:r>
        <w:continuationSeparator/>
      </w:r>
    </w:p>
  </w:footnote>
  <w:footnote w:type="continuationNotice" w:id="1">
    <w:p w14:paraId="512AD730" w14:textId="77777777" w:rsidR="000626AF" w:rsidRDefault="000626A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C0C6C"/>
    <w:multiLevelType w:val="multilevel"/>
    <w:tmpl w:val="9A7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A1669"/>
    <w:multiLevelType w:val="hybridMultilevel"/>
    <w:tmpl w:val="7ECA7620"/>
    <w:lvl w:ilvl="0" w:tplc="04090001">
      <w:start w:val="1"/>
      <w:numFmt w:val="bullet"/>
      <w:lvlText w:val=""/>
      <w:lvlJc w:val="left"/>
      <w:pPr>
        <w:ind w:left="720" w:hanging="360"/>
      </w:pPr>
      <w:rPr>
        <w:rFonts w:ascii="Symbol" w:hAnsi="Symbol" w:hint="default"/>
      </w:rPr>
    </w:lvl>
    <w:lvl w:ilvl="1" w:tplc="E160ADBA">
      <w:start w:val="1"/>
      <w:numFmt w:val="lowerRoman"/>
      <w:lvlText w:val="(%2)"/>
      <w:lvlJc w:val="left"/>
      <w:pPr>
        <w:ind w:left="1440" w:hanging="360"/>
      </w:pPr>
      <w:rPr>
        <w:rFonts w:ascii="Arial" w:hAnsi="Arial" w:cs="Arial" w:hint="default"/>
        <w:sz w:val="20"/>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7719F5"/>
    <w:multiLevelType w:val="hybridMultilevel"/>
    <w:tmpl w:val="3662B08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2D11880"/>
    <w:multiLevelType w:val="hybridMultilevel"/>
    <w:tmpl w:val="53A8E4F2"/>
    <w:lvl w:ilvl="0" w:tplc="A7724A6C">
      <w:start w:val="1"/>
      <w:numFmt w:val="upperLetter"/>
      <w:lvlText w:val="%1."/>
      <w:lvlJc w:val="left"/>
      <w:pPr>
        <w:ind w:left="27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963"/>
    <w:multiLevelType w:val="hybridMultilevel"/>
    <w:tmpl w:val="6B2E4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40A19"/>
    <w:multiLevelType w:val="hybridMultilevel"/>
    <w:tmpl w:val="12CA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E1E5A"/>
    <w:multiLevelType w:val="hybridMultilevel"/>
    <w:tmpl w:val="DC2404C6"/>
    <w:lvl w:ilvl="0" w:tplc="365E3858">
      <w:start w:val="2"/>
      <w:numFmt w:val="upperLetter"/>
      <w:lvlText w:val="%1."/>
      <w:lvlJc w:val="left"/>
      <w:pPr>
        <w:ind w:left="720" w:hanging="360"/>
      </w:pPr>
      <w:rPr>
        <w:rFonts w:hint="default"/>
        <w:b/>
        <w:i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0174B02"/>
    <w:multiLevelType w:val="hybridMultilevel"/>
    <w:tmpl w:val="CBB43C50"/>
    <w:lvl w:ilvl="0" w:tplc="FFFFFFFF">
      <w:start w:val="1"/>
      <w:numFmt w:val="lowerLetter"/>
      <w:lvlText w:val="(%1)"/>
      <w:lvlJc w:val="left"/>
      <w:pPr>
        <w:ind w:left="720" w:hanging="360"/>
      </w:pPr>
      <w:rPr>
        <w:rFonts w:ascii="Calibri Light" w:eastAsiaTheme="minorEastAsia" w:hAnsi="Calibri Light" w:cs="Calibri Ligh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83771F"/>
    <w:multiLevelType w:val="hybridMultilevel"/>
    <w:tmpl w:val="499AFB4E"/>
    <w:lvl w:ilvl="0" w:tplc="427265EA">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30BC6156"/>
    <w:multiLevelType w:val="hybridMultilevel"/>
    <w:tmpl w:val="E00000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A4F2C"/>
    <w:multiLevelType w:val="hybridMultilevel"/>
    <w:tmpl w:val="E6DE78BC"/>
    <w:lvl w:ilvl="0" w:tplc="6C2070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A34516"/>
    <w:multiLevelType w:val="hybridMultilevel"/>
    <w:tmpl w:val="A4969C5C"/>
    <w:lvl w:ilvl="0" w:tplc="67E8CD3A">
      <w:numFmt w:val="bullet"/>
      <w:lvlText w:val="-"/>
      <w:lvlJc w:val="left"/>
      <w:pPr>
        <w:ind w:left="720" w:hanging="360"/>
      </w:pPr>
      <w:rPr>
        <w:rFonts w:ascii="Calibri Light" w:eastAsiaTheme="minorHAnsi" w:hAnsi="Calibri Light" w:cs="Calibri Light"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3F875362"/>
    <w:multiLevelType w:val="multilevel"/>
    <w:tmpl w:val="2B0E3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CB0C5B"/>
    <w:multiLevelType w:val="hybridMultilevel"/>
    <w:tmpl w:val="C0A8902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864A1B"/>
    <w:multiLevelType w:val="hybridMultilevel"/>
    <w:tmpl w:val="550079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4DEE5B89"/>
    <w:multiLevelType w:val="hybridMultilevel"/>
    <w:tmpl w:val="10BEADBC"/>
    <w:lvl w:ilvl="0" w:tplc="FFFFFFFF">
      <w:start w:val="2"/>
      <w:numFmt w:val="upperLetter"/>
      <w:lvlText w:val="%1."/>
      <w:lvlJc w:val="left"/>
      <w:pPr>
        <w:ind w:left="720" w:hanging="360"/>
      </w:pPr>
      <w:rPr>
        <w:b/>
        <w:i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512714E9"/>
    <w:multiLevelType w:val="multilevel"/>
    <w:tmpl w:val="C630DD44"/>
    <w:lvl w:ilvl="0">
      <w:start w:val="1"/>
      <w:numFmt w:val="bullet"/>
      <w:lvlText w:val="•"/>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BA7B03"/>
    <w:multiLevelType w:val="hybridMultilevel"/>
    <w:tmpl w:val="CBB43C50"/>
    <w:lvl w:ilvl="0" w:tplc="218EA6C8">
      <w:start w:val="1"/>
      <w:numFmt w:val="lowerLetter"/>
      <w:lvlText w:val="(%1)"/>
      <w:lvlJc w:val="left"/>
      <w:pPr>
        <w:ind w:left="720" w:hanging="360"/>
      </w:pPr>
      <w:rPr>
        <w:rFonts w:ascii="Calibri Light" w:eastAsiaTheme="minorEastAsia" w:hAnsi="Calibri Light" w:cs="Calibri Ligh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EB7D86"/>
    <w:multiLevelType w:val="hybridMultilevel"/>
    <w:tmpl w:val="C0A890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351DF5"/>
    <w:multiLevelType w:val="hybridMultilevel"/>
    <w:tmpl w:val="DE98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D0228"/>
    <w:multiLevelType w:val="hybridMultilevel"/>
    <w:tmpl w:val="26A277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D2A0E"/>
    <w:multiLevelType w:val="hybridMultilevel"/>
    <w:tmpl w:val="CA9A12B4"/>
    <w:lvl w:ilvl="0" w:tplc="0310D72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6F0B3769"/>
    <w:multiLevelType w:val="hybridMultilevel"/>
    <w:tmpl w:val="91665E3C"/>
    <w:lvl w:ilvl="0" w:tplc="580A0001">
      <w:start w:val="1"/>
      <w:numFmt w:val="bullet"/>
      <w:lvlText w:val=""/>
      <w:lvlJc w:val="left"/>
      <w:pPr>
        <w:ind w:left="720" w:hanging="360"/>
      </w:pPr>
      <w:rPr>
        <w:rFonts w:ascii="Symbol" w:hAnsi="Symbol" w:hint="default"/>
      </w:rPr>
    </w:lvl>
    <w:lvl w:ilvl="1" w:tplc="BFACCE50">
      <w:numFmt w:val="bullet"/>
      <w:lvlText w:val="-"/>
      <w:lvlJc w:val="left"/>
      <w:pPr>
        <w:ind w:left="1440" w:hanging="360"/>
      </w:pPr>
      <w:rPr>
        <w:rFonts w:ascii="Calibri" w:eastAsiaTheme="minorEastAsia" w:hAnsi="Calibri" w:cs="Calibri"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6FFF5EB4"/>
    <w:multiLevelType w:val="hybridMultilevel"/>
    <w:tmpl w:val="CBB43C50"/>
    <w:lvl w:ilvl="0" w:tplc="FFFFFFFF">
      <w:start w:val="1"/>
      <w:numFmt w:val="lowerLetter"/>
      <w:lvlText w:val="(%1)"/>
      <w:lvlJc w:val="left"/>
      <w:pPr>
        <w:ind w:left="720" w:hanging="360"/>
      </w:pPr>
      <w:rPr>
        <w:rFonts w:ascii="Calibri Light" w:eastAsiaTheme="minorEastAsia" w:hAnsi="Calibri Light" w:cs="Calibri Ligh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5D3006A"/>
    <w:multiLevelType w:val="hybridMultilevel"/>
    <w:tmpl w:val="EFB4876C"/>
    <w:lvl w:ilvl="0" w:tplc="DE5899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6162407">
    <w:abstractNumId w:val="11"/>
  </w:num>
  <w:num w:numId="2" w16cid:durableId="1366173404">
    <w:abstractNumId w:val="0"/>
  </w:num>
  <w:num w:numId="3" w16cid:durableId="1444573006">
    <w:abstractNumId w:val="5"/>
  </w:num>
  <w:num w:numId="4" w16cid:durableId="2020814027">
    <w:abstractNumId w:val="16"/>
  </w:num>
  <w:num w:numId="5" w16cid:durableId="1955285116">
    <w:abstractNumId w:val="24"/>
  </w:num>
  <w:num w:numId="6" w16cid:durableId="1683045247">
    <w:abstractNumId w:val="4"/>
  </w:num>
  <w:num w:numId="7" w16cid:durableId="680861283">
    <w:abstractNumId w:val="1"/>
  </w:num>
  <w:num w:numId="8" w16cid:durableId="197740787">
    <w:abstractNumId w:val="3"/>
  </w:num>
  <w:num w:numId="9" w16cid:durableId="848561520">
    <w:abstractNumId w:val="12"/>
  </w:num>
  <w:num w:numId="10" w16cid:durableId="1177698019">
    <w:abstractNumId w:val="9"/>
  </w:num>
  <w:num w:numId="11" w16cid:durableId="338385597">
    <w:abstractNumId w:val="17"/>
  </w:num>
  <w:num w:numId="12" w16cid:durableId="1679884674">
    <w:abstractNumId w:val="10"/>
  </w:num>
  <w:num w:numId="13" w16cid:durableId="72359542">
    <w:abstractNumId w:val="18"/>
  </w:num>
  <w:num w:numId="14" w16cid:durableId="557326876">
    <w:abstractNumId w:val="20"/>
  </w:num>
  <w:num w:numId="15" w16cid:durableId="1776947615">
    <w:abstractNumId w:val="19"/>
  </w:num>
  <w:num w:numId="16" w16cid:durableId="1455367346">
    <w:abstractNumId w:val="21"/>
  </w:num>
  <w:num w:numId="17" w16cid:durableId="2076780567">
    <w:abstractNumId w:val="8"/>
  </w:num>
  <w:num w:numId="18" w16cid:durableId="1382440651">
    <w:abstractNumId w:val="14"/>
  </w:num>
  <w:num w:numId="19" w16cid:durableId="910313346">
    <w:abstractNumId w:val="2"/>
  </w:num>
  <w:num w:numId="20" w16cid:durableId="14776617">
    <w:abstractNumId w:val="22"/>
  </w:num>
  <w:num w:numId="21" w16cid:durableId="2002539843">
    <w:abstractNumId w:val="13"/>
  </w:num>
  <w:num w:numId="22" w16cid:durableId="1036083758">
    <w:abstractNumId w:val="23"/>
  </w:num>
  <w:num w:numId="23" w16cid:durableId="337269356">
    <w:abstractNumId w:val="15"/>
  </w:num>
  <w:num w:numId="24" w16cid:durableId="1061828795">
    <w:abstractNumId w:val="6"/>
  </w:num>
  <w:num w:numId="25" w16cid:durableId="107763242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jandra Catacoli">
    <w15:presenceInfo w15:providerId="AD" w15:userId="S::RUTHCA@iadb.org::d9c7e3cc-6205-4832-8f5f-7af5b68ebc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7E3DC43-1A4D-4918-B032-9C22E4347556}"/>
    <w:docVar w:name="dgnword-eventsink" w:val="292744216"/>
    <w:docVar w:name="dgnword-lastRevisionsView" w:val="0"/>
  </w:docVars>
  <w:rsids>
    <w:rsidRoot w:val="003C49D3"/>
    <w:rsid w:val="00003D05"/>
    <w:rsid w:val="00007D8C"/>
    <w:rsid w:val="00010CA5"/>
    <w:rsid w:val="000139CC"/>
    <w:rsid w:val="00015E63"/>
    <w:rsid w:val="00016C38"/>
    <w:rsid w:val="00017F09"/>
    <w:rsid w:val="00023194"/>
    <w:rsid w:val="000237A8"/>
    <w:rsid w:val="000240B9"/>
    <w:rsid w:val="00032101"/>
    <w:rsid w:val="000324FD"/>
    <w:rsid w:val="000352C9"/>
    <w:rsid w:val="000367A1"/>
    <w:rsid w:val="000376FF"/>
    <w:rsid w:val="00041E35"/>
    <w:rsid w:val="000426EB"/>
    <w:rsid w:val="0004327F"/>
    <w:rsid w:val="00043B1B"/>
    <w:rsid w:val="00044FF5"/>
    <w:rsid w:val="00045347"/>
    <w:rsid w:val="000470E9"/>
    <w:rsid w:val="00054ABD"/>
    <w:rsid w:val="00054F7E"/>
    <w:rsid w:val="00055414"/>
    <w:rsid w:val="0005570D"/>
    <w:rsid w:val="00056B6C"/>
    <w:rsid w:val="00057EF8"/>
    <w:rsid w:val="0006009C"/>
    <w:rsid w:val="00060350"/>
    <w:rsid w:val="00060683"/>
    <w:rsid w:val="00061107"/>
    <w:rsid w:val="000626AF"/>
    <w:rsid w:val="0006375E"/>
    <w:rsid w:val="000642E8"/>
    <w:rsid w:val="00065855"/>
    <w:rsid w:val="00070BA6"/>
    <w:rsid w:val="00072F38"/>
    <w:rsid w:val="000745A3"/>
    <w:rsid w:val="000750E9"/>
    <w:rsid w:val="000817AD"/>
    <w:rsid w:val="00082B43"/>
    <w:rsid w:val="000839F9"/>
    <w:rsid w:val="00086892"/>
    <w:rsid w:val="00090F01"/>
    <w:rsid w:val="000948AD"/>
    <w:rsid w:val="00095262"/>
    <w:rsid w:val="00096AB7"/>
    <w:rsid w:val="000A2147"/>
    <w:rsid w:val="000A2A29"/>
    <w:rsid w:val="000A476E"/>
    <w:rsid w:val="000A4A01"/>
    <w:rsid w:val="000A4C45"/>
    <w:rsid w:val="000A7112"/>
    <w:rsid w:val="000B19EC"/>
    <w:rsid w:val="000B1CA5"/>
    <w:rsid w:val="000B5332"/>
    <w:rsid w:val="000B777E"/>
    <w:rsid w:val="000B7C1E"/>
    <w:rsid w:val="000D411A"/>
    <w:rsid w:val="000E0980"/>
    <w:rsid w:val="000E1C5C"/>
    <w:rsid w:val="000E3D67"/>
    <w:rsid w:val="000E656C"/>
    <w:rsid w:val="000F00C5"/>
    <w:rsid w:val="000F07F9"/>
    <w:rsid w:val="000F1D5C"/>
    <w:rsid w:val="000F25B0"/>
    <w:rsid w:val="0010262A"/>
    <w:rsid w:val="00102D40"/>
    <w:rsid w:val="00103CB5"/>
    <w:rsid w:val="0011480A"/>
    <w:rsid w:val="00120973"/>
    <w:rsid w:val="00121D6C"/>
    <w:rsid w:val="0012280D"/>
    <w:rsid w:val="00122DA6"/>
    <w:rsid w:val="0013227D"/>
    <w:rsid w:val="001355FF"/>
    <w:rsid w:val="00136905"/>
    <w:rsid w:val="00136CAF"/>
    <w:rsid w:val="00142CBB"/>
    <w:rsid w:val="0014687D"/>
    <w:rsid w:val="0015518B"/>
    <w:rsid w:val="00157AF3"/>
    <w:rsid w:val="00157D0F"/>
    <w:rsid w:val="00162C25"/>
    <w:rsid w:val="00162CDD"/>
    <w:rsid w:val="00167E5E"/>
    <w:rsid w:val="0018548C"/>
    <w:rsid w:val="00191E8E"/>
    <w:rsid w:val="001927F7"/>
    <w:rsid w:val="001930E4"/>
    <w:rsid w:val="001931C4"/>
    <w:rsid w:val="00193DE9"/>
    <w:rsid w:val="00195097"/>
    <w:rsid w:val="00197993"/>
    <w:rsid w:val="00197C50"/>
    <w:rsid w:val="001A0B09"/>
    <w:rsid w:val="001A38ED"/>
    <w:rsid w:val="001A5975"/>
    <w:rsid w:val="001A5C7D"/>
    <w:rsid w:val="001B1BDB"/>
    <w:rsid w:val="001B2C67"/>
    <w:rsid w:val="001B7134"/>
    <w:rsid w:val="001C4B4E"/>
    <w:rsid w:val="001D14C4"/>
    <w:rsid w:val="001D2627"/>
    <w:rsid w:val="001D457B"/>
    <w:rsid w:val="001D4EA5"/>
    <w:rsid w:val="001E1844"/>
    <w:rsid w:val="001E380D"/>
    <w:rsid w:val="001F0CAC"/>
    <w:rsid w:val="001F184C"/>
    <w:rsid w:val="001F303C"/>
    <w:rsid w:val="001F3758"/>
    <w:rsid w:val="001F38C8"/>
    <w:rsid w:val="001F395F"/>
    <w:rsid w:val="001F3BDD"/>
    <w:rsid w:val="00200929"/>
    <w:rsid w:val="00201456"/>
    <w:rsid w:val="00201D27"/>
    <w:rsid w:val="00202AB3"/>
    <w:rsid w:val="002031AE"/>
    <w:rsid w:val="00204732"/>
    <w:rsid w:val="00205421"/>
    <w:rsid w:val="002117E1"/>
    <w:rsid w:val="002132B8"/>
    <w:rsid w:val="00213977"/>
    <w:rsid w:val="00222C19"/>
    <w:rsid w:val="002235FC"/>
    <w:rsid w:val="0022753C"/>
    <w:rsid w:val="002277A3"/>
    <w:rsid w:val="00231F97"/>
    <w:rsid w:val="0023649F"/>
    <w:rsid w:val="0023793D"/>
    <w:rsid w:val="00237CF2"/>
    <w:rsid w:val="00242F28"/>
    <w:rsid w:val="002434E5"/>
    <w:rsid w:val="00246E94"/>
    <w:rsid w:val="0024722F"/>
    <w:rsid w:val="00251E42"/>
    <w:rsid w:val="00255281"/>
    <w:rsid w:val="00255575"/>
    <w:rsid w:val="002555FF"/>
    <w:rsid w:val="00257CD7"/>
    <w:rsid w:val="00260E2F"/>
    <w:rsid w:val="00261281"/>
    <w:rsid w:val="0026167A"/>
    <w:rsid w:val="00262B6A"/>
    <w:rsid w:val="00263266"/>
    <w:rsid w:val="00263B8F"/>
    <w:rsid w:val="00264061"/>
    <w:rsid w:val="002654F1"/>
    <w:rsid w:val="002710C9"/>
    <w:rsid w:val="0027137D"/>
    <w:rsid w:val="002715CD"/>
    <w:rsid w:val="00274470"/>
    <w:rsid w:val="00277282"/>
    <w:rsid w:val="00277E1F"/>
    <w:rsid w:val="002805C2"/>
    <w:rsid w:val="002808CA"/>
    <w:rsid w:val="00284721"/>
    <w:rsid w:val="002915C3"/>
    <w:rsid w:val="00291998"/>
    <w:rsid w:val="002927F2"/>
    <w:rsid w:val="00293D3A"/>
    <w:rsid w:val="002961FA"/>
    <w:rsid w:val="002A1A88"/>
    <w:rsid w:val="002A4C50"/>
    <w:rsid w:val="002A5026"/>
    <w:rsid w:val="002A53D6"/>
    <w:rsid w:val="002A73C4"/>
    <w:rsid w:val="002A787E"/>
    <w:rsid w:val="002B0F8B"/>
    <w:rsid w:val="002B3F6F"/>
    <w:rsid w:val="002B6A15"/>
    <w:rsid w:val="002B6C8C"/>
    <w:rsid w:val="002C22D1"/>
    <w:rsid w:val="002C7876"/>
    <w:rsid w:val="002C7C8E"/>
    <w:rsid w:val="002D1137"/>
    <w:rsid w:val="002D121E"/>
    <w:rsid w:val="002D2704"/>
    <w:rsid w:val="002D4FCE"/>
    <w:rsid w:val="002D507A"/>
    <w:rsid w:val="002D6E13"/>
    <w:rsid w:val="002E35E7"/>
    <w:rsid w:val="002E3DF8"/>
    <w:rsid w:val="002F2613"/>
    <w:rsid w:val="002F28EC"/>
    <w:rsid w:val="002F388E"/>
    <w:rsid w:val="002F41DE"/>
    <w:rsid w:val="002F5D0D"/>
    <w:rsid w:val="00300DDB"/>
    <w:rsid w:val="0030104E"/>
    <w:rsid w:val="00301066"/>
    <w:rsid w:val="003060D7"/>
    <w:rsid w:val="00310B5B"/>
    <w:rsid w:val="00310DB1"/>
    <w:rsid w:val="00312A34"/>
    <w:rsid w:val="0031390C"/>
    <w:rsid w:val="00314931"/>
    <w:rsid w:val="003159B7"/>
    <w:rsid w:val="00321193"/>
    <w:rsid w:val="00321FF5"/>
    <w:rsid w:val="003221F3"/>
    <w:rsid w:val="00326440"/>
    <w:rsid w:val="00327072"/>
    <w:rsid w:val="003278A1"/>
    <w:rsid w:val="0033001E"/>
    <w:rsid w:val="0033575F"/>
    <w:rsid w:val="00336354"/>
    <w:rsid w:val="00346D13"/>
    <w:rsid w:val="0034716E"/>
    <w:rsid w:val="00350120"/>
    <w:rsid w:val="0035257D"/>
    <w:rsid w:val="0035269B"/>
    <w:rsid w:val="00352992"/>
    <w:rsid w:val="00353536"/>
    <w:rsid w:val="00353F1F"/>
    <w:rsid w:val="003565C6"/>
    <w:rsid w:val="00360829"/>
    <w:rsid w:val="003618F3"/>
    <w:rsid w:val="003630B5"/>
    <w:rsid w:val="00363806"/>
    <w:rsid w:val="00365B5A"/>
    <w:rsid w:val="00366679"/>
    <w:rsid w:val="00366BC5"/>
    <w:rsid w:val="00366FDC"/>
    <w:rsid w:val="00372837"/>
    <w:rsid w:val="003730B4"/>
    <w:rsid w:val="003769F6"/>
    <w:rsid w:val="0037741B"/>
    <w:rsid w:val="00385F11"/>
    <w:rsid w:val="00390997"/>
    <w:rsid w:val="00391AB7"/>
    <w:rsid w:val="00392C89"/>
    <w:rsid w:val="00394CD4"/>
    <w:rsid w:val="003954F0"/>
    <w:rsid w:val="0039563A"/>
    <w:rsid w:val="00395655"/>
    <w:rsid w:val="0039622F"/>
    <w:rsid w:val="003973E7"/>
    <w:rsid w:val="003A306F"/>
    <w:rsid w:val="003A33CE"/>
    <w:rsid w:val="003B38A9"/>
    <w:rsid w:val="003B5512"/>
    <w:rsid w:val="003B5B1E"/>
    <w:rsid w:val="003B645B"/>
    <w:rsid w:val="003C0FC7"/>
    <w:rsid w:val="003C1F45"/>
    <w:rsid w:val="003C49D3"/>
    <w:rsid w:val="003D4606"/>
    <w:rsid w:val="003D6ADD"/>
    <w:rsid w:val="003E1100"/>
    <w:rsid w:val="003E1D53"/>
    <w:rsid w:val="003E1E29"/>
    <w:rsid w:val="003E434C"/>
    <w:rsid w:val="003E62C8"/>
    <w:rsid w:val="003F14F5"/>
    <w:rsid w:val="003F1794"/>
    <w:rsid w:val="003F25EE"/>
    <w:rsid w:val="003F3F52"/>
    <w:rsid w:val="003F6EC5"/>
    <w:rsid w:val="003F7817"/>
    <w:rsid w:val="0040097D"/>
    <w:rsid w:val="00401ADC"/>
    <w:rsid w:val="004031E8"/>
    <w:rsid w:val="004108FA"/>
    <w:rsid w:val="004137F6"/>
    <w:rsid w:val="0041512C"/>
    <w:rsid w:val="00415707"/>
    <w:rsid w:val="0041665B"/>
    <w:rsid w:val="0041745F"/>
    <w:rsid w:val="00420D89"/>
    <w:rsid w:val="0042288E"/>
    <w:rsid w:val="00422CA0"/>
    <w:rsid w:val="00422CDF"/>
    <w:rsid w:val="004233B8"/>
    <w:rsid w:val="00425F0D"/>
    <w:rsid w:val="00427827"/>
    <w:rsid w:val="00430E66"/>
    <w:rsid w:val="00431333"/>
    <w:rsid w:val="00436F91"/>
    <w:rsid w:val="00444278"/>
    <w:rsid w:val="0044619F"/>
    <w:rsid w:val="0044627C"/>
    <w:rsid w:val="00446B39"/>
    <w:rsid w:val="00455476"/>
    <w:rsid w:val="004616B8"/>
    <w:rsid w:val="0046321F"/>
    <w:rsid w:val="0046349F"/>
    <w:rsid w:val="00465573"/>
    <w:rsid w:val="004667CC"/>
    <w:rsid w:val="00466BDB"/>
    <w:rsid w:val="00471D46"/>
    <w:rsid w:val="00471DE8"/>
    <w:rsid w:val="004745F5"/>
    <w:rsid w:val="00475AD6"/>
    <w:rsid w:val="0047644A"/>
    <w:rsid w:val="004778A5"/>
    <w:rsid w:val="00477EE2"/>
    <w:rsid w:val="00494ED7"/>
    <w:rsid w:val="00494FC4"/>
    <w:rsid w:val="00497AEC"/>
    <w:rsid w:val="004A09C8"/>
    <w:rsid w:val="004A13E3"/>
    <w:rsid w:val="004A3E6E"/>
    <w:rsid w:val="004A5798"/>
    <w:rsid w:val="004B4027"/>
    <w:rsid w:val="004B4CD1"/>
    <w:rsid w:val="004C0976"/>
    <w:rsid w:val="004C315A"/>
    <w:rsid w:val="004C3BD1"/>
    <w:rsid w:val="004C4FBB"/>
    <w:rsid w:val="004D13D9"/>
    <w:rsid w:val="004D3DFC"/>
    <w:rsid w:val="004D7208"/>
    <w:rsid w:val="004E0D09"/>
    <w:rsid w:val="004E34DB"/>
    <w:rsid w:val="004E5AA6"/>
    <w:rsid w:val="004F6176"/>
    <w:rsid w:val="004F7EE7"/>
    <w:rsid w:val="00504D11"/>
    <w:rsid w:val="00505C23"/>
    <w:rsid w:val="00506DC8"/>
    <w:rsid w:val="00510EA6"/>
    <w:rsid w:val="0052153A"/>
    <w:rsid w:val="00521D17"/>
    <w:rsid w:val="00522131"/>
    <w:rsid w:val="005241FB"/>
    <w:rsid w:val="005264A1"/>
    <w:rsid w:val="00530DB0"/>
    <w:rsid w:val="0054126F"/>
    <w:rsid w:val="00541C9A"/>
    <w:rsid w:val="00544961"/>
    <w:rsid w:val="00546664"/>
    <w:rsid w:val="0055004D"/>
    <w:rsid w:val="005544AC"/>
    <w:rsid w:val="0055479E"/>
    <w:rsid w:val="00554D27"/>
    <w:rsid w:val="00556EA9"/>
    <w:rsid w:val="0056080C"/>
    <w:rsid w:val="00561856"/>
    <w:rsid w:val="00567581"/>
    <w:rsid w:val="00567720"/>
    <w:rsid w:val="00571F97"/>
    <w:rsid w:val="00573E84"/>
    <w:rsid w:val="00584726"/>
    <w:rsid w:val="00585AA7"/>
    <w:rsid w:val="005865F9"/>
    <w:rsid w:val="0059038E"/>
    <w:rsid w:val="00590E06"/>
    <w:rsid w:val="00593119"/>
    <w:rsid w:val="00593BDE"/>
    <w:rsid w:val="005A1989"/>
    <w:rsid w:val="005A1EF9"/>
    <w:rsid w:val="005A2A98"/>
    <w:rsid w:val="005A2B51"/>
    <w:rsid w:val="005A65DF"/>
    <w:rsid w:val="005C3CA8"/>
    <w:rsid w:val="005C4677"/>
    <w:rsid w:val="005C70A3"/>
    <w:rsid w:val="005D13C5"/>
    <w:rsid w:val="005D23F7"/>
    <w:rsid w:val="005D259C"/>
    <w:rsid w:val="005D362F"/>
    <w:rsid w:val="005D528E"/>
    <w:rsid w:val="005E48F2"/>
    <w:rsid w:val="005E4D20"/>
    <w:rsid w:val="005E7D6F"/>
    <w:rsid w:val="005F0DE4"/>
    <w:rsid w:val="005F262D"/>
    <w:rsid w:val="00603709"/>
    <w:rsid w:val="0060402A"/>
    <w:rsid w:val="00606FBE"/>
    <w:rsid w:val="00613BCD"/>
    <w:rsid w:val="00613C5F"/>
    <w:rsid w:val="006154F6"/>
    <w:rsid w:val="00623854"/>
    <w:rsid w:val="00624C86"/>
    <w:rsid w:val="00627A72"/>
    <w:rsid w:val="0063070C"/>
    <w:rsid w:val="00631F42"/>
    <w:rsid w:val="00636D5F"/>
    <w:rsid w:val="00637917"/>
    <w:rsid w:val="00652794"/>
    <w:rsid w:val="00655455"/>
    <w:rsid w:val="0065575B"/>
    <w:rsid w:val="00655AFD"/>
    <w:rsid w:val="00660084"/>
    <w:rsid w:val="00660357"/>
    <w:rsid w:val="00662095"/>
    <w:rsid w:val="006731A6"/>
    <w:rsid w:val="00673E54"/>
    <w:rsid w:val="006748BF"/>
    <w:rsid w:val="0067500F"/>
    <w:rsid w:val="00677769"/>
    <w:rsid w:val="00681191"/>
    <w:rsid w:val="006830E6"/>
    <w:rsid w:val="006852B7"/>
    <w:rsid w:val="00685B21"/>
    <w:rsid w:val="0068750A"/>
    <w:rsid w:val="006935BC"/>
    <w:rsid w:val="00693969"/>
    <w:rsid w:val="00694273"/>
    <w:rsid w:val="00694755"/>
    <w:rsid w:val="00697716"/>
    <w:rsid w:val="006A00EF"/>
    <w:rsid w:val="006A1E72"/>
    <w:rsid w:val="006A487D"/>
    <w:rsid w:val="006A638D"/>
    <w:rsid w:val="006B1950"/>
    <w:rsid w:val="006B28CB"/>
    <w:rsid w:val="006B3D34"/>
    <w:rsid w:val="006B558B"/>
    <w:rsid w:val="006B72E4"/>
    <w:rsid w:val="006C0E0F"/>
    <w:rsid w:val="006C34F5"/>
    <w:rsid w:val="006C4533"/>
    <w:rsid w:val="006C52A1"/>
    <w:rsid w:val="006C7D1F"/>
    <w:rsid w:val="006D2C65"/>
    <w:rsid w:val="006D4AD8"/>
    <w:rsid w:val="006D4E35"/>
    <w:rsid w:val="006D687B"/>
    <w:rsid w:val="006E5A0A"/>
    <w:rsid w:val="006E5DF1"/>
    <w:rsid w:val="006E5F45"/>
    <w:rsid w:val="006F4202"/>
    <w:rsid w:val="006F4BD2"/>
    <w:rsid w:val="006F648C"/>
    <w:rsid w:val="00700A09"/>
    <w:rsid w:val="00701623"/>
    <w:rsid w:val="007028FD"/>
    <w:rsid w:val="007037C2"/>
    <w:rsid w:val="007130D4"/>
    <w:rsid w:val="007153C6"/>
    <w:rsid w:val="00715E04"/>
    <w:rsid w:val="00716FBD"/>
    <w:rsid w:val="00721A5B"/>
    <w:rsid w:val="00722BDB"/>
    <w:rsid w:val="00724064"/>
    <w:rsid w:val="00726DF3"/>
    <w:rsid w:val="007304E4"/>
    <w:rsid w:val="00730FA9"/>
    <w:rsid w:val="00733614"/>
    <w:rsid w:val="00737996"/>
    <w:rsid w:val="00740FEB"/>
    <w:rsid w:val="0074140F"/>
    <w:rsid w:val="00742408"/>
    <w:rsid w:val="007432AA"/>
    <w:rsid w:val="00751E2E"/>
    <w:rsid w:val="00751F01"/>
    <w:rsid w:val="00752D32"/>
    <w:rsid w:val="00753A3E"/>
    <w:rsid w:val="00754556"/>
    <w:rsid w:val="007576B5"/>
    <w:rsid w:val="0076273A"/>
    <w:rsid w:val="00763298"/>
    <w:rsid w:val="00764441"/>
    <w:rsid w:val="00764A56"/>
    <w:rsid w:val="007702BB"/>
    <w:rsid w:val="00780711"/>
    <w:rsid w:val="00780B7B"/>
    <w:rsid w:val="00782C3D"/>
    <w:rsid w:val="00783618"/>
    <w:rsid w:val="0078644C"/>
    <w:rsid w:val="007871AC"/>
    <w:rsid w:val="007905DE"/>
    <w:rsid w:val="00790D93"/>
    <w:rsid w:val="00792AD3"/>
    <w:rsid w:val="007947D1"/>
    <w:rsid w:val="007964F9"/>
    <w:rsid w:val="00796F00"/>
    <w:rsid w:val="007A7084"/>
    <w:rsid w:val="007A7213"/>
    <w:rsid w:val="007B102E"/>
    <w:rsid w:val="007B52CE"/>
    <w:rsid w:val="007B5EA4"/>
    <w:rsid w:val="007B66E4"/>
    <w:rsid w:val="007B7E79"/>
    <w:rsid w:val="007C2696"/>
    <w:rsid w:val="007C2900"/>
    <w:rsid w:val="007C688A"/>
    <w:rsid w:val="007C7CCF"/>
    <w:rsid w:val="007D083B"/>
    <w:rsid w:val="007D4BC6"/>
    <w:rsid w:val="007E3AE1"/>
    <w:rsid w:val="007E7F73"/>
    <w:rsid w:val="007F69BB"/>
    <w:rsid w:val="008045EA"/>
    <w:rsid w:val="008063A5"/>
    <w:rsid w:val="00815DB9"/>
    <w:rsid w:val="00821FA9"/>
    <w:rsid w:val="00823D73"/>
    <w:rsid w:val="0082798B"/>
    <w:rsid w:val="00833411"/>
    <w:rsid w:val="008335BD"/>
    <w:rsid w:val="00835EC0"/>
    <w:rsid w:val="00836149"/>
    <w:rsid w:val="00842D82"/>
    <w:rsid w:val="00844FE2"/>
    <w:rsid w:val="0084590F"/>
    <w:rsid w:val="00845B19"/>
    <w:rsid w:val="00846569"/>
    <w:rsid w:val="0085116F"/>
    <w:rsid w:val="0085299A"/>
    <w:rsid w:val="00853F7A"/>
    <w:rsid w:val="008574A6"/>
    <w:rsid w:val="008600D5"/>
    <w:rsid w:val="00861B8F"/>
    <w:rsid w:val="008631C6"/>
    <w:rsid w:val="00864162"/>
    <w:rsid w:val="008670E8"/>
    <w:rsid w:val="008678AD"/>
    <w:rsid w:val="00867CB3"/>
    <w:rsid w:val="0087026D"/>
    <w:rsid w:val="0087387A"/>
    <w:rsid w:val="00875861"/>
    <w:rsid w:val="0088121E"/>
    <w:rsid w:val="0088229E"/>
    <w:rsid w:val="00886711"/>
    <w:rsid w:val="0088770E"/>
    <w:rsid w:val="008901D0"/>
    <w:rsid w:val="00890796"/>
    <w:rsid w:val="008909AB"/>
    <w:rsid w:val="0089190F"/>
    <w:rsid w:val="008947A5"/>
    <w:rsid w:val="00897672"/>
    <w:rsid w:val="008A0CDA"/>
    <w:rsid w:val="008A386C"/>
    <w:rsid w:val="008A3EF5"/>
    <w:rsid w:val="008B0BBC"/>
    <w:rsid w:val="008B2336"/>
    <w:rsid w:val="008B763D"/>
    <w:rsid w:val="008C4C53"/>
    <w:rsid w:val="008C78B5"/>
    <w:rsid w:val="008C78BB"/>
    <w:rsid w:val="008C7A9C"/>
    <w:rsid w:val="008D030D"/>
    <w:rsid w:val="008D20AB"/>
    <w:rsid w:val="008D5B24"/>
    <w:rsid w:val="008D71FC"/>
    <w:rsid w:val="008D7430"/>
    <w:rsid w:val="008E1725"/>
    <w:rsid w:val="008E45D3"/>
    <w:rsid w:val="008E50C1"/>
    <w:rsid w:val="008F0A09"/>
    <w:rsid w:val="008F12F5"/>
    <w:rsid w:val="008F2D4E"/>
    <w:rsid w:val="008F3BF0"/>
    <w:rsid w:val="008F56FA"/>
    <w:rsid w:val="008F597D"/>
    <w:rsid w:val="008F69E8"/>
    <w:rsid w:val="00905B1A"/>
    <w:rsid w:val="00907797"/>
    <w:rsid w:val="00911399"/>
    <w:rsid w:val="0091216A"/>
    <w:rsid w:val="0091267F"/>
    <w:rsid w:val="0091765A"/>
    <w:rsid w:val="00920361"/>
    <w:rsid w:val="009209F4"/>
    <w:rsid w:val="009236A0"/>
    <w:rsid w:val="00923E60"/>
    <w:rsid w:val="00925BDB"/>
    <w:rsid w:val="00931CE2"/>
    <w:rsid w:val="00932B2C"/>
    <w:rsid w:val="009332DD"/>
    <w:rsid w:val="009349EB"/>
    <w:rsid w:val="009371BD"/>
    <w:rsid w:val="00940D1E"/>
    <w:rsid w:val="00943A56"/>
    <w:rsid w:val="009444B3"/>
    <w:rsid w:val="009444D4"/>
    <w:rsid w:val="009519FA"/>
    <w:rsid w:val="00952565"/>
    <w:rsid w:val="00956098"/>
    <w:rsid w:val="009628C7"/>
    <w:rsid w:val="00963060"/>
    <w:rsid w:val="0096514F"/>
    <w:rsid w:val="00971ACA"/>
    <w:rsid w:val="00971AFF"/>
    <w:rsid w:val="0097249D"/>
    <w:rsid w:val="009726EB"/>
    <w:rsid w:val="00975391"/>
    <w:rsid w:val="00976D89"/>
    <w:rsid w:val="009808AC"/>
    <w:rsid w:val="00981198"/>
    <w:rsid w:val="0099241E"/>
    <w:rsid w:val="0099664B"/>
    <w:rsid w:val="00996FF3"/>
    <w:rsid w:val="0099723A"/>
    <w:rsid w:val="009976A5"/>
    <w:rsid w:val="009A65BD"/>
    <w:rsid w:val="009A7516"/>
    <w:rsid w:val="009A76F6"/>
    <w:rsid w:val="009B0D2A"/>
    <w:rsid w:val="009B1C81"/>
    <w:rsid w:val="009B367F"/>
    <w:rsid w:val="009B3C55"/>
    <w:rsid w:val="009B49DA"/>
    <w:rsid w:val="009C08BA"/>
    <w:rsid w:val="009C1837"/>
    <w:rsid w:val="009C3803"/>
    <w:rsid w:val="009C474E"/>
    <w:rsid w:val="009C4DF8"/>
    <w:rsid w:val="009C6B36"/>
    <w:rsid w:val="009C7328"/>
    <w:rsid w:val="009D02E8"/>
    <w:rsid w:val="009D06DB"/>
    <w:rsid w:val="009D4A53"/>
    <w:rsid w:val="009E5607"/>
    <w:rsid w:val="009E6E0D"/>
    <w:rsid w:val="009F0C72"/>
    <w:rsid w:val="009F1506"/>
    <w:rsid w:val="009F210E"/>
    <w:rsid w:val="009F4BD3"/>
    <w:rsid w:val="00A01305"/>
    <w:rsid w:val="00A05516"/>
    <w:rsid w:val="00A074C6"/>
    <w:rsid w:val="00A11184"/>
    <w:rsid w:val="00A12D64"/>
    <w:rsid w:val="00A20A00"/>
    <w:rsid w:val="00A22053"/>
    <w:rsid w:val="00A2482F"/>
    <w:rsid w:val="00A25D35"/>
    <w:rsid w:val="00A26673"/>
    <w:rsid w:val="00A301A0"/>
    <w:rsid w:val="00A35CD6"/>
    <w:rsid w:val="00A41851"/>
    <w:rsid w:val="00A41C69"/>
    <w:rsid w:val="00A4453A"/>
    <w:rsid w:val="00A44908"/>
    <w:rsid w:val="00A44B2E"/>
    <w:rsid w:val="00A45759"/>
    <w:rsid w:val="00A45F18"/>
    <w:rsid w:val="00A466C2"/>
    <w:rsid w:val="00A5117E"/>
    <w:rsid w:val="00A522CF"/>
    <w:rsid w:val="00A525CE"/>
    <w:rsid w:val="00A56E9D"/>
    <w:rsid w:val="00A57016"/>
    <w:rsid w:val="00A61EB7"/>
    <w:rsid w:val="00A670CE"/>
    <w:rsid w:val="00A673C5"/>
    <w:rsid w:val="00A7350F"/>
    <w:rsid w:val="00A8373A"/>
    <w:rsid w:val="00A85381"/>
    <w:rsid w:val="00A903A6"/>
    <w:rsid w:val="00A91862"/>
    <w:rsid w:val="00A91F79"/>
    <w:rsid w:val="00A933D2"/>
    <w:rsid w:val="00AA0B63"/>
    <w:rsid w:val="00AA1C5C"/>
    <w:rsid w:val="00AA1F21"/>
    <w:rsid w:val="00AA226B"/>
    <w:rsid w:val="00AA5F8F"/>
    <w:rsid w:val="00AA6A04"/>
    <w:rsid w:val="00AA703B"/>
    <w:rsid w:val="00AA7195"/>
    <w:rsid w:val="00AB1C5F"/>
    <w:rsid w:val="00AB20B4"/>
    <w:rsid w:val="00AB2186"/>
    <w:rsid w:val="00AB30DC"/>
    <w:rsid w:val="00AC1322"/>
    <w:rsid w:val="00AC4F46"/>
    <w:rsid w:val="00AC7D9C"/>
    <w:rsid w:val="00AD0806"/>
    <w:rsid w:val="00AE0611"/>
    <w:rsid w:val="00AE148F"/>
    <w:rsid w:val="00AE1AE2"/>
    <w:rsid w:val="00AE6765"/>
    <w:rsid w:val="00AE729E"/>
    <w:rsid w:val="00AF1AA5"/>
    <w:rsid w:val="00AF59EB"/>
    <w:rsid w:val="00AF5C11"/>
    <w:rsid w:val="00B00341"/>
    <w:rsid w:val="00B03D9B"/>
    <w:rsid w:val="00B057CB"/>
    <w:rsid w:val="00B11E45"/>
    <w:rsid w:val="00B12153"/>
    <w:rsid w:val="00B12611"/>
    <w:rsid w:val="00B155FC"/>
    <w:rsid w:val="00B22D57"/>
    <w:rsid w:val="00B26C93"/>
    <w:rsid w:val="00B2737B"/>
    <w:rsid w:val="00B30A52"/>
    <w:rsid w:val="00B31D43"/>
    <w:rsid w:val="00B333C5"/>
    <w:rsid w:val="00B37D54"/>
    <w:rsid w:val="00B4010B"/>
    <w:rsid w:val="00B417E5"/>
    <w:rsid w:val="00B43A41"/>
    <w:rsid w:val="00B4443C"/>
    <w:rsid w:val="00B44CD1"/>
    <w:rsid w:val="00B51E07"/>
    <w:rsid w:val="00B55C9E"/>
    <w:rsid w:val="00B6063D"/>
    <w:rsid w:val="00B6378C"/>
    <w:rsid w:val="00B64FD8"/>
    <w:rsid w:val="00B652EA"/>
    <w:rsid w:val="00B74C80"/>
    <w:rsid w:val="00B74F55"/>
    <w:rsid w:val="00B80E3A"/>
    <w:rsid w:val="00B80F44"/>
    <w:rsid w:val="00B8194B"/>
    <w:rsid w:val="00B850C3"/>
    <w:rsid w:val="00B87BF2"/>
    <w:rsid w:val="00B87C42"/>
    <w:rsid w:val="00B92420"/>
    <w:rsid w:val="00B9274E"/>
    <w:rsid w:val="00B943DA"/>
    <w:rsid w:val="00B96526"/>
    <w:rsid w:val="00BA2D4B"/>
    <w:rsid w:val="00BA3EB7"/>
    <w:rsid w:val="00BA52CD"/>
    <w:rsid w:val="00BB1FEA"/>
    <w:rsid w:val="00BB57EA"/>
    <w:rsid w:val="00BB63E9"/>
    <w:rsid w:val="00BB6EB4"/>
    <w:rsid w:val="00BC0A03"/>
    <w:rsid w:val="00BC27C0"/>
    <w:rsid w:val="00BC38B6"/>
    <w:rsid w:val="00BC40CD"/>
    <w:rsid w:val="00BC52D3"/>
    <w:rsid w:val="00BC6D59"/>
    <w:rsid w:val="00BC7D35"/>
    <w:rsid w:val="00BC7FD1"/>
    <w:rsid w:val="00BD33E2"/>
    <w:rsid w:val="00BD415D"/>
    <w:rsid w:val="00BD527F"/>
    <w:rsid w:val="00BD7D86"/>
    <w:rsid w:val="00BE1889"/>
    <w:rsid w:val="00BE1B7B"/>
    <w:rsid w:val="00BE3708"/>
    <w:rsid w:val="00BE77A9"/>
    <w:rsid w:val="00BF0095"/>
    <w:rsid w:val="00C00438"/>
    <w:rsid w:val="00C01826"/>
    <w:rsid w:val="00C01F1E"/>
    <w:rsid w:val="00C027CC"/>
    <w:rsid w:val="00C05F9A"/>
    <w:rsid w:val="00C11DCB"/>
    <w:rsid w:val="00C126EC"/>
    <w:rsid w:val="00C160EE"/>
    <w:rsid w:val="00C231A9"/>
    <w:rsid w:val="00C251ED"/>
    <w:rsid w:val="00C26E99"/>
    <w:rsid w:val="00C274AE"/>
    <w:rsid w:val="00C31F5C"/>
    <w:rsid w:val="00C357A1"/>
    <w:rsid w:val="00C358CE"/>
    <w:rsid w:val="00C35EC4"/>
    <w:rsid w:val="00C407C6"/>
    <w:rsid w:val="00C4094A"/>
    <w:rsid w:val="00C45071"/>
    <w:rsid w:val="00C45283"/>
    <w:rsid w:val="00C52199"/>
    <w:rsid w:val="00C52A65"/>
    <w:rsid w:val="00C52E15"/>
    <w:rsid w:val="00C54421"/>
    <w:rsid w:val="00C5746A"/>
    <w:rsid w:val="00C61521"/>
    <w:rsid w:val="00C64D31"/>
    <w:rsid w:val="00C64F4D"/>
    <w:rsid w:val="00C65CE1"/>
    <w:rsid w:val="00C67428"/>
    <w:rsid w:val="00C72ECB"/>
    <w:rsid w:val="00C80396"/>
    <w:rsid w:val="00C8267A"/>
    <w:rsid w:val="00C8641B"/>
    <w:rsid w:val="00C96679"/>
    <w:rsid w:val="00CA428A"/>
    <w:rsid w:val="00CA779C"/>
    <w:rsid w:val="00CA7C64"/>
    <w:rsid w:val="00CB29D5"/>
    <w:rsid w:val="00CB354A"/>
    <w:rsid w:val="00CB4B3E"/>
    <w:rsid w:val="00CB4CB1"/>
    <w:rsid w:val="00CB662D"/>
    <w:rsid w:val="00CC4397"/>
    <w:rsid w:val="00CD379D"/>
    <w:rsid w:val="00CD5301"/>
    <w:rsid w:val="00CD5781"/>
    <w:rsid w:val="00CD668E"/>
    <w:rsid w:val="00CD73A5"/>
    <w:rsid w:val="00CE214C"/>
    <w:rsid w:val="00CE23A5"/>
    <w:rsid w:val="00CE4829"/>
    <w:rsid w:val="00CF11FA"/>
    <w:rsid w:val="00CF412E"/>
    <w:rsid w:val="00CF41AF"/>
    <w:rsid w:val="00CF4F2C"/>
    <w:rsid w:val="00CF5E59"/>
    <w:rsid w:val="00CF5EB9"/>
    <w:rsid w:val="00D00197"/>
    <w:rsid w:val="00D00AB4"/>
    <w:rsid w:val="00D05C67"/>
    <w:rsid w:val="00D06F1E"/>
    <w:rsid w:val="00D0722C"/>
    <w:rsid w:val="00D11C62"/>
    <w:rsid w:val="00D13BAA"/>
    <w:rsid w:val="00D153BF"/>
    <w:rsid w:val="00D15460"/>
    <w:rsid w:val="00D175A6"/>
    <w:rsid w:val="00D24B3F"/>
    <w:rsid w:val="00D25462"/>
    <w:rsid w:val="00D26DB8"/>
    <w:rsid w:val="00D308D8"/>
    <w:rsid w:val="00D4354C"/>
    <w:rsid w:val="00D45D3A"/>
    <w:rsid w:val="00D47C9E"/>
    <w:rsid w:val="00D55B29"/>
    <w:rsid w:val="00D56630"/>
    <w:rsid w:val="00D6008E"/>
    <w:rsid w:val="00D61F84"/>
    <w:rsid w:val="00D62C4C"/>
    <w:rsid w:val="00D67CF1"/>
    <w:rsid w:val="00D77B76"/>
    <w:rsid w:val="00D842A2"/>
    <w:rsid w:val="00D924BE"/>
    <w:rsid w:val="00D929C9"/>
    <w:rsid w:val="00D92D9B"/>
    <w:rsid w:val="00D93A09"/>
    <w:rsid w:val="00D97ADC"/>
    <w:rsid w:val="00DB2B03"/>
    <w:rsid w:val="00DB3048"/>
    <w:rsid w:val="00DB479C"/>
    <w:rsid w:val="00DB4969"/>
    <w:rsid w:val="00DB75A6"/>
    <w:rsid w:val="00DB75CA"/>
    <w:rsid w:val="00DC11AB"/>
    <w:rsid w:val="00DC1A23"/>
    <w:rsid w:val="00DD0F4C"/>
    <w:rsid w:val="00DD2646"/>
    <w:rsid w:val="00DD29F1"/>
    <w:rsid w:val="00DE19DC"/>
    <w:rsid w:val="00DE2893"/>
    <w:rsid w:val="00DE487B"/>
    <w:rsid w:val="00DE4FDA"/>
    <w:rsid w:val="00DE5A83"/>
    <w:rsid w:val="00DE6542"/>
    <w:rsid w:val="00DE6B2B"/>
    <w:rsid w:val="00DE733D"/>
    <w:rsid w:val="00DF045E"/>
    <w:rsid w:val="00DF0CC2"/>
    <w:rsid w:val="00DF2791"/>
    <w:rsid w:val="00E046EB"/>
    <w:rsid w:val="00E0510E"/>
    <w:rsid w:val="00E059BC"/>
    <w:rsid w:val="00E05FEF"/>
    <w:rsid w:val="00E065C8"/>
    <w:rsid w:val="00E10199"/>
    <w:rsid w:val="00E109DB"/>
    <w:rsid w:val="00E11316"/>
    <w:rsid w:val="00E11C6F"/>
    <w:rsid w:val="00E120A0"/>
    <w:rsid w:val="00E13FC4"/>
    <w:rsid w:val="00E140CA"/>
    <w:rsid w:val="00E14CAE"/>
    <w:rsid w:val="00E14D5E"/>
    <w:rsid w:val="00E161F0"/>
    <w:rsid w:val="00E176F7"/>
    <w:rsid w:val="00E20179"/>
    <w:rsid w:val="00E22007"/>
    <w:rsid w:val="00E2201F"/>
    <w:rsid w:val="00E24313"/>
    <w:rsid w:val="00E3089E"/>
    <w:rsid w:val="00E32663"/>
    <w:rsid w:val="00E33CAB"/>
    <w:rsid w:val="00E40826"/>
    <w:rsid w:val="00E40BD0"/>
    <w:rsid w:val="00E40C5D"/>
    <w:rsid w:val="00E41688"/>
    <w:rsid w:val="00E475EA"/>
    <w:rsid w:val="00E51CAC"/>
    <w:rsid w:val="00E52E0F"/>
    <w:rsid w:val="00E5488C"/>
    <w:rsid w:val="00E559D0"/>
    <w:rsid w:val="00E56295"/>
    <w:rsid w:val="00E570EA"/>
    <w:rsid w:val="00E60FB8"/>
    <w:rsid w:val="00E6258D"/>
    <w:rsid w:val="00E630E8"/>
    <w:rsid w:val="00E63AFD"/>
    <w:rsid w:val="00E64C67"/>
    <w:rsid w:val="00E64E06"/>
    <w:rsid w:val="00E65F37"/>
    <w:rsid w:val="00E7065C"/>
    <w:rsid w:val="00E70E56"/>
    <w:rsid w:val="00E715AF"/>
    <w:rsid w:val="00E75959"/>
    <w:rsid w:val="00E82D20"/>
    <w:rsid w:val="00E84416"/>
    <w:rsid w:val="00E86065"/>
    <w:rsid w:val="00E86307"/>
    <w:rsid w:val="00E878B1"/>
    <w:rsid w:val="00E87E57"/>
    <w:rsid w:val="00E9643E"/>
    <w:rsid w:val="00E97A78"/>
    <w:rsid w:val="00EA007E"/>
    <w:rsid w:val="00EA1B77"/>
    <w:rsid w:val="00EA311C"/>
    <w:rsid w:val="00EA4D88"/>
    <w:rsid w:val="00EA6083"/>
    <w:rsid w:val="00EA69B2"/>
    <w:rsid w:val="00EB1BA8"/>
    <w:rsid w:val="00EB1E70"/>
    <w:rsid w:val="00EB5877"/>
    <w:rsid w:val="00EB6B00"/>
    <w:rsid w:val="00EC0BE9"/>
    <w:rsid w:val="00EC250A"/>
    <w:rsid w:val="00EC5254"/>
    <w:rsid w:val="00ED2290"/>
    <w:rsid w:val="00ED5FFA"/>
    <w:rsid w:val="00ED6E63"/>
    <w:rsid w:val="00EE09E1"/>
    <w:rsid w:val="00EE618A"/>
    <w:rsid w:val="00EF27ED"/>
    <w:rsid w:val="00EF3EE4"/>
    <w:rsid w:val="00EF5B90"/>
    <w:rsid w:val="00EF63EF"/>
    <w:rsid w:val="00EF723F"/>
    <w:rsid w:val="00EF753E"/>
    <w:rsid w:val="00F01F23"/>
    <w:rsid w:val="00F05445"/>
    <w:rsid w:val="00F064D7"/>
    <w:rsid w:val="00F06C34"/>
    <w:rsid w:val="00F15C43"/>
    <w:rsid w:val="00F20DD3"/>
    <w:rsid w:val="00F245AC"/>
    <w:rsid w:val="00F248B4"/>
    <w:rsid w:val="00F259F3"/>
    <w:rsid w:val="00F27D41"/>
    <w:rsid w:val="00F31589"/>
    <w:rsid w:val="00F35464"/>
    <w:rsid w:val="00F3761F"/>
    <w:rsid w:val="00F413D8"/>
    <w:rsid w:val="00F44C26"/>
    <w:rsid w:val="00F50D8D"/>
    <w:rsid w:val="00F517F5"/>
    <w:rsid w:val="00F541B8"/>
    <w:rsid w:val="00F55BEE"/>
    <w:rsid w:val="00F56E42"/>
    <w:rsid w:val="00F61AA3"/>
    <w:rsid w:val="00F62C91"/>
    <w:rsid w:val="00F6490B"/>
    <w:rsid w:val="00F649E3"/>
    <w:rsid w:val="00F709D1"/>
    <w:rsid w:val="00F73233"/>
    <w:rsid w:val="00F755AA"/>
    <w:rsid w:val="00F8560B"/>
    <w:rsid w:val="00F86455"/>
    <w:rsid w:val="00F86FFD"/>
    <w:rsid w:val="00F9239A"/>
    <w:rsid w:val="00F92AF7"/>
    <w:rsid w:val="00F96FCB"/>
    <w:rsid w:val="00FA20FC"/>
    <w:rsid w:val="00FA22F6"/>
    <w:rsid w:val="00FA2B70"/>
    <w:rsid w:val="00FA47D4"/>
    <w:rsid w:val="00FA498A"/>
    <w:rsid w:val="00FA6020"/>
    <w:rsid w:val="00FA7296"/>
    <w:rsid w:val="00FB0BA7"/>
    <w:rsid w:val="00FB383B"/>
    <w:rsid w:val="00FB3BB7"/>
    <w:rsid w:val="00FB472A"/>
    <w:rsid w:val="00FB5C32"/>
    <w:rsid w:val="00FC1829"/>
    <w:rsid w:val="00FD51BF"/>
    <w:rsid w:val="00FD6FF4"/>
    <w:rsid w:val="00FF4058"/>
    <w:rsid w:val="00FF7B49"/>
    <w:rsid w:val="01081D56"/>
    <w:rsid w:val="01A9BFC2"/>
    <w:rsid w:val="01AB2183"/>
    <w:rsid w:val="0266ABA3"/>
    <w:rsid w:val="03299BA2"/>
    <w:rsid w:val="033B6DF1"/>
    <w:rsid w:val="03475D5F"/>
    <w:rsid w:val="0416E3E3"/>
    <w:rsid w:val="047D07A1"/>
    <w:rsid w:val="04BD75BA"/>
    <w:rsid w:val="0523F7A4"/>
    <w:rsid w:val="0566D497"/>
    <w:rsid w:val="05BA2F19"/>
    <w:rsid w:val="065FB9E0"/>
    <w:rsid w:val="071D6AD4"/>
    <w:rsid w:val="07435BF7"/>
    <w:rsid w:val="08042F07"/>
    <w:rsid w:val="08D98134"/>
    <w:rsid w:val="091DB70F"/>
    <w:rsid w:val="0A22FCDA"/>
    <w:rsid w:val="0A878ED6"/>
    <w:rsid w:val="0A8C7E5B"/>
    <w:rsid w:val="0AC1EECD"/>
    <w:rsid w:val="0BBF3238"/>
    <w:rsid w:val="0C83CC44"/>
    <w:rsid w:val="0CCE09AD"/>
    <w:rsid w:val="0DABC109"/>
    <w:rsid w:val="0E187968"/>
    <w:rsid w:val="0E20F234"/>
    <w:rsid w:val="0EF217DF"/>
    <w:rsid w:val="0F1C166C"/>
    <w:rsid w:val="0F4508B2"/>
    <w:rsid w:val="0FE1EEF6"/>
    <w:rsid w:val="104C4B50"/>
    <w:rsid w:val="1167AEF0"/>
    <w:rsid w:val="119AE701"/>
    <w:rsid w:val="11CE3B19"/>
    <w:rsid w:val="125BD5E5"/>
    <w:rsid w:val="129816A5"/>
    <w:rsid w:val="129F6BB8"/>
    <w:rsid w:val="12B26164"/>
    <w:rsid w:val="12D8961E"/>
    <w:rsid w:val="142B8C16"/>
    <w:rsid w:val="155D2B7E"/>
    <w:rsid w:val="1610D5EB"/>
    <w:rsid w:val="16DA1206"/>
    <w:rsid w:val="1711DB40"/>
    <w:rsid w:val="1728D5A4"/>
    <w:rsid w:val="177E4AA3"/>
    <w:rsid w:val="177F0BB7"/>
    <w:rsid w:val="18118816"/>
    <w:rsid w:val="1877D022"/>
    <w:rsid w:val="19652FDC"/>
    <w:rsid w:val="1977656F"/>
    <w:rsid w:val="198D5490"/>
    <w:rsid w:val="1A5C4CCE"/>
    <w:rsid w:val="1B0A0847"/>
    <w:rsid w:val="1B8E703A"/>
    <w:rsid w:val="1C3A6FFC"/>
    <w:rsid w:val="1C3C7A48"/>
    <w:rsid w:val="1EE33F1E"/>
    <w:rsid w:val="1F2774F9"/>
    <w:rsid w:val="1F2BD87A"/>
    <w:rsid w:val="1F66CFCF"/>
    <w:rsid w:val="2047F968"/>
    <w:rsid w:val="2053DDB5"/>
    <w:rsid w:val="2215BE99"/>
    <w:rsid w:val="225AD79D"/>
    <w:rsid w:val="22A5839B"/>
    <w:rsid w:val="22B3329D"/>
    <w:rsid w:val="23F41F4C"/>
    <w:rsid w:val="24223752"/>
    <w:rsid w:val="24FBD5C9"/>
    <w:rsid w:val="253AA59A"/>
    <w:rsid w:val="25C842F1"/>
    <w:rsid w:val="27A4A4EB"/>
    <w:rsid w:val="27B8E452"/>
    <w:rsid w:val="27EFF270"/>
    <w:rsid w:val="27F123BE"/>
    <w:rsid w:val="28526064"/>
    <w:rsid w:val="28575F0A"/>
    <w:rsid w:val="28B662DC"/>
    <w:rsid w:val="28BCE062"/>
    <w:rsid w:val="28F8F347"/>
    <w:rsid w:val="2A6F1699"/>
    <w:rsid w:val="2AADEF9F"/>
    <w:rsid w:val="2B4B734A"/>
    <w:rsid w:val="2B5498AD"/>
    <w:rsid w:val="2B56450E"/>
    <w:rsid w:val="2B5C6C2C"/>
    <w:rsid w:val="2B5F1BC8"/>
    <w:rsid w:val="2C39DA2C"/>
    <w:rsid w:val="2CA3E242"/>
    <w:rsid w:val="2D0203EC"/>
    <w:rsid w:val="2D43D2B2"/>
    <w:rsid w:val="2DCE95F7"/>
    <w:rsid w:val="2EAAF60F"/>
    <w:rsid w:val="2EDB7D68"/>
    <w:rsid w:val="2FC0DE36"/>
    <w:rsid w:val="3005A2AA"/>
    <w:rsid w:val="30629A5E"/>
    <w:rsid w:val="30660AB8"/>
    <w:rsid w:val="30AC4EFC"/>
    <w:rsid w:val="319F7E7B"/>
    <w:rsid w:val="32442DE6"/>
    <w:rsid w:val="330DE5C5"/>
    <w:rsid w:val="3410910B"/>
    <w:rsid w:val="344285A6"/>
    <w:rsid w:val="34B15207"/>
    <w:rsid w:val="34B9C4F7"/>
    <w:rsid w:val="34ECFD08"/>
    <w:rsid w:val="353132E3"/>
    <w:rsid w:val="35DFAF70"/>
    <w:rsid w:val="369FFA2F"/>
    <w:rsid w:val="36A58C33"/>
    <w:rsid w:val="36EC1280"/>
    <w:rsid w:val="37FB3268"/>
    <w:rsid w:val="389E9D2B"/>
    <w:rsid w:val="38BCF087"/>
    <w:rsid w:val="39464555"/>
    <w:rsid w:val="399DF61F"/>
    <w:rsid w:val="39C77CFC"/>
    <w:rsid w:val="3A4A5C09"/>
    <w:rsid w:val="3AABB902"/>
    <w:rsid w:val="3B63F465"/>
    <w:rsid w:val="3B820560"/>
    <w:rsid w:val="3BFA4060"/>
    <w:rsid w:val="3C0D3BFE"/>
    <w:rsid w:val="3D7B0826"/>
    <w:rsid w:val="3ECCFCDB"/>
    <w:rsid w:val="3F5D16BD"/>
    <w:rsid w:val="404A578D"/>
    <w:rsid w:val="405FC5D4"/>
    <w:rsid w:val="42798B00"/>
    <w:rsid w:val="429839CE"/>
    <w:rsid w:val="43C6F980"/>
    <w:rsid w:val="44301D58"/>
    <w:rsid w:val="4445BF36"/>
    <w:rsid w:val="44586F42"/>
    <w:rsid w:val="44D099F5"/>
    <w:rsid w:val="45A0BC7E"/>
    <w:rsid w:val="45CA9C20"/>
    <w:rsid w:val="46124669"/>
    <w:rsid w:val="46BC4775"/>
    <w:rsid w:val="46C59363"/>
    <w:rsid w:val="48A603AF"/>
    <w:rsid w:val="48AF31A5"/>
    <w:rsid w:val="48E16BDE"/>
    <w:rsid w:val="4A4B0206"/>
    <w:rsid w:val="4AF6BAF2"/>
    <w:rsid w:val="4B69FCB8"/>
    <w:rsid w:val="4B7D5AD1"/>
    <w:rsid w:val="4BBC6FD8"/>
    <w:rsid w:val="4D6B96F2"/>
    <w:rsid w:val="4E640BD1"/>
    <w:rsid w:val="4F7DAD42"/>
    <w:rsid w:val="4F8C43F7"/>
    <w:rsid w:val="501AA51C"/>
    <w:rsid w:val="5032609A"/>
    <w:rsid w:val="50AD9A6B"/>
    <w:rsid w:val="50BA0231"/>
    <w:rsid w:val="50DA4DCB"/>
    <w:rsid w:val="51C4F448"/>
    <w:rsid w:val="52B4B68C"/>
    <w:rsid w:val="5321EAF0"/>
    <w:rsid w:val="5352930B"/>
    <w:rsid w:val="53B820BF"/>
    <w:rsid w:val="54EFCA16"/>
    <w:rsid w:val="551CDB09"/>
    <w:rsid w:val="554359A8"/>
    <w:rsid w:val="5580B22C"/>
    <w:rsid w:val="559643ED"/>
    <w:rsid w:val="5620D4C6"/>
    <w:rsid w:val="572AF111"/>
    <w:rsid w:val="5788BAEE"/>
    <w:rsid w:val="579F229F"/>
    <w:rsid w:val="57ECAB93"/>
    <w:rsid w:val="587F6360"/>
    <w:rsid w:val="588B91E2"/>
    <w:rsid w:val="59574E86"/>
    <w:rsid w:val="59F839B2"/>
    <w:rsid w:val="5C01578C"/>
    <w:rsid w:val="5D7CB9B5"/>
    <w:rsid w:val="5D7E3E14"/>
    <w:rsid w:val="5DDAE399"/>
    <w:rsid w:val="5E413B72"/>
    <w:rsid w:val="5EA6C876"/>
    <w:rsid w:val="5EEB29C8"/>
    <w:rsid w:val="5F6CE63C"/>
    <w:rsid w:val="60571DD0"/>
    <w:rsid w:val="610078DC"/>
    <w:rsid w:val="612C6965"/>
    <w:rsid w:val="61307BD4"/>
    <w:rsid w:val="614BC661"/>
    <w:rsid w:val="618BB40F"/>
    <w:rsid w:val="6218B453"/>
    <w:rsid w:val="62223312"/>
    <w:rsid w:val="622E3A80"/>
    <w:rsid w:val="62E0A656"/>
    <w:rsid w:val="6371E947"/>
    <w:rsid w:val="63936B7F"/>
    <w:rsid w:val="6423B360"/>
    <w:rsid w:val="65413936"/>
    <w:rsid w:val="65CBA107"/>
    <w:rsid w:val="65D3E9FF"/>
    <w:rsid w:val="6663FBA2"/>
    <w:rsid w:val="669FA6A3"/>
    <w:rsid w:val="673A6853"/>
    <w:rsid w:val="67B0CBD8"/>
    <w:rsid w:val="68D5ACCF"/>
    <w:rsid w:val="68DAA7C8"/>
    <w:rsid w:val="691CB227"/>
    <w:rsid w:val="6986BE11"/>
    <w:rsid w:val="6A00554D"/>
    <w:rsid w:val="6A15DCAB"/>
    <w:rsid w:val="6A59AB01"/>
    <w:rsid w:val="6B03DED8"/>
    <w:rsid w:val="6B12E233"/>
    <w:rsid w:val="6BD78369"/>
    <w:rsid w:val="6D79D8BB"/>
    <w:rsid w:val="6DA1960E"/>
    <w:rsid w:val="6DC00DD2"/>
    <w:rsid w:val="6DFF4422"/>
    <w:rsid w:val="6E1598E8"/>
    <w:rsid w:val="6E7307A7"/>
    <w:rsid w:val="6EBC12BF"/>
    <w:rsid w:val="6F604B5C"/>
    <w:rsid w:val="6FAD8B43"/>
    <w:rsid w:val="703EED94"/>
    <w:rsid w:val="7058DF95"/>
    <w:rsid w:val="712C0E88"/>
    <w:rsid w:val="71FA711C"/>
    <w:rsid w:val="7313F924"/>
    <w:rsid w:val="7379588B"/>
    <w:rsid w:val="73D44800"/>
    <w:rsid w:val="74347D93"/>
    <w:rsid w:val="74BE6B71"/>
    <w:rsid w:val="75208B6C"/>
    <w:rsid w:val="7561A011"/>
    <w:rsid w:val="75F12CCD"/>
    <w:rsid w:val="770B514A"/>
    <w:rsid w:val="773FE6E3"/>
    <w:rsid w:val="7822723D"/>
    <w:rsid w:val="7839D9CD"/>
    <w:rsid w:val="7841E01D"/>
    <w:rsid w:val="78783CFE"/>
    <w:rsid w:val="78E859F4"/>
    <w:rsid w:val="795EF2FF"/>
    <w:rsid w:val="797FB9C1"/>
    <w:rsid w:val="7991C923"/>
    <w:rsid w:val="79B7A3FD"/>
    <w:rsid w:val="7B570648"/>
    <w:rsid w:val="7BAD6ECD"/>
    <w:rsid w:val="7BD55EF1"/>
    <w:rsid w:val="7C9361FB"/>
    <w:rsid w:val="7D22CD71"/>
    <w:rsid w:val="7EB50755"/>
    <w:rsid w:val="7F53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8C331"/>
  <w15:chartTrackingRefBased/>
  <w15:docId w15:val="{A47B2F58-4910-4A35-AD17-B1525EB9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4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F0095"/>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DefaultParagraphFont"/>
    <w:rsid w:val="00D45D3A"/>
  </w:style>
  <w:style w:type="character" w:customStyle="1" w:styleId="eop">
    <w:name w:val="eop"/>
    <w:basedOn w:val="DefaultParagraphFont"/>
    <w:rsid w:val="00D45D3A"/>
  </w:style>
  <w:style w:type="paragraph" w:customStyle="1" w:styleId="paragraph">
    <w:name w:val="paragraph"/>
    <w:basedOn w:val="Normal"/>
    <w:rsid w:val="00EF5B9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7037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37C2"/>
    <w:rPr>
      <w:rFonts w:ascii="Segoe UI" w:hAnsi="Segoe UI" w:cs="Segoe UI"/>
      <w:sz w:val="18"/>
      <w:szCs w:val="18"/>
      <w:lang w:val="en-GB"/>
    </w:rPr>
  </w:style>
  <w:style w:type="paragraph" w:styleId="FootnoteText">
    <w:name w:val="footnote text"/>
    <w:aliases w:val="Car,footnote text1,single space,F,Style 25,newfootnotetext,fn,Char Char,ft,footnote"/>
    <w:basedOn w:val="Normal"/>
    <w:link w:val="FootnoteTextChar"/>
    <w:uiPriority w:val="99"/>
    <w:unhideWhenUsed/>
    <w:rsid w:val="00AE1AE2"/>
    <w:pPr>
      <w:spacing w:after="0" w:line="240" w:lineRule="auto"/>
    </w:pPr>
    <w:rPr>
      <w:sz w:val="20"/>
      <w:szCs w:val="20"/>
    </w:rPr>
  </w:style>
  <w:style w:type="character" w:customStyle="1" w:styleId="FootnoteTextChar">
    <w:name w:val="Footnote Text Char"/>
    <w:aliases w:val="Car Char,footnote text1 Char,single space Char,F Char,Style 25 Char,newfootnotetext Char,fn Char,Char Char Char,ft Char,footnote Char"/>
    <w:basedOn w:val="DefaultParagraphFont"/>
    <w:link w:val="FootnoteText"/>
    <w:uiPriority w:val="99"/>
    <w:rsid w:val="00AE1AE2"/>
    <w:rPr>
      <w:sz w:val="20"/>
      <w:szCs w:val="20"/>
      <w:lang w:val="en-GB"/>
    </w:rPr>
  </w:style>
  <w:style w:type="character" w:styleId="FootnoteReference">
    <w:name w:val="footnote reference"/>
    <w:aliases w:val="Style 24"/>
    <w:basedOn w:val="DefaultParagraphFont"/>
    <w:uiPriority w:val="99"/>
    <w:unhideWhenUsed/>
    <w:rsid w:val="00AE1AE2"/>
    <w:rPr>
      <w:vertAlign w:val="superscript"/>
    </w:rPr>
  </w:style>
  <w:style w:type="paragraph" w:styleId="ListParagraph">
    <w:name w:val="List Paragraph"/>
    <w:basedOn w:val="Normal"/>
    <w:link w:val="ListParagraphChar"/>
    <w:uiPriority w:val="34"/>
    <w:qFormat/>
    <w:rsid w:val="00321FF5"/>
    <w:pPr>
      <w:ind w:left="720"/>
      <w:contextualSpacing/>
    </w:pPr>
  </w:style>
  <w:style w:type="paragraph" w:styleId="Header">
    <w:name w:val="header"/>
    <w:basedOn w:val="Normal"/>
    <w:link w:val="HeaderChar"/>
    <w:uiPriority w:val="99"/>
    <w:unhideWhenUsed/>
    <w:rsid w:val="00047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0E9"/>
    <w:rPr>
      <w:lang w:val="en-GB"/>
    </w:rPr>
  </w:style>
  <w:style w:type="paragraph" w:styleId="Footer">
    <w:name w:val="footer"/>
    <w:basedOn w:val="Normal"/>
    <w:link w:val="FooterChar"/>
    <w:uiPriority w:val="99"/>
    <w:unhideWhenUsed/>
    <w:rsid w:val="00047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0E9"/>
    <w:rPr>
      <w:lang w:val="en-GB"/>
    </w:rPr>
  </w:style>
  <w:style w:type="character" w:styleId="CommentReference">
    <w:name w:val="annotation reference"/>
    <w:basedOn w:val="DefaultParagraphFont"/>
    <w:uiPriority w:val="99"/>
    <w:semiHidden/>
    <w:unhideWhenUsed/>
    <w:rsid w:val="00D11C62"/>
    <w:rPr>
      <w:sz w:val="16"/>
      <w:szCs w:val="16"/>
    </w:rPr>
  </w:style>
  <w:style w:type="paragraph" w:styleId="CommentText">
    <w:name w:val="annotation text"/>
    <w:basedOn w:val="Normal"/>
    <w:link w:val="CommentTextChar"/>
    <w:uiPriority w:val="99"/>
    <w:unhideWhenUsed/>
    <w:rsid w:val="00D11C62"/>
    <w:pPr>
      <w:spacing w:line="240" w:lineRule="auto"/>
    </w:pPr>
    <w:rPr>
      <w:sz w:val="20"/>
      <w:szCs w:val="20"/>
    </w:rPr>
  </w:style>
  <w:style w:type="character" w:customStyle="1" w:styleId="CommentTextChar">
    <w:name w:val="Comment Text Char"/>
    <w:basedOn w:val="DefaultParagraphFont"/>
    <w:link w:val="CommentText"/>
    <w:uiPriority w:val="99"/>
    <w:rsid w:val="00D11C62"/>
    <w:rPr>
      <w:sz w:val="20"/>
      <w:szCs w:val="20"/>
      <w:lang w:val="en-GB"/>
    </w:rPr>
  </w:style>
  <w:style w:type="paragraph" w:styleId="CommentSubject">
    <w:name w:val="annotation subject"/>
    <w:basedOn w:val="CommentText"/>
    <w:next w:val="CommentText"/>
    <w:link w:val="CommentSubjectChar"/>
    <w:uiPriority w:val="99"/>
    <w:semiHidden/>
    <w:unhideWhenUsed/>
    <w:rsid w:val="00D11C62"/>
    <w:rPr>
      <w:b/>
      <w:bCs/>
    </w:rPr>
  </w:style>
  <w:style w:type="character" w:customStyle="1" w:styleId="CommentSubjectChar">
    <w:name w:val="Comment Subject Char"/>
    <w:basedOn w:val="CommentTextChar"/>
    <w:link w:val="CommentSubject"/>
    <w:uiPriority w:val="99"/>
    <w:semiHidden/>
    <w:rsid w:val="00D11C62"/>
    <w:rPr>
      <w:b/>
      <w:bCs/>
      <w:sz w:val="20"/>
      <w:szCs w:val="20"/>
      <w:lang w:val="en-GB"/>
    </w:rPr>
  </w:style>
  <w:style w:type="paragraph" w:styleId="Revision">
    <w:name w:val="Revision"/>
    <w:hidden/>
    <w:uiPriority w:val="99"/>
    <w:semiHidden/>
    <w:rsid w:val="00222C19"/>
    <w:pPr>
      <w:spacing w:after="0" w:line="240" w:lineRule="auto"/>
    </w:pPr>
    <w:rPr>
      <w:lang w:val="en-GB"/>
    </w:rPr>
  </w:style>
  <w:style w:type="paragraph" w:customStyle="1" w:styleId="xmsolistparagraph">
    <w:name w:val="x_msolistparagraph"/>
    <w:basedOn w:val="Normal"/>
    <w:rsid w:val="001E1844"/>
    <w:pPr>
      <w:spacing w:after="0" w:line="240" w:lineRule="auto"/>
      <w:ind w:left="720"/>
    </w:pPr>
    <w:rPr>
      <w:rFonts w:ascii="Calibri" w:hAnsi="Calibri" w:cs="Calibri"/>
      <w:lang w:val="en-US"/>
    </w:rPr>
  </w:style>
  <w:style w:type="character" w:customStyle="1" w:styleId="xnormaltextrun">
    <w:name w:val="x_normaltextrun"/>
    <w:basedOn w:val="DefaultParagraphFont"/>
    <w:rsid w:val="001E1844"/>
  </w:style>
  <w:style w:type="character" w:styleId="Hyperlink">
    <w:name w:val="Hyperlink"/>
    <w:basedOn w:val="DefaultParagraphFont"/>
    <w:uiPriority w:val="99"/>
    <w:unhideWhenUsed/>
    <w:rsid w:val="00AF59EB"/>
    <w:rPr>
      <w:color w:val="0563C1"/>
      <w:u w:val="single"/>
    </w:rPr>
  </w:style>
  <w:style w:type="paragraph" w:customStyle="1" w:styleId="ModelNrmlSingle">
    <w:name w:val="ModelNrmlSingle"/>
    <w:basedOn w:val="Normal"/>
    <w:link w:val="ModelNrmlSingleChar"/>
    <w:rsid w:val="0044619F"/>
    <w:pPr>
      <w:spacing w:after="240" w:line="240" w:lineRule="auto"/>
      <w:ind w:firstLine="720"/>
      <w:jc w:val="both"/>
    </w:pPr>
    <w:rPr>
      <w:rFonts w:ascii="Times New Roman" w:eastAsia="Times New Roman" w:hAnsi="Times New Roman" w:cs="Times New Roman"/>
      <w:szCs w:val="20"/>
      <w:lang w:val="en-US" w:eastAsia="en-US"/>
    </w:rPr>
  </w:style>
  <w:style w:type="character" w:customStyle="1" w:styleId="ModelNrmlSingleChar">
    <w:name w:val="ModelNrmlSingle Char"/>
    <w:basedOn w:val="DefaultParagraphFont"/>
    <w:link w:val="ModelNrmlSingle"/>
    <w:rsid w:val="0044619F"/>
    <w:rPr>
      <w:rFonts w:ascii="Times New Roman" w:eastAsia="Times New Roman" w:hAnsi="Times New Roman" w:cs="Times New Roman"/>
      <w:szCs w:val="20"/>
      <w:lang w:eastAsia="en-US"/>
    </w:rPr>
  </w:style>
  <w:style w:type="paragraph" w:styleId="HTMLPreformatted">
    <w:name w:val="HTML Preformatted"/>
    <w:basedOn w:val="Normal"/>
    <w:link w:val="HTMLPreformattedChar"/>
    <w:uiPriority w:val="99"/>
    <w:semiHidden/>
    <w:unhideWhenUsed/>
    <w:rsid w:val="00202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202AB3"/>
    <w:rPr>
      <w:rFonts w:ascii="Courier New" w:eastAsia="Times New Roman" w:hAnsi="Courier New" w:cs="Courier New"/>
      <w:sz w:val="20"/>
      <w:szCs w:val="20"/>
      <w:lang w:eastAsia="en-US"/>
    </w:rPr>
  </w:style>
  <w:style w:type="character" w:customStyle="1" w:styleId="y2iqfc">
    <w:name w:val="y2iqfc"/>
    <w:basedOn w:val="DefaultParagraphFont"/>
    <w:rsid w:val="00202AB3"/>
  </w:style>
  <w:style w:type="character" w:customStyle="1" w:styleId="ListParagraphChar">
    <w:name w:val="List Paragraph Char"/>
    <w:basedOn w:val="DefaultParagraphFont"/>
    <w:link w:val="ListParagraph"/>
    <w:uiPriority w:val="34"/>
    <w:rsid w:val="00C35EC4"/>
    <w:rPr>
      <w:lang w:val="en-GB"/>
    </w:rPr>
  </w:style>
  <w:style w:type="paragraph" w:customStyle="1" w:styleId="xdefault">
    <w:name w:val="x_default"/>
    <w:basedOn w:val="Normal"/>
    <w:rsid w:val="00C35EC4"/>
    <w:pPr>
      <w:autoSpaceDE w:val="0"/>
      <w:autoSpaceDN w:val="0"/>
      <w:spacing w:after="0" w:line="240" w:lineRule="auto"/>
    </w:pPr>
    <w:rPr>
      <w:rFonts w:ascii="Arial" w:hAnsi="Arial" w:cs="Arial"/>
      <w:color w:val="000000"/>
      <w:sz w:val="24"/>
      <w:szCs w:val="24"/>
      <w:lang w:val="en-US"/>
    </w:rPr>
  </w:style>
  <w:style w:type="character" w:styleId="UnresolvedMention">
    <w:name w:val="Unresolved Mention"/>
    <w:basedOn w:val="DefaultParagraphFont"/>
    <w:uiPriority w:val="99"/>
    <w:semiHidden/>
    <w:unhideWhenUsed/>
    <w:rsid w:val="006C0E0F"/>
    <w:rPr>
      <w:color w:val="605E5C"/>
      <w:shd w:val="clear" w:color="auto" w:fill="E1DFDD"/>
    </w:rPr>
  </w:style>
  <w:style w:type="character" w:styleId="FollowedHyperlink">
    <w:name w:val="FollowedHyperlink"/>
    <w:basedOn w:val="DefaultParagraphFont"/>
    <w:uiPriority w:val="99"/>
    <w:semiHidden/>
    <w:unhideWhenUsed/>
    <w:rsid w:val="006C0E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694">
      <w:bodyDiv w:val="1"/>
      <w:marLeft w:val="0"/>
      <w:marRight w:val="0"/>
      <w:marTop w:val="0"/>
      <w:marBottom w:val="0"/>
      <w:divBdr>
        <w:top w:val="none" w:sz="0" w:space="0" w:color="auto"/>
        <w:left w:val="none" w:sz="0" w:space="0" w:color="auto"/>
        <w:bottom w:val="none" w:sz="0" w:space="0" w:color="auto"/>
        <w:right w:val="none" w:sz="0" w:space="0" w:color="auto"/>
      </w:divBdr>
    </w:div>
    <w:div w:id="64958957">
      <w:bodyDiv w:val="1"/>
      <w:marLeft w:val="0"/>
      <w:marRight w:val="0"/>
      <w:marTop w:val="0"/>
      <w:marBottom w:val="0"/>
      <w:divBdr>
        <w:top w:val="none" w:sz="0" w:space="0" w:color="auto"/>
        <w:left w:val="none" w:sz="0" w:space="0" w:color="auto"/>
        <w:bottom w:val="none" w:sz="0" w:space="0" w:color="auto"/>
        <w:right w:val="none" w:sz="0" w:space="0" w:color="auto"/>
      </w:divBdr>
    </w:div>
    <w:div w:id="261230342">
      <w:bodyDiv w:val="1"/>
      <w:marLeft w:val="0"/>
      <w:marRight w:val="0"/>
      <w:marTop w:val="0"/>
      <w:marBottom w:val="0"/>
      <w:divBdr>
        <w:top w:val="none" w:sz="0" w:space="0" w:color="auto"/>
        <w:left w:val="none" w:sz="0" w:space="0" w:color="auto"/>
        <w:bottom w:val="none" w:sz="0" w:space="0" w:color="auto"/>
        <w:right w:val="none" w:sz="0" w:space="0" w:color="auto"/>
      </w:divBdr>
      <w:divsChild>
        <w:div w:id="13926129">
          <w:marLeft w:val="0"/>
          <w:marRight w:val="0"/>
          <w:marTop w:val="0"/>
          <w:marBottom w:val="0"/>
          <w:divBdr>
            <w:top w:val="none" w:sz="0" w:space="0" w:color="auto"/>
            <w:left w:val="none" w:sz="0" w:space="0" w:color="auto"/>
            <w:bottom w:val="none" w:sz="0" w:space="0" w:color="auto"/>
            <w:right w:val="none" w:sz="0" w:space="0" w:color="auto"/>
          </w:divBdr>
        </w:div>
        <w:div w:id="1026179764">
          <w:marLeft w:val="0"/>
          <w:marRight w:val="0"/>
          <w:marTop w:val="0"/>
          <w:marBottom w:val="0"/>
          <w:divBdr>
            <w:top w:val="none" w:sz="0" w:space="0" w:color="auto"/>
            <w:left w:val="none" w:sz="0" w:space="0" w:color="auto"/>
            <w:bottom w:val="none" w:sz="0" w:space="0" w:color="auto"/>
            <w:right w:val="none" w:sz="0" w:space="0" w:color="auto"/>
          </w:divBdr>
        </w:div>
      </w:divsChild>
    </w:div>
    <w:div w:id="425928281">
      <w:bodyDiv w:val="1"/>
      <w:marLeft w:val="0"/>
      <w:marRight w:val="0"/>
      <w:marTop w:val="0"/>
      <w:marBottom w:val="0"/>
      <w:divBdr>
        <w:top w:val="none" w:sz="0" w:space="0" w:color="auto"/>
        <w:left w:val="none" w:sz="0" w:space="0" w:color="auto"/>
        <w:bottom w:val="none" w:sz="0" w:space="0" w:color="auto"/>
        <w:right w:val="none" w:sz="0" w:space="0" w:color="auto"/>
      </w:divBdr>
    </w:div>
    <w:div w:id="517737018">
      <w:bodyDiv w:val="1"/>
      <w:marLeft w:val="0"/>
      <w:marRight w:val="0"/>
      <w:marTop w:val="0"/>
      <w:marBottom w:val="0"/>
      <w:divBdr>
        <w:top w:val="none" w:sz="0" w:space="0" w:color="auto"/>
        <w:left w:val="none" w:sz="0" w:space="0" w:color="auto"/>
        <w:bottom w:val="none" w:sz="0" w:space="0" w:color="auto"/>
        <w:right w:val="none" w:sz="0" w:space="0" w:color="auto"/>
      </w:divBdr>
    </w:div>
    <w:div w:id="824973857">
      <w:bodyDiv w:val="1"/>
      <w:marLeft w:val="0"/>
      <w:marRight w:val="0"/>
      <w:marTop w:val="0"/>
      <w:marBottom w:val="0"/>
      <w:divBdr>
        <w:top w:val="none" w:sz="0" w:space="0" w:color="auto"/>
        <w:left w:val="none" w:sz="0" w:space="0" w:color="auto"/>
        <w:bottom w:val="none" w:sz="0" w:space="0" w:color="auto"/>
        <w:right w:val="none" w:sz="0" w:space="0" w:color="auto"/>
      </w:divBdr>
    </w:div>
    <w:div w:id="1085029062">
      <w:bodyDiv w:val="1"/>
      <w:marLeft w:val="0"/>
      <w:marRight w:val="0"/>
      <w:marTop w:val="0"/>
      <w:marBottom w:val="0"/>
      <w:divBdr>
        <w:top w:val="none" w:sz="0" w:space="0" w:color="auto"/>
        <w:left w:val="none" w:sz="0" w:space="0" w:color="auto"/>
        <w:bottom w:val="none" w:sz="0" w:space="0" w:color="auto"/>
        <w:right w:val="none" w:sz="0" w:space="0" w:color="auto"/>
      </w:divBdr>
      <w:divsChild>
        <w:div w:id="720985256">
          <w:marLeft w:val="0"/>
          <w:marRight w:val="0"/>
          <w:marTop w:val="0"/>
          <w:marBottom w:val="0"/>
          <w:divBdr>
            <w:top w:val="none" w:sz="0" w:space="0" w:color="auto"/>
            <w:left w:val="none" w:sz="0" w:space="0" w:color="auto"/>
            <w:bottom w:val="none" w:sz="0" w:space="0" w:color="auto"/>
            <w:right w:val="none" w:sz="0" w:space="0" w:color="auto"/>
          </w:divBdr>
        </w:div>
        <w:div w:id="849493289">
          <w:marLeft w:val="0"/>
          <w:marRight w:val="0"/>
          <w:marTop w:val="0"/>
          <w:marBottom w:val="0"/>
          <w:divBdr>
            <w:top w:val="none" w:sz="0" w:space="0" w:color="auto"/>
            <w:left w:val="none" w:sz="0" w:space="0" w:color="auto"/>
            <w:bottom w:val="none" w:sz="0" w:space="0" w:color="auto"/>
            <w:right w:val="none" w:sz="0" w:space="0" w:color="auto"/>
          </w:divBdr>
        </w:div>
        <w:div w:id="1055275721">
          <w:marLeft w:val="0"/>
          <w:marRight w:val="0"/>
          <w:marTop w:val="0"/>
          <w:marBottom w:val="0"/>
          <w:divBdr>
            <w:top w:val="none" w:sz="0" w:space="0" w:color="auto"/>
            <w:left w:val="none" w:sz="0" w:space="0" w:color="auto"/>
            <w:bottom w:val="none" w:sz="0" w:space="0" w:color="auto"/>
            <w:right w:val="none" w:sz="0" w:space="0" w:color="auto"/>
          </w:divBdr>
        </w:div>
        <w:div w:id="1116095966">
          <w:marLeft w:val="0"/>
          <w:marRight w:val="0"/>
          <w:marTop w:val="0"/>
          <w:marBottom w:val="0"/>
          <w:divBdr>
            <w:top w:val="none" w:sz="0" w:space="0" w:color="auto"/>
            <w:left w:val="none" w:sz="0" w:space="0" w:color="auto"/>
            <w:bottom w:val="none" w:sz="0" w:space="0" w:color="auto"/>
            <w:right w:val="none" w:sz="0" w:space="0" w:color="auto"/>
          </w:divBdr>
        </w:div>
        <w:div w:id="1192843769">
          <w:marLeft w:val="0"/>
          <w:marRight w:val="0"/>
          <w:marTop w:val="0"/>
          <w:marBottom w:val="0"/>
          <w:divBdr>
            <w:top w:val="none" w:sz="0" w:space="0" w:color="auto"/>
            <w:left w:val="none" w:sz="0" w:space="0" w:color="auto"/>
            <w:bottom w:val="none" w:sz="0" w:space="0" w:color="auto"/>
            <w:right w:val="none" w:sz="0" w:space="0" w:color="auto"/>
          </w:divBdr>
        </w:div>
        <w:div w:id="1607696067">
          <w:marLeft w:val="0"/>
          <w:marRight w:val="0"/>
          <w:marTop w:val="0"/>
          <w:marBottom w:val="0"/>
          <w:divBdr>
            <w:top w:val="none" w:sz="0" w:space="0" w:color="auto"/>
            <w:left w:val="none" w:sz="0" w:space="0" w:color="auto"/>
            <w:bottom w:val="none" w:sz="0" w:space="0" w:color="auto"/>
            <w:right w:val="none" w:sz="0" w:space="0" w:color="auto"/>
          </w:divBdr>
        </w:div>
        <w:div w:id="1960453867">
          <w:marLeft w:val="0"/>
          <w:marRight w:val="0"/>
          <w:marTop w:val="0"/>
          <w:marBottom w:val="0"/>
          <w:divBdr>
            <w:top w:val="none" w:sz="0" w:space="0" w:color="auto"/>
            <w:left w:val="none" w:sz="0" w:space="0" w:color="auto"/>
            <w:bottom w:val="none" w:sz="0" w:space="0" w:color="auto"/>
            <w:right w:val="none" w:sz="0" w:space="0" w:color="auto"/>
          </w:divBdr>
        </w:div>
      </w:divsChild>
    </w:div>
    <w:div w:id="1130124175">
      <w:bodyDiv w:val="1"/>
      <w:marLeft w:val="0"/>
      <w:marRight w:val="0"/>
      <w:marTop w:val="0"/>
      <w:marBottom w:val="0"/>
      <w:divBdr>
        <w:top w:val="none" w:sz="0" w:space="0" w:color="auto"/>
        <w:left w:val="none" w:sz="0" w:space="0" w:color="auto"/>
        <w:bottom w:val="none" w:sz="0" w:space="0" w:color="auto"/>
        <w:right w:val="none" w:sz="0" w:space="0" w:color="auto"/>
      </w:divBdr>
    </w:div>
    <w:div w:id="1284770524">
      <w:bodyDiv w:val="1"/>
      <w:marLeft w:val="0"/>
      <w:marRight w:val="0"/>
      <w:marTop w:val="0"/>
      <w:marBottom w:val="0"/>
      <w:divBdr>
        <w:top w:val="none" w:sz="0" w:space="0" w:color="auto"/>
        <w:left w:val="none" w:sz="0" w:space="0" w:color="auto"/>
        <w:bottom w:val="none" w:sz="0" w:space="0" w:color="auto"/>
        <w:right w:val="none" w:sz="0" w:space="0" w:color="auto"/>
      </w:divBdr>
    </w:div>
    <w:div w:id="1327366716">
      <w:bodyDiv w:val="1"/>
      <w:marLeft w:val="0"/>
      <w:marRight w:val="0"/>
      <w:marTop w:val="0"/>
      <w:marBottom w:val="0"/>
      <w:divBdr>
        <w:top w:val="none" w:sz="0" w:space="0" w:color="auto"/>
        <w:left w:val="none" w:sz="0" w:space="0" w:color="auto"/>
        <w:bottom w:val="none" w:sz="0" w:space="0" w:color="auto"/>
        <w:right w:val="none" w:sz="0" w:space="0" w:color="auto"/>
      </w:divBdr>
      <w:divsChild>
        <w:div w:id="219437577">
          <w:marLeft w:val="0"/>
          <w:marRight w:val="0"/>
          <w:marTop w:val="0"/>
          <w:marBottom w:val="0"/>
          <w:divBdr>
            <w:top w:val="none" w:sz="0" w:space="0" w:color="auto"/>
            <w:left w:val="none" w:sz="0" w:space="0" w:color="auto"/>
            <w:bottom w:val="none" w:sz="0" w:space="0" w:color="auto"/>
            <w:right w:val="none" w:sz="0" w:space="0" w:color="auto"/>
          </w:divBdr>
          <w:divsChild>
            <w:div w:id="40832735">
              <w:marLeft w:val="0"/>
              <w:marRight w:val="0"/>
              <w:marTop w:val="0"/>
              <w:marBottom w:val="0"/>
              <w:divBdr>
                <w:top w:val="none" w:sz="0" w:space="0" w:color="auto"/>
                <w:left w:val="none" w:sz="0" w:space="0" w:color="auto"/>
                <w:bottom w:val="none" w:sz="0" w:space="0" w:color="auto"/>
                <w:right w:val="none" w:sz="0" w:space="0" w:color="auto"/>
              </w:divBdr>
            </w:div>
          </w:divsChild>
        </w:div>
        <w:div w:id="453133356">
          <w:marLeft w:val="0"/>
          <w:marRight w:val="0"/>
          <w:marTop w:val="0"/>
          <w:marBottom w:val="0"/>
          <w:divBdr>
            <w:top w:val="none" w:sz="0" w:space="0" w:color="auto"/>
            <w:left w:val="none" w:sz="0" w:space="0" w:color="auto"/>
            <w:bottom w:val="none" w:sz="0" w:space="0" w:color="auto"/>
            <w:right w:val="none" w:sz="0" w:space="0" w:color="auto"/>
          </w:divBdr>
          <w:divsChild>
            <w:div w:id="230576965">
              <w:marLeft w:val="0"/>
              <w:marRight w:val="0"/>
              <w:marTop w:val="0"/>
              <w:marBottom w:val="0"/>
              <w:divBdr>
                <w:top w:val="none" w:sz="0" w:space="0" w:color="auto"/>
                <w:left w:val="none" w:sz="0" w:space="0" w:color="auto"/>
                <w:bottom w:val="none" w:sz="0" w:space="0" w:color="auto"/>
                <w:right w:val="none" w:sz="0" w:space="0" w:color="auto"/>
              </w:divBdr>
            </w:div>
          </w:divsChild>
        </w:div>
        <w:div w:id="561328930">
          <w:marLeft w:val="0"/>
          <w:marRight w:val="0"/>
          <w:marTop w:val="0"/>
          <w:marBottom w:val="0"/>
          <w:divBdr>
            <w:top w:val="none" w:sz="0" w:space="0" w:color="auto"/>
            <w:left w:val="none" w:sz="0" w:space="0" w:color="auto"/>
            <w:bottom w:val="none" w:sz="0" w:space="0" w:color="auto"/>
            <w:right w:val="none" w:sz="0" w:space="0" w:color="auto"/>
          </w:divBdr>
          <w:divsChild>
            <w:div w:id="1089155643">
              <w:marLeft w:val="0"/>
              <w:marRight w:val="0"/>
              <w:marTop w:val="0"/>
              <w:marBottom w:val="0"/>
              <w:divBdr>
                <w:top w:val="none" w:sz="0" w:space="0" w:color="auto"/>
                <w:left w:val="none" w:sz="0" w:space="0" w:color="auto"/>
                <w:bottom w:val="none" w:sz="0" w:space="0" w:color="auto"/>
                <w:right w:val="none" w:sz="0" w:space="0" w:color="auto"/>
              </w:divBdr>
            </w:div>
          </w:divsChild>
        </w:div>
        <w:div w:id="618998981">
          <w:marLeft w:val="0"/>
          <w:marRight w:val="0"/>
          <w:marTop w:val="0"/>
          <w:marBottom w:val="0"/>
          <w:divBdr>
            <w:top w:val="none" w:sz="0" w:space="0" w:color="auto"/>
            <w:left w:val="none" w:sz="0" w:space="0" w:color="auto"/>
            <w:bottom w:val="none" w:sz="0" w:space="0" w:color="auto"/>
            <w:right w:val="none" w:sz="0" w:space="0" w:color="auto"/>
          </w:divBdr>
          <w:divsChild>
            <w:div w:id="1023827305">
              <w:marLeft w:val="0"/>
              <w:marRight w:val="0"/>
              <w:marTop w:val="0"/>
              <w:marBottom w:val="0"/>
              <w:divBdr>
                <w:top w:val="none" w:sz="0" w:space="0" w:color="auto"/>
                <w:left w:val="none" w:sz="0" w:space="0" w:color="auto"/>
                <w:bottom w:val="none" w:sz="0" w:space="0" w:color="auto"/>
                <w:right w:val="none" w:sz="0" w:space="0" w:color="auto"/>
              </w:divBdr>
            </w:div>
          </w:divsChild>
        </w:div>
        <w:div w:id="1436948687">
          <w:marLeft w:val="0"/>
          <w:marRight w:val="0"/>
          <w:marTop w:val="0"/>
          <w:marBottom w:val="0"/>
          <w:divBdr>
            <w:top w:val="none" w:sz="0" w:space="0" w:color="auto"/>
            <w:left w:val="none" w:sz="0" w:space="0" w:color="auto"/>
            <w:bottom w:val="none" w:sz="0" w:space="0" w:color="auto"/>
            <w:right w:val="none" w:sz="0" w:space="0" w:color="auto"/>
          </w:divBdr>
          <w:divsChild>
            <w:div w:id="7127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02610">
      <w:bodyDiv w:val="1"/>
      <w:marLeft w:val="0"/>
      <w:marRight w:val="0"/>
      <w:marTop w:val="0"/>
      <w:marBottom w:val="0"/>
      <w:divBdr>
        <w:top w:val="none" w:sz="0" w:space="0" w:color="auto"/>
        <w:left w:val="none" w:sz="0" w:space="0" w:color="auto"/>
        <w:bottom w:val="none" w:sz="0" w:space="0" w:color="auto"/>
        <w:right w:val="none" w:sz="0" w:space="0" w:color="auto"/>
      </w:divBdr>
      <w:divsChild>
        <w:div w:id="1294870142">
          <w:marLeft w:val="0"/>
          <w:marRight w:val="0"/>
          <w:marTop w:val="0"/>
          <w:marBottom w:val="0"/>
          <w:divBdr>
            <w:top w:val="none" w:sz="0" w:space="0" w:color="auto"/>
            <w:left w:val="none" w:sz="0" w:space="0" w:color="auto"/>
            <w:bottom w:val="none" w:sz="0" w:space="0" w:color="auto"/>
            <w:right w:val="none" w:sz="0" w:space="0" w:color="auto"/>
          </w:divBdr>
        </w:div>
        <w:div w:id="1714109716">
          <w:marLeft w:val="0"/>
          <w:marRight w:val="0"/>
          <w:marTop w:val="0"/>
          <w:marBottom w:val="0"/>
          <w:divBdr>
            <w:top w:val="none" w:sz="0" w:space="0" w:color="auto"/>
            <w:left w:val="none" w:sz="0" w:space="0" w:color="auto"/>
            <w:bottom w:val="none" w:sz="0" w:space="0" w:color="auto"/>
            <w:right w:val="none" w:sz="0" w:space="0" w:color="auto"/>
          </w:divBdr>
        </w:div>
      </w:divsChild>
    </w:div>
    <w:div w:id="1373531237">
      <w:bodyDiv w:val="1"/>
      <w:marLeft w:val="0"/>
      <w:marRight w:val="0"/>
      <w:marTop w:val="0"/>
      <w:marBottom w:val="0"/>
      <w:divBdr>
        <w:top w:val="none" w:sz="0" w:space="0" w:color="auto"/>
        <w:left w:val="none" w:sz="0" w:space="0" w:color="auto"/>
        <w:bottom w:val="none" w:sz="0" w:space="0" w:color="auto"/>
        <w:right w:val="none" w:sz="0" w:space="0" w:color="auto"/>
      </w:divBdr>
      <w:divsChild>
        <w:div w:id="102772991">
          <w:marLeft w:val="0"/>
          <w:marRight w:val="0"/>
          <w:marTop w:val="0"/>
          <w:marBottom w:val="0"/>
          <w:divBdr>
            <w:top w:val="none" w:sz="0" w:space="0" w:color="auto"/>
            <w:left w:val="none" w:sz="0" w:space="0" w:color="auto"/>
            <w:bottom w:val="none" w:sz="0" w:space="0" w:color="auto"/>
            <w:right w:val="none" w:sz="0" w:space="0" w:color="auto"/>
          </w:divBdr>
        </w:div>
        <w:div w:id="239365771">
          <w:marLeft w:val="0"/>
          <w:marRight w:val="0"/>
          <w:marTop w:val="0"/>
          <w:marBottom w:val="0"/>
          <w:divBdr>
            <w:top w:val="none" w:sz="0" w:space="0" w:color="auto"/>
            <w:left w:val="none" w:sz="0" w:space="0" w:color="auto"/>
            <w:bottom w:val="none" w:sz="0" w:space="0" w:color="auto"/>
            <w:right w:val="none" w:sz="0" w:space="0" w:color="auto"/>
          </w:divBdr>
        </w:div>
        <w:div w:id="471169130">
          <w:marLeft w:val="0"/>
          <w:marRight w:val="0"/>
          <w:marTop w:val="0"/>
          <w:marBottom w:val="0"/>
          <w:divBdr>
            <w:top w:val="none" w:sz="0" w:space="0" w:color="auto"/>
            <w:left w:val="none" w:sz="0" w:space="0" w:color="auto"/>
            <w:bottom w:val="none" w:sz="0" w:space="0" w:color="auto"/>
            <w:right w:val="none" w:sz="0" w:space="0" w:color="auto"/>
          </w:divBdr>
        </w:div>
        <w:div w:id="509443900">
          <w:marLeft w:val="0"/>
          <w:marRight w:val="0"/>
          <w:marTop w:val="0"/>
          <w:marBottom w:val="0"/>
          <w:divBdr>
            <w:top w:val="none" w:sz="0" w:space="0" w:color="auto"/>
            <w:left w:val="none" w:sz="0" w:space="0" w:color="auto"/>
            <w:bottom w:val="none" w:sz="0" w:space="0" w:color="auto"/>
            <w:right w:val="none" w:sz="0" w:space="0" w:color="auto"/>
          </w:divBdr>
        </w:div>
        <w:div w:id="586810300">
          <w:marLeft w:val="0"/>
          <w:marRight w:val="0"/>
          <w:marTop w:val="0"/>
          <w:marBottom w:val="0"/>
          <w:divBdr>
            <w:top w:val="none" w:sz="0" w:space="0" w:color="auto"/>
            <w:left w:val="none" w:sz="0" w:space="0" w:color="auto"/>
            <w:bottom w:val="none" w:sz="0" w:space="0" w:color="auto"/>
            <w:right w:val="none" w:sz="0" w:space="0" w:color="auto"/>
          </w:divBdr>
        </w:div>
        <w:div w:id="747922523">
          <w:marLeft w:val="0"/>
          <w:marRight w:val="0"/>
          <w:marTop w:val="0"/>
          <w:marBottom w:val="0"/>
          <w:divBdr>
            <w:top w:val="none" w:sz="0" w:space="0" w:color="auto"/>
            <w:left w:val="none" w:sz="0" w:space="0" w:color="auto"/>
            <w:bottom w:val="none" w:sz="0" w:space="0" w:color="auto"/>
            <w:right w:val="none" w:sz="0" w:space="0" w:color="auto"/>
          </w:divBdr>
        </w:div>
        <w:div w:id="869345669">
          <w:marLeft w:val="0"/>
          <w:marRight w:val="0"/>
          <w:marTop w:val="0"/>
          <w:marBottom w:val="0"/>
          <w:divBdr>
            <w:top w:val="none" w:sz="0" w:space="0" w:color="auto"/>
            <w:left w:val="none" w:sz="0" w:space="0" w:color="auto"/>
            <w:bottom w:val="none" w:sz="0" w:space="0" w:color="auto"/>
            <w:right w:val="none" w:sz="0" w:space="0" w:color="auto"/>
          </w:divBdr>
        </w:div>
        <w:div w:id="964121742">
          <w:marLeft w:val="0"/>
          <w:marRight w:val="0"/>
          <w:marTop w:val="0"/>
          <w:marBottom w:val="0"/>
          <w:divBdr>
            <w:top w:val="none" w:sz="0" w:space="0" w:color="auto"/>
            <w:left w:val="none" w:sz="0" w:space="0" w:color="auto"/>
            <w:bottom w:val="none" w:sz="0" w:space="0" w:color="auto"/>
            <w:right w:val="none" w:sz="0" w:space="0" w:color="auto"/>
          </w:divBdr>
        </w:div>
        <w:div w:id="1002586193">
          <w:marLeft w:val="0"/>
          <w:marRight w:val="0"/>
          <w:marTop w:val="0"/>
          <w:marBottom w:val="0"/>
          <w:divBdr>
            <w:top w:val="none" w:sz="0" w:space="0" w:color="auto"/>
            <w:left w:val="none" w:sz="0" w:space="0" w:color="auto"/>
            <w:bottom w:val="none" w:sz="0" w:space="0" w:color="auto"/>
            <w:right w:val="none" w:sz="0" w:space="0" w:color="auto"/>
          </w:divBdr>
        </w:div>
        <w:div w:id="1043137001">
          <w:marLeft w:val="0"/>
          <w:marRight w:val="0"/>
          <w:marTop w:val="0"/>
          <w:marBottom w:val="0"/>
          <w:divBdr>
            <w:top w:val="none" w:sz="0" w:space="0" w:color="auto"/>
            <w:left w:val="none" w:sz="0" w:space="0" w:color="auto"/>
            <w:bottom w:val="none" w:sz="0" w:space="0" w:color="auto"/>
            <w:right w:val="none" w:sz="0" w:space="0" w:color="auto"/>
          </w:divBdr>
        </w:div>
        <w:div w:id="1095904244">
          <w:marLeft w:val="0"/>
          <w:marRight w:val="0"/>
          <w:marTop w:val="0"/>
          <w:marBottom w:val="0"/>
          <w:divBdr>
            <w:top w:val="none" w:sz="0" w:space="0" w:color="auto"/>
            <w:left w:val="none" w:sz="0" w:space="0" w:color="auto"/>
            <w:bottom w:val="none" w:sz="0" w:space="0" w:color="auto"/>
            <w:right w:val="none" w:sz="0" w:space="0" w:color="auto"/>
          </w:divBdr>
        </w:div>
        <w:div w:id="1142040633">
          <w:marLeft w:val="0"/>
          <w:marRight w:val="0"/>
          <w:marTop w:val="0"/>
          <w:marBottom w:val="0"/>
          <w:divBdr>
            <w:top w:val="none" w:sz="0" w:space="0" w:color="auto"/>
            <w:left w:val="none" w:sz="0" w:space="0" w:color="auto"/>
            <w:bottom w:val="none" w:sz="0" w:space="0" w:color="auto"/>
            <w:right w:val="none" w:sz="0" w:space="0" w:color="auto"/>
          </w:divBdr>
        </w:div>
        <w:div w:id="1236164966">
          <w:marLeft w:val="0"/>
          <w:marRight w:val="0"/>
          <w:marTop w:val="0"/>
          <w:marBottom w:val="0"/>
          <w:divBdr>
            <w:top w:val="none" w:sz="0" w:space="0" w:color="auto"/>
            <w:left w:val="none" w:sz="0" w:space="0" w:color="auto"/>
            <w:bottom w:val="none" w:sz="0" w:space="0" w:color="auto"/>
            <w:right w:val="none" w:sz="0" w:space="0" w:color="auto"/>
          </w:divBdr>
        </w:div>
        <w:div w:id="1284186826">
          <w:marLeft w:val="0"/>
          <w:marRight w:val="0"/>
          <w:marTop w:val="0"/>
          <w:marBottom w:val="0"/>
          <w:divBdr>
            <w:top w:val="none" w:sz="0" w:space="0" w:color="auto"/>
            <w:left w:val="none" w:sz="0" w:space="0" w:color="auto"/>
            <w:bottom w:val="none" w:sz="0" w:space="0" w:color="auto"/>
            <w:right w:val="none" w:sz="0" w:space="0" w:color="auto"/>
          </w:divBdr>
        </w:div>
        <w:div w:id="1378437328">
          <w:marLeft w:val="0"/>
          <w:marRight w:val="0"/>
          <w:marTop w:val="0"/>
          <w:marBottom w:val="0"/>
          <w:divBdr>
            <w:top w:val="none" w:sz="0" w:space="0" w:color="auto"/>
            <w:left w:val="none" w:sz="0" w:space="0" w:color="auto"/>
            <w:bottom w:val="none" w:sz="0" w:space="0" w:color="auto"/>
            <w:right w:val="none" w:sz="0" w:space="0" w:color="auto"/>
          </w:divBdr>
        </w:div>
        <w:div w:id="1408264579">
          <w:marLeft w:val="0"/>
          <w:marRight w:val="0"/>
          <w:marTop w:val="0"/>
          <w:marBottom w:val="0"/>
          <w:divBdr>
            <w:top w:val="none" w:sz="0" w:space="0" w:color="auto"/>
            <w:left w:val="none" w:sz="0" w:space="0" w:color="auto"/>
            <w:bottom w:val="none" w:sz="0" w:space="0" w:color="auto"/>
            <w:right w:val="none" w:sz="0" w:space="0" w:color="auto"/>
          </w:divBdr>
        </w:div>
        <w:div w:id="1414082459">
          <w:marLeft w:val="0"/>
          <w:marRight w:val="0"/>
          <w:marTop w:val="0"/>
          <w:marBottom w:val="0"/>
          <w:divBdr>
            <w:top w:val="none" w:sz="0" w:space="0" w:color="auto"/>
            <w:left w:val="none" w:sz="0" w:space="0" w:color="auto"/>
            <w:bottom w:val="none" w:sz="0" w:space="0" w:color="auto"/>
            <w:right w:val="none" w:sz="0" w:space="0" w:color="auto"/>
          </w:divBdr>
        </w:div>
        <w:div w:id="1414931501">
          <w:marLeft w:val="0"/>
          <w:marRight w:val="0"/>
          <w:marTop w:val="0"/>
          <w:marBottom w:val="0"/>
          <w:divBdr>
            <w:top w:val="none" w:sz="0" w:space="0" w:color="auto"/>
            <w:left w:val="none" w:sz="0" w:space="0" w:color="auto"/>
            <w:bottom w:val="none" w:sz="0" w:space="0" w:color="auto"/>
            <w:right w:val="none" w:sz="0" w:space="0" w:color="auto"/>
          </w:divBdr>
        </w:div>
        <w:div w:id="1640574905">
          <w:marLeft w:val="0"/>
          <w:marRight w:val="0"/>
          <w:marTop w:val="0"/>
          <w:marBottom w:val="0"/>
          <w:divBdr>
            <w:top w:val="none" w:sz="0" w:space="0" w:color="auto"/>
            <w:left w:val="none" w:sz="0" w:space="0" w:color="auto"/>
            <w:bottom w:val="none" w:sz="0" w:space="0" w:color="auto"/>
            <w:right w:val="none" w:sz="0" w:space="0" w:color="auto"/>
          </w:divBdr>
        </w:div>
        <w:div w:id="1825507200">
          <w:marLeft w:val="0"/>
          <w:marRight w:val="0"/>
          <w:marTop w:val="0"/>
          <w:marBottom w:val="0"/>
          <w:divBdr>
            <w:top w:val="none" w:sz="0" w:space="0" w:color="auto"/>
            <w:left w:val="none" w:sz="0" w:space="0" w:color="auto"/>
            <w:bottom w:val="none" w:sz="0" w:space="0" w:color="auto"/>
            <w:right w:val="none" w:sz="0" w:space="0" w:color="auto"/>
          </w:divBdr>
        </w:div>
        <w:div w:id="1827941895">
          <w:marLeft w:val="0"/>
          <w:marRight w:val="0"/>
          <w:marTop w:val="0"/>
          <w:marBottom w:val="0"/>
          <w:divBdr>
            <w:top w:val="none" w:sz="0" w:space="0" w:color="auto"/>
            <w:left w:val="none" w:sz="0" w:space="0" w:color="auto"/>
            <w:bottom w:val="none" w:sz="0" w:space="0" w:color="auto"/>
            <w:right w:val="none" w:sz="0" w:space="0" w:color="auto"/>
          </w:divBdr>
        </w:div>
        <w:div w:id="1859811115">
          <w:marLeft w:val="0"/>
          <w:marRight w:val="0"/>
          <w:marTop w:val="0"/>
          <w:marBottom w:val="0"/>
          <w:divBdr>
            <w:top w:val="none" w:sz="0" w:space="0" w:color="auto"/>
            <w:left w:val="none" w:sz="0" w:space="0" w:color="auto"/>
            <w:bottom w:val="none" w:sz="0" w:space="0" w:color="auto"/>
            <w:right w:val="none" w:sz="0" w:space="0" w:color="auto"/>
          </w:divBdr>
        </w:div>
        <w:div w:id="1966697141">
          <w:marLeft w:val="0"/>
          <w:marRight w:val="0"/>
          <w:marTop w:val="0"/>
          <w:marBottom w:val="0"/>
          <w:divBdr>
            <w:top w:val="none" w:sz="0" w:space="0" w:color="auto"/>
            <w:left w:val="none" w:sz="0" w:space="0" w:color="auto"/>
            <w:bottom w:val="none" w:sz="0" w:space="0" w:color="auto"/>
            <w:right w:val="none" w:sz="0" w:space="0" w:color="auto"/>
          </w:divBdr>
        </w:div>
        <w:div w:id="1971132581">
          <w:marLeft w:val="0"/>
          <w:marRight w:val="0"/>
          <w:marTop w:val="0"/>
          <w:marBottom w:val="0"/>
          <w:divBdr>
            <w:top w:val="none" w:sz="0" w:space="0" w:color="auto"/>
            <w:left w:val="none" w:sz="0" w:space="0" w:color="auto"/>
            <w:bottom w:val="none" w:sz="0" w:space="0" w:color="auto"/>
            <w:right w:val="none" w:sz="0" w:space="0" w:color="auto"/>
          </w:divBdr>
        </w:div>
        <w:div w:id="2022051586">
          <w:marLeft w:val="0"/>
          <w:marRight w:val="0"/>
          <w:marTop w:val="0"/>
          <w:marBottom w:val="0"/>
          <w:divBdr>
            <w:top w:val="none" w:sz="0" w:space="0" w:color="auto"/>
            <w:left w:val="none" w:sz="0" w:space="0" w:color="auto"/>
            <w:bottom w:val="none" w:sz="0" w:space="0" w:color="auto"/>
            <w:right w:val="none" w:sz="0" w:space="0" w:color="auto"/>
          </w:divBdr>
        </w:div>
        <w:div w:id="2068142757">
          <w:marLeft w:val="0"/>
          <w:marRight w:val="0"/>
          <w:marTop w:val="0"/>
          <w:marBottom w:val="0"/>
          <w:divBdr>
            <w:top w:val="none" w:sz="0" w:space="0" w:color="auto"/>
            <w:left w:val="none" w:sz="0" w:space="0" w:color="auto"/>
            <w:bottom w:val="none" w:sz="0" w:space="0" w:color="auto"/>
            <w:right w:val="none" w:sz="0" w:space="0" w:color="auto"/>
          </w:divBdr>
        </w:div>
      </w:divsChild>
    </w:div>
    <w:div w:id="1438674501">
      <w:bodyDiv w:val="1"/>
      <w:marLeft w:val="0"/>
      <w:marRight w:val="0"/>
      <w:marTop w:val="0"/>
      <w:marBottom w:val="0"/>
      <w:divBdr>
        <w:top w:val="none" w:sz="0" w:space="0" w:color="auto"/>
        <w:left w:val="none" w:sz="0" w:space="0" w:color="auto"/>
        <w:bottom w:val="none" w:sz="0" w:space="0" w:color="auto"/>
        <w:right w:val="none" w:sz="0" w:space="0" w:color="auto"/>
      </w:divBdr>
    </w:div>
    <w:div w:id="1661500798">
      <w:bodyDiv w:val="1"/>
      <w:marLeft w:val="0"/>
      <w:marRight w:val="0"/>
      <w:marTop w:val="0"/>
      <w:marBottom w:val="0"/>
      <w:divBdr>
        <w:top w:val="none" w:sz="0" w:space="0" w:color="auto"/>
        <w:left w:val="none" w:sz="0" w:space="0" w:color="auto"/>
        <w:bottom w:val="none" w:sz="0" w:space="0" w:color="auto"/>
        <w:right w:val="none" w:sz="0" w:space="0" w:color="auto"/>
      </w:divBdr>
      <w:divsChild>
        <w:div w:id="289553577">
          <w:marLeft w:val="0"/>
          <w:marRight w:val="0"/>
          <w:marTop w:val="0"/>
          <w:marBottom w:val="0"/>
          <w:divBdr>
            <w:top w:val="none" w:sz="0" w:space="0" w:color="auto"/>
            <w:left w:val="none" w:sz="0" w:space="0" w:color="auto"/>
            <w:bottom w:val="none" w:sz="0" w:space="0" w:color="auto"/>
            <w:right w:val="none" w:sz="0" w:space="0" w:color="auto"/>
          </w:divBdr>
        </w:div>
        <w:div w:id="541094834">
          <w:marLeft w:val="0"/>
          <w:marRight w:val="0"/>
          <w:marTop w:val="0"/>
          <w:marBottom w:val="0"/>
          <w:divBdr>
            <w:top w:val="none" w:sz="0" w:space="0" w:color="auto"/>
            <w:left w:val="none" w:sz="0" w:space="0" w:color="auto"/>
            <w:bottom w:val="none" w:sz="0" w:space="0" w:color="auto"/>
            <w:right w:val="none" w:sz="0" w:space="0" w:color="auto"/>
          </w:divBdr>
        </w:div>
        <w:div w:id="627785084">
          <w:marLeft w:val="0"/>
          <w:marRight w:val="0"/>
          <w:marTop w:val="0"/>
          <w:marBottom w:val="0"/>
          <w:divBdr>
            <w:top w:val="none" w:sz="0" w:space="0" w:color="auto"/>
            <w:left w:val="none" w:sz="0" w:space="0" w:color="auto"/>
            <w:bottom w:val="none" w:sz="0" w:space="0" w:color="auto"/>
            <w:right w:val="none" w:sz="0" w:space="0" w:color="auto"/>
          </w:divBdr>
        </w:div>
        <w:div w:id="883978391">
          <w:marLeft w:val="0"/>
          <w:marRight w:val="0"/>
          <w:marTop w:val="0"/>
          <w:marBottom w:val="0"/>
          <w:divBdr>
            <w:top w:val="none" w:sz="0" w:space="0" w:color="auto"/>
            <w:left w:val="none" w:sz="0" w:space="0" w:color="auto"/>
            <w:bottom w:val="none" w:sz="0" w:space="0" w:color="auto"/>
            <w:right w:val="none" w:sz="0" w:space="0" w:color="auto"/>
          </w:divBdr>
        </w:div>
        <w:div w:id="1448893449">
          <w:marLeft w:val="0"/>
          <w:marRight w:val="0"/>
          <w:marTop w:val="0"/>
          <w:marBottom w:val="0"/>
          <w:divBdr>
            <w:top w:val="none" w:sz="0" w:space="0" w:color="auto"/>
            <w:left w:val="none" w:sz="0" w:space="0" w:color="auto"/>
            <w:bottom w:val="none" w:sz="0" w:space="0" w:color="auto"/>
            <w:right w:val="none" w:sz="0" w:space="0" w:color="auto"/>
          </w:divBdr>
        </w:div>
        <w:div w:id="1770463702">
          <w:marLeft w:val="0"/>
          <w:marRight w:val="0"/>
          <w:marTop w:val="0"/>
          <w:marBottom w:val="0"/>
          <w:divBdr>
            <w:top w:val="none" w:sz="0" w:space="0" w:color="auto"/>
            <w:left w:val="none" w:sz="0" w:space="0" w:color="auto"/>
            <w:bottom w:val="none" w:sz="0" w:space="0" w:color="auto"/>
            <w:right w:val="none" w:sz="0" w:space="0" w:color="auto"/>
          </w:divBdr>
        </w:div>
      </w:divsChild>
    </w:div>
    <w:div w:id="1815759669">
      <w:bodyDiv w:val="1"/>
      <w:marLeft w:val="0"/>
      <w:marRight w:val="0"/>
      <w:marTop w:val="0"/>
      <w:marBottom w:val="0"/>
      <w:divBdr>
        <w:top w:val="none" w:sz="0" w:space="0" w:color="auto"/>
        <w:left w:val="none" w:sz="0" w:space="0" w:color="auto"/>
        <w:bottom w:val="none" w:sz="0" w:space="0" w:color="auto"/>
        <w:right w:val="none" w:sz="0" w:space="0" w:color="auto"/>
      </w:divBdr>
    </w:div>
    <w:div w:id="1876194251">
      <w:bodyDiv w:val="1"/>
      <w:marLeft w:val="0"/>
      <w:marRight w:val="0"/>
      <w:marTop w:val="0"/>
      <w:marBottom w:val="0"/>
      <w:divBdr>
        <w:top w:val="none" w:sz="0" w:space="0" w:color="auto"/>
        <w:left w:val="none" w:sz="0" w:space="0" w:color="auto"/>
        <w:bottom w:val="none" w:sz="0" w:space="0" w:color="auto"/>
        <w:right w:val="none" w:sz="0" w:space="0" w:color="auto"/>
      </w:divBdr>
    </w:div>
    <w:div w:id="1921017172">
      <w:bodyDiv w:val="1"/>
      <w:marLeft w:val="0"/>
      <w:marRight w:val="0"/>
      <w:marTop w:val="0"/>
      <w:marBottom w:val="0"/>
      <w:divBdr>
        <w:top w:val="none" w:sz="0" w:space="0" w:color="auto"/>
        <w:left w:val="none" w:sz="0" w:space="0" w:color="auto"/>
        <w:bottom w:val="none" w:sz="0" w:space="0" w:color="auto"/>
        <w:right w:val="none" w:sz="0" w:space="0" w:color="auto"/>
      </w:divBdr>
    </w:div>
    <w:div w:id="2016110165">
      <w:bodyDiv w:val="1"/>
      <w:marLeft w:val="0"/>
      <w:marRight w:val="0"/>
      <w:marTop w:val="0"/>
      <w:marBottom w:val="0"/>
      <w:divBdr>
        <w:top w:val="none" w:sz="0" w:space="0" w:color="auto"/>
        <w:left w:val="none" w:sz="0" w:space="0" w:color="auto"/>
        <w:bottom w:val="none" w:sz="0" w:space="0" w:color="auto"/>
        <w:right w:val="none" w:sz="0" w:space="0" w:color="auto"/>
      </w:divBdr>
      <w:divsChild>
        <w:div w:id="99302414">
          <w:marLeft w:val="0"/>
          <w:marRight w:val="0"/>
          <w:marTop w:val="0"/>
          <w:marBottom w:val="0"/>
          <w:divBdr>
            <w:top w:val="none" w:sz="0" w:space="0" w:color="auto"/>
            <w:left w:val="none" w:sz="0" w:space="0" w:color="auto"/>
            <w:bottom w:val="none" w:sz="0" w:space="0" w:color="auto"/>
            <w:right w:val="none" w:sz="0" w:space="0" w:color="auto"/>
          </w:divBdr>
        </w:div>
        <w:div w:id="242418574">
          <w:marLeft w:val="0"/>
          <w:marRight w:val="0"/>
          <w:marTop w:val="0"/>
          <w:marBottom w:val="0"/>
          <w:divBdr>
            <w:top w:val="none" w:sz="0" w:space="0" w:color="auto"/>
            <w:left w:val="none" w:sz="0" w:space="0" w:color="auto"/>
            <w:bottom w:val="none" w:sz="0" w:space="0" w:color="auto"/>
            <w:right w:val="none" w:sz="0" w:space="0" w:color="auto"/>
          </w:divBdr>
        </w:div>
        <w:div w:id="1988242041">
          <w:marLeft w:val="0"/>
          <w:marRight w:val="0"/>
          <w:marTop w:val="0"/>
          <w:marBottom w:val="0"/>
          <w:divBdr>
            <w:top w:val="none" w:sz="0" w:space="0" w:color="auto"/>
            <w:left w:val="none" w:sz="0" w:space="0" w:color="auto"/>
            <w:bottom w:val="none" w:sz="0" w:space="0" w:color="auto"/>
            <w:right w:val="none" w:sz="0" w:space="0" w:color="auto"/>
          </w:divBdr>
        </w:div>
      </w:divsChild>
    </w:div>
    <w:div w:id="212796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dc7663a-08f0-4737-9e8c-148ce897a09c">
      <Value>1</Value>
      <Value>24</Value>
    </TaxCatchAll>
    <SharedWithUsers xmlns="b46e1a16-db50-4f97-93f8-ff4d6af46a05">
      <UserInfo>
        <DisplayName>Alejandra Catacoli</DisplayName>
        <AccountId>93</AccountId>
        <AccountType/>
      </UserInfo>
      <UserInfo>
        <DisplayName>Maria Amelia Viteri</DisplayName>
        <AccountId>171</AccountId>
        <AccountType/>
      </UserInfo>
      <UserInfo>
        <DisplayName>De la Bastida, Jose Luis</DisplayName>
        <AccountId>19</AccountId>
        <AccountType/>
      </UserInfo>
      <UserInfo>
        <DisplayName>Martinez Legaria, Juan Antonio</DisplayName>
        <AccountId>21</AccountId>
        <AccountType/>
      </UserInfo>
    </SharedWithUsers>
    <Access_x0020_to_x0020_Information_x00a0_Policy xmlns="cdc7663a-08f0-4737-9e8c-148ce897a09c">Public</Access_x0020_to_x0020_Information_x00a0_Policy>
    <SISCOR_x0020_Number xmlns="cdc7663a-08f0-4737-9e8c-148ce897a09c" xsi:nil="true"/>
    <b26cdb1da78c4bb4b1c1bac2f6ac5911 xmlns="cdc7663a-08f0-4737-9e8c-148ce897a09c">
      <Terms xmlns="http://schemas.microsoft.com/office/infopath/2007/PartnerControls"/>
    </b26cdb1da78c4bb4b1c1bac2f6ac5911>
    <ic46d7e087fd4a108fb86518ca413cc6 xmlns="cdc7663a-08f0-4737-9e8c-148ce897a09c">
      <Terms xmlns="http://schemas.microsoft.com/office/infopath/2007/PartnerControls">
        <TermInfo xmlns="http://schemas.microsoft.com/office/infopath/2007/PartnerControls">
          <TermName xmlns="http://schemas.microsoft.com/office/infopath/2007/PartnerControls">El Salvador</TermName>
          <TermId xmlns="http://schemas.microsoft.com/office/infopath/2007/PartnerControls">057b77a9-2761-48a1-b9dc-78a115c002df</TermId>
        </TermInfo>
      </Terms>
    </ic46d7e087fd4a108fb86518ca413cc6>
    <IDBDocs_x0020_Number xmlns="cdc7663a-08f0-4737-9e8c-148ce897a09c" xsi:nil="true"/>
    <Division_x0020_or_x0020_Unit xmlns="cdc7663a-08f0-4737-9e8c-148ce897a09c">INE/WSA</Division_x0020_or_x0020_Unit>
    <From_x003a_ xmlns="cdc7663a-08f0-4737-9e8c-148ce897a09c" xsi:nil="true"/>
    <Fiscal_x0020_Year_x0020_IDB xmlns="cdc7663a-08f0-4737-9e8c-148ce897a09c">2022</Fiscal_x0020_Year_x0020_IDB>
    <e46fe2894295491da65140ffd2369f49 xmlns="cdc7663a-08f0-4737-9e8c-148ce897a09c">
      <Terms xmlns="http://schemas.microsoft.com/office/infopath/2007/PartnerControls">
        <TermInfo xmlns="http://schemas.microsoft.com/office/infopath/2007/PartnerControls">
          <TermName xmlns="http://schemas.microsoft.com/office/infopath/2007/PartnerControls">Project Preparation Planning and Design</TermName>
          <TermId xmlns="http://schemas.microsoft.com/office/infopath/2007/PartnerControls">29ca0c72-1fc4-435f-a09c-28585cb5eac9</TermId>
        </TermInfo>
      </Terms>
    </e46fe2894295491da65140ffd2369f49>
    <Other_x0020_Author xmlns="cdc7663a-08f0-4737-9e8c-148ce897a09c" xsi:nil="true"/>
    <Migration_x0020_Info xmlns="cdc7663a-08f0-4737-9e8c-148ce897a09c" xsi:nil="true"/>
    <Approval_x0020_Number xmlns="cdc7663a-08f0-4737-9e8c-148ce897a09c" xsi:nil="true"/>
    <Phase xmlns="cdc7663a-08f0-4737-9e8c-148ce897a09c" xsi:nil="true"/>
    <Document_x0020_Author xmlns="cdc7663a-08f0-4737-9e8c-148ce897a09c">Catacoli Jimenez,Ruth Alejandra</Document_x0020_Author>
    <b2ec7cfb18674cb8803df6b262e8b107 xmlns="cdc7663a-08f0-4737-9e8c-148ce897a09c">
      <Terms xmlns="http://schemas.microsoft.com/office/infopath/2007/PartnerControls"/>
    </b2ec7cfb18674cb8803df6b262e8b107>
    <Business_x0020_Area xmlns="cdc7663a-08f0-4737-9e8c-148ce897a09c" xsi:nil="true"/>
    <ATI_x0020_Undisclose_x0020_Document_x0020_Workflow xmlns="f5d13573-fb10-4da3-b855-85a14bda3a1f">
      <Url xsi:nil="true"/>
      <Description xsi:nil="true"/>
    </ATI_x0020_Undisclose_x0020_Document_x0020_Workflow>
    <Key_x0020_Document xmlns="cdc7663a-08f0-4737-9e8c-148ce897a09c">false</Key_x0020_Document>
    <Document_x0020_Language_x0020_IDB xmlns="cdc7663a-08f0-4737-9e8c-148ce897a09c">Spanish</Document_x0020_Language_x0020_IDB>
    <Project_x0020_Document_x0020_Type xmlns="cdc7663a-08f0-4737-9e8c-148ce897a09c" xsi:nil="true"/>
    <g511464f9e53401d84b16fa9b379a574 xmlns="cdc7663a-08f0-4737-9e8c-148ce897a09c">
      <Terms xmlns="http://schemas.microsoft.com/office/infopath/2007/PartnerControls"/>
    </g511464f9e53401d84b16fa9b379a574>
    <Related_x0020_SisCor_x0020_Number xmlns="cdc7663a-08f0-4737-9e8c-148ce897a09c" xsi:nil="true"/>
    <Transaction_x0020_Type xmlns="cdc7663a-08f0-4737-9e8c-148ce897a09c" xsi:nil="true"/>
    <Operation_x0020_Type xmlns="cdc7663a-08f0-4737-9e8c-148ce897a09c">Loan Operation</Operation_x0020_Type>
    <Package_x0020_Code xmlns="cdc7663a-08f0-4737-9e8c-148ce897a09c" xsi:nil="true"/>
    <To_x003a_ xmlns="cdc7663a-08f0-4737-9e8c-148ce897a09c" xsi:nil="true"/>
    <Identifier xmlns="cdc7663a-08f0-4737-9e8c-148ce897a09c" xsi:nil="true"/>
    <Project_x0020_Number xmlns="cdc7663a-08f0-4737-9e8c-148ce897a09c">ES-L1152;</Project_x0020_Number>
    <nddeef1749674d76abdbe4b239a70bc6 xmlns="cdc7663a-08f0-4737-9e8c-148ce897a09c">
      <Terms xmlns="http://schemas.microsoft.com/office/infopath/2007/PartnerControls"/>
    </nddeef1749674d76abdbe4b239a70bc6>
    <Record_x0020_Number xmlns="cdc7663a-08f0-4737-9e8c-148ce897a09c" xsi:nil="true"/>
    <Transaction_x0020_Number xmlns="cdc7663a-08f0-4737-9e8c-148ce897a09c" xsi:nil="true"/>
    <ATI_x0020_Disclose_x0020_Document_x0020_Workflow_x0020_v6 xmlns="f5d13573-fb10-4da3-b855-85a14bda3a1f">
      <Url xsi:nil="true"/>
      <Description xsi:nil="true"/>
    </ATI_x0020_Disclose_x0020_Document_x0020_Workflow_x0020_v6>
    <Extracted_x0020_Keywords xmlns="cdc7663a-08f0-4737-9e8c-148ce897a09c" xsi:nil="true"/>
    <Approval_x0020_date xmlns="cdc7663a-08f0-4737-9e8c-148ce897a09c" xsi:nil="true"/>
    <_dlc_DocId xmlns="cdc7663a-08f0-4737-9e8c-148ce897a09c">EZSHARE-1796633770-39</_dlc_DocId>
    <_dlc_DocIdUrl xmlns="cdc7663a-08f0-4737-9e8c-148ce897a09c">
      <Url>https://idbg.sharepoint.com/teams/EZ-ES-LON/ES-L1152/_layouts/15/DocIdRedir.aspx?ID=EZSHARE-1796633770-39</Url>
      <Description>EZSHARE-1796633770-39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Urls xmlns="http://schemas.microsoft.com/sharepoint/v3/contenttype/forms/url">
  <Display>_catalogs/masterpage/ECMForms/OperationsCT/View.aspx</Display>
  <Edit>_catalogs/masterpage/ECMForms/OperationsCT/Edit.aspx</Edit>
</FormUrl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ae61f9b1-e23d-4f49-b3d7-56b991556c4b" ContentTypeId="0x010100ACF722E9F6B0B149B0CD8BE2560A6672" PreviousValue="false"/>
</file>

<file path=customXml/item7.xml><?xml version="1.0" encoding="utf-8"?>
<ct:contentTypeSchema xmlns:ct="http://schemas.microsoft.com/office/2006/metadata/contentType" xmlns:ma="http://schemas.microsoft.com/office/2006/metadata/properties/metaAttributes" ct:_="" ma:_="" ma:contentTypeName="ez-Operations" ma:contentTypeID="0x010100ACF722E9F6B0B149B0CD8BE2560A66720074C91EC93D497042BE10EAE6FBA708B0" ma:contentTypeVersion="5995" ma:contentTypeDescription="The base project type from which other project content types inherit their information." ma:contentTypeScope="" ma:versionID="5a67ee60750fcba5abaef2ee6ea1cde6">
  <xsd:schema xmlns:xsd="http://www.w3.org/2001/XMLSchema" xmlns:xs="http://www.w3.org/2001/XMLSchema" xmlns:p="http://schemas.microsoft.com/office/2006/metadata/properties" xmlns:ns2="cdc7663a-08f0-4737-9e8c-148ce897a09c" xmlns:ns3="f5d13573-fb10-4da3-b855-85a14bda3a1f" xmlns:ns4="b46e1a16-db50-4f97-93f8-ff4d6af46a05" targetNamespace="http://schemas.microsoft.com/office/2006/metadata/properties" ma:root="true" ma:fieldsID="3918711a21f9e50130ca40caa327d45f" ns2:_="" ns3:_="" ns4:_="">
    <xsd:import namespace="cdc7663a-08f0-4737-9e8c-148ce897a09c"/>
    <xsd:import namespace="f5d13573-fb10-4da3-b855-85a14bda3a1f"/>
    <xsd:import namespace="b46e1a16-db50-4f97-93f8-ff4d6af46a05"/>
    <xsd:element name="properties">
      <xsd:complexType>
        <xsd:sequence>
          <xsd:element name="documentManagement">
            <xsd:complexType>
              <xsd:all>
                <xsd:element ref="ns2:_dlc_DocId" minOccurs="0"/>
                <xsd:element ref="ns2:_dlc_DocIdUrl" minOccurs="0"/>
                <xsd:element ref="ns2:_dlc_DocIdPersistId" minOccurs="0"/>
                <xsd:element ref="ns2:b26cdb1da78c4bb4b1c1bac2f6ac5911" minOccurs="0"/>
                <xsd:element ref="ns2:TaxCatchAll" minOccurs="0"/>
                <xsd:element ref="ns2:TaxCatchAllLabel" minOccurs="0"/>
                <xsd:element ref="ns2:Project_x0020_Number"/>
                <xsd:element ref="ns2:Access_x0020_to_x0020_Information_x00a0_Policy"/>
                <xsd:element ref="ns2:Document_x0020_Author" minOccurs="0"/>
                <xsd:element ref="ns2:Other_x0020_Author" minOccurs="0"/>
                <xsd:element ref="ns2:Approval_x0020_Number" minOccurs="0"/>
                <xsd:element ref="ns2:g511464f9e53401d84b16fa9b379a574" minOccurs="0"/>
                <xsd:element ref="ns2:Division_x0020_or_x0020_Unit" minOccurs="0"/>
                <xsd:element ref="ns2:Document_x0020_Language_x0020_IDB" minOccurs="0"/>
                <xsd:element ref="ns2:From_x003a_" minOccurs="0"/>
                <xsd:element ref="ns2:To_x003a_" minOccurs="0"/>
                <xsd:element ref="ns2:Identifier" minOccurs="0"/>
                <xsd:element ref="ns2:Fiscal_x0020_Year_x0020_IDB" minOccurs="0"/>
                <xsd:element ref="ns2:ic46d7e087fd4a108fb86518ca413cc6" minOccurs="0"/>
                <xsd:element ref="ns2:nddeef1749674d76abdbe4b239a70bc6" minOccurs="0"/>
                <xsd:element ref="ns2:b2ec7cfb18674cb8803df6b262e8b107" minOccurs="0"/>
                <xsd:element ref="ns2:Phase" minOccurs="0"/>
                <xsd:element ref="ns2:Key_x0020_Document" minOccurs="0"/>
                <xsd:element ref="ns2:Business_x0020_Area" minOccurs="0"/>
                <xsd:element ref="ns2:Project_x0020_Document_x0020_Type" minOccurs="0"/>
                <xsd:element ref="ns2:Operation_x0020_Type" minOccurs="0"/>
                <xsd:element ref="ns2:Package_x0020_Code" minOccurs="0"/>
                <xsd:element ref="ns2:e46fe2894295491da65140ffd2369f49" minOccurs="0"/>
                <xsd:element ref="ns2:SISCOR_x0020_Number" minOccurs="0"/>
                <xsd:element ref="ns2:IDBDocs_x0020_Number" minOccurs="0"/>
                <xsd:element ref="ns2:Migration_x0020_Info" minOccurs="0"/>
                <xsd:element ref="ns2:Record_x0020_Number" minOccurs="0"/>
                <xsd:element ref="ns2:Related_x0020_SisCor_x0020_Number" minOccurs="0"/>
                <xsd:element ref="ns2:Extracted_x0020_Keywords" minOccurs="0"/>
                <xsd:element ref="ns2:Approval_x0020_date" minOccurs="0"/>
                <xsd:element ref="ns2:Transaction_x0020_Type" minOccurs="0"/>
                <xsd:element ref="ns2:Transaction_x0020_Number" minOccurs="0"/>
                <xsd:element ref="ns3:ATI_x0020_Disclose_x0020_Document_x0020_Workflow_x0020_v6" minOccurs="0"/>
                <xsd:element ref="ns3:ATI_x0020_Undisclose_x0020_Document_x0020_Workflow" minOccurs="0"/>
                <xsd:element ref="ns3:MediaServiceMetadata" minOccurs="0"/>
                <xsd:element ref="ns3:MediaServiceFastMetadata"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7663a-08f0-4737-9e8c-148ce897a09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b26cdb1da78c4bb4b1c1bac2f6ac5911" ma:index="11" nillable="true" ma:taxonomy="true" ma:internalName="b26cdb1da78c4bb4b1c1bac2f6ac5911" ma:taxonomyFieldName="Series_x0020_Operations_x0020_IDB" ma:displayName="Series Operations IDB" ma:default="" ma:fieldId="{b26cdb1d-a78c-4bb4-b1c1-bac2f6ac5911}" ma:sspId="ae61f9b1-e23d-4f49-b3d7-56b991556c4b" ma:termSetId="aa8fb583-e935-416d-8a2e-4b97a8eb0684"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a21e8572-655e-4c0d-bfdb-c52ee7bb5839}" ma:internalName="TaxCatchAll" ma:showField="CatchAllData" ma:web="0ae48fe9-e043-4151-95b7-4d4bdf090fb3">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a21e8572-655e-4c0d-bfdb-c52ee7bb5839}" ma:internalName="TaxCatchAllLabel" ma:readOnly="true" ma:showField="CatchAllDataLabel" ma:web="0ae48fe9-e043-4151-95b7-4d4bdf090fb3">
      <xsd:complexType>
        <xsd:complexContent>
          <xsd:extension base="dms:MultiChoiceLookup">
            <xsd:sequence>
              <xsd:element name="Value" type="dms:Lookup" maxOccurs="unbounded" minOccurs="0" nillable="true"/>
            </xsd:sequence>
          </xsd:extension>
        </xsd:complexContent>
      </xsd:complexType>
    </xsd:element>
    <xsd:element name="Project_x0020_Number" ma:index="15" ma:displayName="Project Number" ma:internalName="Project_x0020_Number">
      <xsd:simpleType>
        <xsd:restriction base="dms:Text">
          <xsd:maxLength value="255"/>
        </xsd:restriction>
      </xsd:simpleType>
    </xsd:element>
    <xsd:element name="Access_x0020_to_x0020_Information_x00a0_Policy" ma:index="16" ma:displayName="Access to Information Policy" ma:default="Confidential" ma:format="Dropdown" ma:internalName="Access_x0020_to_x0020_Information_x00A0_Policy">
      <xsd:simpleType>
        <xsd:restriction base="dms:Choice">
          <xsd:enumeration value="Confidential"/>
          <xsd:enumeration value="Disclosed Over Time - 5 years"/>
          <xsd:enumeration value="Disclosed Over Time - 10 years"/>
          <xsd:enumeration value="Disclosed Over Time - 20 years"/>
          <xsd:enumeration value="Public"/>
          <xsd:enumeration value="Public - Simultaneous Disclosure"/>
        </xsd:restriction>
      </xsd:simpleType>
    </xsd:element>
    <xsd:element name="Document_x0020_Author" ma:index="17" nillable="true" ma:displayName="Document Author" ma:internalName="Document_x0020_Author">
      <xsd:simpleType>
        <xsd:restriction base="dms:Text">
          <xsd:maxLength value="255"/>
        </xsd:restriction>
      </xsd:simpleType>
    </xsd:element>
    <xsd:element name="Other_x0020_Author" ma:index="18" nillable="true" ma:displayName="Other Author" ma:internalName="Other_x0020_Author">
      <xsd:simpleType>
        <xsd:restriction base="dms:Text">
          <xsd:maxLength value="255"/>
        </xsd:restriction>
      </xsd:simpleType>
    </xsd:element>
    <xsd:element name="Approval_x0020_Number" ma:index="19" nillable="true" ma:displayName="Approval Number" ma:internalName="Approval_x0020_Number">
      <xsd:simpleType>
        <xsd:restriction base="dms:Text">
          <xsd:maxLength value="255"/>
        </xsd:restriction>
      </xsd:simpleType>
    </xsd:element>
    <xsd:element name="g511464f9e53401d84b16fa9b379a574" ma:index="20" nillable="true" ma:taxonomy="true" ma:internalName="g511464f9e53401d84b16fa9b379a574" ma:taxonomyFieldName="Fund_x0020_IDB" ma:displayName="Fund IDB" ma:default="" ma:fieldId="{0511464f-9e53-401d-84b1-6fa9b379a574}" ma:taxonomyMulti="true" ma:sspId="ae61f9b1-e23d-4f49-b3d7-56b991556c4b" ma:termSetId="69abb71a-f64f-4893-ac0e-66eb1be268a8" ma:anchorId="00000000-0000-0000-0000-000000000000" ma:open="false" ma:isKeyword="false">
      <xsd:complexType>
        <xsd:sequence>
          <xsd:element ref="pc:Terms" minOccurs="0" maxOccurs="1"/>
        </xsd:sequence>
      </xsd:complexType>
    </xsd:element>
    <xsd:element name="Division_x0020_or_x0020_Unit" ma:index="22" nillable="true" ma:displayName="Division or Unit" ma:internalName="Division_x0020_or_x0020_Unit">
      <xsd:simpleType>
        <xsd:restriction base="dms:Text">
          <xsd:maxLength value="255"/>
        </xsd:restriction>
      </xsd:simpleType>
    </xsd:element>
    <xsd:element name="Document_x0020_Language_x0020_IDB" ma:index="23" nillable="true" ma:displayName="Document Language IDB" ma:format="Dropdown" ma:internalName="Document_x0020_Language_x0020_IDB">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From_x003a_" ma:index="24" nillable="true" ma:displayName="From:" ma:description="Sender name from email message" ma:internalName="From_x003A_">
      <xsd:simpleType>
        <xsd:restriction base="dms:Text">
          <xsd:maxLength value="255"/>
        </xsd:restriction>
      </xsd:simpleType>
    </xsd:element>
    <xsd:element name="To_x003a_" ma:index="25" nillable="true" ma:displayName="To:" ma:description="Addressee names from email message&#10;" ma:internalName="To_x003A_">
      <xsd:simpleType>
        <xsd:restriction base="dms:Text">
          <xsd:maxLength value="255"/>
        </xsd:restriction>
      </xsd:simpleType>
    </xsd:element>
    <xsd:element name="Identifier" ma:index="26" nillable="true" ma:displayName="Identifier" ma:internalName="Identifier">
      <xsd:simpleType>
        <xsd:restriction base="dms:Text">
          <xsd:maxLength value="255"/>
        </xsd:restriction>
      </xsd:simpleType>
    </xsd:element>
    <xsd:element name="Fiscal_x0020_Year_x0020_IDB" ma:index="27" nillable="true" ma:displayName="Fiscal Year IDB" ma:internalName="Fiscal_x0020_Year_x0020_IDB">
      <xsd:simpleType>
        <xsd:restriction base="dms:Text">
          <xsd:maxLength value="255"/>
        </xsd:restriction>
      </xsd:simpleType>
    </xsd:element>
    <xsd:element name="ic46d7e087fd4a108fb86518ca413cc6" ma:index="28" nillable="true" ma:taxonomy="true" ma:internalName="ic46d7e087fd4a108fb86518ca413cc6" ma:taxonomyFieldName="Country" ma:displayName="Country" ma:default="" ma:fieldId="{2c46d7e0-87fd-4a10-8fb8-6518ca413cc6}" ma:taxonomyMulti="true" ma:sspId="ae61f9b1-e23d-4f49-b3d7-56b991556c4b" ma:termSetId="e1cf2cf4-6e0f-476b-b38c-a4927f870e86" ma:anchorId="00000000-0000-0000-0000-000000000000" ma:open="false" ma:isKeyword="false">
      <xsd:complexType>
        <xsd:sequence>
          <xsd:element ref="pc:Terms" minOccurs="0" maxOccurs="1"/>
        </xsd:sequence>
      </xsd:complexType>
    </xsd:element>
    <xsd:element name="nddeef1749674d76abdbe4b239a70bc6" ma:index="30" nillable="true" ma:taxonomy="true" ma:internalName="nddeef1749674d76abdbe4b239a70bc6" ma:taxonomyFieldName="Sector_x0020_IDB" ma:displayName="Sector IDB" ma:default="" ma:fieldId="{7ddeef17-4967-4d76-abdb-e4b239a70bc6}" ma:taxonomyMulti="true" ma:sspId="ae61f9b1-e23d-4f49-b3d7-56b991556c4b" ma:termSetId="12408410-0417-4253-a5ed-d52c55de15dc" ma:anchorId="00000000-0000-0000-0000-000000000000" ma:open="true" ma:isKeyword="false">
      <xsd:complexType>
        <xsd:sequence>
          <xsd:element ref="pc:Terms" minOccurs="0" maxOccurs="1"/>
        </xsd:sequence>
      </xsd:complexType>
    </xsd:element>
    <xsd:element name="b2ec7cfb18674cb8803df6b262e8b107" ma:index="32" nillable="true" ma:taxonomy="true" ma:internalName="b2ec7cfb18674cb8803df6b262e8b107" ma:taxonomyFieldName="Sub_x002d_Sector" ma:displayName="Sub-Sector" ma:default="" ma:fieldId="{b2ec7cfb-1867-4cb8-803d-f6b262e8b107}" ma:taxonomyMulti="true" ma:sspId="ae61f9b1-e23d-4f49-b3d7-56b991556c4b" ma:termSetId="73c9b9c8-b29b-461e-b5a6-c7e93795fb05" ma:anchorId="00000000-0000-0000-0000-000000000000" ma:open="false" ma:isKeyword="false">
      <xsd:complexType>
        <xsd:sequence>
          <xsd:element ref="pc:Terms" minOccurs="0" maxOccurs="1"/>
        </xsd:sequence>
      </xsd:complexType>
    </xsd:element>
    <xsd:element name="Phase" ma:index="34" nillable="true" ma:displayName="Phase" ma:internalName="Phase">
      <xsd:simpleType>
        <xsd:restriction base="dms:Text">
          <xsd:maxLength value="255"/>
        </xsd:restriction>
      </xsd:simpleType>
    </xsd:element>
    <xsd:element name="Key_x0020_Document" ma:index="35" nillable="true" ma:displayName="Key Document" ma:default="0" ma:internalName="Key_x0020_Document">
      <xsd:simpleType>
        <xsd:restriction base="dms:Boolean"/>
      </xsd:simpleType>
    </xsd:element>
    <xsd:element name="Business_x0020_Area" ma:index="36" nillable="true" ma:displayName="Business Area" ma:internalName="Business_x0020_Area">
      <xsd:simpleType>
        <xsd:restriction base="dms:Text">
          <xsd:maxLength value="255"/>
        </xsd:restriction>
      </xsd:simpleType>
    </xsd:element>
    <xsd:element name="Project_x0020_Document_x0020_Type" ma:index="37" nillable="true" ma:displayName="Project Document Type" ma:internalName="Project_x0020_Document_x0020_Type">
      <xsd:simpleType>
        <xsd:restriction base="dms:Text">
          <xsd:maxLength value="255"/>
        </xsd:restriction>
      </xsd:simpleType>
    </xsd:element>
    <xsd:element name="Operation_x0020_Type" ma:index="38" nillable="true" ma:displayName="Operation Type" ma:internalName="Operation_x0020_Type">
      <xsd:simpleType>
        <xsd:restriction base="dms:Text">
          <xsd:maxLength value="255"/>
        </xsd:restriction>
      </xsd:simpleType>
    </xsd:element>
    <xsd:element name="Package_x0020_Code" ma:index="39" nillable="true" ma:displayName="Package Code" ma:internalName="Package_x0020_Code">
      <xsd:simpleType>
        <xsd:restriction base="dms:Text">
          <xsd:maxLength value="255"/>
        </xsd:restriction>
      </xsd:simpleType>
    </xsd:element>
    <xsd:element name="e46fe2894295491da65140ffd2369f49" ma:index="40" nillable="true" ma:taxonomy="true" ma:internalName="e46fe2894295491da65140ffd2369f49" ma:taxonomyFieldName="Function_x0020_Operations_x0020_IDB" ma:displayName="Function Operations IDB" ma:default="" ma:fieldId="{e46fe289-4295-491d-a651-40ffd2369f49}" ma:sspId="ae61f9b1-e23d-4f49-b3d7-56b991556c4b" ma:termSetId="90662247-c2d7-4c02-8f80-a99fdf3aec79" ma:anchorId="00000000-0000-0000-0000-000000000000" ma:open="false" ma:isKeyword="false">
      <xsd:complexType>
        <xsd:sequence>
          <xsd:element ref="pc:Terms" minOccurs="0" maxOccurs="1"/>
        </xsd:sequence>
      </xsd:complexType>
    </xsd:element>
    <xsd:element name="SISCOR_x0020_Number" ma:index="42" nillable="true" ma:displayName="SISCOR Number" ma:internalName="SISCOR_x0020_Number">
      <xsd:simpleType>
        <xsd:restriction base="dms:Text">
          <xsd:maxLength value="255"/>
        </xsd:restriction>
      </xsd:simpleType>
    </xsd:element>
    <xsd:element name="IDBDocs_x0020_Number" ma:index="43" nillable="true" ma:displayName="IDBDocs Number" ma:internalName="IDBDocs_x0020_Number">
      <xsd:simpleType>
        <xsd:restriction base="dms:Text">
          <xsd:maxLength value="255"/>
        </xsd:restriction>
      </xsd:simpleType>
    </xsd:element>
    <xsd:element name="Migration_x0020_Info" ma:index="44" nillable="true" ma:displayName="Migration Info" ma:internalName="Migration_x0020_Info">
      <xsd:simpleType>
        <xsd:restriction base="dms:Note"/>
      </xsd:simpleType>
    </xsd:element>
    <xsd:element name="Record_x0020_Number" ma:index="45" nillable="true" ma:displayName="Record Number" ma:internalName="Record_x0020_Number">
      <xsd:simpleType>
        <xsd:restriction base="dms:Text">
          <xsd:maxLength value="255"/>
        </xsd:restriction>
      </xsd:simpleType>
    </xsd:element>
    <xsd:element name="Related_x0020_SisCor_x0020_Number" ma:index="46" nillable="true" ma:displayName="Related SisCor Number" ma:internalName="Related_x0020_SisCor_x0020_Number">
      <xsd:simpleType>
        <xsd:restriction base="dms:Text">
          <xsd:maxLength value="255"/>
        </xsd:restriction>
      </xsd:simpleType>
    </xsd:element>
    <xsd:element name="Extracted_x0020_Keywords" ma:index="47" nillable="true" ma:displayName="Extracted Keywords" ma:internalName="Extracted_x0020_Keywords">
      <xsd:complexType>
        <xsd:complexContent>
          <xsd:extension base="dms:MultiChoiceFillIn">
            <xsd:sequence>
              <xsd:element name="Value" maxOccurs="unbounded" minOccurs="0" nillable="true">
                <xsd:simpleType>
                  <xsd:union memberTypes="dms:Text">
                    <xsd:simpleType>
                      <xsd:restriction base="dms:Choice">
                        <xsd:enumeration value="ez"/>
                      </xsd:restriction>
                    </xsd:simpleType>
                  </xsd:union>
                </xsd:simpleType>
              </xsd:element>
            </xsd:sequence>
          </xsd:extension>
        </xsd:complexContent>
      </xsd:complexType>
    </xsd:element>
    <xsd:element name="Approval_x0020_date" ma:index="48" nillable="true" ma:displayName="Approval date" ma:format="DateOnly" ma:internalName="Approval_x0020_date">
      <xsd:simpleType>
        <xsd:restriction base="dms:DateTime"/>
      </xsd:simpleType>
    </xsd:element>
    <xsd:element name="Transaction_x0020_Type" ma:index="49" nillable="true" ma:displayName="Transaction Type" ma:format="Dropdown" ma:internalName="Transaction_x0020_Type">
      <xsd:simpleType>
        <xsd:restriction base="dms:Choice">
          <xsd:enumeration value="APR"/>
          <xsd:enumeration value="APRR"/>
          <xsd:enumeration value="APRA"/>
          <xsd:enumeration value="API"/>
          <xsd:enumeration value="INC"/>
          <xsd:enumeration value="INCR"/>
          <xsd:enumeration value="BCL"/>
          <xsd:enumeration value="BCC"/>
          <xsd:enumeration value="FCM"/>
          <xsd:enumeration value="FCP"/>
          <xsd:enumeration value="FCPR"/>
          <xsd:enumeration value="FCA"/>
        </xsd:restriction>
      </xsd:simpleType>
    </xsd:element>
    <xsd:element name="Transaction_x0020_Number" ma:index="50" nillable="true" ma:displayName="Transaction Number" ma:internalName="Transaction_x0020_Numb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13573-fb10-4da3-b855-85a14bda3a1f" elementFormDefault="qualified">
    <xsd:import namespace="http://schemas.microsoft.com/office/2006/documentManagement/types"/>
    <xsd:import namespace="http://schemas.microsoft.com/office/infopath/2007/PartnerControls"/>
    <xsd:element name="ATI_x0020_Disclose_x0020_Document_x0020_Workflow_x0020_v6" ma:index="51" nillable="true" ma:displayName="ATI Disclose Document Workflow v6" ma:internalName="ATI_x0020_Disclose_x0020_Document_x0020_Workflow_x0020_v6">
      <xsd:complexType>
        <xsd:complexContent>
          <xsd:extension base="dms:URL">
            <xsd:sequence>
              <xsd:element name="Url" type="dms:ValidUrl" minOccurs="0" nillable="true"/>
              <xsd:element name="Description" type="xsd:string" nillable="true"/>
            </xsd:sequence>
          </xsd:extension>
        </xsd:complexContent>
      </xsd:complexType>
    </xsd:element>
    <xsd:element name="ATI_x0020_Undisclose_x0020_Document_x0020_Workflow" ma:index="52" nillable="true" ma:displayName="ATI Undisclose Document Workflow" ma:internalName="ATI_x0020_Undisclose_x0020_Document_x0020_Workflow">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53" nillable="true" ma:displayName="MediaServiceMetadata" ma:hidden="true" ma:internalName="MediaServiceMetadata" ma:readOnly="true">
      <xsd:simpleType>
        <xsd:restriction base="dms:Note"/>
      </xsd:simpleType>
    </xsd:element>
    <xsd:element name="MediaServiceFastMetadata" ma:index="54"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6e1a16-db50-4f97-93f8-ff4d6af46a05" elementFormDefault="qualified">
    <xsd:import namespace="http://schemas.microsoft.com/office/2006/documentManagement/types"/>
    <xsd:import namespace="http://schemas.microsoft.com/office/infopath/2007/PartnerControls"/>
    <xsd:element name="SharedWithUsers" ma:index="5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D1CF08-C5EB-4DFA-A035-1A5276035131}">
  <ds:schemaRefs>
    <ds:schemaRef ds:uri="http://schemas.microsoft.com/office/2006/metadata/properties"/>
    <ds:schemaRef ds:uri="http://schemas.microsoft.com/office/infopath/2007/PartnerControls"/>
    <ds:schemaRef ds:uri="cdc7663a-08f0-4737-9e8c-148ce897a09c"/>
    <ds:schemaRef ds:uri="b46e1a16-db50-4f97-93f8-ff4d6af46a05"/>
    <ds:schemaRef ds:uri="f5d13573-fb10-4da3-b855-85a14bda3a1f"/>
  </ds:schemaRefs>
</ds:datastoreItem>
</file>

<file path=customXml/itemProps2.xml><?xml version="1.0" encoding="utf-8"?>
<ds:datastoreItem xmlns:ds="http://schemas.openxmlformats.org/officeDocument/2006/customXml" ds:itemID="{C4712498-06D2-4929-96C3-8C1A970F5037}">
  <ds:schemaRefs>
    <ds:schemaRef ds:uri="http://schemas.microsoft.com/sharepoint/v3/contenttype/forms"/>
  </ds:schemaRefs>
</ds:datastoreItem>
</file>

<file path=customXml/itemProps3.xml><?xml version="1.0" encoding="utf-8"?>
<ds:datastoreItem xmlns:ds="http://schemas.openxmlformats.org/officeDocument/2006/customXml" ds:itemID="{C389EB2B-2D0D-4F14-A852-EE82BD70EABB}">
  <ds:schemaRefs>
    <ds:schemaRef ds:uri="http://schemas.microsoft.com/sharepoint/v3/contenttype/forms/url"/>
  </ds:schemaRefs>
</ds:datastoreItem>
</file>

<file path=customXml/itemProps4.xml><?xml version="1.0" encoding="utf-8"?>
<ds:datastoreItem xmlns:ds="http://schemas.openxmlformats.org/officeDocument/2006/customXml" ds:itemID="{5F5940E6-4A6F-4086-A32D-62A10643197F}">
  <ds:schemaRefs>
    <ds:schemaRef ds:uri="http://schemas.microsoft.com/sharepoint/events"/>
  </ds:schemaRefs>
</ds:datastoreItem>
</file>

<file path=customXml/itemProps5.xml><?xml version="1.0" encoding="utf-8"?>
<ds:datastoreItem xmlns:ds="http://schemas.openxmlformats.org/officeDocument/2006/customXml" ds:itemID="{8427028B-C58A-443A-B6C2-C9A99F02E49B}">
  <ds:schemaRefs>
    <ds:schemaRef ds:uri="http://schemas.openxmlformats.org/officeDocument/2006/bibliography"/>
  </ds:schemaRefs>
</ds:datastoreItem>
</file>

<file path=customXml/itemProps6.xml><?xml version="1.0" encoding="utf-8"?>
<ds:datastoreItem xmlns:ds="http://schemas.openxmlformats.org/officeDocument/2006/customXml" ds:itemID="{B1B623E4-AD02-4F25-AD4B-0152C1FDAF00}">
  <ds:schemaRefs>
    <ds:schemaRef ds:uri="Microsoft.SharePoint.Taxonomy.ContentTypeSync"/>
  </ds:schemaRefs>
</ds:datastoreItem>
</file>

<file path=customXml/itemProps7.xml><?xml version="1.0" encoding="utf-8"?>
<ds:datastoreItem xmlns:ds="http://schemas.openxmlformats.org/officeDocument/2006/customXml" ds:itemID="{CB79FCD0-32C7-436F-9EA3-991AC895A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c7663a-08f0-4737-9e8c-148ce897a09c"/>
    <ds:schemaRef ds:uri="f5d13573-fb10-4da3-b855-85a14bda3a1f"/>
    <ds:schemaRef ds:uri="b46e1a16-db50-4f97-93f8-ff4d6af46a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7928</Words>
  <Characters>45191</Characters>
  <Application>Microsoft Office Word</Application>
  <DocSecurity>0</DocSecurity>
  <Lines>376</Lines>
  <Paragraphs>106</Paragraphs>
  <ScaleCrop>false</ScaleCrop>
  <Company/>
  <LinksUpToDate>false</LinksUpToDate>
  <CharactersWithSpaces>53013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 Natasha Kate</dc:creator>
  <cp:keywords/>
  <dc:description/>
  <cp:lastModifiedBy>Carlos Guiza</cp:lastModifiedBy>
  <cp:revision>58</cp:revision>
  <cp:lastPrinted>2021-05-21T07:30:00Z</cp:lastPrinted>
  <dcterms:created xsi:type="dcterms:W3CDTF">2022-07-12T14:37:00Z</dcterms:created>
  <dcterms:modified xsi:type="dcterms:W3CDTF">2022-08-22T21:49:00Z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0x010100ACF722E9F6B0B149B0CD8BE2560A66720074C91EC93D497042BE10EAE6FBA708B0</vt:lpwstr>
  </property>
  <property fmtid="{D5CDD505-2E9C-101B-9397-08002B2CF9AE}" pid="3" name="MediaServiceImageTags">
    <vt:lpwstr/>
  </property>
  <property fmtid="{D5CDD505-2E9C-101B-9397-08002B2CF9AE}" pid="4" name="TaxKeyword">
    <vt:lpwstr/>
  </property>
  <property fmtid="{D5CDD505-2E9C-101B-9397-08002B2CF9AE}" pid="5" name="Sub_x002d_Sector">
    <vt:lpwstr/>
  </property>
  <property fmtid="{D5CDD505-2E9C-101B-9397-08002B2CF9AE}" pid="6" name="TaxKeywordTaxHTField">
    <vt:lpwstr/>
  </property>
  <property fmtid="{D5CDD505-2E9C-101B-9397-08002B2CF9AE}" pid="7" name="Country">
    <vt:lpwstr>24;#El Salvador|057b77a9-2761-48a1-b9dc-78a115c002df</vt:lpwstr>
  </property>
  <property fmtid="{D5CDD505-2E9C-101B-9397-08002B2CF9AE}" pid="8" name="_dlc_DocIdItemGuid">
    <vt:lpwstr>d1884b5d-2341-490f-a5bb-870855ce0994</vt:lpwstr>
  </property>
  <property fmtid="{D5CDD505-2E9C-101B-9397-08002B2CF9AE}" pid="9" name="Fund IDB">
    <vt:lpwstr/>
  </property>
  <property fmtid="{D5CDD505-2E9C-101B-9397-08002B2CF9AE}" pid="10" name="Fund_x0020_IDB">
    <vt:lpwstr/>
  </property>
  <property fmtid="{D5CDD505-2E9C-101B-9397-08002B2CF9AE}" pid="11" name="Series_x0020_Operations_x0020_IDB">
    <vt:lpwstr/>
  </property>
  <property fmtid="{D5CDD505-2E9C-101B-9397-08002B2CF9AE}" pid="12" name="Sector IDB">
    <vt:lpwstr/>
  </property>
  <property fmtid="{D5CDD505-2E9C-101B-9397-08002B2CF9AE}" pid="13" name="Function Operations IDB">
    <vt:lpwstr>1;#Project Preparation Planning and Design|29ca0c72-1fc4-435f-a09c-28585cb5eac9</vt:lpwstr>
  </property>
  <property fmtid="{D5CDD505-2E9C-101B-9397-08002B2CF9AE}" pid="14" name="Sector_x0020_IDB">
    <vt:lpwstr/>
  </property>
  <property fmtid="{D5CDD505-2E9C-101B-9397-08002B2CF9AE}" pid="16" name="Sub-Sector">
    <vt:lpwstr/>
  </property>
  <property fmtid="{D5CDD505-2E9C-101B-9397-08002B2CF9AE}" pid="17" name="Disclosure Activity">
    <vt:lpwstr>Electronic Links</vt:lpwstr>
  </property>
  <property fmtid="{D5CDD505-2E9C-101B-9397-08002B2CF9AE}" pid="18" name="Webtopic">
    <vt:lpwstr/>
  </property>
  <property fmtid="{D5CDD505-2E9C-101B-9397-08002B2CF9AE}" pid="19" name="Series Operations IDB">
    <vt:lpwstr/>
  </property>
</Properties>
</file>