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theme/themeOverride1.xml" ContentType="application/vnd.openxmlformats-officedocument.themeOverrid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theme/themeOverride2.xml" ContentType="application/vnd.openxmlformats-officedocument.themeOverrid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theme/themeOverride3.xml" ContentType="application/vnd.openxmlformats-officedocument.themeOverrid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theme/themeOverride4.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6="http://schemas.microsoft.com/office/drawing/2014/main" xmlns:c="http://schemas.openxmlformats.org/drawingml/2006/chart" xmlns:a14="http://schemas.microsoft.com/office/drawing/2010/main" mc:Ignorable="w14 w15 w16se w16cid w16 w16cex w16sdtdh wp14">
  <w:body>
    <w:p w:rsidRPr="00046E14" w:rsidR="007B2E57" w:rsidP="007B2E57" w:rsidRDefault="007B2E57" w14:paraId="64BD10E1" w14:textId="77777777">
      <w:pPr>
        <w:pStyle w:val="SubSubPar"/>
        <w:numPr>
          <w:ilvl w:val="3"/>
          <w:numId w:val="0"/>
        </w:numPr>
        <w:spacing w:after="0"/>
        <w:jc w:val="center"/>
        <w:rPr>
          <w:rFonts w:ascii="Arial" w:hAnsi="Arial" w:cs="Arial"/>
          <w:smallCaps/>
          <w:sz w:val="22"/>
          <w:szCs w:val="22"/>
          <w:lang w:val="es-ES"/>
        </w:rPr>
      </w:pPr>
      <w:r w:rsidRPr="462B9B70">
        <w:rPr>
          <w:rFonts w:ascii="Arial" w:hAnsi="Arial" w:cs="Arial"/>
          <w:smallCaps/>
          <w:sz w:val="22"/>
          <w:szCs w:val="22"/>
          <w:lang w:val="es-ES"/>
        </w:rPr>
        <w:t>Documento del Banco Interamericano de Desarrollo</w:t>
      </w:r>
    </w:p>
    <w:p w:rsidRPr="00046E14" w:rsidR="007B2E57" w:rsidP="007B2E57" w:rsidRDefault="007B2E57" w14:paraId="443D7223" w14:textId="77777777">
      <w:pPr>
        <w:tabs>
          <w:tab w:val="left" w:pos="1440"/>
          <w:tab w:val="left" w:pos="3060"/>
        </w:tabs>
        <w:jc w:val="center"/>
        <w:rPr>
          <w:rFonts w:ascii="Arial" w:hAnsi="Arial" w:cs="Arial"/>
          <w:smallCaps/>
          <w:lang w:val="es-ES"/>
        </w:rPr>
      </w:pPr>
    </w:p>
    <w:p w:rsidRPr="00046E14" w:rsidR="007B2E57" w:rsidP="007B2E57" w:rsidRDefault="007B2E57" w14:paraId="04507FDC" w14:textId="77777777">
      <w:pPr>
        <w:tabs>
          <w:tab w:val="left" w:pos="1440"/>
          <w:tab w:val="left" w:pos="3060"/>
        </w:tabs>
        <w:jc w:val="center"/>
        <w:rPr>
          <w:rFonts w:ascii="Arial" w:hAnsi="Arial" w:cs="Arial"/>
          <w:smallCaps/>
          <w:lang w:val="es-ES"/>
        </w:rPr>
      </w:pPr>
    </w:p>
    <w:p w:rsidRPr="00046E14" w:rsidR="007B2E57" w:rsidP="007B2E57" w:rsidRDefault="007B2E57" w14:paraId="1F45D7EA" w14:textId="77777777">
      <w:pPr>
        <w:tabs>
          <w:tab w:val="left" w:pos="1440"/>
          <w:tab w:val="left" w:pos="3060"/>
        </w:tabs>
        <w:jc w:val="center"/>
        <w:rPr>
          <w:rFonts w:ascii="Arial" w:hAnsi="Arial" w:cs="Arial"/>
          <w:smallCaps/>
          <w:lang w:val="es-ES"/>
        </w:rPr>
      </w:pPr>
    </w:p>
    <w:p w:rsidRPr="00046E14" w:rsidR="007B2E57" w:rsidP="007B2E57" w:rsidRDefault="007B2E57" w14:paraId="5579004D" w14:textId="77777777">
      <w:pPr>
        <w:tabs>
          <w:tab w:val="left" w:pos="1440"/>
          <w:tab w:val="left" w:pos="3060"/>
        </w:tabs>
        <w:jc w:val="center"/>
        <w:rPr>
          <w:rFonts w:ascii="Arial" w:hAnsi="Arial" w:cs="Arial"/>
          <w:smallCaps/>
          <w:lang w:val="es-ES"/>
        </w:rPr>
      </w:pPr>
    </w:p>
    <w:p w:rsidRPr="00046E14" w:rsidR="007B2E57" w:rsidP="007B2E57" w:rsidRDefault="007B2E57" w14:paraId="1E0D7114" w14:textId="77777777">
      <w:pPr>
        <w:tabs>
          <w:tab w:val="left" w:pos="1440"/>
          <w:tab w:val="left" w:pos="3060"/>
        </w:tabs>
        <w:jc w:val="center"/>
        <w:rPr>
          <w:rFonts w:ascii="Arial" w:hAnsi="Arial" w:cs="Arial"/>
          <w:smallCaps/>
          <w:lang w:val="es-ES"/>
        </w:rPr>
      </w:pPr>
    </w:p>
    <w:p w:rsidRPr="00046E14" w:rsidR="007B2E57" w:rsidP="007B2E57" w:rsidRDefault="007B2E57" w14:paraId="04B7BD59" w14:textId="77777777">
      <w:pPr>
        <w:tabs>
          <w:tab w:val="left" w:pos="1440"/>
          <w:tab w:val="left" w:pos="3060"/>
        </w:tabs>
        <w:jc w:val="center"/>
        <w:rPr>
          <w:rFonts w:ascii="Arial" w:hAnsi="Arial" w:cs="Arial"/>
          <w:smallCaps/>
          <w:lang w:val="es-ES"/>
        </w:rPr>
      </w:pPr>
    </w:p>
    <w:p w:rsidRPr="00046E14" w:rsidR="007B2E57" w:rsidP="007B2E57" w:rsidRDefault="007B2E57" w14:paraId="17E7B1D6" w14:textId="77777777">
      <w:pPr>
        <w:tabs>
          <w:tab w:val="left" w:pos="1440"/>
          <w:tab w:val="left" w:pos="3060"/>
        </w:tabs>
        <w:jc w:val="center"/>
        <w:rPr>
          <w:rFonts w:ascii="Arial" w:hAnsi="Arial" w:cs="Arial"/>
          <w:smallCaps/>
          <w:lang w:val="es-ES"/>
        </w:rPr>
      </w:pPr>
    </w:p>
    <w:p w:rsidRPr="00046E14" w:rsidR="007B2E57" w:rsidP="007B2E57" w:rsidRDefault="007B2E57" w14:paraId="2E9E228E" w14:textId="77777777">
      <w:pPr>
        <w:tabs>
          <w:tab w:val="left" w:pos="1440"/>
          <w:tab w:val="left" w:pos="3060"/>
        </w:tabs>
        <w:jc w:val="center"/>
        <w:rPr>
          <w:rFonts w:ascii="Arial" w:hAnsi="Arial" w:cs="Arial"/>
          <w:b/>
          <w:bCs/>
          <w:smallCaps/>
          <w:sz w:val="28"/>
          <w:szCs w:val="28"/>
          <w:lang w:val="es-ES"/>
        </w:rPr>
      </w:pPr>
      <w:r w:rsidRPr="2DB57808">
        <w:rPr>
          <w:rFonts w:ascii="Arial" w:hAnsi="Arial" w:cs="Arial"/>
          <w:b/>
          <w:bCs/>
          <w:smallCaps/>
          <w:sz w:val="28"/>
          <w:szCs w:val="28"/>
          <w:lang w:val="es-ES"/>
        </w:rPr>
        <w:t>EL SALVADOR</w:t>
      </w:r>
    </w:p>
    <w:p w:rsidRPr="00046E14" w:rsidR="007B2E57" w:rsidP="007B2E57" w:rsidRDefault="007B2E57" w14:paraId="03A063D4" w14:textId="77777777">
      <w:pPr>
        <w:tabs>
          <w:tab w:val="left" w:pos="1440"/>
          <w:tab w:val="left" w:pos="3060"/>
        </w:tabs>
        <w:jc w:val="center"/>
        <w:rPr>
          <w:rFonts w:ascii="Arial" w:hAnsi="Arial" w:cs="Arial"/>
          <w:smallCaps/>
          <w:lang w:val="es-ES"/>
        </w:rPr>
      </w:pPr>
    </w:p>
    <w:p w:rsidRPr="00046E14" w:rsidR="007B2E57" w:rsidP="007B2E57" w:rsidRDefault="007B2E57" w14:paraId="3B225F02" w14:textId="77777777">
      <w:pPr>
        <w:tabs>
          <w:tab w:val="left" w:pos="1440"/>
          <w:tab w:val="left" w:pos="3060"/>
        </w:tabs>
        <w:jc w:val="center"/>
        <w:rPr>
          <w:rFonts w:ascii="Arial" w:hAnsi="Arial" w:cs="Arial"/>
          <w:smallCaps/>
          <w:lang w:val="es-ES"/>
        </w:rPr>
      </w:pPr>
    </w:p>
    <w:p w:rsidRPr="00046E14" w:rsidR="007B2E57" w:rsidP="007B2E57" w:rsidRDefault="007B2E57" w14:paraId="30A3A2E6" w14:textId="77777777">
      <w:pPr>
        <w:tabs>
          <w:tab w:val="left" w:pos="1440"/>
          <w:tab w:val="left" w:pos="3060"/>
        </w:tabs>
        <w:jc w:val="center"/>
        <w:rPr>
          <w:rFonts w:ascii="Arial" w:hAnsi="Arial" w:cs="Arial"/>
          <w:smallCaps/>
          <w:lang w:val="es-ES"/>
        </w:rPr>
      </w:pPr>
    </w:p>
    <w:p w:rsidRPr="00046E14" w:rsidR="007B2E57" w:rsidP="007B2E57" w:rsidRDefault="007B2E57" w14:paraId="10AD1CDC" w14:textId="77777777">
      <w:pPr>
        <w:tabs>
          <w:tab w:val="left" w:pos="1440"/>
          <w:tab w:val="left" w:pos="3060"/>
        </w:tabs>
        <w:jc w:val="center"/>
        <w:rPr>
          <w:rFonts w:ascii="Arial" w:hAnsi="Arial" w:cs="Arial"/>
          <w:smallCaps/>
          <w:lang w:val="es-ES"/>
        </w:rPr>
      </w:pPr>
    </w:p>
    <w:p w:rsidRPr="00046E14" w:rsidR="007B2E57" w:rsidP="007B2E57" w:rsidRDefault="007B2E57" w14:paraId="5C38EC73" w14:textId="77777777">
      <w:pPr>
        <w:tabs>
          <w:tab w:val="left" w:pos="1440"/>
          <w:tab w:val="left" w:pos="3060"/>
        </w:tabs>
        <w:jc w:val="center"/>
        <w:rPr>
          <w:rFonts w:ascii="Arial" w:hAnsi="Arial" w:cs="Arial"/>
          <w:smallCaps/>
          <w:lang w:val="es-ES"/>
        </w:rPr>
      </w:pPr>
    </w:p>
    <w:p w:rsidRPr="003B0892" w:rsidR="007B2E57" w:rsidP="007B2E57" w:rsidRDefault="007B2E57" w14:paraId="0ED3F164" w14:textId="77777777">
      <w:pPr>
        <w:pStyle w:val="Newpage"/>
        <w:rPr>
          <w:rFonts w:ascii="Arial" w:hAnsi="Arial" w:cs="Arial"/>
          <w:sz w:val="28"/>
          <w:szCs w:val="28"/>
        </w:rPr>
      </w:pPr>
      <w:r w:rsidRPr="003B0892">
        <w:rPr>
          <w:rFonts w:ascii="Arial" w:hAnsi="Arial" w:cs="Arial"/>
          <w:sz w:val="28"/>
          <w:szCs w:val="28"/>
        </w:rPr>
        <w:t>Programa de Fortalecimiento del Sector Agua y Saneamiento en</w:t>
      </w:r>
    </w:p>
    <w:p w:rsidR="007B2E57" w:rsidP="007B2E57" w:rsidRDefault="007B2E57" w14:paraId="73E0353C" w14:textId="77777777">
      <w:pPr>
        <w:pStyle w:val="Newpage"/>
        <w:rPr>
          <w:rFonts w:ascii="Arial" w:hAnsi="Arial" w:cs="Arial"/>
          <w:sz w:val="28"/>
          <w:szCs w:val="28"/>
        </w:rPr>
      </w:pPr>
      <w:r w:rsidRPr="003B0892">
        <w:rPr>
          <w:rFonts w:ascii="Arial" w:hAnsi="Arial" w:cs="Arial"/>
          <w:sz w:val="28"/>
          <w:szCs w:val="28"/>
        </w:rPr>
        <w:t xml:space="preserve">El Salvador </w:t>
      </w:r>
    </w:p>
    <w:p w:rsidR="007B2E57" w:rsidP="007B2E57" w:rsidRDefault="007B2E57" w14:paraId="7B672991" w14:textId="77777777">
      <w:pPr>
        <w:pStyle w:val="Newpage"/>
        <w:rPr>
          <w:rFonts w:ascii="Arial" w:hAnsi="Arial" w:cs="Arial"/>
          <w:sz w:val="28"/>
          <w:szCs w:val="28"/>
        </w:rPr>
      </w:pPr>
    </w:p>
    <w:p w:rsidRPr="00046E14" w:rsidR="007B2E57" w:rsidP="007B2E57" w:rsidRDefault="007B2E57" w14:paraId="3FB299BC" w14:textId="77777777">
      <w:pPr>
        <w:pStyle w:val="Newpage"/>
        <w:rPr>
          <w:rFonts w:ascii="Arial" w:hAnsi="Arial" w:cs="Arial"/>
          <w:b w:val="0"/>
          <w:smallCaps w:val="0"/>
          <w:sz w:val="22"/>
          <w:szCs w:val="22"/>
        </w:rPr>
      </w:pPr>
      <w:r w:rsidRPr="00046E14">
        <w:rPr>
          <w:rFonts w:ascii="Arial" w:hAnsi="Arial" w:cs="Arial"/>
          <w:sz w:val="22"/>
          <w:szCs w:val="22"/>
        </w:rPr>
        <w:t>(</w:t>
      </w:r>
      <w:r>
        <w:rPr>
          <w:rFonts w:ascii="Arial" w:hAnsi="Arial" w:cs="Arial"/>
          <w:sz w:val="22"/>
          <w:szCs w:val="22"/>
        </w:rPr>
        <w:t>ES-L1152</w:t>
      </w:r>
      <w:r w:rsidRPr="00046E14">
        <w:rPr>
          <w:rFonts w:ascii="Arial" w:hAnsi="Arial" w:cs="Arial"/>
          <w:sz w:val="22"/>
          <w:szCs w:val="22"/>
        </w:rPr>
        <w:t>)</w:t>
      </w:r>
    </w:p>
    <w:p w:rsidRPr="00046E14" w:rsidR="007B2E57" w:rsidP="007B2E57" w:rsidRDefault="007B2E57" w14:paraId="41C09717" w14:textId="77777777">
      <w:pPr>
        <w:tabs>
          <w:tab w:val="left" w:pos="1440"/>
          <w:tab w:val="left" w:pos="3060"/>
        </w:tabs>
        <w:jc w:val="center"/>
        <w:rPr>
          <w:rFonts w:ascii="Arial" w:hAnsi="Arial" w:cs="Arial"/>
          <w:smallCaps/>
          <w:lang w:val="es-ES"/>
        </w:rPr>
      </w:pPr>
    </w:p>
    <w:p w:rsidRPr="00046E14" w:rsidR="007B2E57" w:rsidP="007B2E57" w:rsidRDefault="007B2E57" w14:paraId="14712660" w14:textId="77777777">
      <w:pPr>
        <w:tabs>
          <w:tab w:val="left" w:pos="1440"/>
          <w:tab w:val="left" w:pos="3060"/>
        </w:tabs>
        <w:jc w:val="center"/>
        <w:rPr>
          <w:rFonts w:ascii="Arial" w:hAnsi="Arial" w:cs="Arial"/>
          <w:smallCaps/>
          <w:lang w:val="es-ES"/>
        </w:rPr>
      </w:pPr>
    </w:p>
    <w:p w:rsidRPr="00046E14" w:rsidR="007B2E57" w:rsidP="007B2E57" w:rsidRDefault="007B2E57" w14:paraId="53D9DC42" w14:textId="77777777">
      <w:pPr>
        <w:tabs>
          <w:tab w:val="left" w:pos="1440"/>
          <w:tab w:val="left" w:pos="3060"/>
        </w:tabs>
        <w:jc w:val="center"/>
        <w:rPr>
          <w:rFonts w:ascii="Arial" w:hAnsi="Arial" w:cs="Arial"/>
          <w:smallCaps/>
          <w:lang w:val="es-ES"/>
        </w:rPr>
      </w:pPr>
    </w:p>
    <w:p w:rsidRPr="00046E14" w:rsidR="007B2E57" w:rsidP="007B2E57" w:rsidRDefault="007B2E57" w14:paraId="67E3B055" w14:textId="77777777">
      <w:pPr>
        <w:tabs>
          <w:tab w:val="left" w:pos="1440"/>
          <w:tab w:val="left" w:pos="3060"/>
        </w:tabs>
        <w:jc w:val="center"/>
        <w:rPr>
          <w:rFonts w:ascii="Arial" w:hAnsi="Arial" w:cs="Arial"/>
          <w:smallCaps/>
          <w:lang w:val="es-ES"/>
        </w:rPr>
      </w:pPr>
    </w:p>
    <w:p w:rsidRPr="00E126F2" w:rsidR="00E126F2" w:rsidP="00E126F2" w:rsidRDefault="00E126F2" w14:paraId="21549F76" w14:textId="4149D9CF">
      <w:pPr>
        <w:tabs>
          <w:tab w:val="left" w:pos="1440"/>
          <w:tab w:val="left" w:pos="3060"/>
        </w:tabs>
        <w:jc w:val="center"/>
        <w:outlineLvl w:val="0"/>
        <w:rPr>
          <w:rFonts w:ascii="Arial" w:hAnsi="Arial" w:cs="Arial"/>
          <w:b/>
          <w:bCs/>
          <w:smallCaps/>
          <w:szCs w:val="24"/>
        </w:rPr>
      </w:pPr>
      <w:r w:rsidRPr="00E126F2">
        <w:rPr>
          <w:rFonts w:ascii="Arial" w:hAnsi="Arial" w:cs="Arial"/>
          <w:b/>
          <w:bCs/>
          <w:smallCaps/>
          <w:szCs w:val="24"/>
        </w:rPr>
        <w:t>ANALISIS VIABILIDAD FINANCIERA</w:t>
      </w:r>
    </w:p>
    <w:p w:rsidR="00C12ADB" w:rsidP="000F1C5B" w:rsidRDefault="00C12ADB" w14:paraId="310600BC" w14:textId="77777777">
      <w:pPr>
        <w:pStyle w:val="TOC1"/>
        <w:rPr>
          <w:rFonts w:cstheme="majorHAnsi"/>
        </w:rPr>
      </w:pPr>
    </w:p>
    <w:p w:rsidR="00C12ADB" w:rsidP="000F1C5B" w:rsidRDefault="00C12ADB" w14:paraId="79F55102" w14:textId="77777777">
      <w:pPr>
        <w:pStyle w:val="TOC1"/>
        <w:rPr>
          <w:rFonts w:cstheme="majorHAnsi"/>
        </w:rPr>
      </w:pPr>
    </w:p>
    <w:p w:rsidR="00C12ADB" w:rsidP="000F1C5B" w:rsidRDefault="00C12ADB" w14:paraId="32979529" w14:textId="77777777">
      <w:pPr>
        <w:pStyle w:val="TOC1"/>
        <w:rPr>
          <w:rFonts w:cstheme="majorHAnsi"/>
        </w:rPr>
      </w:pPr>
    </w:p>
    <w:p w:rsidR="00C12ADB" w:rsidP="000F1C5B" w:rsidRDefault="00C12ADB" w14:paraId="0FF91EC6" w14:textId="77777777">
      <w:pPr>
        <w:pStyle w:val="TOC1"/>
        <w:rPr>
          <w:rFonts w:cstheme="majorHAnsi"/>
        </w:rPr>
      </w:pPr>
    </w:p>
    <w:p w:rsidR="00C12ADB" w:rsidP="000F1C5B" w:rsidRDefault="00C12ADB" w14:paraId="1C4AED98" w14:textId="77777777">
      <w:pPr>
        <w:pStyle w:val="TOC1"/>
        <w:rPr>
          <w:rFonts w:cstheme="majorHAnsi"/>
        </w:rPr>
      </w:pPr>
    </w:p>
    <w:p w:rsidR="00C12ADB" w:rsidP="000F1C5B" w:rsidRDefault="00C12ADB" w14:paraId="15C027AB" w14:textId="77777777">
      <w:pPr>
        <w:pStyle w:val="TOC1"/>
        <w:rPr>
          <w:rFonts w:cstheme="majorHAnsi"/>
        </w:rPr>
      </w:pPr>
    </w:p>
    <w:p w:rsidR="00C12ADB" w:rsidP="000F1C5B" w:rsidRDefault="00C12ADB" w14:paraId="319895EE" w14:textId="77777777">
      <w:pPr>
        <w:pStyle w:val="TOC1"/>
        <w:rPr>
          <w:rFonts w:cstheme="majorHAnsi"/>
        </w:rPr>
      </w:pPr>
    </w:p>
    <w:p w:rsidRPr="00EF1CDD" w:rsidR="003026A8" w:rsidP="000F1C5B" w:rsidRDefault="003026A8" w14:paraId="7AACF778" w14:textId="5B27F467">
      <w:pPr>
        <w:pStyle w:val="TOC1"/>
        <w:rPr>
          <w:rFonts w:cstheme="majorHAnsi"/>
        </w:rPr>
      </w:pPr>
      <w:r w:rsidRPr="00EF1CDD">
        <w:rPr>
          <w:rFonts w:cstheme="majorHAnsi"/>
        </w:rPr>
        <w:lastRenderedPageBreak/>
        <w:t>TABLA DE CONTENIDO</w:t>
      </w:r>
    </w:p>
    <w:p w:rsidR="00836C36" w:rsidRDefault="003026A8" w14:paraId="7937E19F" w14:textId="20FE1131">
      <w:pPr>
        <w:pStyle w:val="TOC1"/>
        <w:rPr>
          <w:rFonts w:asciiTheme="minorHAnsi" w:hAnsiTheme="minorHAnsi" w:eastAsiaTheme="minorEastAsia" w:cstheme="minorBidi"/>
          <w:b w:val="0"/>
          <w:bCs w:val="0"/>
          <w:caps w:val="0"/>
          <w:noProof/>
          <w:szCs w:val="22"/>
          <w:lang w:val="en-US"/>
        </w:rPr>
      </w:pPr>
      <w:r w:rsidRPr="00EF1CDD">
        <w:rPr>
          <w:rFonts w:cstheme="majorHAnsi"/>
          <w:sz w:val="24"/>
        </w:rPr>
        <w:fldChar w:fldCharType="begin"/>
      </w:r>
      <w:r w:rsidRPr="006A2293">
        <w:rPr>
          <w:rFonts w:cstheme="majorHAnsi"/>
        </w:rPr>
        <w:instrText xml:space="preserve"> TOC \o "1-3" \h \z \u </w:instrText>
      </w:r>
      <w:r w:rsidRPr="00EF1CDD">
        <w:rPr>
          <w:rFonts w:cstheme="majorHAnsi"/>
          <w:sz w:val="24"/>
        </w:rPr>
        <w:fldChar w:fldCharType="separate"/>
      </w:r>
      <w:hyperlink w:history="1" w:anchor="_Toc104886457">
        <w:r w:rsidRPr="003920F6" w:rsidR="00836C36">
          <w:rPr>
            <w:rStyle w:val="Hyperlink"/>
            <w:rFonts w:cstheme="majorHAnsi"/>
            <w:noProof/>
          </w:rPr>
          <w:t>1</w:t>
        </w:r>
        <w:r w:rsidR="00836C36">
          <w:rPr>
            <w:rFonts w:asciiTheme="minorHAnsi" w:hAnsiTheme="minorHAnsi" w:eastAsiaTheme="minorEastAsia" w:cstheme="minorBidi"/>
            <w:b w:val="0"/>
            <w:bCs w:val="0"/>
            <w:caps w:val="0"/>
            <w:noProof/>
            <w:szCs w:val="22"/>
            <w:lang w:val="en-US"/>
          </w:rPr>
          <w:tab/>
        </w:r>
        <w:r w:rsidRPr="003920F6" w:rsidR="00836C36">
          <w:rPr>
            <w:rStyle w:val="Hyperlink"/>
            <w:rFonts w:cstheme="majorHAnsi"/>
            <w:noProof/>
          </w:rPr>
          <w:t>SECTOR AGUA Y SANEAMIENTO EN EL SALVADOR</w:t>
        </w:r>
        <w:r w:rsidR="00836C36">
          <w:rPr>
            <w:noProof/>
            <w:webHidden/>
          </w:rPr>
          <w:tab/>
        </w:r>
        <w:r w:rsidR="00836C36">
          <w:rPr>
            <w:noProof/>
            <w:webHidden/>
          </w:rPr>
          <w:fldChar w:fldCharType="begin"/>
        </w:r>
        <w:r w:rsidR="00836C36">
          <w:rPr>
            <w:noProof/>
            <w:webHidden/>
          </w:rPr>
          <w:instrText xml:space="preserve"> PAGEREF _Toc104886457 \h </w:instrText>
        </w:r>
        <w:r w:rsidR="00836C36">
          <w:rPr>
            <w:noProof/>
            <w:webHidden/>
          </w:rPr>
        </w:r>
        <w:r w:rsidR="00836C36">
          <w:rPr>
            <w:noProof/>
            <w:webHidden/>
          </w:rPr>
          <w:fldChar w:fldCharType="separate"/>
        </w:r>
        <w:r w:rsidR="00836C36">
          <w:rPr>
            <w:noProof/>
            <w:webHidden/>
          </w:rPr>
          <w:t>6</w:t>
        </w:r>
        <w:r w:rsidR="00836C36">
          <w:rPr>
            <w:noProof/>
            <w:webHidden/>
          </w:rPr>
          <w:fldChar w:fldCharType="end"/>
        </w:r>
      </w:hyperlink>
    </w:p>
    <w:p w:rsidR="00836C36" w:rsidRDefault="00FD764C" w14:paraId="6FD7826D" w14:textId="5B844810">
      <w:pPr>
        <w:pStyle w:val="TOC1"/>
        <w:rPr>
          <w:rFonts w:asciiTheme="minorHAnsi" w:hAnsiTheme="minorHAnsi" w:eastAsiaTheme="minorEastAsia" w:cstheme="minorBidi"/>
          <w:b w:val="0"/>
          <w:bCs w:val="0"/>
          <w:caps w:val="0"/>
          <w:noProof/>
          <w:szCs w:val="22"/>
          <w:lang w:val="en-US"/>
        </w:rPr>
      </w:pPr>
      <w:hyperlink w:history="1" w:anchor="_Toc104886458">
        <w:r w:rsidRPr="003920F6" w:rsidR="00836C36">
          <w:rPr>
            <w:rStyle w:val="Hyperlink"/>
            <w:noProof/>
          </w:rPr>
          <w:t>2</w:t>
        </w:r>
        <w:r w:rsidR="00836C36">
          <w:rPr>
            <w:rFonts w:asciiTheme="minorHAnsi" w:hAnsiTheme="minorHAnsi" w:eastAsiaTheme="minorEastAsia" w:cstheme="minorBidi"/>
            <w:b w:val="0"/>
            <w:bCs w:val="0"/>
            <w:caps w:val="0"/>
            <w:noProof/>
            <w:szCs w:val="22"/>
            <w:lang w:val="en-US"/>
          </w:rPr>
          <w:tab/>
        </w:r>
        <w:r w:rsidRPr="003920F6" w:rsidR="00836C36">
          <w:rPr>
            <w:rStyle w:val="Hyperlink"/>
            <w:rFonts w:cstheme="majorHAnsi"/>
            <w:noProof/>
          </w:rPr>
          <w:t xml:space="preserve">ANÁLISIS </w:t>
        </w:r>
        <w:r w:rsidRPr="003920F6" w:rsidR="00836C36">
          <w:rPr>
            <w:rStyle w:val="Hyperlink"/>
            <w:noProof/>
          </w:rPr>
          <w:t>DE LA SITUACIÓN INSTITUCIONAL</w:t>
        </w:r>
        <w:r w:rsidR="00836C36">
          <w:rPr>
            <w:noProof/>
            <w:webHidden/>
          </w:rPr>
          <w:tab/>
        </w:r>
        <w:r w:rsidR="00836C36">
          <w:rPr>
            <w:noProof/>
            <w:webHidden/>
          </w:rPr>
          <w:fldChar w:fldCharType="begin"/>
        </w:r>
        <w:r w:rsidR="00836C36">
          <w:rPr>
            <w:noProof/>
            <w:webHidden/>
          </w:rPr>
          <w:instrText xml:space="preserve"> PAGEREF _Toc104886458 \h </w:instrText>
        </w:r>
        <w:r w:rsidR="00836C36">
          <w:rPr>
            <w:noProof/>
            <w:webHidden/>
          </w:rPr>
        </w:r>
        <w:r w:rsidR="00836C36">
          <w:rPr>
            <w:noProof/>
            <w:webHidden/>
          </w:rPr>
          <w:fldChar w:fldCharType="separate"/>
        </w:r>
        <w:r w:rsidR="00836C36">
          <w:rPr>
            <w:noProof/>
            <w:webHidden/>
          </w:rPr>
          <w:t>7</w:t>
        </w:r>
        <w:r w:rsidR="00836C36">
          <w:rPr>
            <w:noProof/>
            <w:webHidden/>
          </w:rPr>
          <w:fldChar w:fldCharType="end"/>
        </w:r>
      </w:hyperlink>
    </w:p>
    <w:p w:rsidR="00836C36" w:rsidRDefault="00FD764C" w14:paraId="39B37E91" w14:textId="0B9C5CCA">
      <w:pPr>
        <w:pStyle w:val="TOC1"/>
        <w:rPr>
          <w:rFonts w:asciiTheme="minorHAnsi" w:hAnsiTheme="minorHAnsi" w:eastAsiaTheme="minorEastAsia" w:cstheme="minorBidi"/>
          <w:b w:val="0"/>
          <w:bCs w:val="0"/>
          <w:caps w:val="0"/>
          <w:noProof/>
          <w:szCs w:val="22"/>
          <w:lang w:val="en-US"/>
        </w:rPr>
      </w:pPr>
      <w:hyperlink w:history="1" w:anchor="_Toc104886459">
        <w:r w:rsidRPr="003920F6" w:rsidR="00836C36">
          <w:rPr>
            <w:rStyle w:val="Hyperlink"/>
            <w:noProof/>
          </w:rPr>
          <w:t>3</w:t>
        </w:r>
        <w:r w:rsidR="00836C36">
          <w:rPr>
            <w:rFonts w:asciiTheme="minorHAnsi" w:hAnsiTheme="minorHAnsi" w:eastAsiaTheme="minorEastAsia" w:cstheme="minorBidi"/>
            <w:b w:val="0"/>
            <w:bCs w:val="0"/>
            <w:caps w:val="0"/>
            <w:noProof/>
            <w:szCs w:val="22"/>
            <w:lang w:val="en-US"/>
          </w:rPr>
          <w:tab/>
        </w:r>
        <w:r w:rsidRPr="003920F6" w:rsidR="00836C36">
          <w:rPr>
            <w:rStyle w:val="Hyperlink"/>
            <w:noProof/>
          </w:rPr>
          <w:t>ANALISIS DE LA SITUACION COMERCIAL</w:t>
        </w:r>
        <w:r w:rsidR="00836C36">
          <w:rPr>
            <w:noProof/>
            <w:webHidden/>
          </w:rPr>
          <w:tab/>
        </w:r>
        <w:r w:rsidR="00836C36">
          <w:rPr>
            <w:noProof/>
            <w:webHidden/>
          </w:rPr>
          <w:fldChar w:fldCharType="begin"/>
        </w:r>
        <w:r w:rsidR="00836C36">
          <w:rPr>
            <w:noProof/>
            <w:webHidden/>
          </w:rPr>
          <w:instrText xml:space="preserve"> PAGEREF _Toc104886459 \h </w:instrText>
        </w:r>
        <w:r w:rsidR="00836C36">
          <w:rPr>
            <w:noProof/>
            <w:webHidden/>
          </w:rPr>
        </w:r>
        <w:r w:rsidR="00836C36">
          <w:rPr>
            <w:noProof/>
            <w:webHidden/>
          </w:rPr>
          <w:fldChar w:fldCharType="separate"/>
        </w:r>
        <w:r w:rsidR="00836C36">
          <w:rPr>
            <w:noProof/>
            <w:webHidden/>
          </w:rPr>
          <w:t>9</w:t>
        </w:r>
        <w:r w:rsidR="00836C36">
          <w:rPr>
            <w:noProof/>
            <w:webHidden/>
          </w:rPr>
          <w:fldChar w:fldCharType="end"/>
        </w:r>
      </w:hyperlink>
    </w:p>
    <w:p w:rsidR="00836C36" w:rsidRDefault="00FD764C" w14:paraId="360B5AF7" w14:textId="47D96BC3">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60">
        <w:r w:rsidRPr="003920F6" w:rsidR="00836C36">
          <w:rPr>
            <w:rStyle w:val="Hyperlink"/>
            <w:noProof/>
          </w:rPr>
          <w:t>3.1</w:t>
        </w:r>
        <w:r w:rsidR="00836C36">
          <w:rPr>
            <w:rFonts w:asciiTheme="minorHAnsi" w:hAnsiTheme="minorHAnsi" w:eastAsiaTheme="minorEastAsia" w:cstheme="minorBidi"/>
            <w:smallCaps w:val="0"/>
            <w:noProof/>
            <w:sz w:val="22"/>
            <w:szCs w:val="22"/>
            <w:lang w:val="en-US"/>
          </w:rPr>
          <w:tab/>
        </w:r>
        <w:r w:rsidRPr="003920F6" w:rsidR="00836C36">
          <w:rPr>
            <w:rStyle w:val="Hyperlink"/>
            <w:rFonts w:cstheme="majorHAnsi"/>
            <w:noProof/>
          </w:rPr>
          <w:t>MUNICIPIOS ATENDIDO POR ANDA</w:t>
        </w:r>
        <w:r w:rsidR="00836C36">
          <w:rPr>
            <w:noProof/>
            <w:webHidden/>
          </w:rPr>
          <w:tab/>
        </w:r>
        <w:r w:rsidR="00836C36">
          <w:rPr>
            <w:noProof/>
            <w:webHidden/>
          </w:rPr>
          <w:fldChar w:fldCharType="begin"/>
        </w:r>
        <w:r w:rsidR="00836C36">
          <w:rPr>
            <w:noProof/>
            <w:webHidden/>
          </w:rPr>
          <w:instrText xml:space="preserve"> PAGEREF _Toc104886460 \h </w:instrText>
        </w:r>
        <w:r w:rsidR="00836C36">
          <w:rPr>
            <w:noProof/>
            <w:webHidden/>
          </w:rPr>
        </w:r>
        <w:r w:rsidR="00836C36">
          <w:rPr>
            <w:noProof/>
            <w:webHidden/>
          </w:rPr>
          <w:fldChar w:fldCharType="separate"/>
        </w:r>
        <w:r w:rsidR="00836C36">
          <w:rPr>
            <w:noProof/>
            <w:webHidden/>
          </w:rPr>
          <w:t>9</w:t>
        </w:r>
        <w:r w:rsidR="00836C36">
          <w:rPr>
            <w:noProof/>
            <w:webHidden/>
          </w:rPr>
          <w:fldChar w:fldCharType="end"/>
        </w:r>
      </w:hyperlink>
    </w:p>
    <w:p w:rsidR="00836C36" w:rsidRDefault="00FD764C" w14:paraId="6CAD8AD9" w14:textId="73651EED">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61">
        <w:r w:rsidRPr="003920F6" w:rsidR="00836C36">
          <w:rPr>
            <w:rStyle w:val="Hyperlink"/>
            <w:rFonts w:cstheme="majorHAnsi"/>
            <w:noProof/>
          </w:rPr>
          <w:t>3.2</w:t>
        </w:r>
        <w:r w:rsidR="00836C36">
          <w:rPr>
            <w:rFonts w:asciiTheme="minorHAnsi" w:hAnsiTheme="minorHAnsi" w:eastAsiaTheme="minorEastAsia" w:cstheme="minorBidi"/>
            <w:smallCaps w:val="0"/>
            <w:noProof/>
            <w:sz w:val="22"/>
            <w:szCs w:val="22"/>
            <w:lang w:val="en-US"/>
          </w:rPr>
          <w:tab/>
        </w:r>
        <w:r w:rsidRPr="003920F6" w:rsidR="00836C36">
          <w:rPr>
            <w:rStyle w:val="Hyperlink"/>
            <w:rFonts w:cstheme="majorHAnsi"/>
            <w:noProof/>
          </w:rPr>
          <w:t>POBLACIÓN ATENDIDA</w:t>
        </w:r>
        <w:r w:rsidR="00836C36">
          <w:rPr>
            <w:noProof/>
            <w:webHidden/>
          </w:rPr>
          <w:tab/>
        </w:r>
        <w:r w:rsidR="00836C36">
          <w:rPr>
            <w:noProof/>
            <w:webHidden/>
          </w:rPr>
          <w:fldChar w:fldCharType="begin"/>
        </w:r>
        <w:r w:rsidR="00836C36">
          <w:rPr>
            <w:noProof/>
            <w:webHidden/>
          </w:rPr>
          <w:instrText xml:space="preserve"> PAGEREF _Toc104886461 \h </w:instrText>
        </w:r>
        <w:r w:rsidR="00836C36">
          <w:rPr>
            <w:noProof/>
            <w:webHidden/>
          </w:rPr>
        </w:r>
        <w:r w:rsidR="00836C36">
          <w:rPr>
            <w:noProof/>
            <w:webHidden/>
          </w:rPr>
          <w:fldChar w:fldCharType="separate"/>
        </w:r>
        <w:r w:rsidR="00836C36">
          <w:rPr>
            <w:noProof/>
            <w:webHidden/>
          </w:rPr>
          <w:t>11</w:t>
        </w:r>
        <w:r w:rsidR="00836C36">
          <w:rPr>
            <w:noProof/>
            <w:webHidden/>
          </w:rPr>
          <w:fldChar w:fldCharType="end"/>
        </w:r>
      </w:hyperlink>
    </w:p>
    <w:p w:rsidR="00836C36" w:rsidRDefault="00FD764C" w14:paraId="58B48DDB" w14:textId="4D6A2079">
      <w:pPr>
        <w:pStyle w:val="TOC3"/>
        <w:tabs>
          <w:tab w:val="left" w:pos="1100"/>
          <w:tab w:val="right" w:leader="dot" w:pos="8828"/>
        </w:tabs>
        <w:rPr>
          <w:rFonts w:asciiTheme="minorHAnsi" w:hAnsiTheme="minorHAnsi" w:eastAsiaTheme="minorEastAsia" w:cstheme="minorBidi"/>
          <w:i w:val="0"/>
          <w:iCs w:val="0"/>
          <w:noProof/>
          <w:sz w:val="22"/>
          <w:szCs w:val="22"/>
          <w:lang w:val="en-US"/>
        </w:rPr>
      </w:pPr>
      <w:hyperlink w:history="1" w:anchor="_Toc104886462">
        <w:r w:rsidRPr="003920F6" w:rsidR="00836C36">
          <w:rPr>
            <w:rStyle w:val="Hyperlink"/>
            <w:rFonts w:cstheme="majorHAnsi"/>
            <w:noProof/>
          </w:rPr>
          <w:t>3.2.1</w:t>
        </w:r>
        <w:r w:rsidR="00836C36">
          <w:rPr>
            <w:rFonts w:asciiTheme="minorHAnsi" w:hAnsiTheme="minorHAnsi" w:eastAsiaTheme="minorEastAsia" w:cstheme="minorBidi"/>
            <w:i w:val="0"/>
            <w:iCs w:val="0"/>
            <w:noProof/>
            <w:sz w:val="22"/>
            <w:szCs w:val="22"/>
            <w:lang w:val="en-US"/>
          </w:rPr>
          <w:tab/>
        </w:r>
        <w:r w:rsidRPr="003920F6" w:rsidR="00836C36">
          <w:rPr>
            <w:rStyle w:val="Hyperlink"/>
            <w:rFonts w:cstheme="majorHAnsi"/>
            <w:noProof/>
          </w:rPr>
          <w:t>Cobertura de agua potable</w:t>
        </w:r>
        <w:r w:rsidR="00836C36">
          <w:rPr>
            <w:noProof/>
            <w:webHidden/>
          </w:rPr>
          <w:tab/>
        </w:r>
        <w:r w:rsidR="00836C36">
          <w:rPr>
            <w:noProof/>
            <w:webHidden/>
          </w:rPr>
          <w:fldChar w:fldCharType="begin"/>
        </w:r>
        <w:r w:rsidR="00836C36">
          <w:rPr>
            <w:noProof/>
            <w:webHidden/>
          </w:rPr>
          <w:instrText xml:space="preserve"> PAGEREF _Toc104886462 \h </w:instrText>
        </w:r>
        <w:r w:rsidR="00836C36">
          <w:rPr>
            <w:noProof/>
            <w:webHidden/>
          </w:rPr>
        </w:r>
        <w:r w:rsidR="00836C36">
          <w:rPr>
            <w:noProof/>
            <w:webHidden/>
          </w:rPr>
          <w:fldChar w:fldCharType="separate"/>
        </w:r>
        <w:r w:rsidR="00836C36">
          <w:rPr>
            <w:noProof/>
            <w:webHidden/>
          </w:rPr>
          <w:t>11</w:t>
        </w:r>
        <w:r w:rsidR="00836C36">
          <w:rPr>
            <w:noProof/>
            <w:webHidden/>
          </w:rPr>
          <w:fldChar w:fldCharType="end"/>
        </w:r>
      </w:hyperlink>
    </w:p>
    <w:p w:rsidR="00836C36" w:rsidRDefault="00FD764C" w14:paraId="21B30179" w14:textId="5FD57716">
      <w:pPr>
        <w:pStyle w:val="TOC3"/>
        <w:tabs>
          <w:tab w:val="left" w:pos="1100"/>
          <w:tab w:val="right" w:leader="dot" w:pos="8828"/>
        </w:tabs>
        <w:rPr>
          <w:rFonts w:asciiTheme="minorHAnsi" w:hAnsiTheme="minorHAnsi" w:eastAsiaTheme="minorEastAsia" w:cstheme="minorBidi"/>
          <w:i w:val="0"/>
          <w:iCs w:val="0"/>
          <w:noProof/>
          <w:sz w:val="22"/>
          <w:szCs w:val="22"/>
          <w:lang w:val="en-US"/>
        </w:rPr>
      </w:pPr>
      <w:hyperlink w:history="1" w:anchor="_Toc104886463">
        <w:r w:rsidRPr="003920F6" w:rsidR="00836C36">
          <w:rPr>
            <w:rStyle w:val="Hyperlink"/>
            <w:rFonts w:cstheme="majorHAnsi"/>
            <w:noProof/>
          </w:rPr>
          <w:t>3.2.2</w:t>
        </w:r>
        <w:r w:rsidR="00836C36">
          <w:rPr>
            <w:rFonts w:asciiTheme="minorHAnsi" w:hAnsiTheme="minorHAnsi" w:eastAsiaTheme="minorEastAsia" w:cstheme="minorBidi"/>
            <w:i w:val="0"/>
            <w:iCs w:val="0"/>
            <w:noProof/>
            <w:sz w:val="22"/>
            <w:szCs w:val="22"/>
            <w:lang w:val="en-US"/>
          </w:rPr>
          <w:tab/>
        </w:r>
        <w:r w:rsidRPr="003920F6" w:rsidR="00836C36">
          <w:rPr>
            <w:rStyle w:val="Hyperlink"/>
            <w:rFonts w:cstheme="majorHAnsi"/>
            <w:noProof/>
          </w:rPr>
          <w:t>Cobertura de alcantarillado</w:t>
        </w:r>
        <w:r w:rsidR="00836C36">
          <w:rPr>
            <w:noProof/>
            <w:webHidden/>
          </w:rPr>
          <w:tab/>
        </w:r>
        <w:r w:rsidR="00836C36">
          <w:rPr>
            <w:noProof/>
            <w:webHidden/>
          </w:rPr>
          <w:fldChar w:fldCharType="begin"/>
        </w:r>
        <w:r w:rsidR="00836C36">
          <w:rPr>
            <w:noProof/>
            <w:webHidden/>
          </w:rPr>
          <w:instrText xml:space="preserve"> PAGEREF _Toc104886463 \h </w:instrText>
        </w:r>
        <w:r w:rsidR="00836C36">
          <w:rPr>
            <w:noProof/>
            <w:webHidden/>
          </w:rPr>
        </w:r>
        <w:r w:rsidR="00836C36">
          <w:rPr>
            <w:noProof/>
            <w:webHidden/>
          </w:rPr>
          <w:fldChar w:fldCharType="separate"/>
        </w:r>
        <w:r w:rsidR="00836C36">
          <w:rPr>
            <w:noProof/>
            <w:webHidden/>
          </w:rPr>
          <w:t>11</w:t>
        </w:r>
        <w:r w:rsidR="00836C36">
          <w:rPr>
            <w:noProof/>
            <w:webHidden/>
          </w:rPr>
          <w:fldChar w:fldCharType="end"/>
        </w:r>
      </w:hyperlink>
    </w:p>
    <w:p w:rsidR="00836C36" w:rsidRDefault="00FD764C" w14:paraId="6B4C3C8C" w14:textId="672DE880">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64">
        <w:r w:rsidRPr="003920F6" w:rsidR="00836C36">
          <w:rPr>
            <w:rStyle w:val="Hyperlink"/>
            <w:noProof/>
          </w:rPr>
          <w:t>3.3</w:t>
        </w:r>
        <w:r w:rsidR="00836C36">
          <w:rPr>
            <w:rFonts w:asciiTheme="minorHAnsi" w:hAnsiTheme="minorHAnsi" w:eastAsiaTheme="minorEastAsia" w:cstheme="minorBidi"/>
            <w:smallCaps w:val="0"/>
            <w:noProof/>
            <w:sz w:val="22"/>
            <w:szCs w:val="22"/>
            <w:lang w:val="en-US"/>
          </w:rPr>
          <w:tab/>
        </w:r>
        <w:r w:rsidRPr="003920F6" w:rsidR="00836C36">
          <w:rPr>
            <w:rStyle w:val="Hyperlink"/>
            <w:noProof/>
          </w:rPr>
          <w:t>Cobertura de Micromedición</w:t>
        </w:r>
        <w:r w:rsidR="00836C36">
          <w:rPr>
            <w:noProof/>
            <w:webHidden/>
          </w:rPr>
          <w:tab/>
        </w:r>
        <w:r w:rsidR="00836C36">
          <w:rPr>
            <w:noProof/>
            <w:webHidden/>
          </w:rPr>
          <w:fldChar w:fldCharType="begin"/>
        </w:r>
        <w:r w:rsidR="00836C36">
          <w:rPr>
            <w:noProof/>
            <w:webHidden/>
          </w:rPr>
          <w:instrText xml:space="preserve"> PAGEREF _Toc104886464 \h </w:instrText>
        </w:r>
        <w:r w:rsidR="00836C36">
          <w:rPr>
            <w:noProof/>
            <w:webHidden/>
          </w:rPr>
        </w:r>
        <w:r w:rsidR="00836C36">
          <w:rPr>
            <w:noProof/>
            <w:webHidden/>
          </w:rPr>
          <w:fldChar w:fldCharType="separate"/>
        </w:r>
        <w:r w:rsidR="00836C36">
          <w:rPr>
            <w:noProof/>
            <w:webHidden/>
          </w:rPr>
          <w:t>12</w:t>
        </w:r>
        <w:r w:rsidR="00836C36">
          <w:rPr>
            <w:noProof/>
            <w:webHidden/>
          </w:rPr>
          <w:fldChar w:fldCharType="end"/>
        </w:r>
      </w:hyperlink>
    </w:p>
    <w:p w:rsidR="00836C36" w:rsidRDefault="00FD764C" w14:paraId="66BBAC89" w14:textId="1C9E208C">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65">
        <w:r w:rsidRPr="003920F6" w:rsidR="00836C36">
          <w:rPr>
            <w:rStyle w:val="Hyperlink"/>
            <w:noProof/>
          </w:rPr>
          <w:t>3.4</w:t>
        </w:r>
        <w:r w:rsidR="00836C36">
          <w:rPr>
            <w:rFonts w:asciiTheme="minorHAnsi" w:hAnsiTheme="minorHAnsi" w:eastAsiaTheme="minorEastAsia" w:cstheme="minorBidi"/>
            <w:smallCaps w:val="0"/>
            <w:noProof/>
            <w:sz w:val="22"/>
            <w:szCs w:val="22"/>
            <w:lang w:val="en-US"/>
          </w:rPr>
          <w:tab/>
        </w:r>
        <w:r w:rsidRPr="003920F6" w:rsidR="00836C36">
          <w:rPr>
            <w:rStyle w:val="Hyperlink"/>
            <w:noProof/>
          </w:rPr>
          <w:t>USUARIOS (CONEXIONES)</w:t>
        </w:r>
        <w:r w:rsidR="00836C36">
          <w:rPr>
            <w:noProof/>
            <w:webHidden/>
          </w:rPr>
          <w:tab/>
        </w:r>
        <w:r w:rsidR="00836C36">
          <w:rPr>
            <w:noProof/>
            <w:webHidden/>
          </w:rPr>
          <w:fldChar w:fldCharType="begin"/>
        </w:r>
        <w:r w:rsidR="00836C36">
          <w:rPr>
            <w:noProof/>
            <w:webHidden/>
          </w:rPr>
          <w:instrText xml:space="preserve"> PAGEREF _Toc104886465 \h </w:instrText>
        </w:r>
        <w:r w:rsidR="00836C36">
          <w:rPr>
            <w:noProof/>
            <w:webHidden/>
          </w:rPr>
        </w:r>
        <w:r w:rsidR="00836C36">
          <w:rPr>
            <w:noProof/>
            <w:webHidden/>
          </w:rPr>
          <w:fldChar w:fldCharType="separate"/>
        </w:r>
        <w:r w:rsidR="00836C36">
          <w:rPr>
            <w:noProof/>
            <w:webHidden/>
          </w:rPr>
          <w:t>13</w:t>
        </w:r>
        <w:r w:rsidR="00836C36">
          <w:rPr>
            <w:noProof/>
            <w:webHidden/>
          </w:rPr>
          <w:fldChar w:fldCharType="end"/>
        </w:r>
      </w:hyperlink>
    </w:p>
    <w:p w:rsidR="00836C36" w:rsidRDefault="00FD764C" w14:paraId="48D6F057" w14:textId="575DBA32">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66">
        <w:r w:rsidRPr="003920F6" w:rsidR="00836C36">
          <w:rPr>
            <w:rStyle w:val="Hyperlink"/>
            <w:rFonts w:cstheme="majorHAnsi"/>
            <w:noProof/>
          </w:rPr>
          <w:t>3.5</w:t>
        </w:r>
        <w:r w:rsidR="00836C36">
          <w:rPr>
            <w:rFonts w:asciiTheme="minorHAnsi" w:hAnsiTheme="minorHAnsi" w:eastAsiaTheme="minorEastAsia" w:cstheme="minorBidi"/>
            <w:smallCaps w:val="0"/>
            <w:noProof/>
            <w:sz w:val="22"/>
            <w:szCs w:val="22"/>
            <w:lang w:val="en-US"/>
          </w:rPr>
          <w:tab/>
        </w:r>
        <w:r w:rsidRPr="003920F6" w:rsidR="00836C36">
          <w:rPr>
            <w:rStyle w:val="Hyperlink"/>
            <w:rFonts w:cstheme="majorHAnsi"/>
            <w:noProof/>
          </w:rPr>
          <w:t>PRODUCCIÓN Y CONSUMO DE AGUA</w:t>
        </w:r>
        <w:r w:rsidR="00836C36">
          <w:rPr>
            <w:noProof/>
            <w:webHidden/>
          </w:rPr>
          <w:tab/>
        </w:r>
        <w:r w:rsidR="00836C36">
          <w:rPr>
            <w:noProof/>
            <w:webHidden/>
          </w:rPr>
          <w:fldChar w:fldCharType="begin"/>
        </w:r>
        <w:r w:rsidR="00836C36">
          <w:rPr>
            <w:noProof/>
            <w:webHidden/>
          </w:rPr>
          <w:instrText xml:space="preserve"> PAGEREF _Toc104886466 \h </w:instrText>
        </w:r>
        <w:r w:rsidR="00836C36">
          <w:rPr>
            <w:noProof/>
            <w:webHidden/>
          </w:rPr>
        </w:r>
        <w:r w:rsidR="00836C36">
          <w:rPr>
            <w:noProof/>
            <w:webHidden/>
          </w:rPr>
          <w:fldChar w:fldCharType="separate"/>
        </w:r>
        <w:r w:rsidR="00836C36">
          <w:rPr>
            <w:noProof/>
            <w:webHidden/>
          </w:rPr>
          <w:t>13</w:t>
        </w:r>
        <w:r w:rsidR="00836C36">
          <w:rPr>
            <w:noProof/>
            <w:webHidden/>
          </w:rPr>
          <w:fldChar w:fldCharType="end"/>
        </w:r>
      </w:hyperlink>
    </w:p>
    <w:p w:rsidR="00836C36" w:rsidRDefault="00FD764C" w14:paraId="78CF1B02" w14:textId="4B2931EF">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67">
        <w:r w:rsidRPr="003920F6" w:rsidR="00836C36">
          <w:rPr>
            <w:rStyle w:val="Hyperlink"/>
            <w:rFonts w:cstheme="majorHAnsi"/>
            <w:noProof/>
          </w:rPr>
          <w:t>3.6</w:t>
        </w:r>
        <w:r w:rsidR="00836C36">
          <w:rPr>
            <w:rFonts w:asciiTheme="minorHAnsi" w:hAnsiTheme="minorHAnsi" w:eastAsiaTheme="minorEastAsia" w:cstheme="minorBidi"/>
            <w:smallCaps w:val="0"/>
            <w:noProof/>
            <w:sz w:val="22"/>
            <w:szCs w:val="22"/>
            <w:lang w:val="en-US"/>
          </w:rPr>
          <w:tab/>
        </w:r>
        <w:r w:rsidRPr="003920F6" w:rsidR="00836C36">
          <w:rPr>
            <w:rStyle w:val="Hyperlink"/>
            <w:rFonts w:cstheme="majorHAnsi"/>
            <w:noProof/>
          </w:rPr>
          <w:t>AGUA NO CONSUMIDA</w:t>
        </w:r>
        <w:r w:rsidR="00836C36">
          <w:rPr>
            <w:noProof/>
            <w:webHidden/>
          </w:rPr>
          <w:tab/>
        </w:r>
        <w:r w:rsidR="00836C36">
          <w:rPr>
            <w:noProof/>
            <w:webHidden/>
          </w:rPr>
          <w:fldChar w:fldCharType="begin"/>
        </w:r>
        <w:r w:rsidR="00836C36">
          <w:rPr>
            <w:noProof/>
            <w:webHidden/>
          </w:rPr>
          <w:instrText xml:space="preserve"> PAGEREF _Toc104886467 \h </w:instrText>
        </w:r>
        <w:r w:rsidR="00836C36">
          <w:rPr>
            <w:noProof/>
            <w:webHidden/>
          </w:rPr>
        </w:r>
        <w:r w:rsidR="00836C36">
          <w:rPr>
            <w:noProof/>
            <w:webHidden/>
          </w:rPr>
          <w:fldChar w:fldCharType="separate"/>
        </w:r>
        <w:r w:rsidR="00836C36">
          <w:rPr>
            <w:noProof/>
            <w:webHidden/>
          </w:rPr>
          <w:t>15</w:t>
        </w:r>
        <w:r w:rsidR="00836C36">
          <w:rPr>
            <w:noProof/>
            <w:webHidden/>
          </w:rPr>
          <w:fldChar w:fldCharType="end"/>
        </w:r>
      </w:hyperlink>
    </w:p>
    <w:p w:rsidR="00836C36" w:rsidRDefault="00FD764C" w14:paraId="3C4C2106" w14:textId="7AF67FE6">
      <w:pPr>
        <w:pStyle w:val="TOC1"/>
        <w:rPr>
          <w:rFonts w:asciiTheme="minorHAnsi" w:hAnsiTheme="minorHAnsi" w:eastAsiaTheme="minorEastAsia" w:cstheme="minorBidi"/>
          <w:b w:val="0"/>
          <w:bCs w:val="0"/>
          <w:caps w:val="0"/>
          <w:noProof/>
          <w:szCs w:val="22"/>
          <w:lang w:val="en-US"/>
        </w:rPr>
      </w:pPr>
      <w:hyperlink w:history="1" w:anchor="_Toc104886468">
        <w:r w:rsidRPr="003920F6" w:rsidR="00836C36">
          <w:rPr>
            <w:rStyle w:val="Hyperlink"/>
            <w:rFonts w:cstheme="majorHAnsi"/>
            <w:noProof/>
          </w:rPr>
          <w:t>4</w:t>
        </w:r>
        <w:r w:rsidR="00836C36">
          <w:rPr>
            <w:rFonts w:asciiTheme="minorHAnsi" w:hAnsiTheme="minorHAnsi" w:eastAsiaTheme="minorEastAsia" w:cstheme="minorBidi"/>
            <w:b w:val="0"/>
            <w:bCs w:val="0"/>
            <w:caps w:val="0"/>
            <w:noProof/>
            <w:szCs w:val="22"/>
            <w:lang w:val="en-US"/>
          </w:rPr>
          <w:tab/>
        </w:r>
        <w:r w:rsidRPr="003920F6" w:rsidR="00836C36">
          <w:rPr>
            <w:rStyle w:val="Hyperlink"/>
            <w:rFonts w:cstheme="majorHAnsi"/>
            <w:noProof/>
          </w:rPr>
          <w:t>ANÁLISIS DE LA SITUACIÓN TARIFARIA</w:t>
        </w:r>
        <w:r w:rsidR="00836C36">
          <w:rPr>
            <w:noProof/>
            <w:webHidden/>
          </w:rPr>
          <w:tab/>
        </w:r>
        <w:r w:rsidR="00836C36">
          <w:rPr>
            <w:noProof/>
            <w:webHidden/>
          </w:rPr>
          <w:fldChar w:fldCharType="begin"/>
        </w:r>
        <w:r w:rsidR="00836C36">
          <w:rPr>
            <w:noProof/>
            <w:webHidden/>
          </w:rPr>
          <w:instrText xml:space="preserve"> PAGEREF _Toc104886468 \h </w:instrText>
        </w:r>
        <w:r w:rsidR="00836C36">
          <w:rPr>
            <w:noProof/>
            <w:webHidden/>
          </w:rPr>
        </w:r>
        <w:r w:rsidR="00836C36">
          <w:rPr>
            <w:noProof/>
            <w:webHidden/>
          </w:rPr>
          <w:fldChar w:fldCharType="separate"/>
        </w:r>
        <w:r w:rsidR="00836C36">
          <w:rPr>
            <w:noProof/>
            <w:webHidden/>
          </w:rPr>
          <w:t>15</w:t>
        </w:r>
        <w:r w:rsidR="00836C36">
          <w:rPr>
            <w:noProof/>
            <w:webHidden/>
          </w:rPr>
          <w:fldChar w:fldCharType="end"/>
        </w:r>
      </w:hyperlink>
    </w:p>
    <w:p w:rsidR="00836C36" w:rsidRDefault="00FD764C" w14:paraId="4F9BC26A" w14:textId="1304B7C4">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69">
        <w:r w:rsidRPr="003920F6" w:rsidR="00836C36">
          <w:rPr>
            <w:rStyle w:val="Hyperlink"/>
            <w:noProof/>
          </w:rPr>
          <w:t>4.1</w:t>
        </w:r>
        <w:r w:rsidR="00836C36">
          <w:rPr>
            <w:rFonts w:asciiTheme="minorHAnsi" w:hAnsiTheme="minorHAnsi" w:eastAsiaTheme="minorEastAsia" w:cstheme="minorBidi"/>
            <w:smallCaps w:val="0"/>
            <w:noProof/>
            <w:sz w:val="22"/>
            <w:szCs w:val="22"/>
            <w:lang w:val="en-US"/>
          </w:rPr>
          <w:tab/>
        </w:r>
        <w:r w:rsidRPr="003920F6" w:rsidR="00836C36">
          <w:rPr>
            <w:rStyle w:val="Hyperlink"/>
            <w:noProof/>
          </w:rPr>
          <w:t>Evolución de la estructura tarifaria</w:t>
        </w:r>
        <w:r w:rsidR="00836C36">
          <w:rPr>
            <w:noProof/>
            <w:webHidden/>
          </w:rPr>
          <w:tab/>
        </w:r>
        <w:r w:rsidR="00836C36">
          <w:rPr>
            <w:noProof/>
            <w:webHidden/>
          </w:rPr>
          <w:fldChar w:fldCharType="begin"/>
        </w:r>
        <w:r w:rsidR="00836C36">
          <w:rPr>
            <w:noProof/>
            <w:webHidden/>
          </w:rPr>
          <w:instrText xml:space="preserve"> PAGEREF _Toc104886469 \h </w:instrText>
        </w:r>
        <w:r w:rsidR="00836C36">
          <w:rPr>
            <w:noProof/>
            <w:webHidden/>
          </w:rPr>
        </w:r>
        <w:r w:rsidR="00836C36">
          <w:rPr>
            <w:noProof/>
            <w:webHidden/>
          </w:rPr>
          <w:fldChar w:fldCharType="separate"/>
        </w:r>
        <w:r w:rsidR="00836C36">
          <w:rPr>
            <w:noProof/>
            <w:webHidden/>
          </w:rPr>
          <w:t>19</w:t>
        </w:r>
        <w:r w:rsidR="00836C36">
          <w:rPr>
            <w:noProof/>
            <w:webHidden/>
          </w:rPr>
          <w:fldChar w:fldCharType="end"/>
        </w:r>
      </w:hyperlink>
    </w:p>
    <w:p w:rsidR="00836C36" w:rsidRDefault="00FD764C" w14:paraId="257E312E" w14:textId="0191152C">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70">
        <w:r w:rsidRPr="003920F6" w:rsidR="00836C36">
          <w:rPr>
            <w:rStyle w:val="Hyperlink"/>
            <w:rFonts w:cstheme="majorHAnsi"/>
            <w:noProof/>
          </w:rPr>
          <w:t>4.2</w:t>
        </w:r>
        <w:r w:rsidR="00836C36">
          <w:rPr>
            <w:rFonts w:asciiTheme="minorHAnsi" w:hAnsiTheme="minorHAnsi" w:eastAsiaTheme="minorEastAsia" w:cstheme="minorBidi"/>
            <w:smallCaps w:val="0"/>
            <w:noProof/>
            <w:sz w:val="22"/>
            <w:szCs w:val="22"/>
            <w:lang w:val="en-US"/>
          </w:rPr>
          <w:tab/>
        </w:r>
        <w:r w:rsidRPr="003920F6" w:rsidR="00836C36">
          <w:rPr>
            <w:rStyle w:val="Hyperlink"/>
            <w:rFonts w:cstheme="majorHAnsi"/>
            <w:noProof/>
          </w:rPr>
          <w:t>Benchmarking Regional</w:t>
        </w:r>
        <w:r w:rsidR="00836C36">
          <w:rPr>
            <w:noProof/>
            <w:webHidden/>
          </w:rPr>
          <w:tab/>
        </w:r>
        <w:r w:rsidR="00836C36">
          <w:rPr>
            <w:noProof/>
            <w:webHidden/>
          </w:rPr>
          <w:fldChar w:fldCharType="begin"/>
        </w:r>
        <w:r w:rsidR="00836C36">
          <w:rPr>
            <w:noProof/>
            <w:webHidden/>
          </w:rPr>
          <w:instrText xml:space="preserve"> PAGEREF _Toc104886470 \h </w:instrText>
        </w:r>
        <w:r w:rsidR="00836C36">
          <w:rPr>
            <w:noProof/>
            <w:webHidden/>
          </w:rPr>
        </w:r>
        <w:r w:rsidR="00836C36">
          <w:rPr>
            <w:noProof/>
            <w:webHidden/>
          </w:rPr>
          <w:fldChar w:fldCharType="separate"/>
        </w:r>
        <w:r w:rsidR="00836C36">
          <w:rPr>
            <w:noProof/>
            <w:webHidden/>
          </w:rPr>
          <w:t>21</w:t>
        </w:r>
        <w:r w:rsidR="00836C36">
          <w:rPr>
            <w:noProof/>
            <w:webHidden/>
          </w:rPr>
          <w:fldChar w:fldCharType="end"/>
        </w:r>
      </w:hyperlink>
    </w:p>
    <w:p w:rsidR="00836C36" w:rsidRDefault="00FD764C" w14:paraId="75316EED" w14:textId="52BFD0C9">
      <w:pPr>
        <w:pStyle w:val="TOC1"/>
        <w:rPr>
          <w:rFonts w:asciiTheme="minorHAnsi" w:hAnsiTheme="minorHAnsi" w:eastAsiaTheme="minorEastAsia" w:cstheme="minorBidi"/>
          <w:b w:val="0"/>
          <w:bCs w:val="0"/>
          <w:caps w:val="0"/>
          <w:noProof/>
          <w:szCs w:val="22"/>
          <w:lang w:val="en-US"/>
        </w:rPr>
      </w:pPr>
      <w:hyperlink w:history="1" w:anchor="_Toc104886471">
        <w:r w:rsidRPr="003920F6" w:rsidR="00836C36">
          <w:rPr>
            <w:rStyle w:val="Hyperlink"/>
            <w:rFonts w:cstheme="majorHAnsi"/>
            <w:noProof/>
          </w:rPr>
          <w:t>5</w:t>
        </w:r>
        <w:r w:rsidR="00836C36">
          <w:rPr>
            <w:rFonts w:asciiTheme="minorHAnsi" w:hAnsiTheme="minorHAnsi" w:eastAsiaTheme="minorEastAsia" w:cstheme="minorBidi"/>
            <w:b w:val="0"/>
            <w:bCs w:val="0"/>
            <w:caps w:val="0"/>
            <w:noProof/>
            <w:szCs w:val="22"/>
            <w:lang w:val="en-US"/>
          </w:rPr>
          <w:tab/>
        </w:r>
        <w:r w:rsidRPr="003920F6" w:rsidR="00836C36">
          <w:rPr>
            <w:rStyle w:val="Hyperlink"/>
            <w:rFonts w:cstheme="majorHAnsi"/>
            <w:noProof/>
          </w:rPr>
          <w:t>INVERSIONES (2019-2021)</w:t>
        </w:r>
        <w:r w:rsidR="00836C36">
          <w:rPr>
            <w:noProof/>
            <w:webHidden/>
          </w:rPr>
          <w:tab/>
        </w:r>
        <w:r w:rsidR="00836C36">
          <w:rPr>
            <w:noProof/>
            <w:webHidden/>
          </w:rPr>
          <w:fldChar w:fldCharType="begin"/>
        </w:r>
        <w:r w:rsidR="00836C36">
          <w:rPr>
            <w:noProof/>
            <w:webHidden/>
          </w:rPr>
          <w:instrText xml:space="preserve"> PAGEREF _Toc104886471 \h </w:instrText>
        </w:r>
        <w:r w:rsidR="00836C36">
          <w:rPr>
            <w:noProof/>
            <w:webHidden/>
          </w:rPr>
        </w:r>
        <w:r w:rsidR="00836C36">
          <w:rPr>
            <w:noProof/>
            <w:webHidden/>
          </w:rPr>
          <w:fldChar w:fldCharType="separate"/>
        </w:r>
        <w:r w:rsidR="00836C36">
          <w:rPr>
            <w:noProof/>
            <w:webHidden/>
          </w:rPr>
          <w:t>21</w:t>
        </w:r>
        <w:r w:rsidR="00836C36">
          <w:rPr>
            <w:noProof/>
            <w:webHidden/>
          </w:rPr>
          <w:fldChar w:fldCharType="end"/>
        </w:r>
      </w:hyperlink>
    </w:p>
    <w:p w:rsidR="00836C36" w:rsidRDefault="00FD764C" w14:paraId="0479634D" w14:textId="73094D7E">
      <w:pPr>
        <w:pStyle w:val="TOC1"/>
        <w:rPr>
          <w:rFonts w:asciiTheme="minorHAnsi" w:hAnsiTheme="minorHAnsi" w:eastAsiaTheme="minorEastAsia" w:cstheme="minorBidi"/>
          <w:b w:val="0"/>
          <w:bCs w:val="0"/>
          <w:caps w:val="0"/>
          <w:noProof/>
          <w:szCs w:val="22"/>
          <w:lang w:val="en-US"/>
        </w:rPr>
      </w:pPr>
      <w:hyperlink w:history="1" w:anchor="_Toc104886472">
        <w:r w:rsidRPr="003920F6" w:rsidR="00836C36">
          <w:rPr>
            <w:rStyle w:val="Hyperlink"/>
            <w:rFonts w:cstheme="majorHAnsi"/>
            <w:noProof/>
          </w:rPr>
          <w:t>6</w:t>
        </w:r>
        <w:r w:rsidR="00836C36">
          <w:rPr>
            <w:rFonts w:asciiTheme="minorHAnsi" w:hAnsiTheme="minorHAnsi" w:eastAsiaTheme="minorEastAsia" w:cstheme="minorBidi"/>
            <w:b w:val="0"/>
            <w:bCs w:val="0"/>
            <w:caps w:val="0"/>
            <w:noProof/>
            <w:szCs w:val="22"/>
            <w:lang w:val="en-US"/>
          </w:rPr>
          <w:tab/>
        </w:r>
        <w:r w:rsidRPr="003920F6" w:rsidR="00836C36">
          <w:rPr>
            <w:rStyle w:val="Hyperlink"/>
            <w:rFonts w:cstheme="majorHAnsi"/>
            <w:noProof/>
          </w:rPr>
          <w:t>ANÁLISIS DE LA SITUACIÓN FINANCIERA (2019-2021)</w:t>
        </w:r>
        <w:r w:rsidR="00836C36">
          <w:rPr>
            <w:noProof/>
            <w:webHidden/>
          </w:rPr>
          <w:tab/>
        </w:r>
        <w:r w:rsidR="00836C36">
          <w:rPr>
            <w:noProof/>
            <w:webHidden/>
          </w:rPr>
          <w:fldChar w:fldCharType="begin"/>
        </w:r>
        <w:r w:rsidR="00836C36">
          <w:rPr>
            <w:noProof/>
            <w:webHidden/>
          </w:rPr>
          <w:instrText xml:space="preserve"> PAGEREF _Toc104886472 \h </w:instrText>
        </w:r>
        <w:r w:rsidR="00836C36">
          <w:rPr>
            <w:noProof/>
            <w:webHidden/>
          </w:rPr>
        </w:r>
        <w:r w:rsidR="00836C36">
          <w:rPr>
            <w:noProof/>
            <w:webHidden/>
          </w:rPr>
          <w:fldChar w:fldCharType="separate"/>
        </w:r>
        <w:r w:rsidR="00836C36">
          <w:rPr>
            <w:noProof/>
            <w:webHidden/>
          </w:rPr>
          <w:t>23</w:t>
        </w:r>
        <w:r w:rsidR="00836C36">
          <w:rPr>
            <w:noProof/>
            <w:webHidden/>
          </w:rPr>
          <w:fldChar w:fldCharType="end"/>
        </w:r>
      </w:hyperlink>
    </w:p>
    <w:p w:rsidR="00836C36" w:rsidRDefault="00FD764C" w14:paraId="3FE33559" w14:textId="1AAAF14D">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73">
        <w:r w:rsidRPr="003920F6" w:rsidR="00836C36">
          <w:rPr>
            <w:rStyle w:val="Hyperlink"/>
            <w:noProof/>
          </w:rPr>
          <w:t>6.1</w:t>
        </w:r>
        <w:r w:rsidR="00836C36">
          <w:rPr>
            <w:rFonts w:asciiTheme="minorHAnsi" w:hAnsiTheme="minorHAnsi" w:eastAsiaTheme="minorEastAsia" w:cstheme="minorBidi"/>
            <w:smallCaps w:val="0"/>
            <w:noProof/>
            <w:sz w:val="22"/>
            <w:szCs w:val="22"/>
            <w:lang w:val="en-US"/>
          </w:rPr>
          <w:tab/>
        </w:r>
        <w:r w:rsidRPr="003920F6" w:rsidR="00836C36">
          <w:rPr>
            <w:rStyle w:val="Hyperlink"/>
            <w:noProof/>
          </w:rPr>
          <w:t>Balance general (USD corrientes)</w:t>
        </w:r>
        <w:r w:rsidR="00836C36">
          <w:rPr>
            <w:noProof/>
            <w:webHidden/>
          </w:rPr>
          <w:tab/>
        </w:r>
        <w:r w:rsidR="00836C36">
          <w:rPr>
            <w:noProof/>
            <w:webHidden/>
          </w:rPr>
          <w:fldChar w:fldCharType="begin"/>
        </w:r>
        <w:r w:rsidR="00836C36">
          <w:rPr>
            <w:noProof/>
            <w:webHidden/>
          </w:rPr>
          <w:instrText xml:space="preserve"> PAGEREF _Toc104886473 \h </w:instrText>
        </w:r>
        <w:r w:rsidR="00836C36">
          <w:rPr>
            <w:noProof/>
            <w:webHidden/>
          </w:rPr>
        </w:r>
        <w:r w:rsidR="00836C36">
          <w:rPr>
            <w:noProof/>
            <w:webHidden/>
          </w:rPr>
          <w:fldChar w:fldCharType="separate"/>
        </w:r>
        <w:r w:rsidR="00836C36">
          <w:rPr>
            <w:noProof/>
            <w:webHidden/>
          </w:rPr>
          <w:t>23</w:t>
        </w:r>
        <w:r w:rsidR="00836C36">
          <w:rPr>
            <w:noProof/>
            <w:webHidden/>
          </w:rPr>
          <w:fldChar w:fldCharType="end"/>
        </w:r>
      </w:hyperlink>
    </w:p>
    <w:p w:rsidR="00836C36" w:rsidRDefault="00FD764C" w14:paraId="0A826FE7" w14:textId="11D4AACA">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74">
        <w:r w:rsidRPr="003920F6" w:rsidR="00836C36">
          <w:rPr>
            <w:rStyle w:val="Hyperlink"/>
            <w:rFonts w:cstheme="majorHAnsi"/>
            <w:noProof/>
          </w:rPr>
          <w:t>6.2</w:t>
        </w:r>
        <w:r w:rsidR="00836C36">
          <w:rPr>
            <w:rFonts w:asciiTheme="minorHAnsi" w:hAnsiTheme="minorHAnsi" w:eastAsiaTheme="minorEastAsia" w:cstheme="minorBidi"/>
            <w:smallCaps w:val="0"/>
            <w:noProof/>
            <w:sz w:val="22"/>
            <w:szCs w:val="22"/>
            <w:lang w:val="en-US"/>
          </w:rPr>
          <w:tab/>
        </w:r>
        <w:r w:rsidRPr="003920F6" w:rsidR="00836C36">
          <w:rPr>
            <w:rStyle w:val="Hyperlink"/>
            <w:rFonts w:cstheme="majorHAnsi"/>
            <w:noProof/>
          </w:rPr>
          <w:t xml:space="preserve">Estado de resultados </w:t>
        </w:r>
        <w:r w:rsidRPr="003920F6" w:rsidR="00836C36">
          <w:rPr>
            <w:rStyle w:val="Hyperlink"/>
            <w:noProof/>
          </w:rPr>
          <w:t>(USD corrientes)</w:t>
        </w:r>
        <w:r w:rsidR="00836C36">
          <w:rPr>
            <w:noProof/>
            <w:webHidden/>
          </w:rPr>
          <w:tab/>
        </w:r>
        <w:r w:rsidR="00836C36">
          <w:rPr>
            <w:noProof/>
            <w:webHidden/>
          </w:rPr>
          <w:fldChar w:fldCharType="begin"/>
        </w:r>
        <w:r w:rsidR="00836C36">
          <w:rPr>
            <w:noProof/>
            <w:webHidden/>
          </w:rPr>
          <w:instrText xml:space="preserve"> PAGEREF _Toc104886474 \h </w:instrText>
        </w:r>
        <w:r w:rsidR="00836C36">
          <w:rPr>
            <w:noProof/>
            <w:webHidden/>
          </w:rPr>
        </w:r>
        <w:r w:rsidR="00836C36">
          <w:rPr>
            <w:noProof/>
            <w:webHidden/>
          </w:rPr>
          <w:fldChar w:fldCharType="separate"/>
        </w:r>
        <w:r w:rsidR="00836C36">
          <w:rPr>
            <w:noProof/>
            <w:webHidden/>
          </w:rPr>
          <w:t>25</w:t>
        </w:r>
        <w:r w:rsidR="00836C36">
          <w:rPr>
            <w:noProof/>
            <w:webHidden/>
          </w:rPr>
          <w:fldChar w:fldCharType="end"/>
        </w:r>
      </w:hyperlink>
    </w:p>
    <w:p w:rsidR="00836C36" w:rsidRDefault="00FD764C" w14:paraId="490B98DB" w14:textId="27C6DDB3">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75">
        <w:r w:rsidRPr="003920F6" w:rsidR="00836C36">
          <w:rPr>
            <w:rStyle w:val="Hyperlink"/>
            <w:rFonts w:cstheme="majorHAnsi"/>
            <w:noProof/>
          </w:rPr>
          <w:t>6.3</w:t>
        </w:r>
        <w:r w:rsidR="00836C36">
          <w:rPr>
            <w:rFonts w:asciiTheme="minorHAnsi" w:hAnsiTheme="minorHAnsi" w:eastAsiaTheme="minorEastAsia" w:cstheme="minorBidi"/>
            <w:smallCaps w:val="0"/>
            <w:noProof/>
            <w:sz w:val="22"/>
            <w:szCs w:val="22"/>
            <w:lang w:val="en-US"/>
          </w:rPr>
          <w:tab/>
        </w:r>
        <w:r w:rsidRPr="003920F6" w:rsidR="00836C36">
          <w:rPr>
            <w:rStyle w:val="Hyperlink"/>
            <w:rFonts w:cstheme="majorHAnsi"/>
            <w:noProof/>
          </w:rPr>
          <w:t xml:space="preserve">Composición gastos operativos </w:t>
        </w:r>
        <w:r w:rsidRPr="003920F6" w:rsidR="00836C36">
          <w:rPr>
            <w:rStyle w:val="Hyperlink"/>
            <w:noProof/>
          </w:rPr>
          <w:t>(USD corrientes)</w:t>
        </w:r>
        <w:r w:rsidR="00836C36">
          <w:rPr>
            <w:noProof/>
            <w:webHidden/>
          </w:rPr>
          <w:tab/>
        </w:r>
        <w:r w:rsidR="00836C36">
          <w:rPr>
            <w:noProof/>
            <w:webHidden/>
          </w:rPr>
          <w:fldChar w:fldCharType="begin"/>
        </w:r>
        <w:r w:rsidR="00836C36">
          <w:rPr>
            <w:noProof/>
            <w:webHidden/>
          </w:rPr>
          <w:instrText xml:space="preserve"> PAGEREF _Toc104886475 \h </w:instrText>
        </w:r>
        <w:r w:rsidR="00836C36">
          <w:rPr>
            <w:noProof/>
            <w:webHidden/>
          </w:rPr>
        </w:r>
        <w:r w:rsidR="00836C36">
          <w:rPr>
            <w:noProof/>
            <w:webHidden/>
          </w:rPr>
          <w:fldChar w:fldCharType="separate"/>
        </w:r>
        <w:r w:rsidR="00836C36">
          <w:rPr>
            <w:noProof/>
            <w:webHidden/>
          </w:rPr>
          <w:t>28</w:t>
        </w:r>
        <w:r w:rsidR="00836C36">
          <w:rPr>
            <w:noProof/>
            <w:webHidden/>
          </w:rPr>
          <w:fldChar w:fldCharType="end"/>
        </w:r>
      </w:hyperlink>
    </w:p>
    <w:p w:rsidR="00836C36" w:rsidRDefault="00FD764C" w14:paraId="5CF3DC47" w14:textId="2AD5FBBD">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76">
        <w:r w:rsidRPr="003920F6" w:rsidR="00836C36">
          <w:rPr>
            <w:rStyle w:val="Hyperlink"/>
            <w:rFonts w:cstheme="majorHAnsi"/>
            <w:noProof/>
          </w:rPr>
          <w:t>6.4</w:t>
        </w:r>
        <w:r w:rsidR="00836C36">
          <w:rPr>
            <w:rFonts w:asciiTheme="minorHAnsi" w:hAnsiTheme="minorHAnsi" w:eastAsiaTheme="minorEastAsia" w:cstheme="minorBidi"/>
            <w:smallCaps w:val="0"/>
            <w:noProof/>
            <w:sz w:val="22"/>
            <w:szCs w:val="22"/>
            <w:lang w:val="en-US"/>
          </w:rPr>
          <w:tab/>
        </w:r>
        <w:r w:rsidRPr="003920F6" w:rsidR="00836C36">
          <w:rPr>
            <w:rStyle w:val="Hyperlink"/>
            <w:rFonts w:cstheme="majorHAnsi"/>
            <w:noProof/>
          </w:rPr>
          <w:t xml:space="preserve">Flujo de caja </w:t>
        </w:r>
        <w:r w:rsidRPr="003920F6" w:rsidR="00836C36">
          <w:rPr>
            <w:rStyle w:val="Hyperlink"/>
            <w:noProof/>
          </w:rPr>
          <w:t>(USD corrientes)</w:t>
        </w:r>
        <w:r w:rsidR="00836C36">
          <w:rPr>
            <w:noProof/>
            <w:webHidden/>
          </w:rPr>
          <w:tab/>
        </w:r>
        <w:r w:rsidR="00836C36">
          <w:rPr>
            <w:noProof/>
            <w:webHidden/>
          </w:rPr>
          <w:fldChar w:fldCharType="begin"/>
        </w:r>
        <w:r w:rsidR="00836C36">
          <w:rPr>
            <w:noProof/>
            <w:webHidden/>
          </w:rPr>
          <w:instrText xml:space="preserve"> PAGEREF _Toc104886476 \h </w:instrText>
        </w:r>
        <w:r w:rsidR="00836C36">
          <w:rPr>
            <w:noProof/>
            <w:webHidden/>
          </w:rPr>
        </w:r>
        <w:r w:rsidR="00836C36">
          <w:rPr>
            <w:noProof/>
            <w:webHidden/>
          </w:rPr>
          <w:fldChar w:fldCharType="separate"/>
        </w:r>
        <w:r w:rsidR="00836C36">
          <w:rPr>
            <w:noProof/>
            <w:webHidden/>
          </w:rPr>
          <w:t>29</w:t>
        </w:r>
        <w:r w:rsidR="00836C36">
          <w:rPr>
            <w:noProof/>
            <w:webHidden/>
          </w:rPr>
          <w:fldChar w:fldCharType="end"/>
        </w:r>
      </w:hyperlink>
    </w:p>
    <w:p w:rsidR="00836C36" w:rsidRDefault="00FD764C" w14:paraId="12567E04" w14:textId="7873A276">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77">
        <w:r w:rsidRPr="003920F6" w:rsidR="00836C36">
          <w:rPr>
            <w:rStyle w:val="Hyperlink"/>
            <w:rFonts w:cstheme="majorHAnsi"/>
            <w:noProof/>
          </w:rPr>
          <w:t>6.5</w:t>
        </w:r>
        <w:r w:rsidR="00836C36">
          <w:rPr>
            <w:rFonts w:asciiTheme="minorHAnsi" w:hAnsiTheme="minorHAnsi" w:eastAsiaTheme="minorEastAsia" w:cstheme="minorBidi"/>
            <w:smallCaps w:val="0"/>
            <w:noProof/>
            <w:sz w:val="22"/>
            <w:szCs w:val="22"/>
            <w:lang w:val="en-US"/>
          </w:rPr>
          <w:tab/>
        </w:r>
        <w:r w:rsidRPr="003920F6" w:rsidR="00836C36">
          <w:rPr>
            <w:rStyle w:val="Hyperlink"/>
            <w:rFonts w:cstheme="majorHAnsi"/>
            <w:noProof/>
          </w:rPr>
          <w:t xml:space="preserve">Análisis de deuda </w:t>
        </w:r>
        <w:r w:rsidRPr="003920F6" w:rsidR="00836C36">
          <w:rPr>
            <w:rStyle w:val="Hyperlink"/>
            <w:noProof/>
          </w:rPr>
          <w:t>(USD corrientes)</w:t>
        </w:r>
        <w:r w:rsidR="00836C36">
          <w:rPr>
            <w:noProof/>
            <w:webHidden/>
          </w:rPr>
          <w:tab/>
        </w:r>
        <w:r w:rsidR="00836C36">
          <w:rPr>
            <w:noProof/>
            <w:webHidden/>
          </w:rPr>
          <w:fldChar w:fldCharType="begin"/>
        </w:r>
        <w:r w:rsidR="00836C36">
          <w:rPr>
            <w:noProof/>
            <w:webHidden/>
          </w:rPr>
          <w:instrText xml:space="preserve"> PAGEREF _Toc104886477 \h </w:instrText>
        </w:r>
        <w:r w:rsidR="00836C36">
          <w:rPr>
            <w:noProof/>
            <w:webHidden/>
          </w:rPr>
        </w:r>
        <w:r w:rsidR="00836C36">
          <w:rPr>
            <w:noProof/>
            <w:webHidden/>
          </w:rPr>
          <w:fldChar w:fldCharType="separate"/>
        </w:r>
        <w:r w:rsidR="00836C36">
          <w:rPr>
            <w:noProof/>
            <w:webHidden/>
          </w:rPr>
          <w:t>30</w:t>
        </w:r>
        <w:r w:rsidR="00836C36">
          <w:rPr>
            <w:noProof/>
            <w:webHidden/>
          </w:rPr>
          <w:fldChar w:fldCharType="end"/>
        </w:r>
      </w:hyperlink>
    </w:p>
    <w:p w:rsidR="00836C36" w:rsidRDefault="00FD764C" w14:paraId="1B2D1A59" w14:textId="3F697905">
      <w:pPr>
        <w:pStyle w:val="TOC3"/>
        <w:tabs>
          <w:tab w:val="left" w:pos="1100"/>
          <w:tab w:val="right" w:leader="dot" w:pos="8828"/>
        </w:tabs>
        <w:rPr>
          <w:rFonts w:asciiTheme="minorHAnsi" w:hAnsiTheme="minorHAnsi" w:eastAsiaTheme="minorEastAsia" w:cstheme="minorBidi"/>
          <w:i w:val="0"/>
          <w:iCs w:val="0"/>
          <w:noProof/>
          <w:sz w:val="22"/>
          <w:szCs w:val="22"/>
          <w:lang w:val="en-US"/>
        </w:rPr>
      </w:pPr>
      <w:hyperlink w:history="1" w:anchor="_Toc104886478">
        <w:r w:rsidRPr="003920F6" w:rsidR="00836C36">
          <w:rPr>
            <w:rStyle w:val="Hyperlink"/>
            <w:noProof/>
          </w:rPr>
          <w:t>6.5.1</w:t>
        </w:r>
        <w:r w:rsidR="00836C36">
          <w:rPr>
            <w:rFonts w:asciiTheme="minorHAnsi" w:hAnsiTheme="minorHAnsi" w:eastAsiaTheme="minorEastAsia" w:cstheme="minorBidi"/>
            <w:i w:val="0"/>
            <w:iCs w:val="0"/>
            <w:noProof/>
            <w:sz w:val="22"/>
            <w:szCs w:val="22"/>
            <w:lang w:val="en-US"/>
          </w:rPr>
          <w:tab/>
        </w:r>
        <w:r w:rsidRPr="003920F6" w:rsidR="00836C36">
          <w:rPr>
            <w:rStyle w:val="Hyperlink"/>
            <w:noProof/>
          </w:rPr>
          <w:t>Deuda interna</w:t>
        </w:r>
        <w:r w:rsidR="00836C36">
          <w:rPr>
            <w:noProof/>
            <w:webHidden/>
          </w:rPr>
          <w:tab/>
        </w:r>
        <w:r w:rsidR="00836C36">
          <w:rPr>
            <w:noProof/>
            <w:webHidden/>
          </w:rPr>
          <w:fldChar w:fldCharType="begin"/>
        </w:r>
        <w:r w:rsidR="00836C36">
          <w:rPr>
            <w:noProof/>
            <w:webHidden/>
          </w:rPr>
          <w:instrText xml:space="preserve"> PAGEREF _Toc104886478 \h </w:instrText>
        </w:r>
        <w:r w:rsidR="00836C36">
          <w:rPr>
            <w:noProof/>
            <w:webHidden/>
          </w:rPr>
        </w:r>
        <w:r w:rsidR="00836C36">
          <w:rPr>
            <w:noProof/>
            <w:webHidden/>
          </w:rPr>
          <w:fldChar w:fldCharType="separate"/>
        </w:r>
        <w:r w:rsidR="00836C36">
          <w:rPr>
            <w:noProof/>
            <w:webHidden/>
          </w:rPr>
          <w:t>30</w:t>
        </w:r>
        <w:r w:rsidR="00836C36">
          <w:rPr>
            <w:noProof/>
            <w:webHidden/>
          </w:rPr>
          <w:fldChar w:fldCharType="end"/>
        </w:r>
      </w:hyperlink>
    </w:p>
    <w:p w:rsidR="00836C36" w:rsidRDefault="00FD764C" w14:paraId="2C589955" w14:textId="2199FC25">
      <w:pPr>
        <w:pStyle w:val="TOC3"/>
        <w:tabs>
          <w:tab w:val="left" w:pos="1100"/>
          <w:tab w:val="right" w:leader="dot" w:pos="8828"/>
        </w:tabs>
        <w:rPr>
          <w:rFonts w:asciiTheme="minorHAnsi" w:hAnsiTheme="minorHAnsi" w:eastAsiaTheme="minorEastAsia" w:cstheme="minorBidi"/>
          <w:i w:val="0"/>
          <w:iCs w:val="0"/>
          <w:noProof/>
          <w:sz w:val="22"/>
          <w:szCs w:val="22"/>
          <w:lang w:val="en-US"/>
        </w:rPr>
      </w:pPr>
      <w:hyperlink w:history="1" w:anchor="_Toc104886479">
        <w:r w:rsidRPr="003920F6" w:rsidR="00836C36">
          <w:rPr>
            <w:rStyle w:val="Hyperlink"/>
            <w:noProof/>
          </w:rPr>
          <w:t>6.5.2</w:t>
        </w:r>
        <w:r w:rsidR="00836C36">
          <w:rPr>
            <w:rFonts w:asciiTheme="minorHAnsi" w:hAnsiTheme="minorHAnsi" w:eastAsiaTheme="minorEastAsia" w:cstheme="minorBidi"/>
            <w:i w:val="0"/>
            <w:iCs w:val="0"/>
            <w:noProof/>
            <w:sz w:val="22"/>
            <w:szCs w:val="22"/>
            <w:lang w:val="en-US"/>
          </w:rPr>
          <w:tab/>
        </w:r>
        <w:r w:rsidRPr="003920F6" w:rsidR="00836C36">
          <w:rPr>
            <w:rStyle w:val="Hyperlink"/>
            <w:noProof/>
          </w:rPr>
          <w:t>Deuda Externa</w:t>
        </w:r>
        <w:r w:rsidR="00836C36">
          <w:rPr>
            <w:noProof/>
            <w:webHidden/>
          </w:rPr>
          <w:tab/>
        </w:r>
        <w:r w:rsidR="00836C36">
          <w:rPr>
            <w:noProof/>
            <w:webHidden/>
          </w:rPr>
          <w:fldChar w:fldCharType="begin"/>
        </w:r>
        <w:r w:rsidR="00836C36">
          <w:rPr>
            <w:noProof/>
            <w:webHidden/>
          </w:rPr>
          <w:instrText xml:space="preserve"> PAGEREF _Toc104886479 \h </w:instrText>
        </w:r>
        <w:r w:rsidR="00836C36">
          <w:rPr>
            <w:noProof/>
            <w:webHidden/>
          </w:rPr>
        </w:r>
        <w:r w:rsidR="00836C36">
          <w:rPr>
            <w:noProof/>
            <w:webHidden/>
          </w:rPr>
          <w:fldChar w:fldCharType="separate"/>
        </w:r>
        <w:r w:rsidR="00836C36">
          <w:rPr>
            <w:noProof/>
            <w:webHidden/>
          </w:rPr>
          <w:t>31</w:t>
        </w:r>
        <w:r w:rsidR="00836C36">
          <w:rPr>
            <w:noProof/>
            <w:webHidden/>
          </w:rPr>
          <w:fldChar w:fldCharType="end"/>
        </w:r>
      </w:hyperlink>
    </w:p>
    <w:p w:rsidR="00836C36" w:rsidRDefault="00FD764C" w14:paraId="5DFF12EA" w14:textId="761D65E2">
      <w:pPr>
        <w:pStyle w:val="TOC3"/>
        <w:tabs>
          <w:tab w:val="left" w:pos="1100"/>
          <w:tab w:val="right" w:leader="dot" w:pos="8828"/>
        </w:tabs>
        <w:rPr>
          <w:rFonts w:asciiTheme="minorHAnsi" w:hAnsiTheme="minorHAnsi" w:eastAsiaTheme="minorEastAsia" w:cstheme="minorBidi"/>
          <w:i w:val="0"/>
          <w:iCs w:val="0"/>
          <w:noProof/>
          <w:sz w:val="22"/>
          <w:szCs w:val="22"/>
          <w:lang w:val="en-US"/>
        </w:rPr>
      </w:pPr>
      <w:hyperlink w:history="1" w:anchor="_Toc104886480">
        <w:r w:rsidRPr="003920F6" w:rsidR="00836C36">
          <w:rPr>
            <w:rStyle w:val="Hyperlink"/>
            <w:noProof/>
          </w:rPr>
          <w:t>6.5.3</w:t>
        </w:r>
        <w:r w:rsidR="00836C36">
          <w:rPr>
            <w:rFonts w:asciiTheme="minorHAnsi" w:hAnsiTheme="minorHAnsi" w:eastAsiaTheme="minorEastAsia" w:cstheme="minorBidi"/>
            <w:i w:val="0"/>
            <w:iCs w:val="0"/>
            <w:noProof/>
            <w:sz w:val="22"/>
            <w:szCs w:val="22"/>
            <w:lang w:val="en-US"/>
          </w:rPr>
          <w:tab/>
        </w:r>
        <w:r w:rsidRPr="003920F6" w:rsidR="00836C36">
          <w:rPr>
            <w:rStyle w:val="Hyperlink"/>
            <w:noProof/>
          </w:rPr>
          <w:t>Acreedores financieros</w:t>
        </w:r>
        <w:r w:rsidR="00836C36">
          <w:rPr>
            <w:noProof/>
            <w:webHidden/>
          </w:rPr>
          <w:tab/>
        </w:r>
        <w:r w:rsidR="00836C36">
          <w:rPr>
            <w:noProof/>
            <w:webHidden/>
          </w:rPr>
          <w:fldChar w:fldCharType="begin"/>
        </w:r>
        <w:r w:rsidR="00836C36">
          <w:rPr>
            <w:noProof/>
            <w:webHidden/>
          </w:rPr>
          <w:instrText xml:space="preserve"> PAGEREF _Toc104886480 \h </w:instrText>
        </w:r>
        <w:r w:rsidR="00836C36">
          <w:rPr>
            <w:noProof/>
            <w:webHidden/>
          </w:rPr>
        </w:r>
        <w:r w:rsidR="00836C36">
          <w:rPr>
            <w:noProof/>
            <w:webHidden/>
          </w:rPr>
          <w:fldChar w:fldCharType="separate"/>
        </w:r>
        <w:r w:rsidR="00836C36">
          <w:rPr>
            <w:noProof/>
            <w:webHidden/>
          </w:rPr>
          <w:t>32</w:t>
        </w:r>
        <w:r w:rsidR="00836C36">
          <w:rPr>
            <w:noProof/>
            <w:webHidden/>
          </w:rPr>
          <w:fldChar w:fldCharType="end"/>
        </w:r>
      </w:hyperlink>
    </w:p>
    <w:p w:rsidR="00836C36" w:rsidRDefault="00FD764C" w14:paraId="1D858E53" w14:textId="25FCFBD7">
      <w:pPr>
        <w:pStyle w:val="TOC3"/>
        <w:tabs>
          <w:tab w:val="left" w:pos="1100"/>
          <w:tab w:val="right" w:leader="dot" w:pos="8828"/>
        </w:tabs>
        <w:rPr>
          <w:rFonts w:asciiTheme="minorHAnsi" w:hAnsiTheme="minorHAnsi" w:eastAsiaTheme="minorEastAsia" w:cstheme="minorBidi"/>
          <w:i w:val="0"/>
          <w:iCs w:val="0"/>
          <w:noProof/>
          <w:sz w:val="22"/>
          <w:szCs w:val="22"/>
          <w:lang w:val="en-US"/>
        </w:rPr>
      </w:pPr>
      <w:hyperlink w:history="1" w:anchor="_Toc104886481">
        <w:r w:rsidRPr="003920F6" w:rsidR="00836C36">
          <w:rPr>
            <w:rStyle w:val="Hyperlink"/>
            <w:noProof/>
          </w:rPr>
          <w:t>6.5.4</w:t>
        </w:r>
        <w:r w:rsidR="00836C36">
          <w:rPr>
            <w:rFonts w:asciiTheme="minorHAnsi" w:hAnsiTheme="minorHAnsi" w:eastAsiaTheme="minorEastAsia" w:cstheme="minorBidi"/>
            <w:i w:val="0"/>
            <w:iCs w:val="0"/>
            <w:noProof/>
            <w:sz w:val="22"/>
            <w:szCs w:val="22"/>
            <w:lang w:val="en-US"/>
          </w:rPr>
          <w:tab/>
        </w:r>
        <w:r w:rsidRPr="003920F6" w:rsidR="00836C36">
          <w:rPr>
            <w:rStyle w:val="Hyperlink"/>
            <w:noProof/>
          </w:rPr>
          <w:t>Titularización</w:t>
        </w:r>
        <w:r w:rsidR="00836C36">
          <w:rPr>
            <w:noProof/>
            <w:webHidden/>
          </w:rPr>
          <w:tab/>
        </w:r>
        <w:r w:rsidR="00836C36">
          <w:rPr>
            <w:noProof/>
            <w:webHidden/>
          </w:rPr>
          <w:fldChar w:fldCharType="begin"/>
        </w:r>
        <w:r w:rsidR="00836C36">
          <w:rPr>
            <w:noProof/>
            <w:webHidden/>
          </w:rPr>
          <w:instrText xml:space="preserve"> PAGEREF _Toc104886481 \h </w:instrText>
        </w:r>
        <w:r w:rsidR="00836C36">
          <w:rPr>
            <w:noProof/>
            <w:webHidden/>
          </w:rPr>
        </w:r>
        <w:r w:rsidR="00836C36">
          <w:rPr>
            <w:noProof/>
            <w:webHidden/>
          </w:rPr>
          <w:fldChar w:fldCharType="separate"/>
        </w:r>
        <w:r w:rsidR="00836C36">
          <w:rPr>
            <w:noProof/>
            <w:webHidden/>
          </w:rPr>
          <w:t>32</w:t>
        </w:r>
        <w:r w:rsidR="00836C36">
          <w:rPr>
            <w:noProof/>
            <w:webHidden/>
          </w:rPr>
          <w:fldChar w:fldCharType="end"/>
        </w:r>
      </w:hyperlink>
    </w:p>
    <w:p w:rsidR="00836C36" w:rsidRDefault="00FD764C" w14:paraId="27B1CE89" w14:textId="37F223E4">
      <w:pPr>
        <w:pStyle w:val="TOC3"/>
        <w:tabs>
          <w:tab w:val="left" w:pos="1100"/>
          <w:tab w:val="right" w:leader="dot" w:pos="8828"/>
        </w:tabs>
        <w:rPr>
          <w:rFonts w:asciiTheme="minorHAnsi" w:hAnsiTheme="minorHAnsi" w:eastAsiaTheme="minorEastAsia" w:cstheme="minorBidi"/>
          <w:i w:val="0"/>
          <w:iCs w:val="0"/>
          <w:noProof/>
          <w:sz w:val="22"/>
          <w:szCs w:val="22"/>
          <w:lang w:val="en-US"/>
        </w:rPr>
      </w:pPr>
      <w:hyperlink w:history="1" w:anchor="_Toc104886482">
        <w:r w:rsidRPr="003920F6" w:rsidR="00836C36">
          <w:rPr>
            <w:rStyle w:val="Hyperlink"/>
            <w:noProof/>
          </w:rPr>
          <w:t>6.5.5</w:t>
        </w:r>
        <w:r w:rsidR="00836C36">
          <w:rPr>
            <w:rFonts w:asciiTheme="minorHAnsi" w:hAnsiTheme="minorHAnsi" w:eastAsiaTheme="minorEastAsia" w:cstheme="minorBidi"/>
            <w:i w:val="0"/>
            <w:iCs w:val="0"/>
            <w:noProof/>
            <w:sz w:val="22"/>
            <w:szCs w:val="22"/>
            <w:lang w:val="en-US"/>
          </w:rPr>
          <w:tab/>
        </w:r>
        <w:r w:rsidRPr="003920F6" w:rsidR="00836C36">
          <w:rPr>
            <w:rStyle w:val="Hyperlink"/>
            <w:noProof/>
          </w:rPr>
          <w:t>Cuenta por pagar a CEL y al mercado minorista de energía</w:t>
        </w:r>
        <w:r w:rsidR="00836C36">
          <w:rPr>
            <w:noProof/>
            <w:webHidden/>
          </w:rPr>
          <w:tab/>
        </w:r>
        <w:r w:rsidR="00836C36">
          <w:rPr>
            <w:noProof/>
            <w:webHidden/>
          </w:rPr>
          <w:fldChar w:fldCharType="begin"/>
        </w:r>
        <w:r w:rsidR="00836C36">
          <w:rPr>
            <w:noProof/>
            <w:webHidden/>
          </w:rPr>
          <w:instrText xml:space="preserve"> PAGEREF _Toc104886482 \h </w:instrText>
        </w:r>
        <w:r w:rsidR="00836C36">
          <w:rPr>
            <w:noProof/>
            <w:webHidden/>
          </w:rPr>
        </w:r>
        <w:r w:rsidR="00836C36">
          <w:rPr>
            <w:noProof/>
            <w:webHidden/>
          </w:rPr>
          <w:fldChar w:fldCharType="separate"/>
        </w:r>
        <w:r w:rsidR="00836C36">
          <w:rPr>
            <w:noProof/>
            <w:webHidden/>
          </w:rPr>
          <w:t>34</w:t>
        </w:r>
        <w:r w:rsidR="00836C36">
          <w:rPr>
            <w:noProof/>
            <w:webHidden/>
          </w:rPr>
          <w:fldChar w:fldCharType="end"/>
        </w:r>
      </w:hyperlink>
    </w:p>
    <w:p w:rsidR="00836C36" w:rsidRDefault="00FD764C" w14:paraId="6B4D2313" w14:textId="3709BBD3">
      <w:pPr>
        <w:pStyle w:val="TOC3"/>
        <w:tabs>
          <w:tab w:val="left" w:pos="1100"/>
          <w:tab w:val="right" w:leader="dot" w:pos="8828"/>
        </w:tabs>
        <w:rPr>
          <w:rFonts w:asciiTheme="minorHAnsi" w:hAnsiTheme="minorHAnsi" w:eastAsiaTheme="minorEastAsia" w:cstheme="minorBidi"/>
          <w:i w:val="0"/>
          <w:iCs w:val="0"/>
          <w:noProof/>
          <w:sz w:val="22"/>
          <w:szCs w:val="22"/>
          <w:lang w:val="en-US"/>
        </w:rPr>
      </w:pPr>
      <w:hyperlink w:history="1" w:anchor="_Toc104886483">
        <w:r w:rsidRPr="003920F6" w:rsidR="00836C36">
          <w:rPr>
            <w:rStyle w:val="Hyperlink"/>
            <w:noProof/>
          </w:rPr>
          <w:t>6.5.6</w:t>
        </w:r>
        <w:r w:rsidR="00836C36">
          <w:rPr>
            <w:rFonts w:asciiTheme="minorHAnsi" w:hAnsiTheme="minorHAnsi" w:eastAsiaTheme="minorEastAsia" w:cstheme="minorBidi"/>
            <w:i w:val="0"/>
            <w:iCs w:val="0"/>
            <w:noProof/>
            <w:sz w:val="22"/>
            <w:szCs w:val="22"/>
            <w:lang w:val="en-US"/>
          </w:rPr>
          <w:tab/>
        </w:r>
        <w:r w:rsidRPr="003920F6" w:rsidR="00836C36">
          <w:rPr>
            <w:rStyle w:val="Hyperlink"/>
            <w:noProof/>
          </w:rPr>
          <w:t>Registro contable deuda con el Gobierno Central</w:t>
        </w:r>
        <w:r w:rsidR="00836C36">
          <w:rPr>
            <w:noProof/>
            <w:webHidden/>
          </w:rPr>
          <w:tab/>
        </w:r>
        <w:r w:rsidR="00836C36">
          <w:rPr>
            <w:noProof/>
            <w:webHidden/>
          </w:rPr>
          <w:fldChar w:fldCharType="begin"/>
        </w:r>
        <w:r w:rsidR="00836C36">
          <w:rPr>
            <w:noProof/>
            <w:webHidden/>
          </w:rPr>
          <w:instrText xml:space="preserve"> PAGEREF _Toc104886483 \h </w:instrText>
        </w:r>
        <w:r w:rsidR="00836C36">
          <w:rPr>
            <w:noProof/>
            <w:webHidden/>
          </w:rPr>
        </w:r>
        <w:r w:rsidR="00836C36">
          <w:rPr>
            <w:noProof/>
            <w:webHidden/>
          </w:rPr>
          <w:fldChar w:fldCharType="separate"/>
        </w:r>
        <w:r w:rsidR="00836C36">
          <w:rPr>
            <w:noProof/>
            <w:webHidden/>
          </w:rPr>
          <w:t>36</w:t>
        </w:r>
        <w:r w:rsidR="00836C36">
          <w:rPr>
            <w:noProof/>
            <w:webHidden/>
          </w:rPr>
          <w:fldChar w:fldCharType="end"/>
        </w:r>
      </w:hyperlink>
    </w:p>
    <w:p w:rsidR="00836C36" w:rsidRDefault="00FD764C" w14:paraId="094790C8" w14:textId="12E06CF6">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84">
        <w:r w:rsidRPr="003920F6" w:rsidR="00836C36">
          <w:rPr>
            <w:rStyle w:val="Hyperlink"/>
            <w:noProof/>
          </w:rPr>
          <w:t>6.6</w:t>
        </w:r>
        <w:r w:rsidR="00836C36">
          <w:rPr>
            <w:rFonts w:asciiTheme="minorHAnsi" w:hAnsiTheme="minorHAnsi" w:eastAsiaTheme="minorEastAsia" w:cstheme="minorBidi"/>
            <w:smallCaps w:val="0"/>
            <w:noProof/>
            <w:sz w:val="22"/>
            <w:szCs w:val="22"/>
            <w:lang w:val="en-US"/>
          </w:rPr>
          <w:tab/>
        </w:r>
        <w:r w:rsidRPr="003920F6" w:rsidR="00836C36">
          <w:rPr>
            <w:rStyle w:val="Hyperlink"/>
            <w:noProof/>
          </w:rPr>
          <w:t>Emisión de bonos verdes</w:t>
        </w:r>
        <w:r w:rsidR="00836C36">
          <w:rPr>
            <w:noProof/>
            <w:webHidden/>
          </w:rPr>
          <w:tab/>
        </w:r>
        <w:r w:rsidR="00836C36">
          <w:rPr>
            <w:noProof/>
            <w:webHidden/>
          </w:rPr>
          <w:fldChar w:fldCharType="begin"/>
        </w:r>
        <w:r w:rsidR="00836C36">
          <w:rPr>
            <w:noProof/>
            <w:webHidden/>
          </w:rPr>
          <w:instrText xml:space="preserve"> PAGEREF _Toc104886484 \h </w:instrText>
        </w:r>
        <w:r w:rsidR="00836C36">
          <w:rPr>
            <w:noProof/>
            <w:webHidden/>
          </w:rPr>
        </w:r>
        <w:r w:rsidR="00836C36">
          <w:rPr>
            <w:noProof/>
            <w:webHidden/>
          </w:rPr>
          <w:fldChar w:fldCharType="separate"/>
        </w:r>
        <w:r w:rsidR="00836C36">
          <w:rPr>
            <w:noProof/>
            <w:webHidden/>
          </w:rPr>
          <w:t>36</w:t>
        </w:r>
        <w:r w:rsidR="00836C36">
          <w:rPr>
            <w:noProof/>
            <w:webHidden/>
          </w:rPr>
          <w:fldChar w:fldCharType="end"/>
        </w:r>
      </w:hyperlink>
    </w:p>
    <w:p w:rsidR="00836C36" w:rsidRDefault="00FD764C" w14:paraId="198A0C52" w14:textId="73CC6694">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85">
        <w:r w:rsidRPr="003920F6" w:rsidR="00836C36">
          <w:rPr>
            <w:rStyle w:val="Hyperlink"/>
            <w:noProof/>
          </w:rPr>
          <w:t>6.7</w:t>
        </w:r>
        <w:r w:rsidR="00836C36">
          <w:rPr>
            <w:rFonts w:asciiTheme="minorHAnsi" w:hAnsiTheme="minorHAnsi" w:eastAsiaTheme="minorEastAsia" w:cstheme="minorBidi"/>
            <w:smallCaps w:val="0"/>
            <w:noProof/>
            <w:sz w:val="22"/>
            <w:szCs w:val="22"/>
            <w:lang w:val="en-US"/>
          </w:rPr>
          <w:tab/>
        </w:r>
        <w:r w:rsidRPr="003920F6" w:rsidR="00836C36">
          <w:rPr>
            <w:rStyle w:val="Hyperlink"/>
            <w:noProof/>
          </w:rPr>
          <w:t>Recaudo</w:t>
        </w:r>
        <w:r w:rsidR="00836C36">
          <w:rPr>
            <w:noProof/>
            <w:webHidden/>
          </w:rPr>
          <w:tab/>
        </w:r>
        <w:r w:rsidR="00836C36">
          <w:rPr>
            <w:noProof/>
            <w:webHidden/>
          </w:rPr>
          <w:fldChar w:fldCharType="begin"/>
        </w:r>
        <w:r w:rsidR="00836C36">
          <w:rPr>
            <w:noProof/>
            <w:webHidden/>
          </w:rPr>
          <w:instrText xml:space="preserve"> PAGEREF _Toc104886485 \h </w:instrText>
        </w:r>
        <w:r w:rsidR="00836C36">
          <w:rPr>
            <w:noProof/>
            <w:webHidden/>
          </w:rPr>
        </w:r>
        <w:r w:rsidR="00836C36">
          <w:rPr>
            <w:noProof/>
            <w:webHidden/>
          </w:rPr>
          <w:fldChar w:fldCharType="separate"/>
        </w:r>
        <w:r w:rsidR="00836C36">
          <w:rPr>
            <w:noProof/>
            <w:webHidden/>
          </w:rPr>
          <w:t>38</w:t>
        </w:r>
        <w:r w:rsidR="00836C36">
          <w:rPr>
            <w:noProof/>
            <w:webHidden/>
          </w:rPr>
          <w:fldChar w:fldCharType="end"/>
        </w:r>
      </w:hyperlink>
    </w:p>
    <w:p w:rsidR="00836C36" w:rsidRDefault="00FD764C" w14:paraId="60075A16" w14:textId="1438CD9F">
      <w:pPr>
        <w:pStyle w:val="TOC1"/>
        <w:rPr>
          <w:rFonts w:asciiTheme="minorHAnsi" w:hAnsiTheme="minorHAnsi" w:eastAsiaTheme="minorEastAsia" w:cstheme="minorBidi"/>
          <w:b w:val="0"/>
          <w:bCs w:val="0"/>
          <w:caps w:val="0"/>
          <w:noProof/>
          <w:szCs w:val="22"/>
          <w:lang w:val="en-US"/>
        </w:rPr>
      </w:pPr>
      <w:hyperlink w:history="1" w:anchor="_Toc104886486">
        <w:r w:rsidRPr="003920F6" w:rsidR="00836C36">
          <w:rPr>
            <w:rStyle w:val="Hyperlink"/>
            <w:noProof/>
          </w:rPr>
          <w:t>7</w:t>
        </w:r>
        <w:r w:rsidR="00836C36">
          <w:rPr>
            <w:rFonts w:asciiTheme="minorHAnsi" w:hAnsiTheme="minorHAnsi" w:eastAsiaTheme="minorEastAsia" w:cstheme="minorBidi"/>
            <w:b w:val="0"/>
            <w:bCs w:val="0"/>
            <w:caps w:val="0"/>
            <w:noProof/>
            <w:szCs w:val="22"/>
            <w:lang w:val="en-US"/>
          </w:rPr>
          <w:tab/>
        </w:r>
        <w:r w:rsidRPr="003920F6" w:rsidR="00836C36">
          <w:rPr>
            <w:rStyle w:val="Hyperlink"/>
            <w:rFonts w:cstheme="majorHAnsi"/>
            <w:noProof/>
          </w:rPr>
          <w:t>Proyecciones</w:t>
        </w:r>
        <w:r w:rsidRPr="003920F6" w:rsidR="00836C36">
          <w:rPr>
            <w:rStyle w:val="Hyperlink"/>
            <w:noProof/>
          </w:rPr>
          <w:t xml:space="preserve"> financieras a 15 años</w:t>
        </w:r>
        <w:r w:rsidR="00836C36">
          <w:rPr>
            <w:noProof/>
            <w:webHidden/>
          </w:rPr>
          <w:tab/>
        </w:r>
        <w:r w:rsidR="00836C36">
          <w:rPr>
            <w:noProof/>
            <w:webHidden/>
          </w:rPr>
          <w:fldChar w:fldCharType="begin"/>
        </w:r>
        <w:r w:rsidR="00836C36">
          <w:rPr>
            <w:noProof/>
            <w:webHidden/>
          </w:rPr>
          <w:instrText xml:space="preserve"> PAGEREF _Toc104886486 \h </w:instrText>
        </w:r>
        <w:r w:rsidR="00836C36">
          <w:rPr>
            <w:noProof/>
            <w:webHidden/>
          </w:rPr>
        </w:r>
        <w:r w:rsidR="00836C36">
          <w:rPr>
            <w:noProof/>
            <w:webHidden/>
          </w:rPr>
          <w:fldChar w:fldCharType="separate"/>
        </w:r>
        <w:r w:rsidR="00836C36">
          <w:rPr>
            <w:noProof/>
            <w:webHidden/>
          </w:rPr>
          <w:t>38</w:t>
        </w:r>
        <w:r w:rsidR="00836C36">
          <w:rPr>
            <w:noProof/>
            <w:webHidden/>
          </w:rPr>
          <w:fldChar w:fldCharType="end"/>
        </w:r>
      </w:hyperlink>
    </w:p>
    <w:p w:rsidR="00836C36" w:rsidRDefault="00FD764C" w14:paraId="1517F5F5" w14:textId="5F710442">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87">
        <w:r w:rsidRPr="003920F6" w:rsidR="00836C36">
          <w:rPr>
            <w:rStyle w:val="Hyperlink"/>
            <w:noProof/>
          </w:rPr>
          <w:t>7.1</w:t>
        </w:r>
        <w:r w:rsidR="00836C36">
          <w:rPr>
            <w:rFonts w:asciiTheme="minorHAnsi" w:hAnsiTheme="minorHAnsi" w:eastAsiaTheme="minorEastAsia" w:cstheme="minorBidi"/>
            <w:smallCaps w:val="0"/>
            <w:noProof/>
            <w:sz w:val="22"/>
            <w:szCs w:val="22"/>
            <w:lang w:val="en-US"/>
          </w:rPr>
          <w:tab/>
        </w:r>
        <w:r w:rsidRPr="003920F6" w:rsidR="00836C36">
          <w:rPr>
            <w:rStyle w:val="Hyperlink"/>
            <w:noProof/>
          </w:rPr>
          <w:t>Metodología y supuestos</w:t>
        </w:r>
        <w:r w:rsidR="00836C36">
          <w:rPr>
            <w:noProof/>
            <w:webHidden/>
          </w:rPr>
          <w:tab/>
        </w:r>
        <w:r w:rsidR="00836C36">
          <w:rPr>
            <w:noProof/>
            <w:webHidden/>
          </w:rPr>
          <w:fldChar w:fldCharType="begin"/>
        </w:r>
        <w:r w:rsidR="00836C36">
          <w:rPr>
            <w:noProof/>
            <w:webHidden/>
          </w:rPr>
          <w:instrText xml:space="preserve"> PAGEREF _Toc104886487 \h </w:instrText>
        </w:r>
        <w:r w:rsidR="00836C36">
          <w:rPr>
            <w:noProof/>
            <w:webHidden/>
          </w:rPr>
        </w:r>
        <w:r w:rsidR="00836C36">
          <w:rPr>
            <w:noProof/>
            <w:webHidden/>
          </w:rPr>
          <w:fldChar w:fldCharType="separate"/>
        </w:r>
        <w:r w:rsidR="00836C36">
          <w:rPr>
            <w:noProof/>
            <w:webHidden/>
          </w:rPr>
          <w:t>38</w:t>
        </w:r>
        <w:r w:rsidR="00836C36">
          <w:rPr>
            <w:noProof/>
            <w:webHidden/>
          </w:rPr>
          <w:fldChar w:fldCharType="end"/>
        </w:r>
      </w:hyperlink>
    </w:p>
    <w:p w:rsidR="00836C36" w:rsidRDefault="00FD764C" w14:paraId="53436410" w14:textId="2B68FA61">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88">
        <w:r w:rsidRPr="003920F6" w:rsidR="00836C36">
          <w:rPr>
            <w:rStyle w:val="Hyperlink"/>
            <w:noProof/>
          </w:rPr>
          <w:t>7.2</w:t>
        </w:r>
        <w:r w:rsidR="00836C36">
          <w:rPr>
            <w:rFonts w:asciiTheme="minorHAnsi" w:hAnsiTheme="minorHAnsi" w:eastAsiaTheme="minorEastAsia" w:cstheme="minorBidi"/>
            <w:smallCaps w:val="0"/>
            <w:noProof/>
            <w:sz w:val="22"/>
            <w:szCs w:val="22"/>
            <w:lang w:val="en-US"/>
          </w:rPr>
          <w:tab/>
        </w:r>
        <w:r w:rsidRPr="003920F6" w:rsidR="00836C36">
          <w:rPr>
            <w:rStyle w:val="Hyperlink"/>
            <w:noProof/>
          </w:rPr>
          <w:t>Escenarios</w:t>
        </w:r>
        <w:r w:rsidR="00836C36">
          <w:rPr>
            <w:noProof/>
            <w:webHidden/>
          </w:rPr>
          <w:tab/>
        </w:r>
        <w:r w:rsidR="00836C36">
          <w:rPr>
            <w:noProof/>
            <w:webHidden/>
          </w:rPr>
          <w:fldChar w:fldCharType="begin"/>
        </w:r>
        <w:r w:rsidR="00836C36">
          <w:rPr>
            <w:noProof/>
            <w:webHidden/>
          </w:rPr>
          <w:instrText xml:space="preserve"> PAGEREF _Toc104886488 \h </w:instrText>
        </w:r>
        <w:r w:rsidR="00836C36">
          <w:rPr>
            <w:noProof/>
            <w:webHidden/>
          </w:rPr>
        </w:r>
        <w:r w:rsidR="00836C36">
          <w:rPr>
            <w:noProof/>
            <w:webHidden/>
          </w:rPr>
          <w:fldChar w:fldCharType="separate"/>
        </w:r>
        <w:r w:rsidR="00836C36">
          <w:rPr>
            <w:noProof/>
            <w:webHidden/>
          </w:rPr>
          <w:t>40</w:t>
        </w:r>
        <w:r w:rsidR="00836C36">
          <w:rPr>
            <w:noProof/>
            <w:webHidden/>
          </w:rPr>
          <w:fldChar w:fldCharType="end"/>
        </w:r>
      </w:hyperlink>
    </w:p>
    <w:p w:rsidR="00836C36" w:rsidRDefault="00FD764C" w14:paraId="5B628C28" w14:textId="0DADED40">
      <w:pPr>
        <w:pStyle w:val="TOC3"/>
        <w:tabs>
          <w:tab w:val="left" w:pos="1100"/>
          <w:tab w:val="right" w:leader="dot" w:pos="8828"/>
        </w:tabs>
        <w:rPr>
          <w:rFonts w:asciiTheme="minorHAnsi" w:hAnsiTheme="minorHAnsi" w:eastAsiaTheme="minorEastAsia" w:cstheme="minorBidi"/>
          <w:i w:val="0"/>
          <w:iCs w:val="0"/>
          <w:noProof/>
          <w:sz w:val="22"/>
          <w:szCs w:val="22"/>
          <w:lang w:val="en-US"/>
        </w:rPr>
      </w:pPr>
      <w:hyperlink w:history="1" w:anchor="_Toc104886489">
        <w:r w:rsidRPr="003920F6" w:rsidR="00836C36">
          <w:rPr>
            <w:rStyle w:val="Hyperlink"/>
            <w:noProof/>
          </w:rPr>
          <w:t>7.2.1</w:t>
        </w:r>
        <w:r w:rsidR="00836C36">
          <w:rPr>
            <w:rFonts w:asciiTheme="minorHAnsi" w:hAnsiTheme="minorHAnsi" w:eastAsiaTheme="minorEastAsia" w:cstheme="minorBidi"/>
            <w:i w:val="0"/>
            <w:iCs w:val="0"/>
            <w:noProof/>
            <w:sz w:val="22"/>
            <w:szCs w:val="22"/>
            <w:lang w:val="en-US"/>
          </w:rPr>
          <w:tab/>
        </w:r>
        <w:r w:rsidRPr="003920F6" w:rsidR="00836C36">
          <w:rPr>
            <w:rStyle w:val="Hyperlink"/>
            <w:noProof/>
          </w:rPr>
          <w:t>Normal case</w:t>
        </w:r>
        <w:r w:rsidR="00836C36">
          <w:rPr>
            <w:noProof/>
            <w:webHidden/>
          </w:rPr>
          <w:tab/>
        </w:r>
        <w:r w:rsidR="00836C36">
          <w:rPr>
            <w:noProof/>
            <w:webHidden/>
          </w:rPr>
          <w:fldChar w:fldCharType="begin"/>
        </w:r>
        <w:r w:rsidR="00836C36">
          <w:rPr>
            <w:noProof/>
            <w:webHidden/>
          </w:rPr>
          <w:instrText xml:space="preserve"> PAGEREF _Toc104886489 \h </w:instrText>
        </w:r>
        <w:r w:rsidR="00836C36">
          <w:rPr>
            <w:noProof/>
            <w:webHidden/>
          </w:rPr>
        </w:r>
        <w:r w:rsidR="00836C36">
          <w:rPr>
            <w:noProof/>
            <w:webHidden/>
          </w:rPr>
          <w:fldChar w:fldCharType="separate"/>
        </w:r>
        <w:r w:rsidR="00836C36">
          <w:rPr>
            <w:noProof/>
            <w:webHidden/>
          </w:rPr>
          <w:t>40</w:t>
        </w:r>
        <w:r w:rsidR="00836C36">
          <w:rPr>
            <w:noProof/>
            <w:webHidden/>
          </w:rPr>
          <w:fldChar w:fldCharType="end"/>
        </w:r>
      </w:hyperlink>
    </w:p>
    <w:p w:rsidR="00836C36" w:rsidRDefault="00FD764C" w14:paraId="6EA7CC45" w14:textId="5A189B84">
      <w:pPr>
        <w:pStyle w:val="TOC3"/>
        <w:tabs>
          <w:tab w:val="left" w:pos="1100"/>
          <w:tab w:val="right" w:leader="dot" w:pos="8828"/>
        </w:tabs>
        <w:rPr>
          <w:rFonts w:asciiTheme="minorHAnsi" w:hAnsiTheme="minorHAnsi" w:eastAsiaTheme="minorEastAsia" w:cstheme="minorBidi"/>
          <w:i w:val="0"/>
          <w:iCs w:val="0"/>
          <w:noProof/>
          <w:sz w:val="22"/>
          <w:szCs w:val="22"/>
          <w:lang w:val="en-US"/>
        </w:rPr>
      </w:pPr>
      <w:hyperlink w:history="1" w:anchor="_Toc104886490">
        <w:r w:rsidRPr="003920F6" w:rsidR="00836C36">
          <w:rPr>
            <w:rStyle w:val="Hyperlink"/>
            <w:noProof/>
          </w:rPr>
          <w:t>7.2.2</w:t>
        </w:r>
        <w:r w:rsidR="00836C36">
          <w:rPr>
            <w:rFonts w:asciiTheme="minorHAnsi" w:hAnsiTheme="minorHAnsi" w:eastAsiaTheme="minorEastAsia" w:cstheme="minorBidi"/>
            <w:i w:val="0"/>
            <w:iCs w:val="0"/>
            <w:noProof/>
            <w:sz w:val="22"/>
            <w:szCs w:val="22"/>
            <w:lang w:val="en-US"/>
          </w:rPr>
          <w:tab/>
        </w:r>
        <w:r w:rsidRPr="003920F6" w:rsidR="00836C36">
          <w:rPr>
            <w:rStyle w:val="Hyperlink"/>
            <w:noProof/>
          </w:rPr>
          <w:t>Base case</w:t>
        </w:r>
        <w:r w:rsidR="00836C36">
          <w:rPr>
            <w:noProof/>
            <w:webHidden/>
          </w:rPr>
          <w:tab/>
        </w:r>
        <w:r w:rsidR="00836C36">
          <w:rPr>
            <w:noProof/>
            <w:webHidden/>
          </w:rPr>
          <w:fldChar w:fldCharType="begin"/>
        </w:r>
        <w:r w:rsidR="00836C36">
          <w:rPr>
            <w:noProof/>
            <w:webHidden/>
          </w:rPr>
          <w:instrText xml:space="preserve"> PAGEREF _Toc104886490 \h </w:instrText>
        </w:r>
        <w:r w:rsidR="00836C36">
          <w:rPr>
            <w:noProof/>
            <w:webHidden/>
          </w:rPr>
        </w:r>
        <w:r w:rsidR="00836C36">
          <w:rPr>
            <w:noProof/>
            <w:webHidden/>
          </w:rPr>
          <w:fldChar w:fldCharType="separate"/>
        </w:r>
        <w:r w:rsidR="00836C36">
          <w:rPr>
            <w:noProof/>
            <w:webHidden/>
          </w:rPr>
          <w:t>40</w:t>
        </w:r>
        <w:r w:rsidR="00836C36">
          <w:rPr>
            <w:noProof/>
            <w:webHidden/>
          </w:rPr>
          <w:fldChar w:fldCharType="end"/>
        </w:r>
      </w:hyperlink>
    </w:p>
    <w:p w:rsidR="00836C36" w:rsidRDefault="00FD764C" w14:paraId="365468EE" w14:textId="4039EF66">
      <w:pPr>
        <w:pStyle w:val="TOC2"/>
        <w:tabs>
          <w:tab w:val="left" w:pos="880"/>
          <w:tab w:val="right" w:leader="dot" w:pos="8828"/>
        </w:tabs>
        <w:rPr>
          <w:rFonts w:asciiTheme="minorHAnsi" w:hAnsiTheme="minorHAnsi" w:eastAsiaTheme="minorEastAsia" w:cstheme="minorBidi"/>
          <w:smallCaps w:val="0"/>
          <w:noProof/>
          <w:sz w:val="22"/>
          <w:szCs w:val="22"/>
          <w:lang w:val="en-US"/>
        </w:rPr>
      </w:pPr>
      <w:hyperlink w:history="1" w:anchor="_Toc104886491">
        <w:r w:rsidRPr="003920F6" w:rsidR="00836C36">
          <w:rPr>
            <w:rStyle w:val="Hyperlink"/>
            <w:noProof/>
          </w:rPr>
          <w:t>7.3</w:t>
        </w:r>
        <w:r w:rsidR="00836C36">
          <w:rPr>
            <w:rFonts w:asciiTheme="minorHAnsi" w:hAnsiTheme="minorHAnsi" w:eastAsiaTheme="minorEastAsia" w:cstheme="minorBidi"/>
            <w:smallCaps w:val="0"/>
            <w:noProof/>
            <w:sz w:val="22"/>
            <w:szCs w:val="22"/>
            <w:lang w:val="en-US"/>
          </w:rPr>
          <w:tab/>
        </w:r>
        <w:r w:rsidRPr="003920F6" w:rsidR="00836C36">
          <w:rPr>
            <w:rStyle w:val="Hyperlink"/>
            <w:noProof/>
          </w:rPr>
          <w:t>Resultados</w:t>
        </w:r>
        <w:r w:rsidR="00836C36">
          <w:rPr>
            <w:noProof/>
            <w:webHidden/>
          </w:rPr>
          <w:tab/>
        </w:r>
        <w:r w:rsidR="00836C36">
          <w:rPr>
            <w:noProof/>
            <w:webHidden/>
          </w:rPr>
          <w:fldChar w:fldCharType="begin"/>
        </w:r>
        <w:r w:rsidR="00836C36">
          <w:rPr>
            <w:noProof/>
            <w:webHidden/>
          </w:rPr>
          <w:instrText xml:space="preserve"> PAGEREF _Toc104886491 \h </w:instrText>
        </w:r>
        <w:r w:rsidR="00836C36">
          <w:rPr>
            <w:noProof/>
            <w:webHidden/>
          </w:rPr>
        </w:r>
        <w:r w:rsidR="00836C36">
          <w:rPr>
            <w:noProof/>
            <w:webHidden/>
          </w:rPr>
          <w:fldChar w:fldCharType="separate"/>
        </w:r>
        <w:r w:rsidR="00836C36">
          <w:rPr>
            <w:noProof/>
            <w:webHidden/>
          </w:rPr>
          <w:t>44</w:t>
        </w:r>
        <w:r w:rsidR="00836C36">
          <w:rPr>
            <w:noProof/>
            <w:webHidden/>
          </w:rPr>
          <w:fldChar w:fldCharType="end"/>
        </w:r>
      </w:hyperlink>
    </w:p>
    <w:p w:rsidR="00836C36" w:rsidRDefault="00FD764C" w14:paraId="5F4A41A9" w14:textId="58ED45AD">
      <w:pPr>
        <w:pStyle w:val="TOC3"/>
        <w:tabs>
          <w:tab w:val="left" w:pos="1100"/>
          <w:tab w:val="right" w:leader="dot" w:pos="8828"/>
        </w:tabs>
        <w:rPr>
          <w:rFonts w:asciiTheme="minorHAnsi" w:hAnsiTheme="minorHAnsi" w:eastAsiaTheme="minorEastAsia" w:cstheme="minorBidi"/>
          <w:i w:val="0"/>
          <w:iCs w:val="0"/>
          <w:noProof/>
          <w:sz w:val="22"/>
          <w:szCs w:val="22"/>
          <w:lang w:val="en-US"/>
        </w:rPr>
      </w:pPr>
      <w:hyperlink w:history="1" w:anchor="_Toc104886492">
        <w:r w:rsidRPr="003920F6" w:rsidR="00836C36">
          <w:rPr>
            <w:rStyle w:val="Hyperlink"/>
            <w:noProof/>
          </w:rPr>
          <w:t>7.3.1</w:t>
        </w:r>
        <w:r w:rsidR="00836C36">
          <w:rPr>
            <w:rFonts w:asciiTheme="minorHAnsi" w:hAnsiTheme="minorHAnsi" w:eastAsiaTheme="minorEastAsia" w:cstheme="minorBidi"/>
            <w:i w:val="0"/>
            <w:iCs w:val="0"/>
            <w:noProof/>
            <w:sz w:val="22"/>
            <w:szCs w:val="22"/>
            <w:lang w:val="en-US"/>
          </w:rPr>
          <w:tab/>
        </w:r>
        <w:r w:rsidRPr="003920F6" w:rsidR="00836C36">
          <w:rPr>
            <w:rStyle w:val="Hyperlink"/>
            <w:noProof/>
          </w:rPr>
          <w:t>Resultados Normal case</w:t>
        </w:r>
        <w:r w:rsidR="00836C36">
          <w:rPr>
            <w:noProof/>
            <w:webHidden/>
          </w:rPr>
          <w:tab/>
        </w:r>
        <w:r w:rsidR="00836C36">
          <w:rPr>
            <w:noProof/>
            <w:webHidden/>
          </w:rPr>
          <w:fldChar w:fldCharType="begin"/>
        </w:r>
        <w:r w:rsidR="00836C36">
          <w:rPr>
            <w:noProof/>
            <w:webHidden/>
          </w:rPr>
          <w:instrText xml:space="preserve"> PAGEREF _Toc104886492 \h </w:instrText>
        </w:r>
        <w:r w:rsidR="00836C36">
          <w:rPr>
            <w:noProof/>
            <w:webHidden/>
          </w:rPr>
        </w:r>
        <w:r w:rsidR="00836C36">
          <w:rPr>
            <w:noProof/>
            <w:webHidden/>
          </w:rPr>
          <w:fldChar w:fldCharType="separate"/>
        </w:r>
        <w:r w:rsidR="00836C36">
          <w:rPr>
            <w:noProof/>
            <w:webHidden/>
          </w:rPr>
          <w:t>44</w:t>
        </w:r>
        <w:r w:rsidR="00836C36">
          <w:rPr>
            <w:noProof/>
            <w:webHidden/>
          </w:rPr>
          <w:fldChar w:fldCharType="end"/>
        </w:r>
      </w:hyperlink>
    </w:p>
    <w:p w:rsidR="00836C36" w:rsidRDefault="00FD764C" w14:paraId="3EC5CA02" w14:textId="7F9FBF3B">
      <w:pPr>
        <w:pStyle w:val="TOC3"/>
        <w:tabs>
          <w:tab w:val="left" w:pos="1100"/>
          <w:tab w:val="right" w:leader="dot" w:pos="8828"/>
        </w:tabs>
        <w:rPr>
          <w:rFonts w:asciiTheme="minorHAnsi" w:hAnsiTheme="minorHAnsi" w:eastAsiaTheme="minorEastAsia" w:cstheme="minorBidi"/>
          <w:i w:val="0"/>
          <w:iCs w:val="0"/>
          <w:noProof/>
          <w:sz w:val="22"/>
          <w:szCs w:val="22"/>
          <w:lang w:val="en-US"/>
        </w:rPr>
      </w:pPr>
      <w:hyperlink w:history="1" w:anchor="_Toc104886493">
        <w:r w:rsidRPr="003920F6" w:rsidR="00836C36">
          <w:rPr>
            <w:rStyle w:val="Hyperlink"/>
            <w:noProof/>
          </w:rPr>
          <w:t>7.3.2</w:t>
        </w:r>
        <w:r w:rsidR="00836C36">
          <w:rPr>
            <w:rFonts w:asciiTheme="minorHAnsi" w:hAnsiTheme="minorHAnsi" w:eastAsiaTheme="minorEastAsia" w:cstheme="minorBidi"/>
            <w:i w:val="0"/>
            <w:iCs w:val="0"/>
            <w:noProof/>
            <w:sz w:val="22"/>
            <w:szCs w:val="22"/>
            <w:lang w:val="en-US"/>
          </w:rPr>
          <w:tab/>
        </w:r>
        <w:r w:rsidRPr="003920F6" w:rsidR="00836C36">
          <w:rPr>
            <w:rStyle w:val="Hyperlink"/>
            <w:noProof/>
          </w:rPr>
          <w:t>Resultados Base case</w:t>
        </w:r>
        <w:r w:rsidR="00836C36">
          <w:rPr>
            <w:noProof/>
            <w:webHidden/>
          </w:rPr>
          <w:tab/>
        </w:r>
        <w:r w:rsidR="00836C36">
          <w:rPr>
            <w:noProof/>
            <w:webHidden/>
          </w:rPr>
          <w:fldChar w:fldCharType="begin"/>
        </w:r>
        <w:r w:rsidR="00836C36">
          <w:rPr>
            <w:noProof/>
            <w:webHidden/>
          </w:rPr>
          <w:instrText xml:space="preserve"> PAGEREF _Toc104886493 \h </w:instrText>
        </w:r>
        <w:r w:rsidR="00836C36">
          <w:rPr>
            <w:noProof/>
            <w:webHidden/>
          </w:rPr>
        </w:r>
        <w:r w:rsidR="00836C36">
          <w:rPr>
            <w:noProof/>
            <w:webHidden/>
          </w:rPr>
          <w:fldChar w:fldCharType="separate"/>
        </w:r>
        <w:r w:rsidR="00836C36">
          <w:rPr>
            <w:noProof/>
            <w:webHidden/>
          </w:rPr>
          <w:t>46</w:t>
        </w:r>
        <w:r w:rsidR="00836C36">
          <w:rPr>
            <w:noProof/>
            <w:webHidden/>
          </w:rPr>
          <w:fldChar w:fldCharType="end"/>
        </w:r>
      </w:hyperlink>
    </w:p>
    <w:p w:rsidR="00836C36" w:rsidRDefault="00FD764C" w14:paraId="44E391DB" w14:textId="4FDE5C42">
      <w:pPr>
        <w:pStyle w:val="TOC1"/>
        <w:rPr>
          <w:rFonts w:asciiTheme="minorHAnsi" w:hAnsiTheme="minorHAnsi" w:eastAsiaTheme="minorEastAsia" w:cstheme="minorBidi"/>
          <w:b w:val="0"/>
          <w:bCs w:val="0"/>
          <w:caps w:val="0"/>
          <w:noProof/>
          <w:szCs w:val="22"/>
          <w:lang w:val="en-US"/>
        </w:rPr>
      </w:pPr>
      <w:hyperlink w:history="1" w:anchor="_Toc104886494">
        <w:r w:rsidRPr="003920F6" w:rsidR="00836C36">
          <w:rPr>
            <w:rStyle w:val="Hyperlink"/>
            <w:noProof/>
          </w:rPr>
          <w:t>8</w:t>
        </w:r>
        <w:r w:rsidR="00836C36">
          <w:rPr>
            <w:rFonts w:asciiTheme="minorHAnsi" w:hAnsiTheme="minorHAnsi" w:eastAsiaTheme="minorEastAsia" w:cstheme="minorBidi"/>
            <w:b w:val="0"/>
            <w:bCs w:val="0"/>
            <w:caps w:val="0"/>
            <w:noProof/>
            <w:szCs w:val="22"/>
            <w:lang w:val="en-US"/>
          </w:rPr>
          <w:tab/>
        </w:r>
        <w:r w:rsidRPr="003920F6" w:rsidR="00836C36">
          <w:rPr>
            <w:rStyle w:val="Hyperlink"/>
            <w:rFonts w:cstheme="majorHAnsi"/>
            <w:noProof/>
          </w:rPr>
          <w:t>Conclusiones</w:t>
        </w:r>
        <w:r w:rsidR="00836C36">
          <w:rPr>
            <w:noProof/>
            <w:webHidden/>
          </w:rPr>
          <w:tab/>
        </w:r>
        <w:r w:rsidR="00836C36">
          <w:rPr>
            <w:noProof/>
            <w:webHidden/>
          </w:rPr>
          <w:fldChar w:fldCharType="begin"/>
        </w:r>
        <w:r w:rsidR="00836C36">
          <w:rPr>
            <w:noProof/>
            <w:webHidden/>
          </w:rPr>
          <w:instrText xml:space="preserve"> PAGEREF _Toc104886494 \h </w:instrText>
        </w:r>
        <w:r w:rsidR="00836C36">
          <w:rPr>
            <w:noProof/>
            <w:webHidden/>
          </w:rPr>
        </w:r>
        <w:r w:rsidR="00836C36">
          <w:rPr>
            <w:noProof/>
            <w:webHidden/>
          </w:rPr>
          <w:fldChar w:fldCharType="separate"/>
        </w:r>
        <w:r w:rsidR="00836C36">
          <w:rPr>
            <w:noProof/>
            <w:webHidden/>
          </w:rPr>
          <w:t>48</w:t>
        </w:r>
        <w:r w:rsidR="00836C36">
          <w:rPr>
            <w:noProof/>
            <w:webHidden/>
          </w:rPr>
          <w:fldChar w:fldCharType="end"/>
        </w:r>
      </w:hyperlink>
    </w:p>
    <w:p w:rsidR="00836C36" w:rsidRDefault="00FD764C" w14:paraId="695F644F" w14:textId="2F2A652E">
      <w:pPr>
        <w:pStyle w:val="TOC1"/>
        <w:rPr>
          <w:rFonts w:asciiTheme="minorHAnsi" w:hAnsiTheme="minorHAnsi" w:eastAsiaTheme="minorEastAsia" w:cstheme="minorBidi"/>
          <w:b w:val="0"/>
          <w:bCs w:val="0"/>
          <w:caps w:val="0"/>
          <w:noProof/>
          <w:szCs w:val="22"/>
          <w:lang w:val="en-US"/>
        </w:rPr>
      </w:pPr>
      <w:hyperlink w:history="1" w:anchor="_Toc104886495">
        <w:r w:rsidRPr="003920F6" w:rsidR="00836C36">
          <w:rPr>
            <w:rStyle w:val="Hyperlink"/>
            <w:noProof/>
          </w:rPr>
          <w:t>9</w:t>
        </w:r>
        <w:r w:rsidR="00836C36">
          <w:rPr>
            <w:rFonts w:asciiTheme="minorHAnsi" w:hAnsiTheme="minorHAnsi" w:eastAsiaTheme="minorEastAsia" w:cstheme="minorBidi"/>
            <w:b w:val="0"/>
            <w:bCs w:val="0"/>
            <w:caps w:val="0"/>
            <w:noProof/>
            <w:szCs w:val="22"/>
            <w:lang w:val="en-US"/>
          </w:rPr>
          <w:tab/>
        </w:r>
        <w:r w:rsidRPr="003920F6" w:rsidR="00836C36">
          <w:rPr>
            <w:rStyle w:val="Hyperlink"/>
            <w:noProof/>
          </w:rPr>
          <w:t>BIBLIOGRAFIA</w:t>
        </w:r>
        <w:r w:rsidR="00836C36">
          <w:rPr>
            <w:noProof/>
            <w:webHidden/>
          </w:rPr>
          <w:tab/>
        </w:r>
        <w:r w:rsidR="00836C36">
          <w:rPr>
            <w:noProof/>
            <w:webHidden/>
          </w:rPr>
          <w:fldChar w:fldCharType="begin"/>
        </w:r>
        <w:r w:rsidR="00836C36">
          <w:rPr>
            <w:noProof/>
            <w:webHidden/>
          </w:rPr>
          <w:instrText xml:space="preserve"> PAGEREF _Toc104886495 \h </w:instrText>
        </w:r>
        <w:r w:rsidR="00836C36">
          <w:rPr>
            <w:noProof/>
            <w:webHidden/>
          </w:rPr>
        </w:r>
        <w:r w:rsidR="00836C36">
          <w:rPr>
            <w:noProof/>
            <w:webHidden/>
          </w:rPr>
          <w:fldChar w:fldCharType="separate"/>
        </w:r>
        <w:r w:rsidR="00836C36">
          <w:rPr>
            <w:noProof/>
            <w:webHidden/>
          </w:rPr>
          <w:t>49</w:t>
        </w:r>
        <w:r w:rsidR="00836C36">
          <w:rPr>
            <w:noProof/>
            <w:webHidden/>
          </w:rPr>
          <w:fldChar w:fldCharType="end"/>
        </w:r>
      </w:hyperlink>
    </w:p>
    <w:p w:rsidR="00836C36" w:rsidRDefault="00FD764C" w14:paraId="0B981E2B" w14:textId="118AF271">
      <w:pPr>
        <w:pStyle w:val="TOC1"/>
        <w:tabs>
          <w:tab w:val="left" w:pos="880"/>
        </w:tabs>
        <w:rPr>
          <w:rFonts w:asciiTheme="minorHAnsi" w:hAnsiTheme="minorHAnsi" w:eastAsiaTheme="minorEastAsia" w:cstheme="minorBidi"/>
          <w:b w:val="0"/>
          <w:bCs w:val="0"/>
          <w:caps w:val="0"/>
          <w:noProof/>
          <w:szCs w:val="22"/>
          <w:lang w:val="en-US"/>
        </w:rPr>
      </w:pPr>
      <w:hyperlink w:history="1" w:anchor="_Toc104886496">
        <w:r w:rsidRPr="003920F6" w:rsidR="00836C36">
          <w:rPr>
            <w:rStyle w:val="Hyperlink"/>
            <w:noProof/>
          </w:rPr>
          <w:t>10</w:t>
        </w:r>
        <w:r w:rsidR="00836C36">
          <w:rPr>
            <w:rFonts w:asciiTheme="minorHAnsi" w:hAnsiTheme="minorHAnsi" w:eastAsiaTheme="minorEastAsia" w:cstheme="minorBidi"/>
            <w:b w:val="0"/>
            <w:bCs w:val="0"/>
            <w:caps w:val="0"/>
            <w:noProof/>
            <w:szCs w:val="22"/>
            <w:lang w:val="en-US"/>
          </w:rPr>
          <w:tab/>
        </w:r>
        <w:r w:rsidRPr="003920F6" w:rsidR="00836C36">
          <w:rPr>
            <w:rStyle w:val="Hyperlink"/>
            <w:noProof/>
          </w:rPr>
          <w:t>ANEXOS</w:t>
        </w:r>
        <w:r w:rsidR="00836C36">
          <w:rPr>
            <w:noProof/>
            <w:webHidden/>
          </w:rPr>
          <w:tab/>
        </w:r>
        <w:r w:rsidR="00836C36">
          <w:rPr>
            <w:noProof/>
            <w:webHidden/>
          </w:rPr>
          <w:fldChar w:fldCharType="begin"/>
        </w:r>
        <w:r w:rsidR="00836C36">
          <w:rPr>
            <w:noProof/>
            <w:webHidden/>
          </w:rPr>
          <w:instrText xml:space="preserve"> PAGEREF _Toc104886496 \h </w:instrText>
        </w:r>
        <w:r w:rsidR="00836C36">
          <w:rPr>
            <w:noProof/>
            <w:webHidden/>
          </w:rPr>
        </w:r>
        <w:r w:rsidR="00836C36">
          <w:rPr>
            <w:noProof/>
            <w:webHidden/>
          </w:rPr>
          <w:fldChar w:fldCharType="separate"/>
        </w:r>
        <w:r w:rsidR="00836C36">
          <w:rPr>
            <w:noProof/>
            <w:webHidden/>
          </w:rPr>
          <w:t>51</w:t>
        </w:r>
        <w:r w:rsidR="00836C36">
          <w:rPr>
            <w:noProof/>
            <w:webHidden/>
          </w:rPr>
          <w:fldChar w:fldCharType="end"/>
        </w:r>
      </w:hyperlink>
    </w:p>
    <w:p w:rsidR="007260DA" w:rsidP="00E02ED8" w:rsidRDefault="003026A8" w14:paraId="6D275677" w14:textId="65CA0793">
      <w:pPr>
        <w:rPr>
          <w:rFonts w:cstheme="majorHAnsi"/>
          <w:sz w:val="20"/>
          <w:szCs w:val="20"/>
        </w:rPr>
      </w:pPr>
      <w:r w:rsidRPr="00EF1CDD">
        <w:rPr>
          <w:rFonts w:cstheme="majorHAnsi"/>
          <w:sz w:val="20"/>
          <w:szCs w:val="20"/>
        </w:rPr>
        <w:lastRenderedPageBreak/>
        <w:fldChar w:fldCharType="end"/>
      </w:r>
    </w:p>
    <w:p w:rsidR="00C5546F" w:rsidP="00F314D5" w:rsidRDefault="00C5546F" w14:paraId="3E7E6807" w14:textId="77777777">
      <w:pPr>
        <w:pStyle w:val="TOC1"/>
        <w:rPr>
          <w:rFonts w:cstheme="majorHAnsi"/>
        </w:rPr>
      </w:pPr>
    </w:p>
    <w:p w:rsidR="00C5546F" w:rsidP="00F314D5" w:rsidRDefault="00C5546F" w14:paraId="79512E6B" w14:textId="77777777">
      <w:pPr>
        <w:pStyle w:val="TOC1"/>
        <w:rPr>
          <w:rFonts w:cstheme="majorHAnsi"/>
        </w:rPr>
      </w:pPr>
    </w:p>
    <w:p w:rsidRPr="006A2293" w:rsidR="00C949A7" w:rsidP="00F314D5" w:rsidRDefault="00F314D5" w14:paraId="49C849F3" w14:textId="1269A0F9">
      <w:pPr>
        <w:pStyle w:val="TOC1"/>
        <w:rPr>
          <w:rFonts w:cstheme="majorHAnsi"/>
          <w:sz w:val="20"/>
          <w:szCs w:val="20"/>
        </w:rPr>
      </w:pPr>
      <w:r>
        <w:rPr>
          <w:rFonts w:cstheme="majorHAnsi"/>
        </w:rPr>
        <w:t>INDICE DE TABLAS</w:t>
      </w:r>
    </w:p>
    <w:p w:rsidR="005E2800" w:rsidRDefault="0076283E" w14:paraId="07DCB417" w14:textId="06D13960">
      <w:pPr>
        <w:pStyle w:val="TableofFigures"/>
        <w:tabs>
          <w:tab w:val="right" w:leader="dot" w:pos="8828"/>
        </w:tabs>
        <w:rPr>
          <w:rFonts w:asciiTheme="minorHAnsi" w:hAnsiTheme="minorHAnsi" w:eastAsiaTheme="minorEastAsia"/>
          <w:noProof/>
          <w:lang w:eastAsia="es-CO"/>
        </w:rPr>
      </w:pPr>
      <w:r>
        <w:rPr>
          <w:rFonts w:cstheme="majorHAnsi"/>
          <w:sz w:val="20"/>
          <w:szCs w:val="20"/>
        </w:rPr>
        <w:fldChar w:fldCharType="begin"/>
      </w:r>
      <w:r>
        <w:rPr>
          <w:rFonts w:cstheme="majorHAnsi"/>
          <w:sz w:val="20"/>
          <w:szCs w:val="20"/>
        </w:rPr>
        <w:instrText xml:space="preserve"> TOC \h \z \c "Tabla" </w:instrText>
      </w:r>
      <w:r>
        <w:rPr>
          <w:rFonts w:cstheme="majorHAnsi"/>
          <w:sz w:val="20"/>
          <w:szCs w:val="20"/>
        </w:rPr>
        <w:fldChar w:fldCharType="separate"/>
      </w:r>
      <w:hyperlink w:history="1" w:anchor="_Toc104306499">
        <w:r w:rsidRPr="009C4506" w:rsidR="005E2800">
          <w:rPr>
            <w:rStyle w:val="Hyperlink"/>
            <w:rFonts w:cstheme="majorHAnsi"/>
            <w:noProof/>
          </w:rPr>
          <w:t>Tabla 1 Personal ANDA 2019 -2020</w:t>
        </w:r>
        <w:r w:rsidR="005E2800">
          <w:rPr>
            <w:noProof/>
            <w:webHidden/>
          </w:rPr>
          <w:tab/>
        </w:r>
        <w:r w:rsidR="005E2800">
          <w:rPr>
            <w:noProof/>
            <w:webHidden/>
          </w:rPr>
          <w:fldChar w:fldCharType="begin"/>
        </w:r>
        <w:r w:rsidR="005E2800">
          <w:rPr>
            <w:noProof/>
            <w:webHidden/>
          </w:rPr>
          <w:instrText xml:space="preserve"> PAGEREF _Toc104306499 \h </w:instrText>
        </w:r>
        <w:r w:rsidR="005E2800">
          <w:rPr>
            <w:noProof/>
            <w:webHidden/>
          </w:rPr>
        </w:r>
        <w:r w:rsidR="005E2800">
          <w:rPr>
            <w:noProof/>
            <w:webHidden/>
          </w:rPr>
          <w:fldChar w:fldCharType="separate"/>
        </w:r>
        <w:r w:rsidR="005E2800">
          <w:rPr>
            <w:noProof/>
            <w:webHidden/>
          </w:rPr>
          <w:t>11</w:t>
        </w:r>
        <w:r w:rsidR="005E2800">
          <w:rPr>
            <w:noProof/>
            <w:webHidden/>
          </w:rPr>
          <w:fldChar w:fldCharType="end"/>
        </w:r>
      </w:hyperlink>
    </w:p>
    <w:p w:rsidR="005E2800" w:rsidRDefault="00FD764C" w14:paraId="38F5851D" w14:textId="23DC81F0">
      <w:pPr>
        <w:pStyle w:val="TableofFigures"/>
        <w:tabs>
          <w:tab w:val="right" w:leader="dot" w:pos="8828"/>
        </w:tabs>
        <w:rPr>
          <w:rFonts w:asciiTheme="minorHAnsi" w:hAnsiTheme="minorHAnsi" w:eastAsiaTheme="minorEastAsia"/>
          <w:noProof/>
          <w:lang w:eastAsia="es-CO"/>
        </w:rPr>
      </w:pPr>
      <w:hyperlink w:history="1" w:anchor="_Toc104306500">
        <w:r w:rsidRPr="009C4506" w:rsidR="005E2800">
          <w:rPr>
            <w:rStyle w:val="Hyperlink"/>
            <w:rFonts w:cstheme="majorHAnsi"/>
            <w:noProof/>
          </w:rPr>
          <w:t>Tabla 2 Municipios atendidos por ANDA para el servicio de agua potable 2020</w:t>
        </w:r>
        <w:r w:rsidR="005E2800">
          <w:rPr>
            <w:noProof/>
            <w:webHidden/>
          </w:rPr>
          <w:tab/>
        </w:r>
        <w:r w:rsidR="005E2800">
          <w:rPr>
            <w:noProof/>
            <w:webHidden/>
          </w:rPr>
          <w:fldChar w:fldCharType="begin"/>
        </w:r>
        <w:r w:rsidR="005E2800">
          <w:rPr>
            <w:noProof/>
            <w:webHidden/>
          </w:rPr>
          <w:instrText xml:space="preserve"> PAGEREF _Toc104306500 \h </w:instrText>
        </w:r>
        <w:r w:rsidR="005E2800">
          <w:rPr>
            <w:noProof/>
            <w:webHidden/>
          </w:rPr>
        </w:r>
        <w:r w:rsidR="005E2800">
          <w:rPr>
            <w:noProof/>
            <w:webHidden/>
          </w:rPr>
          <w:fldChar w:fldCharType="separate"/>
        </w:r>
        <w:r w:rsidR="005E2800">
          <w:rPr>
            <w:noProof/>
            <w:webHidden/>
          </w:rPr>
          <w:t>12</w:t>
        </w:r>
        <w:r w:rsidR="005E2800">
          <w:rPr>
            <w:noProof/>
            <w:webHidden/>
          </w:rPr>
          <w:fldChar w:fldCharType="end"/>
        </w:r>
      </w:hyperlink>
    </w:p>
    <w:p w:rsidR="005E2800" w:rsidRDefault="00FD764C" w14:paraId="3E006A33" w14:textId="5911EE26">
      <w:pPr>
        <w:pStyle w:val="TableofFigures"/>
        <w:tabs>
          <w:tab w:val="right" w:leader="dot" w:pos="8828"/>
        </w:tabs>
        <w:rPr>
          <w:rFonts w:asciiTheme="minorHAnsi" w:hAnsiTheme="minorHAnsi" w:eastAsiaTheme="minorEastAsia"/>
          <w:noProof/>
          <w:lang w:eastAsia="es-CO"/>
        </w:rPr>
      </w:pPr>
      <w:hyperlink w:history="1" w:anchor="_Toc104306501">
        <w:r w:rsidRPr="009C4506" w:rsidR="005E2800">
          <w:rPr>
            <w:rStyle w:val="Hyperlink"/>
            <w:rFonts w:cstheme="majorHAnsi"/>
            <w:noProof/>
          </w:rPr>
          <w:t>Tabla 3 Municipios atendidos por ANDA para el servicio de alcantarillado 2020</w:t>
        </w:r>
        <w:r w:rsidR="005E2800">
          <w:rPr>
            <w:noProof/>
            <w:webHidden/>
          </w:rPr>
          <w:tab/>
        </w:r>
        <w:r w:rsidR="005E2800">
          <w:rPr>
            <w:noProof/>
            <w:webHidden/>
          </w:rPr>
          <w:fldChar w:fldCharType="begin"/>
        </w:r>
        <w:r w:rsidR="005E2800">
          <w:rPr>
            <w:noProof/>
            <w:webHidden/>
          </w:rPr>
          <w:instrText xml:space="preserve"> PAGEREF _Toc104306501 \h </w:instrText>
        </w:r>
        <w:r w:rsidR="005E2800">
          <w:rPr>
            <w:noProof/>
            <w:webHidden/>
          </w:rPr>
        </w:r>
        <w:r w:rsidR="005E2800">
          <w:rPr>
            <w:noProof/>
            <w:webHidden/>
          </w:rPr>
          <w:fldChar w:fldCharType="separate"/>
        </w:r>
        <w:r w:rsidR="005E2800">
          <w:rPr>
            <w:noProof/>
            <w:webHidden/>
          </w:rPr>
          <w:t>12</w:t>
        </w:r>
        <w:r w:rsidR="005E2800">
          <w:rPr>
            <w:noProof/>
            <w:webHidden/>
          </w:rPr>
          <w:fldChar w:fldCharType="end"/>
        </w:r>
      </w:hyperlink>
    </w:p>
    <w:p w:rsidR="005E2800" w:rsidRDefault="00FD764C" w14:paraId="30F6F700" w14:textId="2BF611A9">
      <w:pPr>
        <w:pStyle w:val="TableofFigures"/>
        <w:tabs>
          <w:tab w:val="right" w:leader="dot" w:pos="8828"/>
        </w:tabs>
        <w:rPr>
          <w:rFonts w:asciiTheme="minorHAnsi" w:hAnsiTheme="minorHAnsi" w:eastAsiaTheme="minorEastAsia"/>
          <w:noProof/>
          <w:lang w:eastAsia="es-CO"/>
        </w:rPr>
      </w:pPr>
      <w:hyperlink w:history="1" w:anchor="_Toc104306502">
        <w:r w:rsidRPr="009C4506" w:rsidR="005E2800">
          <w:rPr>
            <w:rStyle w:val="Hyperlink"/>
            <w:rFonts w:cstheme="majorHAnsi"/>
            <w:noProof/>
          </w:rPr>
          <w:t>Tabla 4 Habitantes servidos con agua potable por zonas y operadores 2020</w:t>
        </w:r>
        <w:r w:rsidR="005E2800">
          <w:rPr>
            <w:noProof/>
            <w:webHidden/>
          </w:rPr>
          <w:tab/>
        </w:r>
        <w:r w:rsidR="005E2800">
          <w:rPr>
            <w:noProof/>
            <w:webHidden/>
          </w:rPr>
          <w:fldChar w:fldCharType="begin"/>
        </w:r>
        <w:r w:rsidR="005E2800">
          <w:rPr>
            <w:noProof/>
            <w:webHidden/>
          </w:rPr>
          <w:instrText xml:space="preserve"> PAGEREF _Toc104306502 \h </w:instrText>
        </w:r>
        <w:r w:rsidR="005E2800">
          <w:rPr>
            <w:noProof/>
            <w:webHidden/>
          </w:rPr>
        </w:r>
        <w:r w:rsidR="005E2800">
          <w:rPr>
            <w:noProof/>
            <w:webHidden/>
          </w:rPr>
          <w:fldChar w:fldCharType="separate"/>
        </w:r>
        <w:r w:rsidR="005E2800">
          <w:rPr>
            <w:noProof/>
            <w:webHidden/>
          </w:rPr>
          <w:t>13</w:t>
        </w:r>
        <w:r w:rsidR="005E2800">
          <w:rPr>
            <w:noProof/>
            <w:webHidden/>
          </w:rPr>
          <w:fldChar w:fldCharType="end"/>
        </w:r>
      </w:hyperlink>
    </w:p>
    <w:p w:rsidR="005E2800" w:rsidRDefault="00FD764C" w14:paraId="0D6E97FD" w14:textId="43569BD7">
      <w:pPr>
        <w:pStyle w:val="TableofFigures"/>
        <w:tabs>
          <w:tab w:val="right" w:leader="dot" w:pos="8828"/>
        </w:tabs>
        <w:rPr>
          <w:rFonts w:asciiTheme="minorHAnsi" w:hAnsiTheme="minorHAnsi" w:eastAsiaTheme="minorEastAsia"/>
          <w:noProof/>
          <w:lang w:eastAsia="es-CO"/>
        </w:rPr>
      </w:pPr>
      <w:hyperlink w:history="1" w:anchor="_Toc104306503">
        <w:r w:rsidRPr="009C4506" w:rsidR="005E2800">
          <w:rPr>
            <w:rStyle w:val="Hyperlink"/>
            <w:rFonts w:cstheme="majorHAnsi"/>
            <w:noProof/>
          </w:rPr>
          <w:t>Tabla 5 Cobertura de agua potable por zonas y operadores 2020</w:t>
        </w:r>
        <w:r w:rsidR="005E2800">
          <w:rPr>
            <w:noProof/>
            <w:webHidden/>
          </w:rPr>
          <w:tab/>
        </w:r>
        <w:r w:rsidR="005E2800">
          <w:rPr>
            <w:noProof/>
            <w:webHidden/>
          </w:rPr>
          <w:fldChar w:fldCharType="begin"/>
        </w:r>
        <w:r w:rsidR="005E2800">
          <w:rPr>
            <w:noProof/>
            <w:webHidden/>
          </w:rPr>
          <w:instrText xml:space="preserve"> PAGEREF _Toc104306503 \h </w:instrText>
        </w:r>
        <w:r w:rsidR="005E2800">
          <w:rPr>
            <w:noProof/>
            <w:webHidden/>
          </w:rPr>
        </w:r>
        <w:r w:rsidR="005E2800">
          <w:rPr>
            <w:noProof/>
            <w:webHidden/>
          </w:rPr>
          <w:fldChar w:fldCharType="separate"/>
        </w:r>
        <w:r w:rsidR="005E2800">
          <w:rPr>
            <w:noProof/>
            <w:webHidden/>
          </w:rPr>
          <w:t>14</w:t>
        </w:r>
        <w:r w:rsidR="005E2800">
          <w:rPr>
            <w:noProof/>
            <w:webHidden/>
          </w:rPr>
          <w:fldChar w:fldCharType="end"/>
        </w:r>
      </w:hyperlink>
    </w:p>
    <w:p w:rsidR="005E2800" w:rsidRDefault="00FD764C" w14:paraId="66C98858" w14:textId="25AD4117">
      <w:pPr>
        <w:pStyle w:val="TableofFigures"/>
        <w:tabs>
          <w:tab w:val="right" w:leader="dot" w:pos="8828"/>
        </w:tabs>
        <w:rPr>
          <w:rFonts w:asciiTheme="minorHAnsi" w:hAnsiTheme="minorHAnsi" w:eastAsiaTheme="minorEastAsia"/>
          <w:noProof/>
          <w:lang w:eastAsia="es-CO"/>
        </w:rPr>
      </w:pPr>
      <w:hyperlink w:history="1" w:anchor="_Toc104306504">
        <w:r w:rsidRPr="009C4506" w:rsidR="005E2800">
          <w:rPr>
            <w:rStyle w:val="Hyperlink"/>
            <w:rFonts w:cstheme="majorHAnsi"/>
            <w:noProof/>
          </w:rPr>
          <w:t>Tabla 6 Habitantes con cobertura de alcantarillado por zonas y operadores 2020</w:t>
        </w:r>
        <w:r w:rsidR="005E2800">
          <w:rPr>
            <w:noProof/>
            <w:webHidden/>
          </w:rPr>
          <w:tab/>
        </w:r>
        <w:r w:rsidR="005E2800">
          <w:rPr>
            <w:noProof/>
            <w:webHidden/>
          </w:rPr>
          <w:fldChar w:fldCharType="begin"/>
        </w:r>
        <w:r w:rsidR="005E2800">
          <w:rPr>
            <w:noProof/>
            <w:webHidden/>
          </w:rPr>
          <w:instrText xml:space="preserve"> PAGEREF _Toc104306504 \h </w:instrText>
        </w:r>
        <w:r w:rsidR="005E2800">
          <w:rPr>
            <w:noProof/>
            <w:webHidden/>
          </w:rPr>
        </w:r>
        <w:r w:rsidR="005E2800">
          <w:rPr>
            <w:noProof/>
            <w:webHidden/>
          </w:rPr>
          <w:fldChar w:fldCharType="separate"/>
        </w:r>
        <w:r w:rsidR="005E2800">
          <w:rPr>
            <w:noProof/>
            <w:webHidden/>
          </w:rPr>
          <w:t>14</w:t>
        </w:r>
        <w:r w:rsidR="005E2800">
          <w:rPr>
            <w:noProof/>
            <w:webHidden/>
          </w:rPr>
          <w:fldChar w:fldCharType="end"/>
        </w:r>
      </w:hyperlink>
    </w:p>
    <w:p w:rsidR="005E2800" w:rsidRDefault="00FD764C" w14:paraId="5C808417" w14:textId="37E6D07E">
      <w:pPr>
        <w:pStyle w:val="TableofFigures"/>
        <w:tabs>
          <w:tab w:val="right" w:leader="dot" w:pos="8828"/>
        </w:tabs>
        <w:rPr>
          <w:rFonts w:asciiTheme="minorHAnsi" w:hAnsiTheme="minorHAnsi" w:eastAsiaTheme="minorEastAsia"/>
          <w:noProof/>
          <w:lang w:eastAsia="es-CO"/>
        </w:rPr>
      </w:pPr>
      <w:hyperlink w:history="1" w:anchor="_Toc104306505">
        <w:r w:rsidRPr="009C4506" w:rsidR="005E2800">
          <w:rPr>
            <w:rStyle w:val="Hyperlink"/>
            <w:rFonts w:cstheme="majorHAnsi"/>
            <w:noProof/>
          </w:rPr>
          <w:t>Tabla 7 Cobertura de alcantarillado por zonas y operadores 2020</w:t>
        </w:r>
        <w:r w:rsidR="005E2800">
          <w:rPr>
            <w:noProof/>
            <w:webHidden/>
          </w:rPr>
          <w:tab/>
        </w:r>
        <w:r w:rsidR="005E2800">
          <w:rPr>
            <w:noProof/>
            <w:webHidden/>
          </w:rPr>
          <w:fldChar w:fldCharType="begin"/>
        </w:r>
        <w:r w:rsidR="005E2800">
          <w:rPr>
            <w:noProof/>
            <w:webHidden/>
          </w:rPr>
          <w:instrText xml:space="preserve"> PAGEREF _Toc104306505 \h </w:instrText>
        </w:r>
        <w:r w:rsidR="005E2800">
          <w:rPr>
            <w:noProof/>
            <w:webHidden/>
          </w:rPr>
        </w:r>
        <w:r w:rsidR="005E2800">
          <w:rPr>
            <w:noProof/>
            <w:webHidden/>
          </w:rPr>
          <w:fldChar w:fldCharType="separate"/>
        </w:r>
        <w:r w:rsidR="005E2800">
          <w:rPr>
            <w:noProof/>
            <w:webHidden/>
          </w:rPr>
          <w:t>14</w:t>
        </w:r>
        <w:r w:rsidR="005E2800">
          <w:rPr>
            <w:noProof/>
            <w:webHidden/>
          </w:rPr>
          <w:fldChar w:fldCharType="end"/>
        </w:r>
      </w:hyperlink>
    </w:p>
    <w:p w:rsidR="005E2800" w:rsidRDefault="00FD764C" w14:paraId="49584451" w14:textId="17B317EF">
      <w:pPr>
        <w:pStyle w:val="TableofFigures"/>
        <w:tabs>
          <w:tab w:val="right" w:leader="dot" w:pos="8828"/>
        </w:tabs>
        <w:rPr>
          <w:rFonts w:asciiTheme="minorHAnsi" w:hAnsiTheme="minorHAnsi" w:eastAsiaTheme="minorEastAsia"/>
          <w:noProof/>
          <w:lang w:eastAsia="es-CO"/>
        </w:rPr>
      </w:pPr>
      <w:hyperlink w:history="1" w:anchor="_Toc104306506">
        <w:r w:rsidRPr="009C4506" w:rsidR="005E2800">
          <w:rPr>
            <w:rStyle w:val="Hyperlink"/>
            <w:rFonts w:cstheme="majorHAnsi"/>
            <w:noProof/>
          </w:rPr>
          <w:t>Tabla 8 Cobertura Micromedición ANDA 2020-2021</w:t>
        </w:r>
        <w:r w:rsidR="005E2800">
          <w:rPr>
            <w:noProof/>
            <w:webHidden/>
          </w:rPr>
          <w:tab/>
        </w:r>
        <w:r w:rsidR="005E2800">
          <w:rPr>
            <w:noProof/>
            <w:webHidden/>
          </w:rPr>
          <w:fldChar w:fldCharType="begin"/>
        </w:r>
        <w:r w:rsidR="005E2800">
          <w:rPr>
            <w:noProof/>
            <w:webHidden/>
          </w:rPr>
          <w:instrText xml:space="preserve"> PAGEREF _Toc104306506 \h </w:instrText>
        </w:r>
        <w:r w:rsidR="005E2800">
          <w:rPr>
            <w:noProof/>
            <w:webHidden/>
          </w:rPr>
        </w:r>
        <w:r w:rsidR="005E2800">
          <w:rPr>
            <w:noProof/>
            <w:webHidden/>
          </w:rPr>
          <w:fldChar w:fldCharType="separate"/>
        </w:r>
        <w:r w:rsidR="005E2800">
          <w:rPr>
            <w:noProof/>
            <w:webHidden/>
          </w:rPr>
          <w:t>15</w:t>
        </w:r>
        <w:r w:rsidR="005E2800">
          <w:rPr>
            <w:noProof/>
            <w:webHidden/>
          </w:rPr>
          <w:fldChar w:fldCharType="end"/>
        </w:r>
      </w:hyperlink>
    </w:p>
    <w:p w:rsidR="005E2800" w:rsidRDefault="00FD764C" w14:paraId="5A41A8B9" w14:textId="0F125681">
      <w:pPr>
        <w:pStyle w:val="TableofFigures"/>
        <w:tabs>
          <w:tab w:val="right" w:leader="dot" w:pos="8828"/>
        </w:tabs>
        <w:rPr>
          <w:rFonts w:asciiTheme="minorHAnsi" w:hAnsiTheme="minorHAnsi" w:eastAsiaTheme="minorEastAsia"/>
          <w:noProof/>
          <w:lang w:eastAsia="es-CO"/>
        </w:rPr>
      </w:pPr>
      <w:hyperlink w:history="1" w:anchor="_Toc104306507">
        <w:r w:rsidRPr="009C4506" w:rsidR="005E2800">
          <w:rPr>
            <w:rStyle w:val="Hyperlink"/>
            <w:rFonts w:cstheme="majorHAnsi"/>
            <w:noProof/>
          </w:rPr>
          <w:t>Tabla 9 Usuarios ANDA 2019-2021</w:t>
        </w:r>
        <w:r w:rsidR="005E2800">
          <w:rPr>
            <w:noProof/>
            <w:webHidden/>
          </w:rPr>
          <w:tab/>
        </w:r>
        <w:r w:rsidR="005E2800">
          <w:rPr>
            <w:noProof/>
            <w:webHidden/>
          </w:rPr>
          <w:fldChar w:fldCharType="begin"/>
        </w:r>
        <w:r w:rsidR="005E2800">
          <w:rPr>
            <w:noProof/>
            <w:webHidden/>
          </w:rPr>
          <w:instrText xml:space="preserve"> PAGEREF _Toc104306507 \h </w:instrText>
        </w:r>
        <w:r w:rsidR="005E2800">
          <w:rPr>
            <w:noProof/>
            <w:webHidden/>
          </w:rPr>
        </w:r>
        <w:r w:rsidR="005E2800">
          <w:rPr>
            <w:noProof/>
            <w:webHidden/>
          </w:rPr>
          <w:fldChar w:fldCharType="separate"/>
        </w:r>
        <w:r w:rsidR="005E2800">
          <w:rPr>
            <w:noProof/>
            <w:webHidden/>
          </w:rPr>
          <w:t>16</w:t>
        </w:r>
        <w:r w:rsidR="005E2800">
          <w:rPr>
            <w:noProof/>
            <w:webHidden/>
          </w:rPr>
          <w:fldChar w:fldCharType="end"/>
        </w:r>
      </w:hyperlink>
    </w:p>
    <w:p w:rsidR="005E2800" w:rsidRDefault="00FD764C" w14:paraId="23F29E1F" w14:textId="26434C0C">
      <w:pPr>
        <w:pStyle w:val="TableofFigures"/>
        <w:tabs>
          <w:tab w:val="right" w:leader="dot" w:pos="8828"/>
        </w:tabs>
        <w:rPr>
          <w:rFonts w:asciiTheme="minorHAnsi" w:hAnsiTheme="minorHAnsi" w:eastAsiaTheme="minorEastAsia"/>
          <w:noProof/>
          <w:lang w:eastAsia="es-CO"/>
        </w:rPr>
      </w:pPr>
      <w:hyperlink w:history="1" w:anchor="_Toc104306508">
        <w:r w:rsidRPr="009C4506" w:rsidR="005E2800">
          <w:rPr>
            <w:rStyle w:val="Hyperlink"/>
            <w:rFonts w:cstheme="majorHAnsi"/>
            <w:noProof/>
          </w:rPr>
          <w:t>Tabla 10 Agua producida en los sistemas administrados por la ANDA 2020</w:t>
        </w:r>
        <w:r w:rsidRPr="009C4506" w:rsidR="005E2800">
          <w:rPr>
            <w:rStyle w:val="Hyperlink"/>
            <w:noProof/>
          </w:rPr>
          <w:t xml:space="preserve"> Miles de metros cúbicos</w:t>
        </w:r>
        <w:r w:rsidR="005E2800">
          <w:rPr>
            <w:noProof/>
            <w:webHidden/>
          </w:rPr>
          <w:tab/>
        </w:r>
        <w:r w:rsidR="005E2800">
          <w:rPr>
            <w:noProof/>
            <w:webHidden/>
          </w:rPr>
          <w:fldChar w:fldCharType="begin"/>
        </w:r>
        <w:r w:rsidR="005E2800">
          <w:rPr>
            <w:noProof/>
            <w:webHidden/>
          </w:rPr>
          <w:instrText xml:space="preserve"> PAGEREF _Toc104306508 \h </w:instrText>
        </w:r>
        <w:r w:rsidR="005E2800">
          <w:rPr>
            <w:noProof/>
            <w:webHidden/>
          </w:rPr>
        </w:r>
        <w:r w:rsidR="005E2800">
          <w:rPr>
            <w:noProof/>
            <w:webHidden/>
          </w:rPr>
          <w:fldChar w:fldCharType="separate"/>
        </w:r>
        <w:r w:rsidR="005E2800">
          <w:rPr>
            <w:noProof/>
            <w:webHidden/>
          </w:rPr>
          <w:t>16</w:t>
        </w:r>
        <w:r w:rsidR="005E2800">
          <w:rPr>
            <w:noProof/>
            <w:webHidden/>
          </w:rPr>
          <w:fldChar w:fldCharType="end"/>
        </w:r>
      </w:hyperlink>
    </w:p>
    <w:p w:rsidR="005E2800" w:rsidRDefault="00FD764C" w14:paraId="2DA8C7BB" w14:textId="3A88642A">
      <w:pPr>
        <w:pStyle w:val="TableofFigures"/>
        <w:tabs>
          <w:tab w:val="right" w:leader="dot" w:pos="8828"/>
        </w:tabs>
        <w:rPr>
          <w:rFonts w:asciiTheme="minorHAnsi" w:hAnsiTheme="minorHAnsi" w:eastAsiaTheme="minorEastAsia"/>
          <w:noProof/>
          <w:lang w:eastAsia="es-CO"/>
        </w:rPr>
      </w:pPr>
      <w:hyperlink w:history="1" w:anchor="_Toc104306509">
        <w:r w:rsidRPr="009C4506" w:rsidR="005E2800">
          <w:rPr>
            <w:rStyle w:val="Hyperlink"/>
            <w:rFonts w:cstheme="majorHAnsi"/>
            <w:noProof/>
          </w:rPr>
          <w:t>Tabla 11 Tarifa residencial ANDA vigentes a febrero 2022</w:t>
        </w:r>
        <w:r w:rsidR="005E2800">
          <w:rPr>
            <w:noProof/>
            <w:webHidden/>
          </w:rPr>
          <w:tab/>
        </w:r>
        <w:r w:rsidR="005E2800">
          <w:rPr>
            <w:noProof/>
            <w:webHidden/>
          </w:rPr>
          <w:fldChar w:fldCharType="begin"/>
        </w:r>
        <w:r w:rsidR="005E2800">
          <w:rPr>
            <w:noProof/>
            <w:webHidden/>
          </w:rPr>
          <w:instrText xml:space="preserve"> PAGEREF _Toc104306509 \h </w:instrText>
        </w:r>
        <w:r w:rsidR="005E2800">
          <w:rPr>
            <w:noProof/>
            <w:webHidden/>
          </w:rPr>
        </w:r>
        <w:r w:rsidR="005E2800">
          <w:rPr>
            <w:noProof/>
            <w:webHidden/>
          </w:rPr>
          <w:fldChar w:fldCharType="separate"/>
        </w:r>
        <w:r w:rsidR="005E2800">
          <w:rPr>
            <w:noProof/>
            <w:webHidden/>
          </w:rPr>
          <w:t>19</w:t>
        </w:r>
        <w:r w:rsidR="005E2800">
          <w:rPr>
            <w:noProof/>
            <w:webHidden/>
          </w:rPr>
          <w:fldChar w:fldCharType="end"/>
        </w:r>
      </w:hyperlink>
    </w:p>
    <w:p w:rsidR="005E2800" w:rsidRDefault="00FD764C" w14:paraId="3F031AD0" w14:textId="6D75A6C0">
      <w:pPr>
        <w:pStyle w:val="TableofFigures"/>
        <w:tabs>
          <w:tab w:val="right" w:leader="dot" w:pos="8828"/>
        </w:tabs>
        <w:rPr>
          <w:rFonts w:asciiTheme="minorHAnsi" w:hAnsiTheme="minorHAnsi" w:eastAsiaTheme="minorEastAsia"/>
          <w:noProof/>
          <w:lang w:eastAsia="es-CO"/>
        </w:rPr>
      </w:pPr>
      <w:hyperlink w:history="1" w:anchor="_Toc104306510">
        <w:r w:rsidRPr="009C4506" w:rsidR="005E2800">
          <w:rPr>
            <w:rStyle w:val="Hyperlink"/>
            <w:rFonts w:cstheme="majorHAnsi"/>
            <w:noProof/>
          </w:rPr>
          <w:t>Tabla 12 Tarifa no residencial ANDA vigentes a febrero 2022</w:t>
        </w:r>
        <w:r w:rsidR="005E2800">
          <w:rPr>
            <w:noProof/>
            <w:webHidden/>
          </w:rPr>
          <w:tab/>
        </w:r>
        <w:r w:rsidR="005E2800">
          <w:rPr>
            <w:noProof/>
            <w:webHidden/>
          </w:rPr>
          <w:fldChar w:fldCharType="begin"/>
        </w:r>
        <w:r w:rsidR="005E2800">
          <w:rPr>
            <w:noProof/>
            <w:webHidden/>
          </w:rPr>
          <w:instrText xml:space="preserve"> PAGEREF _Toc104306510 \h </w:instrText>
        </w:r>
        <w:r w:rsidR="005E2800">
          <w:rPr>
            <w:noProof/>
            <w:webHidden/>
          </w:rPr>
        </w:r>
        <w:r w:rsidR="005E2800">
          <w:rPr>
            <w:noProof/>
            <w:webHidden/>
          </w:rPr>
          <w:fldChar w:fldCharType="separate"/>
        </w:r>
        <w:r w:rsidR="005E2800">
          <w:rPr>
            <w:noProof/>
            <w:webHidden/>
          </w:rPr>
          <w:t>20</w:t>
        </w:r>
        <w:r w:rsidR="005E2800">
          <w:rPr>
            <w:noProof/>
            <w:webHidden/>
          </w:rPr>
          <w:fldChar w:fldCharType="end"/>
        </w:r>
      </w:hyperlink>
    </w:p>
    <w:p w:rsidR="005E2800" w:rsidRDefault="00FD764C" w14:paraId="75287B25" w14:textId="4AF1865A">
      <w:pPr>
        <w:pStyle w:val="TableofFigures"/>
        <w:tabs>
          <w:tab w:val="right" w:leader="dot" w:pos="8828"/>
        </w:tabs>
        <w:rPr>
          <w:rFonts w:asciiTheme="minorHAnsi" w:hAnsiTheme="minorHAnsi" w:eastAsiaTheme="minorEastAsia"/>
          <w:noProof/>
          <w:lang w:eastAsia="es-CO"/>
        </w:rPr>
      </w:pPr>
      <w:hyperlink w:history="1" w:anchor="_Toc104306511">
        <w:r w:rsidRPr="009C4506" w:rsidR="005E2800">
          <w:rPr>
            <w:rStyle w:val="Hyperlink"/>
            <w:rFonts w:cstheme="majorHAnsi"/>
            <w:noProof/>
          </w:rPr>
          <w:t>Tabla 13 Propuesta estructura tarifa</w:t>
        </w:r>
        <w:r w:rsidR="005E2800">
          <w:rPr>
            <w:noProof/>
            <w:webHidden/>
          </w:rPr>
          <w:tab/>
        </w:r>
        <w:r w:rsidR="005E2800">
          <w:rPr>
            <w:noProof/>
            <w:webHidden/>
          </w:rPr>
          <w:fldChar w:fldCharType="begin"/>
        </w:r>
        <w:r w:rsidR="005E2800">
          <w:rPr>
            <w:noProof/>
            <w:webHidden/>
          </w:rPr>
          <w:instrText xml:space="preserve"> PAGEREF _Toc104306511 \h </w:instrText>
        </w:r>
        <w:r w:rsidR="005E2800">
          <w:rPr>
            <w:noProof/>
            <w:webHidden/>
          </w:rPr>
        </w:r>
        <w:r w:rsidR="005E2800">
          <w:rPr>
            <w:noProof/>
            <w:webHidden/>
          </w:rPr>
          <w:fldChar w:fldCharType="separate"/>
        </w:r>
        <w:r w:rsidR="005E2800">
          <w:rPr>
            <w:noProof/>
            <w:webHidden/>
          </w:rPr>
          <w:t>21</w:t>
        </w:r>
        <w:r w:rsidR="005E2800">
          <w:rPr>
            <w:noProof/>
            <w:webHidden/>
          </w:rPr>
          <w:fldChar w:fldCharType="end"/>
        </w:r>
      </w:hyperlink>
    </w:p>
    <w:p w:rsidR="005E2800" w:rsidRDefault="00FD764C" w14:paraId="2D0935A0" w14:textId="0286FD2F">
      <w:pPr>
        <w:pStyle w:val="TableofFigures"/>
        <w:tabs>
          <w:tab w:val="right" w:leader="dot" w:pos="8828"/>
        </w:tabs>
        <w:rPr>
          <w:rFonts w:asciiTheme="minorHAnsi" w:hAnsiTheme="minorHAnsi" w:eastAsiaTheme="minorEastAsia"/>
          <w:noProof/>
          <w:lang w:eastAsia="es-CO"/>
        </w:rPr>
      </w:pPr>
      <w:hyperlink w:history="1" w:anchor="_Toc104306512">
        <w:r w:rsidRPr="009C4506" w:rsidR="005E2800">
          <w:rPr>
            <w:rStyle w:val="Hyperlink"/>
            <w:rFonts w:cstheme="majorHAnsi"/>
            <w:noProof/>
          </w:rPr>
          <w:t>Tabla 14 Impacto en la facturación de usuarios domiciliares y no domiciliares</w:t>
        </w:r>
        <w:r w:rsidR="005E2800">
          <w:rPr>
            <w:noProof/>
            <w:webHidden/>
          </w:rPr>
          <w:tab/>
        </w:r>
        <w:r w:rsidR="005E2800">
          <w:rPr>
            <w:noProof/>
            <w:webHidden/>
          </w:rPr>
          <w:fldChar w:fldCharType="begin"/>
        </w:r>
        <w:r w:rsidR="005E2800">
          <w:rPr>
            <w:noProof/>
            <w:webHidden/>
          </w:rPr>
          <w:instrText xml:space="preserve"> PAGEREF _Toc104306512 \h </w:instrText>
        </w:r>
        <w:r w:rsidR="005E2800">
          <w:rPr>
            <w:noProof/>
            <w:webHidden/>
          </w:rPr>
        </w:r>
        <w:r w:rsidR="005E2800">
          <w:rPr>
            <w:noProof/>
            <w:webHidden/>
          </w:rPr>
          <w:fldChar w:fldCharType="separate"/>
        </w:r>
        <w:r w:rsidR="005E2800">
          <w:rPr>
            <w:noProof/>
            <w:webHidden/>
          </w:rPr>
          <w:t>21</w:t>
        </w:r>
        <w:r w:rsidR="005E2800">
          <w:rPr>
            <w:noProof/>
            <w:webHidden/>
          </w:rPr>
          <w:fldChar w:fldCharType="end"/>
        </w:r>
      </w:hyperlink>
    </w:p>
    <w:p w:rsidR="005E2800" w:rsidRDefault="00FD764C" w14:paraId="555B0647" w14:textId="57158638">
      <w:pPr>
        <w:pStyle w:val="TableofFigures"/>
        <w:tabs>
          <w:tab w:val="right" w:leader="dot" w:pos="8828"/>
        </w:tabs>
        <w:rPr>
          <w:rFonts w:asciiTheme="minorHAnsi" w:hAnsiTheme="minorHAnsi" w:eastAsiaTheme="minorEastAsia"/>
          <w:noProof/>
          <w:lang w:eastAsia="es-CO"/>
        </w:rPr>
      </w:pPr>
      <w:hyperlink w:history="1" w:anchor="_Toc104306513">
        <w:r w:rsidRPr="009C4506" w:rsidR="005E2800">
          <w:rPr>
            <w:rStyle w:val="Hyperlink"/>
            <w:rFonts w:cstheme="majorHAnsi"/>
            <w:noProof/>
          </w:rPr>
          <w:t>Tabla 15 Resumen inversiones realizadas por ANDA 2019-2021 en dólares (USD)</w:t>
        </w:r>
        <w:r w:rsidR="005E2800">
          <w:rPr>
            <w:noProof/>
            <w:webHidden/>
          </w:rPr>
          <w:tab/>
        </w:r>
        <w:r w:rsidR="005E2800">
          <w:rPr>
            <w:noProof/>
            <w:webHidden/>
          </w:rPr>
          <w:fldChar w:fldCharType="begin"/>
        </w:r>
        <w:r w:rsidR="005E2800">
          <w:rPr>
            <w:noProof/>
            <w:webHidden/>
          </w:rPr>
          <w:instrText xml:space="preserve"> PAGEREF _Toc104306513 \h </w:instrText>
        </w:r>
        <w:r w:rsidR="005E2800">
          <w:rPr>
            <w:noProof/>
            <w:webHidden/>
          </w:rPr>
        </w:r>
        <w:r w:rsidR="005E2800">
          <w:rPr>
            <w:noProof/>
            <w:webHidden/>
          </w:rPr>
          <w:fldChar w:fldCharType="separate"/>
        </w:r>
        <w:r w:rsidR="005E2800">
          <w:rPr>
            <w:noProof/>
            <w:webHidden/>
          </w:rPr>
          <w:t>26</w:t>
        </w:r>
        <w:r w:rsidR="005E2800">
          <w:rPr>
            <w:noProof/>
            <w:webHidden/>
          </w:rPr>
          <w:fldChar w:fldCharType="end"/>
        </w:r>
      </w:hyperlink>
    </w:p>
    <w:p w:rsidR="005E2800" w:rsidRDefault="00FD764C" w14:paraId="200CB2C1" w14:textId="701DEED6">
      <w:pPr>
        <w:pStyle w:val="TableofFigures"/>
        <w:tabs>
          <w:tab w:val="right" w:leader="dot" w:pos="8828"/>
        </w:tabs>
        <w:rPr>
          <w:rFonts w:asciiTheme="minorHAnsi" w:hAnsiTheme="minorHAnsi" w:eastAsiaTheme="minorEastAsia"/>
          <w:noProof/>
          <w:lang w:eastAsia="es-CO"/>
        </w:rPr>
      </w:pPr>
      <w:hyperlink w:history="1" w:anchor="_Toc104306514">
        <w:r w:rsidRPr="009C4506" w:rsidR="005E2800">
          <w:rPr>
            <w:rStyle w:val="Hyperlink"/>
            <w:rFonts w:cstheme="majorHAnsi"/>
            <w:noProof/>
          </w:rPr>
          <w:t>Tabla 16 Detalle institucional de proyectos ejecutados con fondos de donaciones 2019 -2021</w:t>
        </w:r>
        <w:r w:rsidR="005E2800">
          <w:rPr>
            <w:noProof/>
            <w:webHidden/>
          </w:rPr>
          <w:tab/>
        </w:r>
        <w:r w:rsidR="005E2800">
          <w:rPr>
            <w:noProof/>
            <w:webHidden/>
          </w:rPr>
          <w:fldChar w:fldCharType="begin"/>
        </w:r>
        <w:r w:rsidR="005E2800">
          <w:rPr>
            <w:noProof/>
            <w:webHidden/>
          </w:rPr>
          <w:instrText xml:space="preserve"> PAGEREF _Toc104306514 \h </w:instrText>
        </w:r>
        <w:r w:rsidR="005E2800">
          <w:rPr>
            <w:noProof/>
            <w:webHidden/>
          </w:rPr>
        </w:r>
        <w:r w:rsidR="005E2800">
          <w:rPr>
            <w:noProof/>
            <w:webHidden/>
          </w:rPr>
          <w:fldChar w:fldCharType="separate"/>
        </w:r>
        <w:r w:rsidR="005E2800">
          <w:rPr>
            <w:noProof/>
            <w:webHidden/>
          </w:rPr>
          <w:t>26</w:t>
        </w:r>
        <w:r w:rsidR="005E2800">
          <w:rPr>
            <w:noProof/>
            <w:webHidden/>
          </w:rPr>
          <w:fldChar w:fldCharType="end"/>
        </w:r>
      </w:hyperlink>
    </w:p>
    <w:p w:rsidR="005E2800" w:rsidRDefault="00FD764C" w14:paraId="22324B3D" w14:textId="2C8E1EED">
      <w:pPr>
        <w:pStyle w:val="TableofFigures"/>
        <w:tabs>
          <w:tab w:val="right" w:leader="dot" w:pos="8828"/>
        </w:tabs>
        <w:rPr>
          <w:rFonts w:asciiTheme="minorHAnsi" w:hAnsiTheme="minorHAnsi" w:eastAsiaTheme="minorEastAsia"/>
          <w:noProof/>
          <w:lang w:eastAsia="es-CO"/>
        </w:rPr>
      </w:pPr>
      <w:hyperlink w:history="1" w:anchor="_Toc104306515">
        <w:r w:rsidRPr="009C4506" w:rsidR="005E2800">
          <w:rPr>
            <w:rStyle w:val="Hyperlink"/>
            <w:rFonts w:cstheme="majorHAnsi"/>
            <w:noProof/>
          </w:rPr>
          <w:t>Tabla 17 Resumen balance general ANDA a diciembre (2019-2021) en dólares (USD)</w:t>
        </w:r>
        <w:r w:rsidR="005E2800">
          <w:rPr>
            <w:noProof/>
            <w:webHidden/>
          </w:rPr>
          <w:tab/>
        </w:r>
        <w:r w:rsidR="005E2800">
          <w:rPr>
            <w:noProof/>
            <w:webHidden/>
          </w:rPr>
          <w:fldChar w:fldCharType="begin"/>
        </w:r>
        <w:r w:rsidR="005E2800">
          <w:rPr>
            <w:noProof/>
            <w:webHidden/>
          </w:rPr>
          <w:instrText xml:space="preserve"> PAGEREF _Toc104306515 \h </w:instrText>
        </w:r>
        <w:r w:rsidR="005E2800">
          <w:rPr>
            <w:noProof/>
            <w:webHidden/>
          </w:rPr>
        </w:r>
        <w:r w:rsidR="005E2800">
          <w:rPr>
            <w:noProof/>
            <w:webHidden/>
          </w:rPr>
          <w:fldChar w:fldCharType="separate"/>
        </w:r>
        <w:r w:rsidR="005E2800">
          <w:rPr>
            <w:noProof/>
            <w:webHidden/>
          </w:rPr>
          <w:t>28</w:t>
        </w:r>
        <w:r w:rsidR="005E2800">
          <w:rPr>
            <w:noProof/>
            <w:webHidden/>
          </w:rPr>
          <w:fldChar w:fldCharType="end"/>
        </w:r>
      </w:hyperlink>
    </w:p>
    <w:p w:rsidR="005E2800" w:rsidRDefault="00FD764C" w14:paraId="7E7D34AE" w14:textId="7286BB70">
      <w:pPr>
        <w:pStyle w:val="TableofFigures"/>
        <w:tabs>
          <w:tab w:val="right" w:leader="dot" w:pos="8828"/>
        </w:tabs>
        <w:rPr>
          <w:rFonts w:asciiTheme="minorHAnsi" w:hAnsiTheme="minorHAnsi" w:eastAsiaTheme="minorEastAsia"/>
          <w:noProof/>
          <w:lang w:eastAsia="es-CO"/>
        </w:rPr>
      </w:pPr>
      <w:hyperlink w:history="1" w:anchor="_Toc104306516">
        <w:r w:rsidRPr="009C4506" w:rsidR="005E2800">
          <w:rPr>
            <w:rStyle w:val="Hyperlink"/>
            <w:rFonts w:cstheme="majorHAnsi"/>
            <w:noProof/>
          </w:rPr>
          <w:t>Tabla 18 Estado de resultados ANDA (2019-2021) en dólares (USD)</w:t>
        </w:r>
        <w:r w:rsidR="005E2800">
          <w:rPr>
            <w:noProof/>
            <w:webHidden/>
          </w:rPr>
          <w:tab/>
        </w:r>
        <w:r w:rsidR="005E2800">
          <w:rPr>
            <w:noProof/>
            <w:webHidden/>
          </w:rPr>
          <w:fldChar w:fldCharType="begin"/>
        </w:r>
        <w:r w:rsidR="005E2800">
          <w:rPr>
            <w:noProof/>
            <w:webHidden/>
          </w:rPr>
          <w:instrText xml:space="preserve"> PAGEREF _Toc104306516 \h </w:instrText>
        </w:r>
        <w:r w:rsidR="005E2800">
          <w:rPr>
            <w:noProof/>
            <w:webHidden/>
          </w:rPr>
        </w:r>
        <w:r w:rsidR="005E2800">
          <w:rPr>
            <w:noProof/>
            <w:webHidden/>
          </w:rPr>
          <w:fldChar w:fldCharType="separate"/>
        </w:r>
        <w:r w:rsidR="005E2800">
          <w:rPr>
            <w:noProof/>
            <w:webHidden/>
          </w:rPr>
          <w:t>30</w:t>
        </w:r>
        <w:r w:rsidR="005E2800">
          <w:rPr>
            <w:noProof/>
            <w:webHidden/>
          </w:rPr>
          <w:fldChar w:fldCharType="end"/>
        </w:r>
      </w:hyperlink>
    </w:p>
    <w:p w:rsidR="005E2800" w:rsidRDefault="00FD764C" w14:paraId="245AE907" w14:textId="728E1766">
      <w:pPr>
        <w:pStyle w:val="TableofFigures"/>
        <w:tabs>
          <w:tab w:val="right" w:leader="dot" w:pos="8828"/>
        </w:tabs>
        <w:rPr>
          <w:rFonts w:asciiTheme="minorHAnsi" w:hAnsiTheme="minorHAnsi" w:eastAsiaTheme="minorEastAsia"/>
          <w:noProof/>
          <w:lang w:eastAsia="es-CO"/>
        </w:rPr>
      </w:pPr>
      <w:hyperlink w:history="1" w:anchor="_Toc104306517">
        <w:r w:rsidRPr="009C4506" w:rsidR="005E2800">
          <w:rPr>
            <w:rStyle w:val="Hyperlink"/>
            <w:rFonts w:cstheme="majorHAnsi"/>
            <w:noProof/>
          </w:rPr>
          <w:t>Tabla 19 Resumen estado de resultados ANDA (2019-2021) en dólares (USD)</w:t>
        </w:r>
        <w:r w:rsidR="005E2800">
          <w:rPr>
            <w:noProof/>
            <w:webHidden/>
          </w:rPr>
          <w:tab/>
        </w:r>
        <w:r w:rsidR="005E2800">
          <w:rPr>
            <w:noProof/>
            <w:webHidden/>
          </w:rPr>
          <w:fldChar w:fldCharType="begin"/>
        </w:r>
        <w:r w:rsidR="005E2800">
          <w:rPr>
            <w:noProof/>
            <w:webHidden/>
          </w:rPr>
          <w:instrText xml:space="preserve"> PAGEREF _Toc104306517 \h </w:instrText>
        </w:r>
        <w:r w:rsidR="005E2800">
          <w:rPr>
            <w:noProof/>
            <w:webHidden/>
          </w:rPr>
        </w:r>
        <w:r w:rsidR="005E2800">
          <w:rPr>
            <w:noProof/>
            <w:webHidden/>
          </w:rPr>
          <w:fldChar w:fldCharType="separate"/>
        </w:r>
        <w:r w:rsidR="005E2800">
          <w:rPr>
            <w:noProof/>
            <w:webHidden/>
          </w:rPr>
          <w:t>32</w:t>
        </w:r>
        <w:r w:rsidR="005E2800">
          <w:rPr>
            <w:noProof/>
            <w:webHidden/>
          </w:rPr>
          <w:fldChar w:fldCharType="end"/>
        </w:r>
      </w:hyperlink>
    </w:p>
    <w:p w:rsidR="005E2800" w:rsidRDefault="00FD764C" w14:paraId="4EAA8816" w14:textId="3C2F0C78">
      <w:pPr>
        <w:pStyle w:val="TableofFigures"/>
        <w:tabs>
          <w:tab w:val="right" w:leader="dot" w:pos="8828"/>
        </w:tabs>
        <w:rPr>
          <w:rFonts w:asciiTheme="minorHAnsi" w:hAnsiTheme="minorHAnsi" w:eastAsiaTheme="minorEastAsia"/>
          <w:noProof/>
          <w:lang w:eastAsia="es-CO"/>
        </w:rPr>
      </w:pPr>
      <w:hyperlink w:history="1" w:anchor="_Toc104306518">
        <w:r w:rsidRPr="009C4506" w:rsidR="005E2800">
          <w:rPr>
            <w:rStyle w:val="Hyperlink"/>
            <w:rFonts w:cstheme="majorHAnsi"/>
            <w:noProof/>
          </w:rPr>
          <w:t>Tabla 20 Resumen flujo de caja ANDA a diciembre (2019-2021) en dólares (USD)</w:t>
        </w:r>
        <w:r w:rsidR="005E2800">
          <w:rPr>
            <w:noProof/>
            <w:webHidden/>
          </w:rPr>
          <w:tab/>
        </w:r>
        <w:r w:rsidR="005E2800">
          <w:rPr>
            <w:noProof/>
            <w:webHidden/>
          </w:rPr>
          <w:fldChar w:fldCharType="begin"/>
        </w:r>
        <w:r w:rsidR="005E2800">
          <w:rPr>
            <w:noProof/>
            <w:webHidden/>
          </w:rPr>
          <w:instrText xml:space="preserve"> PAGEREF _Toc104306518 \h </w:instrText>
        </w:r>
        <w:r w:rsidR="005E2800">
          <w:rPr>
            <w:noProof/>
            <w:webHidden/>
          </w:rPr>
        </w:r>
        <w:r w:rsidR="005E2800">
          <w:rPr>
            <w:noProof/>
            <w:webHidden/>
          </w:rPr>
          <w:fldChar w:fldCharType="separate"/>
        </w:r>
        <w:r w:rsidR="005E2800">
          <w:rPr>
            <w:noProof/>
            <w:webHidden/>
          </w:rPr>
          <w:t>34</w:t>
        </w:r>
        <w:r w:rsidR="005E2800">
          <w:rPr>
            <w:noProof/>
            <w:webHidden/>
          </w:rPr>
          <w:fldChar w:fldCharType="end"/>
        </w:r>
      </w:hyperlink>
    </w:p>
    <w:p w:rsidR="005E2800" w:rsidRDefault="00FD764C" w14:paraId="7F3385F6" w14:textId="7C45954D">
      <w:pPr>
        <w:pStyle w:val="TableofFigures"/>
        <w:tabs>
          <w:tab w:val="right" w:leader="dot" w:pos="8828"/>
        </w:tabs>
        <w:rPr>
          <w:rFonts w:asciiTheme="minorHAnsi" w:hAnsiTheme="minorHAnsi" w:eastAsiaTheme="minorEastAsia"/>
          <w:noProof/>
          <w:lang w:eastAsia="es-CO"/>
        </w:rPr>
      </w:pPr>
      <w:hyperlink w:history="1" w:anchor="_Toc104306519">
        <w:r w:rsidRPr="009C4506" w:rsidR="005E2800">
          <w:rPr>
            <w:rStyle w:val="Hyperlink"/>
            <w:noProof/>
          </w:rPr>
          <w:t xml:space="preserve">Tabla 21 Deuda interna ANDA 2021 </w:t>
        </w:r>
        <w:r w:rsidRPr="009C4506" w:rsidR="005E2800">
          <w:rPr>
            <w:rStyle w:val="Hyperlink"/>
            <w:rFonts w:cstheme="majorHAnsi"/>
            <w:noProof/>
          </w:rPr>
          <w:t>en dólares (USD)</w:t>
        </w:r>
        <w:r w:rsidR="005E2800">
          <w:rPr>
            <w:noProof/>
            <w:webHidden/>
          </w:rPr>
          <w:tab/>
        </w:r>
        <w:r w:rsidR="005E2800">
          <w:rPr>
            <w:noProof/>
            <w:webHidden/>
          </w:rPr>
          <w:fldChar w:fldCharType="begin"/>
        </w:r>
        <w:r w:rsidR="005E2800">
          <w:rPr>
            <w:noProof/>
            <w:webHidden/>
          </w:rPr>
          <w:instrText xml:space="preserve"> PAGEREF _Toc104306519 \h </w:instrText>
        </w:r>
        <w:r w:rsidR="005E2800">
          <w:rPr>
            <w:noProof/>
            <w:webHidden/>
          </w:rPr>
        </w:r>
        <w:r w:rsidR="005E2800">
          <w:rPr>
            <w:noProof/>
            <w:webHidden/>
          </w:rPr>
          <w:fldChar w:fldCharType="separate"/>
        </w:r>
        <w:r w:rsidR="005E2800">
          <w:rPr>
            <w:noProof/>
            <w:webHidden/>
          </w:rPr>
          <w:t>36</w:t>
        </w:r>
        <w:r w:rsidR="005E2800">
          <w:rPr>
            <w:noProof/>
            <w:webHidden/>
          </w:rPr>
          <w:fldChar w:fldCharType="end"/>
        </w:r>
      </w:hyperlink>
    </w:p>
    <w:p w:rsidR="005E2800" w:rsidRDefault="00FD764C" w14:paraId="76A723A1" w14:textId="3667D634">
      <w:pPr>
        <w:pStyle w:val="TableofFigures"/>
        <w:tabs>
          <w:tab w:val="right" w:leader="dot" w:pos="8828"/>
        </w:tabs>
        <w:rPr>
          <w:rFonts w:asciiTheme="minorHAnsi" w:hAnsiTheme="minorHAnsi" w:eastAsiaTheme="minorEastAsia"/>
          <w:noProof/>
          <w:lang w:eastAsia="es-CO"/>
        </w:rPr>
      </w:pPr>
      <w:hyperlink w:history="1" w:anchor="_Toc104306520">
        <w:r w:rsidRPr="009C4506" w:rsidR="005E2800">
          <w:rPr>
            <w:rStyle w:val="Hyperlink"/>
            <w:noProof/>
          </w:rPr>
          <w:t xml:space="preserve">Tabla 22 Deuda externa ANDA 2019-2021 </w:t>
        </w:r>
        <w:r w:rsidRPr="009C4506" w:rsidR="005E2800">
          <w:rPr>
            <w:rStyle w:val="Hyperlink"/>
            <w:rFonts w:cstheme="majorHAnsi"/>
            <w:noProof/>
          </w:rPr>
          <w:t>en dólares (USD)</w:t>
        </w:r>
        <w:r w:rsidR="005E2800">
          <w:rPr>
            <w:noProof/>
            <w:webHidden/>
          </w:rPr>
          <w:tab/>
        </w:r>
        <w:r w:rsidR="005E2800">
          <w:rPr>
            <w:noProof/>
            <w:webHidden/>
          </w:rPr>
          <w:fldChar w:fldCharType="begin"/>
        </w:r>
        <w:r w:rsidR="005E2800">
          <w:rPr>
            <w:noProof/>
            <w:webHidden/>
          </w:rPr>
          <w:instrText xml:space="preserve"> PAGEREF _Toc104306520 \h </w:instrText>
        </w:r>
        <w:r w:rsidR="005E2800">
          <w:rPr>
            <w:noProof/>
            <w:webHidden/>
          </w:rPr>
        </w:r>
        <w:r w:rsidR="005E2800">
          <w:rPr>
            <w:noProof/>
            <w:webHidden/>
          </w:rPr>
          <w:fldChar w:fldCharType="separate"/>
        </w:r>
        <w:r w:rsidR="005E2800">
          <w:rPr>
            <w:noProof/>
            <w:webHidden/>
          </w:rPr>
          <w:t>36</w:t>
        </w:r>
        <w:r w:rsidR="005E2800">
          <w:rPr>
            <w:noProof/>
            <w:webHidden/>
          </w:rPr>
          <w:fldChar w:fldCharType="end"/>
        </w:r>
      </w:hyperlink>
    </w:p>
    <w:p w:rsidR="005E2800" w:rsidRDefault="00FD764C" w14:paraId="050EBBAC" w14:textId="32A1B474">
      <w:pPr>
        <w:pStyle w:val="TableofFigures"/>
        <w:tabs>
          <w:tab w:val="right" w:leader="dot" w:pos="8828"/>
        </w:tabs>
        <w:rPr>
          <w:rFonts w:asciiTheme="minorHAnsi" w:hAnsiTheme="minorHAnsi" w:eastAsiaTheme="minorEastAsia"/>
          <w:noProof/>
          <w:lang w:eastAsia="es-CO"/>
        </w:rPr>
      </w:pPr>
      <w:hyperlink w:history="1" w:anchor="_Toc104306521">
        <w:r w:rsidRPr="009C4506" w:rsidR="005E2800">
          <w:rPr>
            <w:rStyle w:val="Hyperlink"/>
            <w:noProof/>
          </w:rPr>
          <w:t xml:space="preserve">Tabla 23 Deuda interna ANDA 2021 </w:t>
        </w:r>
        <w:r w:rsidRPr="009C4506" w:rsidR="005E2800">
          <w:rPr>
            <w:rStyle w:val="Hyperlink"/>
            <w:rFonts w:cstheme="majorHAnsi"/>
            <w:noProof/>
          </w:rPr>
          <w:t>en dólares (USD)</w:t>
        </w:r>
        <w:r w:rsidR="005E2800">
          <w:rPr>
            <w:noProof/>
            <w:webHidden/>
          </w:rPr>
          <w:tab/>
        </w:r>
        <w:r w:rsidR="005E2800">
          <w:rPr>
            <w:noProof/>
            <w:webHidden/>
          </w:rPr>
          <w:fldChar w:fldCharType="begin"/>
        </w:r>
        <w:r w:rsidR="005E2800">
          <w:rPr>
            <w:noProof/>
            <w:webHidden/>
          </w:rPr>
          <w:instrText xml:space="preserve"> PAGEREF _Toc104306521 \h </w:instrText>
        </w:r>
        <w:r w:rsidR="005E2800">
          <w:rPr>
            <w:noProof/>
            <w:webHidden/>
          </w:rPr>
        </w:r>
        <w:r w:rsidR="005E2800">
          <w:rPr>
            <w:noProof/>
            <w:webHidden/>
          </w:rPr>
          <w:fldChar w:fldCharType="separate"/>
        </w:r>
        <w:r w:rsidR="005E2800">
          <w:rPr>
            <w:noProof/>
            <w:webHidden/>
          </w:rPr>
          <w:t>37</w:t>
        </w:r>
        <w:r w:rsidR="005E2800">
          <w:rPr>
            <w:noProof/>
            <w:webHidden/>
          </w:rPr>
          <w:fldChar w:fldCharType="end"/>
        </w:r>
      </w:hyperlink>
    </w:p>
    <w:p w:rsidR="005E2800" w:rsidRDefault="00FD764C" w14:paraId="2142636B" w14:textId="77AE698E">
      <w:pPr>
        <w:pStyle w:val="TableofFigures"/>
        <w:tabs>
          <w:tab w:val="right" w:leader="dot" w:pos="8828"/>
        </w:tabs>
        <w:rPr>
          <w:rFonts w:asciiTheme="minorHAnsi" w:hAnsiTheme="minorHAnsi" w:eastAsiaTheme="minorEastAsia"/>
          <w:noProof/>
          <w:lang w:eastAsia="es-CO"/>
        </w:rPr>
      </w:pPr>
      <w:hyperlink w:history="1" w:anchor="_Toc104306522">
        <w:r w:rsidRPr="009C4506" w:rsidR="005E2800">
          <w:rPr>
            <w:rStyle w:val="Hyperlink"/>
            <w:rFonts w:cstheme="majorHAnsi"/>
            <w:noProof/>
          </w:rPr>
          <w:t>Tabla 24 Resumen titularización FTHVAND01 ANDA  en dólares (USD)</w:t>
        </w:r>
        <w:r w:rsidR="005E2800">
          <w:rPr>
            <w:noProof/>
            <w:webHidden/>
          </w:rPr>
          <w:tab/>
        </w:r>
        <w:r w:rsidR="005E2800">
          <w:rPr>
            <w:noProof/>
            <w:webHidden/>
          </w:rPr>
          <w:fldChar w:fldCharType="begin"/>
        </w:r>
        <w:r w:rsidR="005E2800">
          <w:rPr>
            <w:noProof/>
            <w:webHidden/>
          </w:rPr>
          <w:instrText xml:space="preserve"> PAGEREF _Toc104306522 \h </w:instrText>
        </w:r>
        <w:r w:rsidR="005E2800">
          <w:rPr>
            <w:noProof/>
            <w:webHidden/>
          </w:rPr>
        </w:r>
        <w:r w:rsidR="005E2800">
          <w:rPr>
            <w:noProof/>
            <w:webHidden/>
          </w:rPr>
          <w:fldChar w:fldCharType="separate"/>
        </w:r>
        <w:r w:rsidR="005E2800">
          <w:rPr>
            <w:noProof/>
            <w:webHidden/>
          </w:rPr>
          <w:t>38</w:t>
        </w:r>
        <w:r w:rsidR="005E2800">
          <w:rPr>
            <w:noProof/>
            <w:webHidden/>
          </w:rPr>
          <w:fldChar w:fldCharType="end"/>
        </w:r>
      </w:hyperlink>
    </w:p>
    <w:p w:rsidR="005E2800" w:rsidRDefault="00FD764C" w14:paraId="0AECC09D" w14:textId="1E6A0332">
      <w:pPr>
        <w:pStyle w:val="TableofFigures"/>
        <w:tabs>
          <w:tab w:val="right" w:leader="dot" w:pos="8828"/>
        </w:tabs>
        <w:rPr>
          <w:rFonts w:asciiTheme="minorHAnsi" w:hAnsiTheme="minorHAnsi" w:eastAsiaTheme="minorEastAsia"/>
          <w:noProof/>
          <w:lang w:eastAsia="es-CO"/>
        </w:rPr>
      </w:pPr>
      <w:hyperlink w:history="1" w:anchor="_Toc104306523">
        <w:r w:rsidRPr="009C4506" w:rsidR="005E2800">
          <w:rPr>
            <w:rStyle w:val="Hyperlink"/>
            <w:rFonts w:cstheme="majorHAnsi"/>
            <w:noProof/>
          </w:rPr>
          <w:t>Tabla 25 Resumen titularización FTHVAPC01 ANDA  en dólares (USD)</w:t>
        </w:r>
        <w:r w:rsidR="005E2800">
          <w:rPr>
            <w:noProof/>
            <w:webHidden/>
          </w:rPr>
          <w:tab/>
        </w:r>
        <w:r w:rsidR="005E2800">
          <w:rPr>
            <w:noProof/>
            <w:webHidden/>
          </w:rPr>
          <w:fldChar w:fldCharType="begin"/>
        </w:r>
        <w:r w:rsidR="005E2800">
          <w:rPr>
            <w:noProof/>
            <w:webHidden/>
          </w:rPr>
          <w:instrText xml:space="preserve"> PAGEREF _Toc104306523 \h </w:instrText>
        </w:r>
        <w:r w:rsidR="005E2800">
          <w:rPr>
            <w:noProof/>
            <w:webHidden/>
          </w:rPr>
        </w:r>
        <w:r w:rsidR="005E2800">
          <w:rPr>
            <w:noProof/>
            <w:webHidden/>
          </w:rPr>
          <w:fldChar w:fldCharType="separate"/>
        </w:r>
        <w:r w:rsidR="005E2800">
          <w:rPr>
            <w:noProof/>
            <w:webHidden/>
          </w:rPr>
          <w:t>39</w:t>
        </w:r>
        <w:r w:rsidR="005E2800">
          <w:rPr>
            <w:noProof/>
            <w:webHidden/>
          </w:rPr>
          <w:fldChar w:fldCharType="end"/>
        </w:r>
      </w:hyperlink>
    </w:p>
    <w:p w:rsidR="005E2800" w:rsidRDefault="00FD764C" w14:paraId="37A5F81D" w14:textId="39670D4A">
      <w:pPr>
        <w:pStyle w:val="TableofFigures"/>
        <w:tabs>
          <w:tab w:val="right" w:leader="dot" w:pos="8828"/>
        </w:tabs>
        <w:rPr>
          <w:rFonts w:asciiTheme="minorHAnsi" w:hAnsiTheme="minorHAnsi" w:eastAsiaTheme="minorEastAsia"/>
          <w:noProof/>
          <w:lang w:eastAsia="es-CO"/>
        </w:rPr>
      </w:pPr>
      <w:hyperlink w:history="1" w:anchor="_Toc104306524">
        <w:r w:rsidRPr="009C4506" w:rsidR="005E2800">
          <w:rPr>
            <w:rStyle w:val="Hyperlink"/>
            <w:rFonts w:cstheme="majorHAnsi"/>
            <w:noProof/>
          </w:rPr>
          <w:t>Tabla 26 Deuda histórica ANDA – CEL en dólares (USD)</w:t>
        </w:r>
        <w:r w:rsidR="005E2800">
          <w:rPr>
            <w:noProof/>
            <w:webHidden/>
          </w:rPr>
          <w:tab/>
        </w:r>
        <w:r w:rsidR="005E2800">
          <w:rPr>
            <w:noProof/>
            <w:webHidden/>
          </w:rPr>
          <w:fldChar w:fldCharType="begin"/>
        </w:r>
        <w:r w:rsidR="005E2800">
          <w:rPr>
            <w:noProof/>
            <w:webHidden/>
          </w:rPr>
          <w:instrText xml:space="preserve"> PAGEREF _Toc104306524 \h </w:instrText>
        </w:r>
        <w:r w:rsidR="005E2800">
          <w:rPr>
            <w:noProof/>
            <w:webHidden/>
          </w:rPr>
        </w:r>
        <w:r w:rsidR="005E2800">
          <w:rPr>
            <w:noProof/>
            <w:webHidden/>
          </w:rPr>
          <w:fldChar w:fldCharType="separate"/>
        </w:r>
        <w:r w:rsidR="005E2800">
          <w:rPr>
            <w:noProof/>
            <w:webHidden/>
          </w:rPr>
          <w:t>40</w:t>
        </w:r>
        <w:r w:rsidR="005E2800">
          <w:rPr>
            <w:noProof/>
            <w:webHidden/>
          </w:rPr>
          <w:fldChar w:fldCharType="end"/>
        </w:r>
      </w:hyperlink>
    </w:p>
    <w:p w:rsidR="005E2800" w:rsidRDefault="00FD764C" w14:paraId="752C4966" w14:textId="053400B6">
      <w:pPr>
        <w:pStyle w:val="TableofFigures"/>
        <w:tabs>
          <w:tab w:val="right" w:leader="dot" w:pos="8828"/>
        </w:tabs>
        <w:rPr>
          <w:rFonts w:asciiTheme="minorHAnsi" w:hAnsiTheme="minorHAnsi" w:eastAsiaTheme="minorEastAsia"/>
          <w:noProof/>
          <w:lang w:eastAsia="es-CO"/>
        </w:rPr>
      </w:pPr>
      <w:hyperlink w:history="1" w:anchor="_Toc104306525">
        <w:r w:rsidRPr="009C4506" w:rsidR="005E2800">
          <w:rPr>
            <w:rStyle w:val="Hyperlink"/>
            <w:rFonts w:cstheme="majorHAnsi"/>
            <w:noProof/>
          </w:rPr>
          <w:t>Tabla 27 Deuda real ANDA - CEL diciembre 2021 en dólares (USD)</w:t>
        </w:r>
        <w:r w:rsidR="005E2800">
          <w:rPr>
            <w:noProof/>
            <w:webHidden/>
          </w:rPr>
          <w:tab/>
        </w:r>
        <w:r w:rsidR="005E2800">
          <w:rPr>
            <w:noProof/>
            <w:webHidden/>
          </w:rPr>
          <w:fldChar w:fldCharType="begin"/>
        </w:r>
        <w:r w:rsidR="005E2800">
          <w:rPr>
            <w:noProof/>
            <w:webHidden/>
          </w:rPr>
          <w:instrText xml:space="preserve"> PAGEREF _Toc104306525 \h </w:instrText>
        </w:r>
        <w:r w:rsidR="005E2800">
          <w:rPr>
            <w:noProof/>
            <w:webHidden/>
          </w:rPr>
        </w:r>
        <w:r w:rsidR="005E2800">
          <w:rPr>
            <w:noProof/>
            <w:webHidden/>
          </w:rPr>
          <w:fldChar w:fldCharType="separate"/>
        </w:r>
        <w:r w:rsidR="005E2800">
          <w:rPr>
            <w:noProof/>
            <w:webHidden/>
          </w:rPr>
          <w:t>40</w:t>
        </w:r>
        <w:r w:rsidR="005E2800">
          <w:rPr>
            <w:noProof/>
            <w:webHidden/>
          </w:rPr>
          <w:fldChar w:fldCharType="end"/>
        </w:r>
      </w:hyperlink>
    </w:p>
    <w:p w:rsidR="005E2800" w:rsidRDefault="00FD764C" w14:paraId="3F08B83A" w14:textId="3989C9E1">
      <w:pPr>
        <w:pStyle w:val="TableofFigures"/>
        <w:tabs>
          <w:tab w:val="right" w:leader="dot" w:pos="8828"/>
        </w:tabs>
        <w:rPr>
          <w:rFonts w:asciiTheme="minorHAnsi" w:hAnsiTheme="minorHAnsi" w:eastAsiaTheme="minorEastAsia"/>
          <w:noProof/>
          <w:lang w:eastAsia="es-CO"/>
        </w:rPr>
      </w:pPr>
      <w:hyperlink w:history="1" w:anchor="_Toc104306526">
        <w:r w:rsidRPr="009C4506" w:rsidR="005E2800">
          <w:rPr>
            <w:rStyle w:val="Hyperlink"/>
            <w:rFonts w:cstheme="majorHAnsi"/>
            <w:noProof/>
          </w:rPr>
          <w:t>Tabla 28 Pagos realizados a CEL 2018-2021 ANDA</w:t>
        </w:r>
        <w:r w:rsidRPr="009C4506" w:rsidR="005E2800">
          <w:rPr>
            <w:rStyle w:val="Hyperlink"/>
            <w:noProof/>
          </w:rPr>
          <w:t xml:space="preserve"> </w:t>
        </w:r>
        <w:r w:rsidRPr="009C4506" w:rsidR="005E2800">
          <w:rPr>
            <w:rStyle w:val="Hyperlink"/>
            <w:rFonts w:cstheme="majorHAnsi"/>
            <w:noProof/>
          </w:rPr>
          <w:t>en dólares (USD)</w:t>
        </w:r>
        <w:r w:rsidR="005E2800">
          <w:rPr>
            <w:noProof/>
            <w:webHidden/>
          </w:rPr>
          <w:tab/>
        </w:r>
        <w:r w:rsidR="005E2800">
          <w:rPr>
            <w:noProof/>
            <w:webHidden/>
          </w:rPr>
          <w:fldChar w:fldCharType="begin"/>
        </w:r>
        <w:r w:rsidR="005E2800">
          <w:rPr>
            <w:noProof/>
            <w:webHidden/>
          </w:rPr>
          <w:instrText xml:space="preserve"> PAGEREF _Toc104306526 \h </w:instrText>
        </w:r>
        <w:r w:rsidR="005E2800">
          <w:rPr>
            <w:noProof/>
            <w:webHidden/>
          </w:rPr>
        </w:r>
        <w:r w:rsidR="005E2800">
          <w:rPr>
            <w:noProof/>
            <w:webHidden/>
          </w:rPr>
          <w:fldChar w:fldCharType="separate"/>
        </w:r>
        <w:r w:rsidR="005E2800">
          <w:rPr>
            <w:noProof/>
            <w:webHidden/>
          </w:rPr>
          <w:t>41</w:t>
        </w:r>
        <w:r w:rsidR="005E2800">
          <w:rPr>
            <w:noProof/>
            <w:webHidden/>
          </w:rPr>
          <w:fldChar w:fldCharType="end"/>
        </w:r>
      </w:hyperlink>
    </w:p>
    <w:p w:rsidR="005E2800" w:rsidRDefault="00FD764C" w14:paraId="4C9071BF" w14:textId="68CD2F6D">
      <w:pPr>
        <w:pStyle w:val="TableofFigures"/>
        <w:tabs>
          <w:tab w:val="right" w:leader="dot" w:pos="8828"/>
        </w:tabs>
        <w:rPr>
          <w:rFonts w:asciiTheme="minorHAnsi" w:hAnsiTheme="minorHAnsi" w:eastAsiaTheme="minorEastAsia"/>
          <w:noProof/>
          <w:lang w:eastAsia="es-CO"/>
        </w:rPr>
      </w:pPr>
      <w:hyperlink w:history="1" w:anchor="_Toc104306527">
        <w:r w:rsidRPr="009C4506" w:rsidR="005E2800">
          <w:rPr>
            <w:rStyle w:val="Hyperlink"/>
            <w:rFonts w:cstheme="majorHAnsi"/>
            <w:noProof/>
          </w:rPr>
          <w:t>Tabla 29</w:t>
        </w:r>
        <w:r w:rsidRPr="009C4506" w:rsidR="005E2800">
          <w:rPr>
            <w:rStyle w:val="Hyperlink"/>
            <w:noProof/>
          </w:rPr>
          <w:t xml:space="preserve"> </w:t>
        </w:r>
        <w:r w:rsidRPr="009C4506" w:rsidR="005E2800">
          <w:rPr>
            <w:rStyle w:val="Hyperlink"/>
            <w:rFonts w:cstheme="majorHAnsi"/>
            <w:noProof/>
          </w:rPr>
          <w:t>Deuda histórica ANDA – mercado minorista de energía en dólares (USD)</w:t>
        </w:r>
        <w:r w:rsidR="005E2800">
          <w:rPr>
            <w:noProof/>
            <w:webHidden/>
          </w:rPr>
          <w:tab/>
        </w:r>
        <w:r w:rsidR="005E2800">
          <w:rPr>
            <w:noProof/>
            <w:webHidden/>
          </w:rPr>
          <w:fldChar w:fldCharType="begin"/>
        </w:r>
        <w:r w:rsidR="005E2800">
          <w:rPr>
            <w:noProof/>
            <w:webHidden/>
          </w:rPr>
          <w:instrText xml:space="preserve"> PAGEREF _Toc104306527 \h </w:instrText>
        </w:r>
        <w:r w:rsidR="005E2800">
          <w:rPr>
            <w:noProof/>
            <w:webHidden/>
          </w:rPr>
        </w:r>
        <w:r w:rsidR="005E2800">
          <w:rPr>
            <w:noProof/>
            <w:webHidden/>
          </w:rPr>
          <w:fldChar w:fldCharType="separate"/>
        </w:r>
        <w:r w:rsidR="005E2800">
          <w:rPr>
            <w:noProof/>
            <w:webHidden/>
          </w:rPr>
          <w:t>41</w:t>
        </w:r>
        <w:r w:rsidR="005E2800">
          <w:rPr>
            <w:noProof/>
            <w:webHidden/>
          </w:rPr>
          <w:fldChar w:fldCharType="end"/>
        </w:r>
      </w:hyperlink>
    </w:p>
    <w:p w:rsidR="005E2800" w:rsidRDefault="00FD764C" w14:paraId="5C687CB5" w14:textId="34F66C44">
      <w:pPr>
        <w:pStyle w:val="TableofFigures"/>
        <w:tabs>
          <w:tab w:val="right" w:leader="dot" w:pos="8828"/>
        </w:tabs>
        <w:rPr>
          <w:rFonts w:asciiTheme="minorHAnsi" w:hAnsiTheme="minorHAnsi" w:eastAsiaTheme="minorEastAsia"/>
          <w:noProof/>
          <w:lang w:eastAsia="es-CO"/>
        </w:rPr>
      </w:pPr>
      <w:hyperlink w:history="1" w:anchor="_Toc104306528">
        <w:r w:rsidRPr="009C4506" w:rsidR="005E2800">
          <w:rPr>
            <w:rStyle w:val="Hyperlink"/>
            <w:rFonts w:cstheme="majorHAnsi"/>
            <w:noProof/>
          </w:rPr>
          <w:t>Tabla 30 Proyectos de inversión con retorno esperado en dólares (USD)</w:t>
        </w:r>
        <w:r w:rsidR="005E2800">
          <w:rPr>
            <w:noProof/>
            <w:webHidden/>
          </w:rPr>
          <w:tab/>
        </w:r>
        <w:r w:rsidR="005E2800">
          <w:rPr>
            <w:noProof/>
            <w:webHidden/>
          </w:rPr>
          <w:fldChar w:fldCharType="begin"/>
        </w:r>
        <w:r w:rsidR="005E2800">
          <w:rPr>
            <w:noProof/>
            <w:webHidden/>
          </w:rPr>
          <w:instrText xml:space="preserve"> PAGEREF _Toc104306528 \h </w:instrText>
        </w:r>
        <w:r w:rsidR="005E2800">
          <w:rPr>
            <w:noProof/>
            <w:webHidden/>
          </w:rPr>
        </w:r>
        <w:r w:rsidR="005E2800">
          <w:rPr>
            <w:noProof/>
            <w:webHidden/>
          </w:rPr>
          <w:fldChar w:fldCharType="separate"/>
        </w:r>
        <w:r w:rsidR="005E2800">
          <w:rPr>
            <w:noProof/>
            <w:webHidden/>
          </w:rPr>
          <w:t>43</w:t>
        </w:r>
        <w:r w:rsidR="005E2800">
          <w:rPr>
            <w:noProof/>
            <w:webHidden/>
          </w:rPr>
          <w:fldChar w:fldCharType="end"/>
        </w:r>
      </w:hyperlink>
    </w:p>
    <w:p w:rsidR="005E2800" w:rsidRDefault="00FD764C" w14:paraId="2F85212B" w14:textId="4810ECC7">
      <w:pPr>
        <w:pStyle w:val="TableofFigures"/>
        <w:tabs>
          <w:tab w:val="right" w:leader="dot" w:pos="8828"/>
        </w:tabs>
        <w:rPr>
          <w:rFonts w:asciiTheme="minorHAnsi" w:hAnsiTheme="minorHAnsi" w:eastAsiaTheme="minorEastAsia"/>
          <w:noProof/>
          <w:lang w:eastAsia="es-CO"/>
        </w:rPr>
      </w:pPr>
      <w:hyperlink w:history="1" w:anchor="_Toc104306529">
        <w:r w:rsidRPr="009C4506" w:rsidR="005E2800">
          <w:rPr>
            <w:rStyle w:val="Hyperlink"/>
            <w:rFonts w:cstheme="majorHAnsi"/>
            <w:noProof/>
          </w:rPr>
          <w:t>Tabla 31 Proyectos de inversión sin retorno esperado en dólares (USD)</w:t>
        </w:r>
        <w:r w:rsidR="005E2800">
          <w:rPr>
            <w:noProof/>
            <w:webHidden/>
          </w:rPr>
          <w:tab/>
        </w:r>
        <w:r w:rsidR="005E2800">
          <w:rPr>
            <w:noProof/>
            <w:webHidden/>
          </w:rPr>
          <w:fldChar w:fldCharType="begin"/>
        </w:r>
        <w:r w:rsidR="005E2800">
          <w:rPr>
            <w:noProof/>
            <w:webHidden/>
          </w:rPr>
          <w:instrText xml:space="preserve"> PAGEREF _Toc104306529 \h </w:instrText>
        </w:r>
        <w:r w:rsidR="005E2800">
          <w:rPr>
            <w:noProof/>
            <w:webHidden/>
          </w:rPr>
        </w:r>
        <w:r w:rsidR="005E2800">
          <w:rPr>
            <w:noProof/>
            <w:webHidden/>
          </w:rPr>
          <w:fldChar w:fldCharType="separate"/>
        </w:r>
        <w:r w:rsidR="005E2800">
          <w:rPr>
            <w:noProof/>
            <w:webHidden/>
          </w:rPr>
          <w:t>43</w:t>
        </w:r>
        <w:r w:rsidR="005E2800">
          <w:rPr>
            <w:noProof/>
            <w:webHidden/>
          </w:rPr>
          <w:fldChar w:fldCharType="end"/>
        </w:r>
      </w:hyperlink>
    </w:p>
    <w:p w:rsidR="005E2800" w:rsidRDefault="00FD764C" w14:paraId="21563A4D" w14:textId="1BA4C429">
      <w:pPr>
        <w:pStyle w:val="TableofFigures"/>
        <w:tabs>
          <w:tab w:val="right" w:leader="dot" w:pos="8828"/>
        </w:tabs>
        <w:rPr>
          <w:rFonts w:asciiTheme="minorHAnsi" w:hAnsiTheme="minorHAnsi" w:eastAsiaTheme="minorEastAsia"/>
          <w:noProof/>
          <w:lang w:eastAsia="es-CO"/>
        </w:rPr>
      </w:pPr>
      <w:hyperlink w:history="1" w:anchor="_Toc104306530">
        <w:r w:rsidRPr="009C4506" w:rsidR="005E2800">
          <w:rPr>
            <w:rStyle w:val="Hyperlink"/>
            <w:rFonts w:cstheme="majorHAnsi"/>
            <w:noProof/>
          </w:rPr>
          <w:t>Tabla 32 Reducción de ANC proyectos BID sistema norte.</w:t>
        </w:r>
        <w:r w:rsidR="005E2800">
          <w:rPr>
            <w:noProof/>
            <w:webHidden/>
          </w:rPr>
          <w:tab/>
        </w:r>
        <w:r w:rsidR="005E2800">
          <w:rPr>
            <w:noProof/>
            <w:webHidden/>
          </w:rPr>
          <w:fldChar w:fldCharType="begin"/>
        </w:r>
        <w:r w:rsidR="005E2800">
          <w:rPr>
            <w:noProof/>
            <w:webHidden/>
          </w:rPr>
          <w:instrText xml:space="preserve"> PAGEREF _Toc104306530 \h </w:instrText>
        </w:r>
        <w:r w:rsidR="005E2800">
          <w:rPr>
            <w:noProof/>
            <w:webHidden/>
          </w:rPr>
        </w:r>
        <w:r w:rsidR="005E2800">
          <w:rPr>
            <w:noProof/>
            <w:webHidden/>
          </w:rPr>
          <w:fldChar w:fldCharType="separate"/>
        </w:r>
        <w:r w:rsidR="005E2800">
          <w:rPr>
            <w:noProof/>
            <w:webHidden/>
          </w:rPr>
          <w:t>48</w:t>
        </w:r>
        <w:r w:rsidR="005E2800">
          <w:rPr>
            <w:noProof/>
            <w:webHidden/>
          </w:rPr>
          <w:fldChar w:fldCharType="end"/>
        </w:r>
      </w:hyperlink>
    </w:p>
    <w:p w:rsidR="005E2800" w:rsidRDefault="00FD764C" w14:paraId="040760FC" w14:textId="614206DC">
      <w:pPr>
        <w:pStyle w:val="TableofFigures"/>
        <w:tabs>
          <w:tab w:val="right" w:leader="dot" w:pos="8828"/>
        </w:tabs>
        <w:rPr>
          <w:rFonts w:asciiTheme="minorHAnsi" w:hAnsiTheme="minorHAnsi" w:eastAsiaTheme="minorEastAsia"/>
          <w:noProof/>
          <w:lang w:eastAsia="es-CO"/>
        </w:rPr>
      </w:pPr>
      <w:hyperlink w:history="1" w:anchor="_Toc104306531">
        <w:r w:rsidRPr="009C4506" w:rsidR="005E2800">
          <w:rPr>
            <w:rStyle w:val="Hyperlink"/>
            <w:rFonts w:cstheme="majorHAnsi"/>
            <w:noProof/>
          </w:rPr>
          <w:t>Tabla 33 Reducción de ANC proyectos BID total ANDA</w:t>
        </w:r>
        <w:r w:rsidR="005E2800">
          <w:rPr>
            <w:noProof/>
            <w:webHidden/>
          </w:rPr>
          <w:tab/>
        </w:r>
        <w:r w:rsidR="005E2800">
          <w:rPr>
            <w:noProof/>
            <w:webHidden/>
          </w:rPr>
          <w:fldChar w:fldCharType="begin"/>
        </w:r>
        <w:r w:rsidR="005E2800">
          <w:rPr>
            <w:noProof/>
            <w:webHidden/>
          </w:rPr>
          <w:instrText xml:space="preserve"> PAGEREF _Toc104306531 \h </w:instrText>
        </w:r>
        <w:r w:rsidR="005E2800">
          <w:rPr>
            <w:noProof/>
            <w:webHidden/>
          </w:rPr>
        </w:r>
        <w:r w:rsidR="005E2800">
          <w:rPr>
            <w:noProof/>
            <w:webHidden/>
          </w:rPr>
          <w:fldChar w:fldCharType="separate"/>
        </w:r>
        <w:r w:rsidR="005E2800">
          <w:rPr>
            <w:noProof/>
            <w:webHidden/>
          </w:rPr>
          <w:t>48</w:t>
        </w:r>
        <w:r w:rsidR="005E2800">
          <w:rPr>
            <w:noProof/>
            <w:webHidden/>
          </w:rPr>
          <w:fldChar w:fldCharType="end"/>
        </w:r>
      </w:hyperlink>
    </w:p>
    <w:p w:rsidR="005E2800" w:rsidRDefault="00FD764C" w14:paraId="2A206230" w14:textId="3B5B24B6">
      <w:pPr>
        <w:pStyle w:val="TableofFigures"/>
        <w:tabs>
          <w:tab w:val="right" w:leader="dot" w:pos="8828"/>
        </w:tabs>
        <w:rPr>
          <w:rFonts w:asciiTheme="minorHAnsi" w:hAnsiTheme="minorHAnsi" w:eastAsiaTheme="minorEastAsia"/>
          <w:noProof/>
          <w:lang w:eastAsia="es-CO"/>
        </w:rPr>
      </w:pPr>
      <w:hyperlink w:history="1" w:anchor="_Toc104306532">
        <w:r w:rsidRPr="009C4506" w:rsidR="005E2800">
          <w:rPr>
            <w:rStyle w:val="Hyperlink"/>
            <w:rFonts w:cstheme="majorHAnsi"/>
            <w:noProof/>
          </w:rPr>
          <w:t>Tabla 34 Proyectos BID de medición y regulación de suscriptores ilegales</w:t>
        </w:r>
        <w:r w:rsidR="005E2800">
          <w:rPr>
            <w:noProof/>
            <w:webHidden/>
          </w:rPr>
          <w:tab/>
        </w:r>
        <w:r w:rsidR="005E2800">
          <w:rPr>
            <w:noProof/>
            <w:webHidden/>
          </w:rPr>
          <w:fldChar w:fldCharType="begin"/>
        </w:r>
        <w:r w:rsidR="005E2800">
          <w:rPr>
            <w:noProof/>
            <w:webHidden/>
          </w:rPr>
          <w:instrText xml:space="preserve"> PAGEREF _Toc104306532 \h </w:instrText>
        </w:r>
        <w:r w:rsidR="005E2800">
          <w:rPr>
            <w:noProof/>
            <w:webHidden/>
          </w:rPr>
        </w:r>
        <w:r w:rsidR="005E2800">
          <w:rPr>
            <w:noProof/>
            <w:webHidden/>
          </w:rPr>
          <w:fldChar w:fldCharType="separate"/>
        </w:r>
        <w:r w:rsidR="005E2800">
          <w:rPr>
            <w:noProof/>
            <w:webHidden/>
          </w:rPr>
          <w:t>49</w:t>
        </w:r>
        <w:r w:rsidR="005E2800">
          <w:rPr>
            <w:noProof/>
            <w:webHidden/>
          </w:rPr>
          <w:fldChar w:fldCharType="end"/>
        </w:r>
      </w:hyperlink>
    </w:p>
    <w:p w:rsidR="005E2800" w:rsidRDefault="00FD764C" w14:paraId="37639F95" w14:textId="7159D312">
      <w:pPr>
        <w:pStyle w:val="TableofFigures"/>
        <w:tabs>
          <w:tab w:val="right" w:leader="dot" w:pos="8828"/>
        </w:tabs>
        <w:rPr>
          <w:rFonts w:asciiTheme="minorHAnsi" w:hAnsiTheme="minorHAnsi" w:eastAsiaTheme="minorEastAsia"/>
          <w:noProof/>
          <w:lang w:eastAsia="es-CO"/>
        </w:rPr>
      </w:pPr>
      <w:hyperlink w:history="1" w:anchor="_Toc104306533">
        <w:r w:rsidRPr="009C4506" w:rsidR="005E2800">
          <w:rPr>
            <w:rStyle w:val="Hyperlink"/>
            <w:rFonts w:cstheme="majorHAnsi"/>
            <w:noProof/>
          </w:rPr>
          <w:t>Tabla 35 Proyectos BID de reducción de pérdidas y reducción de costos de energía</w:t>
        </w:r>
        <w:r w:rsidR="005E2800">
          <w:rPr>
            <w:noProof/>
            <w:webHidden/>
          </w:rPr>
          <w:tab/>
        </w:r>
        <w:r w:rsidR="005E2800">
          <w:rPr>
            <w:noProof/>
            <w:webHidden/>
          </w:rPr>
          <w:fldChar w:fldCharType="begin"/>
        </w:r>
        <w:r w:rsidR="005E2800">
          <w:rPr>
            <w:noProof/>
            <w:webHidden/>
          </w:rPr>
          <w:instrText xml:space="preserve"> PAGEREF _Toc104306533 \h </w:instrText>
        </w:r>
        <w:r w:rsidR="005E2800">
          <w:rPr>
            <w:noProof/>
            <w:webHidden/>
          </w:rPr>
        </w:r>
        <w:r w:rsidR="005E2800">
          <w:rPr>
            <w:noProof/>
            <w:webHidden/>
          </w:rPr>
          <w:fldChar w:fldCharType="separate"/>
        </w:r>
        <w:r w:rsidR="005E2800">
          <w:rPr>
            <w:noProof/>
            <w:webHidden/>
          </w:rPr>
          <w:t>50</w:t>
        </w:r>
        <w:r w:rsidR="005E2800">
          <w:rPr>
            <w:noProof/>
            <w:webHidden/>
          </w:rPr>
          <w:fldChar w:fldCharType="end"/>
        </w:r>
      </w:hyperlink>
    </w:p>
    <w:p w:rsidR="005E2800" w:rsidRDefault="00FD764C" w14:paraId="03EDF04C" w14:textId="2234A26D">
      <w:pPr>
        <w:pStyle w:val="TableofFigures"/>
        <w:tabs>
          <w:tab w:val="right" w:leader="dot" w:pos="8828"/>
        </w:tabs>
        <w:rPr>
          <w:rFonts w:asciiTheme="minorHAnsi" w:hAnsiTheme="minorHAnsi" w:eastAsiaTheme="minorEastAsia"/>
          <w:noProof/>
          <w:lang w:eastAsia="es-CO"/>
        </w:rPr>
      </w:pPr>
      <w:hyperlink w:history="1" w:anchor="_Toc104306534">
        <w:r w:rsidRPr="009C4506" w:rsidR="005E2800">
          <w:rPr>
            <w:rStyle w:val="Hyperlink"/>
            <w:rFonts w:cstheme="majorHAnsi"/>
            <w:noProof/>
          </w:rPr>
          <w:t>Tabla 36 Principales resultados Normal case</w:t>
        </w:r>
        <w:r w:rsidR="005E2800">
          <w:rPr>
            <w:noProof/>
            <w:webHidden/>
          </w:rPr>
          <w:tab/>
        </w:r>
        <w:r w:rsidR="005E2800">
          <w:rPr>
            <w:noProof/>
            <w:webHidden/>
          </w:rPr>
          <w:fldChar w:fldCharType="begin"/>
        </w:r>
        <w:r w:rsidR="005E2800">
          <w:rPr>
            <w:noProof/>
            <w:webHidden/>
          </w:rPr>
          <w:instrText xml:space="preserve"> PAGEREF _Toc104306534 \h </w:instrText>
        </w:r>
        <w:r w:rsidR="005E2800">
          <w:rPr>
            <w:noProof/>
            <w:webHidden/>
          </w:rPr>
        </w:r>
        <w:r w:rsidR="005E2800">
          <w:rPr>
            <w:noProof/>
            <w:webHidden/>
          </w:rPr>
          <w:fldChar w:fldCharType="separate"/>
        </w:r>
        <w:r w:rsidR="005E2800">
          <w:rPr>
            <w:noProof/>
            <w:webHidden/>
          </w:rPr>
          <w:t>51</w:t>
        </w:r>
        <w:r w:rsidR="005E2800">
          <w:rPr>
            <w:noProof/>
            <w:webHidden/>
          </w:rPr>
          <w:fldChar w:fldCharType="end"/>
        </w:r>
      </w:hyperlink>
    </w:p>
    <w:p w:rsidR="005E2800" w:rsidRDefault="00FD764C" w14:paraId="5A284CEE" w14:textId="1F8CFD77">
      <w:pPr>
        <w:pStyle w:val="TableofFigures"/>
        <w:tabs>
          <w:tab w:val="right" w:leader="dot" w:pos="8828"/>
        </w:tabs>
        <w:rPr>
          <w:rFonts w:asciiTheme="minorHAnsi" w:hAnsiTheme="minorHAnsi" w:eastAsiaTheme="minorEastAsia"/>
          <w:noProof/>
          <w:lang w:eastAsia="es-CO"/>
        </w:rPr>
      </w:pPr>
      <w:hyperlink w:history="1" w:anchor="_Toc104306535">
        <w:r w:rsidRPr="009C4506" w:rsidR="005E2800">
          <w:rPr>
            <w:rStyle w:val="Hyperlink"/>
            <w:rFonts w:cstheme="majorHAnsi"/>
            <w:noProof/>
          </w:rPr>
          <w:t>Tabla 37 Principales resultados Base case</w:t>
        </w:r>
        <w:r w:rsidR="005E2800">
          <w:rPr>
            <w:noProof/>
            <w:webHidden/>
          </w:rPr>
          <w:tab/>
        </w:r>
        <w:r w:rsidR="005E2800">
          <w:rPr>
            <w:noProof/>
            <w:webHidden/>
          </w:rPr>
          <w:fldChar w:fldCharType="begin"/>
        </w:r>
        <w:r w:rsidR="005E2800">
          <w:rPr>
            <w:noProof/>
            <w:webHidden/>
          </w:rPr>
          <w:instrText xml:space="preserve"> PAGEREF _Toc104306535 \h </w:instrText>
        </w:r>
        <w:r w:rsidR="005E2800">
          <w:rPr>
            <w:noProof/>
            <w:webHidden/>
          </w:rPr>
        </w:r>
        <w:r w:rsidR="005E2800">
          <w:rPr>
            <w:noProof/>
            <w:webHidden/>
          </w:rPr>
          <w:fldChar w:fldCharType="separate"/>
        </w:r>
        <w:r w:rsidR="005E2800">
          <w:rPr>
            <w:noProof/>
            <w:webHidden/>
          </w:rPr>
          <w:t>53</w:t>
        </w:r>
        <w:r w:rsidR="005E2800">
          <w:rPr>
            <w:noProof/>
            <w:webHidden/>
          </w:rPr>
          <w:fldChar w:fldCharType="end"/>
        </w:r>
      </w:hyperlink>
    </w:p>
    <w:p w:rsidR="00C949A7" w:rsidP="00E02ED8" w:rsidRDefault="0076283E" w14:paraId="1B02C764" w14:textId="571C1E93">
      <w:pPr>
        <w:rPr>
          <w:rFonts w:cstheme="majorHAnsi"/>
          <w:sz w:val="20"/>
          <w:szCs w:val="20"/>
        </w:rPr>
      </w:pPr>
      <w:r>
        <w:rPr>
          <w:rFonts w:cstheme="majorHAnsi"/>
          <w:sz w:val="20"/>
          <w:szCs w:val="20"/>
        </w:rPr>
        <w:fldChar w:fldCharType="end"/>
      </w:r>
    </w:p>
    <w:p w:rsidR="00F314D5" w:rsidP="00F314D5" w:rsidRDefault="00F314D5" w14:paraId="12DC9DE9" w14:textId="47686DA5">
      <w:pPr>
        <w:pStyle w:val="TOC1"/>
        <w:rPr>
          <w:rFonts w:cstheme="majorHAnsi"/>
          <w:sz w:val="20"/>
          <w:szCs w:val="20"/>
        </w:rPr>
      </w:pPr>
      <w:r>
        <w:rPr>
          <w:rFonts w:cstheme="majorHAnsi"/>
        </w:rPr>
        <w:lastRenderedPageBreak/>
        <w:t>INDICE DE GRAFICAS</w:t>
      </w:r>
    </w:p>
    <w:p w:rsidR="005E2800" w:rsidRDefault="0076283E" w14:paraId="449F5456" w14:textId="672D5677">
      <w:pPr>
        <w:pStyle w:val="TableofFigures"/>
        <w:tabs>
          <w:tab w:val="right" w:leader="dot" w:pos="8828"/>
        </w:tabs>
        <w:rPr>
          <w:rFonts w:asciiTheme="minorHAnsi" w:hAnsiTheme="minorHAnsi" w:eastAsiaTheme="minorEastAsia"/>
          <w:noProof/>
          <w:lang w:eastAsia="es-CO"/>
        </w:rPr>
      </w:pPr>
      <w:r>
        <w:rPr>
          <w:rFonts w:cstheme="majorHAnsi"/>
          <w:sz w:val="20"/>
          <w:szCs w:val="20"/>
        </w:rPr>
        <w:fldChar w:fldCharType="begin"/>
      </w:r>
      <w:r>
        <w:rPr>
          <w:rFonts w:cstheme="majorHAnsi"/>
          <w:sz w:val="20"/>
          <w:szCs w:val="20"/>
        </w:rPr>
        <w:instrText xml:space="preserve"> TOC \h \z \c "Gráfica" </w:instrText>
      </w:r>
      <w:r>
        <w:rPr>
          <w:rFonts w:cstheme="majorHAnsi"/>
          <w:sz w:val="20"/>
          <w:szCs w:val="20"/>
        </w:rPr>
        <w:fldChar w:fldCharType="separate"/>
      </w:r>
      <w:hyperlink w:history="1" w:anchor="_Toc104306536">
        <w:r w:rsidRPr="008F66C6" w:rsidR="005E2800">
          <w:rPr>
            <w:rStyle w:val="Hyperlink"/>
            <w:rFonts w:cstheme="majorHAnsi"/>
            <w:noProof/>
            <w:lang w:val="pt-PT"/>
          </w:rPr>
          <w:t>Gráfica 1 Estatus de medidores ANDA 2021</w:t>
        </w:r>
        <w:r w:rsidR="005E2800">
          <w:rPr>
            <w:noProof/>
            <w:webHidden/>
          </w:rPr>
          <w:tab/>
        </w:r>
        <w:r w:rsidR="005E2800">
          <w:rPr>
            <w:noProof/>
            <w:webHidden/>
          </w:rPr>
          <w:fldChar w:fldCharType="begin"/>
        </w:r>
        <w:r w:rsidR="005E2800">
          <w:rPr>
            <w:noProof/>
            <w:webHidden/>
          </w:rPr>
          <w:instrText xml:space="preserve"> PAGEREF _Toc104306536 \h </w:instrText>
        </w:r>
        <w:r w:rsidR="005E2800">
          <w:rPr>
            <w:noProof/>
            <w:webHidden/>
          </w:rPr>
        </w:r>
        <w:r w:rsidR="005E2800">
          <w:rPr>
            <w:noProof/>
            <w:webHidden/>
          </w:rPr>
          <w:fldChar w:fldCharType="separate"/>
        </w:r>
        <w:r w:rsidR="005E2800">
          <w:rPr>
            <w:noProof/>
            <w:webHidden/>
          </w:rPr>
          <w:t>15</w:t>
        </w:r>
        <w:r w:rsidR="005E2800">
          <w:rPr>
            <w:noProof/>
            <w:webHidden/>
          </w:rPr>
          <w:fldChar w:fldCharType="end"/>
        </w:r>
      </w:hyperlink>
    </w:p>
    <w:p w:rsidR="005E2800" w:rsidRDefault="00FD764C" w14:paraId="2F733266" w14:textId="430B559D">
      <w:pPr>
        <w:pStyle w:val="TableofFigures"/>
        <w:tabs>
          <w:tab w:val="right" w:leader="dot" w:pos="8828"/>
        </w:tabs>
        <w:rPr>
          <w:rFonts w:asciiTheme="minorHAnsi" w:hAnsiTheme="minorHAnsi" w:eastAsiaTheme="minorEastAsia"/>
          <w:noProof/>
          <w:lang w:eastAsia="es-CO"/>
        </w:rPr>
      </w:pPr>
      <w:hyperlink w:history="1" w:anchor="_Toc104306537">
        <w:r w:rsidRPr="008F66C6" w:rsidR="005E2800">
          <w:rPr>
            <w:rStyle w:val="Hyperlink"/>
            <w:rFonts w:cstheme="majorHAnsi"/>
            <w:noProof/>
          </w:rPr>
          <w:t>Gráfica 2 Agua potable facturada por regiones 2020 Millones de metros cúbicos</w:t>
        </w:r>
        <w:r w:rsidR="005E2800">
          <w:rPr>
            <w:noProof/>
            <w:webHidden/>
          </w:rPr>
          <w:tab/>
        </w:r>
        <w:r w:rsidR="005E2800">
          <w:rPr>
            <w:noProof/>
            <w:webHidden/>
          </w:rPr>
          <w:fldChar w:fldCharType="begin"/>
        </w:r>
        <w:r w:rsidR="005E2800">
          <w:rPr>
            <w:noProof/>
            <w:webHidden/>
          </w:rPr>
          <w:instrText xml:space="preserve"> PAGEREF _Toc104306537 \h </w:instrText>
        </w:r>
        <w:r w:rsidR="005E2800">
          <w:rPr>
            <w:noProof/>
            <w:webHidden/>
          </w:rPr>
        </w:r>
        <w:r w:rsidR="005E2800">
          <w:rPr>
            <w:noProof/>
            <w:webHidden/>
          </w:rPr>
          <w:fldChar w:fldCharType="separate"/>
        </w:r>
        <w:r w:rsidR="005E2800">
          <w:rPr>
            <w:noProof/>
            <w:webHidden/>
          </w:rPr>
          <w:t>17</w:t>
        </w:r>
        <w:r w:rsidR="005E2800">
          <w:rPr>
            <w:noProof/>
            <w:webHidden/>
          </w:rPr>
          <w:fldChar w:fldCharType="end"/>
        </w:r>
      </w:hyperlink>
    </w:p>
    <w:p w:rsidR="005E2800" w:rsidRDefault="00FD764C" w14:paraId="71612DA5" w14:textId="281B428B">
      <w:pPr>
        <w:pStyle w:val="TableofFigures"/>
        <w:tabs>
          <w:tab w:val="right" w:leader="dot" w:pos="8828"/>
        </w:tabs>
        <w:rPr>
          <w:rFonts w:asciiTheme="minorHAnsi" w:hAnsiTheme="minorHAnsi" w:eastAsiaTheme="minorEastAsia"/>
          <w:noProof/>
          <w:lang w:eastAsia="es-CO"/>
        </w:rPr>
      </w:pPr>
      <w:hyperlink w:history="1" w:anchor="_Toc104306538">
        <w:r w:rsidRPr="008F66C6" w:rsidR="005E2800">
          <w:rPr>
            <w:rStyle w:val="Hyperlink"/>
            <w:rFonts w:cstheme="majorHAnsi"/>
            <w:noProof/>
          </w:rPr>
          <w:t>Gráfica 3 Evolución agua no consumida ANDA 2019-2021</w:t>
        </w:r>
        <w:r w:rsidR="005E2800">
          <w:rPr>
            <w:noProof/>
            <w:webHidden/>
          </w:rPr>
          <w:tab/>
        </w:r>
        <w:r w:rsidR="005E2800">
          <w:rPr>
            <w:noProof/>
            <w:webHidden/>
          </w:rPr>
          <w:fldChar w:fldCharType="begin"/>
        </w:r>
        <w:r w:rsidR="005E2800">
          <w:rPr>
            <w:noProof/>
            <w:webHidden/>
          </w:rPr>
          <w:instrText xml:space="preserve"> PAGEREF _Toc104306538 \h </w:instrText>
        </w:r>
        <w:r w:rsidR="005E2800">
          <w:rPr>
            <w:noProof/>
            <w:webHidden/>
          </w:rPr>
        </w:r>
        <w:r w:rsidR="005E2800">
          <w:rPr>
            <w:noProof/>
            <w:webHidden/>
          </w:rPr>
          <w:fldChar w:fldCharType="separate"/>
        </w:r>
        <w:r w:rsidR="005E2800">
          <w:rPr>
            <w:noProof/>
            <w:webHidden/>
          </w:rPr>
          <w:t>18</w:t>
        </w:r>
        <w:r w:rsidR="005E2800">
          <w:rPr>
            <w:noProof/>
            <w:webHidden/>
          </w:rPr>
          <w:fldChar w:fldCharType="end"/>
        </w:r>
      </w:hyperlink>
    </w:p>
    <w:p w:rsidR="005E2800" w:rsidRDefault="00FD764C" w14:paraId="382114CB" w14:textId="776AF7F3">
      <w:pPr>
        <w:pStyle w:val="TableofFigures"/>
        <w:tabs>
          <w:tab w:val="right" w:leader="dot" w:pos="8828"/>
        </w:tabs>
        <w:rPr>
          <w:rFonts w:asciiTheme="minorHAnsi" w:hAnsiTheme="minorHAnsi" w:eastAsiaTheme="minorEastAsia"/>
          <w:noProof/>
          <w:lang w:eastAsia="es-CO"/>
        </w:rPr>
      </w:pPr>
      <w:hyperlink w:history="1" w:anchor="_Toc104306539">
        <w:r w:rsidRPr="008F66C6" w:rsidR="005E2800">
          <w:rPr>
            <w:rStyle w:val="Hyperlink"/>
            <w:rFonts w:cstheme="majorHAnsi"/>
            <w:noProof/>
          </w:rPr>
          <w:t>Gráfica 4 Valor mensual de la factura para usuarios residencial</w:t>
        </w:r>
        <w:r w:rsidR="005E2800">
          <w:rPr>
            <w:noProof/>
            <w:webHidden/>
          </w:rPr>
          <w:tab/>
        </w:r>
        <w:r w:rsidR="005E2800">
          <w:rPr>
            <w:noProof/>
            <w:webHidden/>
          </w:rPr>
          <w:fldChar w:fldCharType="begin"/>
        </w:r>
        <w:r w:rsidR="005E2800">
          <w:rPr>
            <w:noProof/>
            <w:webHidden/>
          </w:rPr>
          <w:instrText xml:space="preserve"> PAGEREF _Toc104306539 \h </w:instrText>
        </w:r>
        <w:r w:rsidR="005E2800">
          <w:rPr>
            <w:noProof/>
            <w:webHidden/>
          </w:rPr>
        </w:r>
        <w:r w:rsidR="005E2800">
          <w:rPr>
            <w:noProof/>
            <w:webHidden/>
          </w:rPr>
          <w:fldChar w:fldCharType="separate"/>
        </w:r>
        <w:r w:rsidR="005E2800">
          <w:rPr>
            <w:noProof/>
            <w:webHidden/>
          </w:rPr>
          <w:t>24</w:t>
        </w:r>
        <w:r w:rsidR="005E2800">
          <w:rPr>
            <w:noProof/>
            <w:webHidden/>
          </w:rPr>
          <w:fldChar w:fldCharType="end"/>
        </w:r>
      </w:hyperlink>
    </w:p>
    <w:p w:rsidR="005E2800" w:rsidRDefault="00FD764C" w14:paraId="68278157" w14:textId="5C0BA0A2">
      <w:pPr>
        <w:pStyle w:val="TableofFigures"/>
        <w:tabs>
          <w:tab w:val="right" w:leader="dot" w:pos="8828"/>
        </w:tabs>
        <w:rPr>
          <w:rFonts w:asciiTheme="minorHAnsi" w:hAnsiTheme="minorHAnsi" w:eastAsiaTheme="minorEastAsia"/>
          <w:noProof/>
          <w:lang w:eastAsia="es-CO"/>
        </w:rPr>
      </w:pPr>
      <w:hyperlink w:history="1" w:anchor="_Toc104306540">
        <w:r w:rsidRPr="008F66C6" w:rsidR="005E2800">
          <w:rPr>
            <w:rStyle w:val="Hyperlink"/>
            <w:rFonts w:cstheme="majorHAnsi"/>
            <w:noProof/>
          </w:rPr>
          <w:t>Gráfica 5 Valor mensual de la factura para usuarios no residenciales</w:t>
        </w:r>
        <w:r w:rsidR="005E2800">
          <w:rPr>
            <w:noProof/>
            <w:webHidden/>
          </w:rPr>
          <w:tab/>
        </w:r>
        <w:r w:rsidR="005E2800">
          <w:rPr>
            <w:noProof/>
            <w:webHidden/>
          </w:rPr>
          <w:fldChar w:fldCharType="begin"/>
        </w:r>
        <w:r w:rsidR="005E2800">
          <w:rPr>
            <w:noProof/>
            <w:webHidden/>
          </w:rPr>
          <w:instrText xml:space="preserve"> PAGEREF _Toc104306540 \h </w:instrText>
        </w:r>
        <w:r w:rsidR="005E2800">
          <w:rPr>
            <w:noProof/>
            <w:webHidden/>
          </w:rPr>
        </w:r>
        <w:r w:rsidR="005E2800">
          <w:rPr>
            <w:noProof/>
            <w:webHidden/>
          </w:rPr>
          <w:fldChar w:fldCharType="separate"/>
        </w:r>
        <w:r w:rsidR="005E2800">
          <w:rPr>
            <w:noProof/>
            <w:webHidden/>
          </w:rPr>
          <w:t>24</w:t>
        </w:r>
        <w:r w:rsidR="005E2800">
          <w:rPr>
            <w:noProof/>
            <w:webHidden/>
          </w:rPr>
          <w:fldChar w:fldCharType="end"/>
        </w:r>
      </w:hyperlink>
    </w:p>
    <w:p w:rsidR="005E2800" w:rsidRDefault="00FD764C" w14:paraId="4E99DF64" w14:textId="7314C615">
      <w:pPr>
        <w:pStyle w:val="TableofFigures"/>
        <w:tabs>
          <w:tab w:val="right" w:leader="dot" w:pos="8828"/>
        </w:tabs>
        <w:rPr>
          <w:rFonts w:asciiTheme="minorHAnsi" w:hAnsiTheme="minorHAnsi" w:eastAsiaTheme="minorEastAsia"/>
          <w:noProof/>
          <w:lang w:eastAsia="es-CO"/>
        </w:rPr>
      </w:pPr>
      <w:hyperlink w:history="1" w:anchor="_Toc104306541">
        <w:r w:rsidRPr="008F66C6" w:rsidR="005E2800">
          <w:rPr>
            <w:rStyle w:val="Hyperlink"/>
            <w:rFonts w:cstheme="majorHAnsi"/>
            <w:noProof/>
          </w:rPr>
          <w:t>Gráfica 6 Factura total (agua potable y alcantarillado) por 15 m3/mes  para usuarios residenciales de categoría media USD nominales</w:t>
        </w:r>
        <w:r w:rsidR="005E2800">
          <w:rPr>
            <w:noProof/>
            <w:webHidden/>
          </w:rPr>
          <w:tab/>
        </w:r>
        <w:r w:rsidR="005E2800">
          <w:rPr>
            <w:noProof/>
            <w:webHidden/>
          </w:rPr>
          <w:fldChar w:fldCharType="begin"/>
        </w:r>
        <w:r w:rsidR="005E2800">
          <w:rPr>
            <w:noProof/>
            <w:webHidden/>
          </w:rPr>
          <w:instrText xml:space="preserve"> PAGEREF _Toc104306541 \h </w:instrText>
        </w:r>
        <w:r w:rsidR="005E2800">
          <w:rPr>
            <w:noProof/>
            <w:webHidden/>
          </w:rPr>
        </w:r>
        <w:r w:rsidR="005E2800">
          <w:rPr>
            <w:noProof/>
            <w:webHidden/>
          </w:rPr>
          <w:fldChar w:fldCharType="separate"/>
        </w:r>
        <w:r w:rsidR="005E2800">
          <w:rPr>
            <w:noProof/>
            <w:webHidden/>
          </w:rPr>
          <w:t>25</w:t>
        </w:r>
        <w:r w:rsidR="005E2800">
          <w:rPr>
            <w:noProof/>
            <w:webHidden/>
          </w:rPr>
          <w:fldChar w:fldCharType="end"/>
        </w:r>
      </w:hyperlink>
    </w:p>
    <w:p w:rsidR="005E2800" w:rsidRDefault="00FD764C" w14:paraId="001BD1AE" w14:textId="59DC5B6C">
      <w:pPr>
        <w:pStyle w:val="TableofFigures"/>
        <w:tabs>
          <w:tab w:val="right" w:leader="dot" w:pos="8828"/>
        </w:tabs>
        <w:rPr>
          <w:rFonts w:asciiTheme="minorHAnsi" w:hAnsiTheme="minorHAnsi" w:eastAsiaTheme="minorEastAsia"/>
          <w:noProof/>
          <w:lang w:eastAsia="es-CO"/>
        </w:rPr>
      </w:pPr>
      <w:hyperlink w:history="1" w:anchor="_Toc104306542">
        <w:r w:rsidRPr="008F66C6" w:rsidR="005E2800">
          <w:rPr>
            <w:rStyle w:val="Hyperlink"/>
            <w:rFonts w:cstheme="majorHAnsi"/>
            <w:noProof/>
          </w:rPr>
          <w:t>Gráfica 7 EBIT, EBITDA y Utilidad neta ANDA a diciembre (2019-2021) Millones de dólares (USD)</w:t>
        </w:r>
        <w:r w:rsidR="005E2800">
          <w:rPr>
            <w:noProof/>
            <w:webHidden/>
          </w:rPr>
          <w:tab/>
        </w:r>
        <w:r w:rsidR="005E2800">
          <w:rPr>
            <w:noProof/>
            <w:webHidden/>
          </w:rPr>
          <w:fldChar w:fldCharType="begin"/>
        </w:r>
        <w:r w:rsidR="005E2800">
          <w:rPr>
            <w:noProof/>
            <w:webHidden/>
          </w:rPr>
          <w:instrText xml:space="preserve"> PAGEREF _Toc104306542 \h </w:instrText>
        </w:r>
        <w:r w:rsidR="005E2800">
          <w:rPr>
            <w:noProof/>
            <w:webHidden/>
          </w:rPr>
        </w:r>
        <w:r w:rsidR="005E2800">
          <w:rPr>
            <w:noProof/>
            <w:webHidden/>
          </w:rPr>
          <w:fldChar w:fldCharType="separate"/>
        </w:r>
        <w:r w:rsidR="005E2800">
          <w:rPr>
            <w:noProof/>
            <w:webHidden/>
          </w:rPr>
          <w:t>31</w:t>
        </w:r>
        <w:r w:rsidR="005E2800">
          <w:rPr>
            <w:noProof/>
            <w:webHidden/>
          </w:rPr>
          <w:fldChar w:fldCharType="end"/>
        </w:r>
      </w:hyperlink>
    </w:p>
    <w:p w:rsidR="005E2800" w:rsidRDefault="00FD764C" w14:paraId="4647A53A" w14:textId="12B9C944">
      <w:pPr>
        <w:pStyle w:val="TableofFigures"/>
        <w:tabs>
          <w:tab w:val="right" w:leader="dot" w:pos="8828"/>
        </w:tabs>
        <w:rPr>
          <w:rFonts w:asciiTheme="minorHAnsi" w:hAnsiTheme="minorHAnsi" w:eastAsiaTheme="minorEastAsia"/>
          <w:noProof/>
          <w:lang w:eastAsia="es-CO"/>
        </w:rPr>
      </w:pPr>
      <w:hyperlink w:history="1" w:anchor="_Toc104306543">
        <w:r w:rsidRPr="008F66C6" w:rsidR="005E2800">
          <w:rPr>
            <w:rStyle w:val="Hyperlink"/>
            <w:rFonts w:cstheme="majorHAnsi"/>
            <w:noProof/>
          </w:rPr>
          <w:t>Gráfica 8 Cobertura de costos y gastos</w:t>
        </w:r>
        <w:r w:rsidR="005E2800">
          <w:rPr>
            <w:noProof/>
            <w:webHidden/>
          </w:rPr>
          <w:tab/>
        </w:r>
        <w:r w:rsidR="005E2800">
          <w:rPr>
            <w:noProof/>
            <w:webHidden/>
          </w:rPr>
          <w:fldChar w:fldCharType="begin"/>
        </w:r>
        <w:r w:rsidR="005E2800">
          <w:rPr>
            <w:noProof/>
            <w:webHidden/>
          </w:rPr>
          <w:instrText xml:space="preserve"> PAGEREF _Toc104306543 \h </w:instrText>
        </w:r>
        <w:r w:rsidR="005E2800">
          <w:rPr>
            <w:noProof/>
            <w:webHidden/>
          </w:rPr>
        </w:r>
        <w:r w:rsidR="005E2800">
          <w:rPr>
            <w:noProof/>
            <w:webHidden/>
          </w:rPr>
          <w:fldChar w:fldCharType="separate"/>
        </w:r>
        <w:r w:rsidR="005E2800">
          <w:rPr>
            <w:noProof/>
            <w:webHidden/>
          </w:rPr>
          <w:t>32</w:t>
        </w:r>
        <w:r w:rsidR="005E2800">
          <w:rPr>
            <w:noProof/>
            <w:webHidden/>
          </w:rPr>
          <w:fldChar w:fldCharType="end"/>
        </w:r>
      </w:hyperlink>
    </w:p>
    <w:p w:rsidR="005E2800" w:rsidRDefault="00FD764C" w14:paraId="459A7192" w14:textId="60E585E3">
      <w:pPr>
        <w:pStyle w:val="TableofFigures"/>
        <w:tabs>
          <w:tab w:val="right" w:leader="dot" w:pos="8828"/>
        </w:tabs>
        <w:rPr>
          <w:rFonts w:asciiTheme="minorHAnsi" w:hAnsiTheme="minorHAnsi" w:eastAsiaTheme="minorEastAsia"/>
          <w:noProof/>
          <w:lang w:eastAsia="es-CO"/>
        </w:rPr>
      </w:pPr>
      <w:hyperlink w:history="1" w:anchor="_Toc104306544">
        <w:r w:rsidRPr="008F66C6" w:rsidR="005E2800">
          <w:rPr>
            <w:rStyle w:val="Hyperlink"/>
            <w:rFonts w:cstheme="majorHAnsi"/>
            <w:noProof/>
          </w:rPr>
          <w:t>Gráfica 9 Composición de gastos operativos 2021 Millones de dólares (USD) y %</w:t>
        </w:r>
        <w:r w:rsidR="005E2800">
          <w:rPr>
            <w:noProof/>
            <w:webHidden/>
          </w:rPr>
          <w:tab/>
        </w:r>
        <w:r w:rsidR="005E2800">
          <w:rPr>
            <w:noProof/>
            <w:webHidden/>
          </w:rPr>
          <w:fldChar w:fldCharType="begin"/>
        </w:r>
        <w:r w:rsidR="005E2800">
          <w:rPr>
            <w:noProof/>
            <w:webHidden/>
          </w:rPr>
          <w:instrText xml:space="preserve"> PAGEREF _Toc104306544 \h </w:instrText>
        </w:r>
        <w:r w:rsidR="005E2800">
          <w:rPr>
            <w:noProof/>
            <w:webHidden/>
          </w:rPr>
        </w:r>
        <w:r w:rsidR="005E2800">
          <w:rPr>
            <w:noProof/>
            <w:webHidden/>
          </w:rPr>
          <w:fldChar w:fldCharType="separate"/>
        </w:r>
        <w:r w:rsidR="005E2800">
          <w:rPr>
            <w:noProof/>
            <w:webHidden/>
          </w:rPr>
          <w:t>33</w:t>
        </w:r>
        <w:r w:rsidR="005E2800">
          <w:rPr>
            <w:noProof/>
            <w:webHidden/>
          </w:rPr>
          <w:fldChar w:fldCharType="end"/>
        </w:r>
      </w:hyperlink>
    </w:p>
    <w:p w:rsidR="005E2800" w:rsidRDefault="00FD764C" w14:paraId="5103CB8D" w14:textId="5419B117">
      <w:pPr>
        <w:pStyle w:val="TableofFigures"/>
        <w:tabs>
          <w:tab w:val="right" w:leader="dot" w:pos="8828"/>
        </w:tabs>
        <w:rPr>
          <w:rFonts w:asciiTheme="minorHAnsi" w:hAnsiTheme="minorHAnsi" w:eastAsiaTheme="minorEastAsia"/>
          <w:noProof/>
          <w:lang w:eastAsia="es-CO"/>
        </w:rPr>
      </w:pPr>
      <w:hyperlink w:history="1" w:anchor="_Toc104306545">
        <w:r w:rsidRPr="008F66C6" w:rsidR="005E2800">
          <w:rPr>
            <w:rStyle w:val="Hyperlink"/>
            <w:noProof/>
          </w:rPr>
          <w:t>Gráfica 10 G</w:t>
        </w:r>
        <w:r w:rsidRPr="008F66C6" w:rsidR="005E2800">
          <w:rPr>
            <w:rStyle w:val="Hyperlink"/>
            <w:rFonts w:cstheme="majorHAnsi"/>
            <w:noProof/>
          </w:rPr>
          <w:t>eneración neta de efectivo ANDA a diciembre (2019-2021) Millones de dólares (USD)</w:t>
        </w:r>
        <w:r w:rsidR="005E2800">
          <w:rPr>
            <w:noProof/>
            <w:webHidden/>
          </w:rPr>
          <w:tab/>
        </w:r>
        <w:r w:rsidR="005E2800">
          <w:rPr>
            <w:noProof/>
            <w:webHidden/>
          </w:rPr>
          <w:fldChar w:fldCharType="begin"/>
        </w:r>
        <w:r w:rsidR="005E2800">
          <w:rPr>
            <w:noProof/>
            <w:webHidden/>
          </w:rPr>
          <w:instrText xml:space="preserve"> PAGEREF _Toc104306545 \h </w:instrText>
        </w:r>
        <w:r w:rsidR="005E2800">
          <w:rPr>
            <w:noProof/>
            <w:webHidden/>
          </w:rPr>
        </w:r>
        <w:r w:rsidR="005E2800">
          <w:rPr>
            <w:noProof/>
            <w:webHidden/>
          </w:rPr>
          <w:fldChar w:fldCharType="separate"/>
        </w:r>
        <w:r w:rsidR="005E2800">
          <w:rPr>
            <w:noProof/>
            <w:webHidden/>
          </w:rPr>
          <w:t>35</w:t>
        </w:r>
        <w:r w:rsidR="005E2800">
          <w:rPr>
            <w:noProof/>
            <w:webHidden/>
          </w:rPr>
          <w:fldChar w:fldCharType="end"/>
        </w:r>
      </w:hyperlink>
    </w:p>
    <w:p w:rsidR="005E2800" w:rsidRDefault="00FD764C" w14:paraId="19A4AE13" w14:textId="28B87E79">
      <w:pPr>
        <w:pStyle w:val="TableofFigures"/>
        <w:tabs>
          <w:tab w:val="right" w:leader="dot" w:pos="8828"/>
        </w:tabs>
        <w:rPr>
          <w:rFonts w:asciiTheme="minorHAnsi" w:hAnsiTheme="minorHAnsi" w:eastAsiaTheme="minorEastAsia"/>
          <w:noProof/>
          <w:lang w:eastAsia="es-CO"/>
        </w:rPr>
      </w:pPr>
      <w:hyperlink w:history="1" w:anchor="_Toc104306546">
        <w:r w:rsidRPr="008F66C6" w:rsidR="005E2800">
          <w:rPr>
            <w:rStyle w:val="Hyperlink"/>
            <w:rFonts w:cstheme="majorHAnsi"/>
            <w:noProof/>
          </w:rPr>
          <w:t>Gráfica 11 Evolución porcentual de cobrabilidad ANDA 2017-2021</w:t>
        </w:r>
        <w:r w:rsidR="005E2800">
          <w:rPr>
            <w:noProof/>
            <w:webHidden/>
          </w:rPr>
          <w:tab/>
        </w:r>
        <w:r w:rsidR="005E2800">
          <w:rPr>
            <w:noProof/>
            <w:webHidden/>
          </w:rPr>
          <w:fldChar w:fldCharType="begin"/>
        </w:r>
        <w:r w:rsidR="005E2800">
          <w:rPr>
            <w:noProof/>
            <w:webHidden/>
          </w:rPr>
          <w:instrText xml:space="preserve"> PAGEREF _Toc104306546 \h </w:instrText>
        </w:r>
        <w:r w:rsidR="005E2800">
          <w:rPr>
            <w:noProof/>
            <w:webHidden/>
          </w:rPr>
        </w:r>
        <w:r w:rsidR="005E2800">
          <w:rPr>
            <w:noProof/>
            <w:webHidden/>
          </w:rPr>
          <w:fldChar w:fldCharType="separate"/>
        </w:r>
        <w:r w:rsidR="005E2800">
          <w:rPr>
            <w:noProof/>
            <w:webHidden/>
          </w:rPr>
          <w:t>44</w:t>
        </w:r>
        <w:r w:rsidR="005E2800">
          <w:rPr>
            <w:noProof/>
            <w:webHidden/>
          </w:rPr>
          <w:fldChar w:fldCharType="end"/>
        </w:r>
      </w:hyperlink>
    </w:p>
    <w:p w:rsidR="005E2800" w:rsidRDefault="00FD764C" w14:paraId="5DB6DE2D" w14:textId="318707AE">
      <w:pPr>
        <w:pStyle w:val="TableofFigures"/>
        <w:tabs>
          <w:tab w:val="right" w:leader="dot" w:pos="8828"/>
        </w:tabs>
        <w:rPr>
          <w:rFonts w:asciiTheme="minorHAnsi" w:hAnsiTheme="minorHAnsi" w:eastAsiaTheme="minorEastAsia"/>
          <w:noProof/>
          <w:lang w:eastAsia="es-CO"/>
        </w:rPr>
      </w:pPr>
      <w:hyperlink w:history="1" w:anchor="_Toc104306547">
        <w:r w:rsidRPr="008F66C6" w:rsidR="005E2800">
          <w:rPr>
            <w:rStyle w:val="Hyperlink"/>
            <w:rFonts w:cstheme="majorHAnsi"/>
            <w:noProof/>
          </w:rPr>
          <w:t>Gráfica 12 Evolución tarifa promedio con aplicación de aumento tarifario en dólares (USD) por m3</w:t>
        </w:r>
        <w:r w:rsidR="005E2800">
          <w:rPr>
            <w:noProof/>
            <w:webHidden/>
          </w:rPr>
          <w:tab/>
        </w:r>
        <w:r w:rsidR="005E2800">
          <w:rPr>
            <w:noProof/>
            <w:webHidden/>
          </w:rPr>
          <w:fldChar w:fldCharType="begin"/>
        </w:r>
        <w:r w:rsidR="005E2800">
          <w:rPr>
            <w:noProof/>
            <w:webHidden/>
          </w:rPr>
          <w:instrText xml:space="preserve"> PAGEREF _Toc104306547 \h </w:instrText>
        </w:r>
        <w:r w:rsidR="005E2800">
          <w:rPr>
            <w:noProof/>
            <w:webHidden/>
          </w:rPr>
        </w:r>
        <w:r w:rsidR="005E2800">
          <w:rPr>
            <w:noProof/>
            <w:webHidden/>
          </w:rPr>
          <w:fldChar w:fldCharType="separate"/>
        </w:r>
        <w:r w:rsidR="005E2800">
          <w:rPr>
            <w:noProof/>
            <w:webHidden/>
          </w:rPr>
          <w:t>47</w:t>
        </w:r>
        <w:r w:rsidR="005E2800">
          <w:rPr>
            <w:noProof/>
            <w:webHidden/>
          </w:rPr>
          <w:fldChar w:fldCharType="end"/>
        </w:r>
      </w:hyperlink>
    </w:p>
    <w:p w:rsidR="005E2800" w:rsidRDefault="00FD764C" w14:paraId="4B7644EE" w14:textId="7C996A6C">
      <w:pPr>
        <w:pStyle w:val="TableofFigures"/>
        <w:tabs>
          <w:tab w:val="right" w:leader="dot" w:pos="8828"/>
        </w:tabs>
        <w:rPr>
          <w:rFonts w:asciiTheme="minorHAnsi" w:hAnsiTheme="minorHAnsi" w:eastAsiaTheme="minorEastAsia"/>
          <w:noProof/>
          <w:lang w:eastAsia="es-CO"/>
        </w:rPr>
      </w:pPr>
      <w:hyperlink w:history="1" w:anchor="_Toc104306548">
        <w:r w:rsidRPr="008F66C6" w:rsidR="005E2800">
          <w:rPr>
            <w:rStyle w:val="Hyperlink"/>
            <w:rFonts w:cstheme="majorHAnsi"/>
            <w:noProof/>
          </w:rPr>
          <w:t>Gráfica 13 Ingresos proyecto renovación medidores Millones de dólares (USD) corrientes</w:t>
        </w:r>
        <w:r w:rsidR="005E2800">
          <w:rPr>
            <w:noProof/>
            <w:webHidden/>
          </w:rPr>
          <w:tab/>
        </w:r>
        <w:r w:rsidR="005E2800">
          <w:rPr>
            <w:noProof/>
            <w:webHidden/>
          </w:rPr>
          <w:fldChar w:fldCharType="begin"/>
        </w:r>
        <w:r w:rsidR="005E2800">
          <w:rPr>
            <w:noProof/>
            <w:webHidden/>
          </w:rPr>
          <w:instrText xml:space="preserve"> PAGEREF _Toc104306548 \h </w:instrText>
        </w:r>
        <w:r w:rsidR="005E2800">
          <w:rPr>
            <w:noProof/>
            <w:webHidden/>
          </w:rPr>
        </w:r>
        <w:r w:rsidR="005E2800">
          <w:rPr>
            <w:noProof/>
            <w:webHidden/>
          </w:rPr>
          <w:fldChar w:fldCharType="separate"/>
        </w:r>
        <w:r w:rsidR="005E2800">
          <w:rPr>
            <w:noProof/>
            <w:webHidden/>
          </w:rPr>
          <w:t>48</w:t>
        </w:r>
        <w:r w:rsidR="005E2800">
          <w:rPr>
            <w:noProof/>
            <w:webHidden/>
          </w:rPr>
          <w:fldChar w:fldCharType="end"/>
        </w:r>
      </w:hyperlink>
    </w:p>
    <w:p w:rsidR="005E2800" w:rsidRDefault="00FD764C" w14:paraId="133F3D79" w14:textId="479AE3D4">
      <w:pPr>
        <w:pStyle w:val="TableofFigures"/>
        <w:tabs>
          <w:tab w:val="right" w:leader="dot" w:pos="8828"/>
        </w:tabs>
        <w:rPr>
          <w:rFonts w:asciiTheme="minorHAnsi" w:hAnsiTheme="minorHAnsi" w:eastAsiaTheme="minorEastAsia"/>
          <w:noProof/>
          <w:lang w:eastAsia="es-CO"/>
        </w:rPr>
      </w:pPr>
      <w:hyperlink w:history="1" w:anchor="_Toc104306549">
        <w:r w:rsidRPr="008F66C6" w:rsidR="005E2800">
          <w:rPr>
            <w:rStyle w:val="Hyperlink"/>
            <w:rFonts w:cstheme="majorHAnsi"/>
            <w:noProof/>
          </w:rPr>
          <w:t>Gráfica 14 Ingresos proyectos BID de medición y regulación de suscriptores ilegales Millones en dólares (USD) corrientes</w:t>
        </w:r>
        <w:r w:rsidR="005E2800">
          <w:rPr>
            <w:noProof/>
            <w:webHidden/>
          </w:rPr>
          <w:tab/>
        </w:r>
        <w:r w:rsidR="005E2800">
          <w:rPr>
            <w:noProof/>
            <w:webHidden/>
          </w:rPr>
          <w:fldChar w:fldCharType="begin"/>
        </w:r>
        <w:r w:rsidR="005E2800">
          <w:rPr>
            <w:noProof/>
            <w:webHidden/>
          </w:rPr>
          <w:instrText xml:space="preserve"> PAGEREF _Toc104306549 \h </w:instrText>
        </w:r>
        <w:r w:rsidR="005E2800">
          <w:rPr>
            <w:noProof/>
            <w:webHidden/>
          </w:rPr>
        </w:r>
        <w:r w:rsidR="005E2800">
          <w:rPr>
            <w:noProof/>
            <w:webHidden/>
          </w:rPr>
          <w:fldChar w:fldCharType="separate"/>
        </w:r>
        <w:r w:rsidR="005E2800">
          <w:rPr>
            <w:noProof/>
            <w:webHidden/>
          </w:rPr>
          <w:t>49</w:t>
        </w:r>
        <w:r w:rsidR="005E2800">
          <w:rPr>
            <w:noProof/>
            <w:webHidden/>
          </w:rPr>
          <w:fldChar w:fldCharType="end"/>
        </w:r>
      </w:hyperlink>
    </w:p>
    <w:p w:rsidR="005E2800" w:rsidRDefault="00FD764C" w14:paraId="7C260AB8" w14:textId="66C2ACAF">
      <w:pPr>
        <w:pStyle w:val="TableofFigures"/>
        <w:tabs>
          <w:tab w:val="right" w:leader="dot" w:pos="8828"/>
        </w:tabs>
        <w:rPr>
          <w:rFonts w:asciiTheme="minorHAnsi" w:hAnsiTheme="minorHAnsi" w:eastAsiaTheme="minorEastAsia"/>
          <w:noProof/>
          <w:lang w:eastAsia="es-CO"/>
        </w:rPr>
      </w:pPr>
      <w:hyperlink w:history="1" w:anchor="_Toc104306550">
        <w:r w:rsidRPr="008F66C6" w:rsidR="005E2800">
          <w:rPr>
            <w:rStyle w:val="Hyperlink"/>
            <w:rFonts w:cstheme="majorHAnsi"/>
            <w:noProof/>
          </w:rPr>
          <w:t>Gráfica 15 reducción OPEX proyectos BID de reducción de pérdidas y reducción de costos de energía Millones en dólares (USD) corrientes</w:t>
        </w:r>
        <w:r w:rsidR="005E2800">
          <w:rPr>
            <w:noProof/>
            <w:webHidden/>
          </w:rPr>
          <w:tab/>
        </w:r>
        <w:r w:rsidR="005E2800">
          <w:rPr>
            <w:noProof/>
            <w:webHidden/>
          </w:rPr>
          <w:fldChar w:fldCharType="begin"/>
        </w:r>
        <w:r w:rsidR="005E2800">
          <w:rPr>
            <w:noProof/>
            <w:webHidden/>
          </w:rPr>
          <w:instrText xml:space="preserve"> PAGEREF _Toc104306550 \h </w:instrText>
        </w:r>
        <w:r w:rsidR="005E2800">
          <w:rPr>
            <w:noProof/>
            <w:webHidden/>
          </w:rPr>
        </w:r>
        <w:r w:rsidR="005E2800">
          <w:rPr>
            <w:noProof/>
            <w:webHidden/>
          </w:rPr>
          <w:fldChar w:fldCharType="separate"/>
        </w:r>
        <w:r w:rsidR="005E2800">
          <w:rPr>
            <w:noProof/>
            <w:webHidden/>
          </w:rPr>
          <w:t>50</w:t>
        </w:r>
        <w:r w:rsidR="005E2800">
          <w:rPr>
            <w:noProof/>
            <w:webHidden/>
          </w:rPr>
          <w:fldChar w:fldCharType="end"/>
        </w:r>
      </w:hyperlink>
    </w:p>
    <w:p w:rsidR="005E2800" w:rsidRDefault="00FD764C" w14:paraId="5A7624C9" w14:textId="184A618A">
      <w:pPr>
        <w:pStyle w:val="TableofFigures"/>
        <w:tabs>
          <w:tab w:val="right" w:leader="dot" w:pos="8828"/>
        </w:tabs>
        <w:rPr>
          <w:rFonts w:asciiTheme="minorHAnsi" w:hAnsiTheme="minorHAnsi" w:eastAsiaTheme="minorEastAsia"/>
          <w:noProof/>
          <w:lang w:eastAsia="es-CO"/>
        </w:rPr>
      </w:pPr>
      <w:hyperlink w:history="1" w:anchor="_Toc104306551">
        <w:r w:rsidRPr="008F66C6" w:rsidR="005E2800">
          <w:rPr>
            <w:rStyle w:val="Hyperlink"/>
            <w:rFonts w:cstheme="majorHAnsi"/>
            <w:noProof/>
          </w:rPr>
          <w:t>Gráfica 16 Resultados Normal case Ingresos operacionales, costos y gastos de operación y EBITDA  Millones en dólares (USD) corrientes</w:t>
        </w:r>
        <w:r w:rsidR="005E2800">
          <w:rPr>
            <w:noProof/>
            <w:webHidden/>
          </w:rPr>
          <w:tab/>
        </w:r>
        <w:r w:rsidR="005E2800">
          <w:rPr>
            <w:noProof/>
            <w:webHidden/>
          </w:rPr>
          <w:fldChar w:fldCharType="begin"/>
        </w:r>
        <w:r w:rsidR="005E2800">
          <w:rPr>
            <w:noProof/>
            <w:webHidden/>
          </w:rPr>
          <w:instrText xml:space="preserve"> PAGEREF _Toc104306551 \h </w:instrText>
        </w:r>
        <w:r w:rsidR="005E2800">
          <w:rPr>
            <w:noProof/>
            <w:webHidden/>
          </w:rPr>
        </w:r>
        <w:r w:rsidR="005E2800">
          <w:rPr>
            <w:noProof/>
            <w:webHidden/>
          </w:rPr>
          <w:fldChar w:fldCharType="separate"/>
        </w:r>
        <w:r w:rsidR="005E2800">
          <w:rPr>
            <w:noProof/>
            <w:webHidden/>
          </w:rPr>
          <w:t>52</w:t>
        </w:r>
        <w:r w:rsidR="005E2800">
          <w:rPr>
            <w:noProof/>
            <w:webHidden/>
          </w:rPr>
          <w:fldChar w:fldCharType="end"/>
        </w:r>
      </w:hyperlink>
    </w:p>
    <w:p w:rsidR="005E2800" w:rsidRDefault="00FD764C" w14:paraId="016E1B40" w14:textId="1043C1DB">
      <w:pPr>
        <w:pStyle w:val="TableofFigures"/>
        <w:tabs>
          <w:tab w:val="right" w:leader="dot" w:pos="8828"/>
        </w:tabs>
        <w:rPr>
          <w:rFonts w:asciiTheme="minorHAnsi" w:hAnsiTheme="minorHAnsi" w:eastAsiaTheme="minorEastAsia"/>
          <w:noProof/>
          <w:lang w:eastAsia="es-CO"/>
        </w:rPr>
      </w:pPr>
      <w:hyperlink w:history="1" w:anchor="_Toc104306552">
        <w:r w:rsidRPr="008F66C6" w:rsidR="005E2800">
          <w:rPr>
            <w:rStyle w:val="Hyperlink"/>
            <w:rFonts w:cstheme="majorHAnsi"/>
            <w:noProof/>
          </w:rPr>
          <w:t>Gráfica 17 Resultados Normal case financiación requerida y flujo de inversión total  Millones en dólares (USD) corrientes</w:t>
        </w:r>
        <w:r w:rsidR="005E2800">
          <w:rPr>
            <w:noProof/>
            <w:webHidden/>
          </w:rPr>
          <w:tab/>
        </w:r>
        <w:r w:rsidR="005E2800">
          <w:rPr>
            <w:noProof/>
            <w:webHidden/>
          </w:rPr>
          <w:fldChar w:fldCharType="begin"/>
        </w:r>
        <w:r w:rsidR="005E2800">
          <w:rPr>
            <w:noProof/>
            <w:webHidden/>
          </w:rPr>
          <w:instrText xml:space="preserve"> PAGEREF _Toc104306552 \h </w:instrText>
        </w:r>
        <w:r w:rsidR="005E2800">
          <w:rPr>
            <w:noProof/>
            <w:webHidden/>
          </w:rPr>
        </w:r>
        <w:r w:rsidR="005E2800">
          <w:rPr>
            <w:noProof/>
            <w:webHidden/>
          </w:rPr>
          <w:fldChar w:fldCharType="separate"/>
        </w:r>
        <w:r w:rsidR="005E2800">
          <w:rPr>
            <w:noProof/>
            <w:webHidden/>
          </w:rPr>
          <w:t>52</w:t>
        </w:r>
        <w:r w:rsidR="005E2800">
          <w:rPr>
            <w:noProof/>
            <w:webHidden/>
          </w:rPr>
          <w:fldChar w:fldCharType="end"/>
        </w:r>
      </w:hyperlink>
    </w:p>
    <w:p w:rsidR="005E2800" w:rsidRDefault="00FD764C" w14:paraId="78180CC3" w14:textId="45033847">
      <w:pPr>
        <w:pStyle w:val="TableofFigures"/>
        <w:tabs>
          <w:tab w:val="right" w:leader="dot" w:pos="8828"/>
        </w:tabs>
        <w:rPr>
          <w:rFonts w:asciiTheme="minorHAnsi" w:hAnsiTheme="minorHAnsi" w:eastAsiaTheme="minorEastAsia"/>
          <w:noProof/>
          <w:lang w:eastAsia="es-CO"/>
        </w:rPr>
      </w:pPr>
      <w:hyperlink w:history="1" w:anchor="_Toc104306553">
        <w:r w:rsidRPr="008F66C6" w:rsidR="005E2800">
          <w:rPr>
            <w:rStyle w:val="Hyperlink"/>
            <w:rFonts w:cstheme="majorHAnsi"/>
            <w:noProof/>
          </w:rPr>
          <w:t>Gráfica 16 Resultados base case Ingresos operacionales, costos y gastos de operación y EBITDA  Millones en dólares (USD) corrientes</w:t>
        </w:r>
        <w:r w:rsidR="005E2800">
          <w:rPr>
            <w:noProof/>
            <w:webHidden/>
          </w:rPr>
          <w:tab/>
        </w:r>
        <w:r w:rsidR="005E2800">
          <w:rPr>
            <w:noProof/>
            <w:webHidden/>
          </w:rPr>
          <w:fldChar w:fldCharType="begin"/>
        </w:r>
        <w:r w:rsidR="005E2800">
          <w:rPr>
            <w:noProof/>
            <w:webHidden/>
          </w:rPr>
          <w:instrText xml:space="preserve"> PAGEREF _Toc104306553 \h </w:instrText>
        </w:r>
        <w:r w:rsidR="005E2800">
          <w:rPr>
            <w:noProof/>
            <w:webHidden/>
          </w:rPr>
        </w:r>
        <w:r w:rsidR="005E2800">
          <w:rPr>
            <w:noProof/>
            <w:webHidden/>
          </w:rPr>
          <w:fldChar w:fldCharType="separate"/>
        </w:r>
        <w:r w:rsidR="005E2800">
          <w:rPr>
            <w:noProof/>
            <w:webHidden/>
          </w:rPr>
          <w:t>54</w:t>
        </w:r>
        <w:r w:rsidR="005E2800">
          <w:rPr>
            <w:noProof/>
            <w:webHidden/>
          </w:rPr>
          <w:fldChar w:fldCharType="end"/>
        </w:r>
      </w:hyperlink>
    </w:p>
    <w:p w:rsidR="005E2800" w:rsidRDefault="00FD764C" w14:paraId="4DAE7C9E" w14:textId="2CEA64FA">
      <w:pPr>
        <w:pStyle w:val="TableofFigures"/>
        <w:tabs>
          <w:tab w:val="right" w:leader="dot" w:pos="8828"/>
        </w:tabs>
        <w:rPr>
          <w:rFonts w:asciiTheme="minorHAnsi" w:hAnsiTheme="minorHAnsi" w:eastAsiaTheme="minorEastAsia"/>
          <w:noProof/>
          <w:lang w:eastAsia="es-CO"/>
        </w:rPr>
      </w:pPr>
      <w:hyperlink w:history="1" w:anchor="_Toc104306554">
        <w:r w:rsidRPr="008F66C6" w:rsidR="005E2800">
          <w:rPr>
            <w:rStyle w:val="Hyperlink"/>
            <w:rFonts w:cstheme="majorHAnsi"/>
            <w:noProof/>
          </w:rPr>
          <w:t>Gráfica 17 Resultados Base case financiación requerida y flujo de inversión total Millones en dólares (USD) corrientes</w:t>
        </w:r>
        <w:r w:rsidR="005E2800">
          <w:rPr>
            <w:noProof/>
            <w:webHidden/>
          </w:rPr>
          <w:tab/>
        </w:r>
        <w:r w:rsidR="005E2800">
          <w:rPr>
            <w:noProof/>
            <w:webHidden/>
          </w:rPr>
          <w:fldChar w:fldCharType="begin"/>
        </w:r>
        <w:r w:rsidR="005E2800">
          <w:rPr>
            <w:noProof/>
            <w:webHidden/>
          </w:rPr>
          <w:instrText xml:space="preserve"> PAGEREF _Toc104306554 \h </w:instrText>
        </w:r>
        <w:r w:rsidR="005E2800">
          <w:rPr>
            <w:noProof/>
            <w:webHidden/>
          </w:rPr>
        </w:r>
        <w:r w:rsidR="005E2800">
          <w:rPr>
            <w:noProof/>
            <w:webHidden/>
          </w:rPr>
          <w:fldChar w:fldCharType="separate"/>
        </w:r>
        <w:r w:rsidR="005E2800">
          <w:rPr>
            <w:noProof/>
            <w:webHidden/>
          </w:rPr>
          <w:t>54</w:t>
        </w:r>
        <w:r w:rsidR="005E2800">
          <w:rPr>
            <w:noProof/>
            <w:webHidden/>
          </w:rPr>
          <w:fldChar w:fldCharType="end"/>
        </w:r>
      </w:hyperlink>
    </w:p>
    <w:p w:rsidRPr="006A2293" w:rsidR="0076283E" w:rsidP="00E02ED8" w:rsidRDefault="0076283E" w14:paraId="5F33699C" w14:textId="39EF8E71">
      <w:pPr>
        <w:rPr>
          <w:rFonts w:cstheme="majorHAnsi"/>
          <w:sz w:val="20"/>
          <w:szCs w:val="20"/>
        </w:rPr>
      </w:pPr>
      <w:r>
        <w:rPr>
          <w:rFonts w:cstheme="majorHAnsi"/>
          <w:sz w:val="20"/>
          <w:szCs w:val="20"/>
        </w:rPr>
        <w:fldChar w:fldCharType="end"/>
      </w:r>
    </w:p>
    <w:p w:rsidR="007818CC" w:rsidP="007818CC" w:rsidRDefault="007818CC" w14:paraId="28D96D22" w14:textId="57E47C5A">
      <w:pPr>
        <w:pStyle w:val="TOC1"/>
        <w:rPr>
          <w:rFonts w:cstheme="majorHAnsi"/>
        </w:rPr>
      </w:pPr>
      <w:r>
        <w:rPr>
          <w:rFonts w:cstheme="majorHAnsi"/>
        </w:rPr>
        <w:t>INDICE DE ILUSTRACIONES</w:t>
      </w:r>
    </w:p>
    <w:p w:rsidR="005E2800" w:rsidRDefault="007818CC" w14:paraId="187EC36E" w14:textId="56A2655E">
      <w:pPr>
        <w:pStyle w:val="TableofFigures"/>
        <w:tabs>
          <w:tab w:val="right" w:leader="dot" w:pos="8828"/>
        </w:tabs>
        <w:rPr>
          <w:rFonts w:asciiTheme="minorHAnsi" w:hAnsiTheme="minorHAnsi" w:eastAsiaTheme="minorEastAsia"/>
          <w:noProof/>
          <w:lang w:eastAsia="es-CO"/>
        </w:rPr>
      </w:pPr>
      <w:r>
        <w:fldChar w:fldCharType="begin"/>
      </w:r>
      <w:r>
        <w:instrText xml:space="preserve"> TOC \h \z \c "Ilustración" </w:instrText>
      </w:r>
      <w:r>
        <w:fldChar w:fldCharType="separate"/>
      </w:r>
      <w:hyperlink w:history="1" w:anchor="_Toc104306555">
        <w:r w:rsidRPr="00371101" w:rsidR="005E2800">
          <w:rPr>
            <w:rStyle w:val="Hyperlink"/>
            <w:rFonts w:cstheme="majorHAnsi"/>
            <w:noProof/>
          </w:rPr>
          <w:t>Ilustración 1 Instituciones y operadores</w:t>
        </w:r>
        <w:r w:rsidR="005E2800">
          <w:rPr>
            <w:noProof/>
            <w:webHidden/>
          </w:rPr>
          <w:tab/>
        </w:r>
        <w:r w:rsidR="005E2800">
          <w:rPr>
            <w:noProof/>
            <w:webHidden/>
          </w:rPr>
          <w:fldChar w:fldCharType="begin"/>
        </w:r>
        <w:r w:rsidR="005E2800">
          <w:rPr>
            <w:noProof/>
            <w:webHidden/>
          </w:rPr>
          <w:instrText xml:space="preserve"> PAGEREF _Toc104306555 \h </w:instrText>
        </w:r>
        <w:r w:rsidR="005E2800">
          <w:rPr>
            <w:noProof/>
            <w:webHidden/>
          </w:rPr>
        </w:r>
        <w:r w:rsidR="005E2800">
          <w:rPr>
            <w:noProof/>
            <w:webHidden/>
          </w:rPr>
          <w:fldChar w:fldCharType="separate"/>
        </w:r>
        <w:r w:rsidR="005E2800">
          <w:rPr>
            <w:noProof/>
            <w:webHidden/>
          </w:rPr>
          <w:t>8</w:t>
        </w:r>
        <w:r w:rsidR="005E2800">
          <w:rPr>
            <w:noProof/>
            <w:webHidden/>
          </w:rPr>
          <w:fldChar w:fldCharType="end"/>
        </w:r>
      </w:hyperlink>
    </w:p>
    <w:p w:rsidR="005E2800" w:rsidRDefault="00FD764C" w14:paraId="521C1E30" w14:textId="16699C72">
      <w:pPr>
        <w:pStyle w:val="TableofFigures"/>
        <w:tabs>
          <w:tab w:val="right" w:leader="dot" w:pos="8828"/>
        </w:tabs>
        <w:rPr>
          <w:rFonts w:asciiTheme="minorHAnsi" w:hAnsiTheme="minorHAnsi" w:eastAsiaTheme="minorEastAsia"/>
          <w:noProof/>
          <w:lang w:eastAsia="es-CO"/>
        </w:rPr>
      </w:pPr>
      <w:hyperlink w:history="1" w:anchor="_Toc104306556">
        <w:r w:rsidRPr="00371101" w:rsidR="005E2800">
          <w:rPr>
            <w:rStyle w:val="Hyperlink"/>
            <w:rFonts w:cstheme="majorHAnsi"/>
            <w:noProof/>
          </w:rPr>
          <w:t>Ilustración 2 Organigrama nivel jerárquico superior ANDA 2020</w:t>
        </w:r>
        <w:r w:rsidR="005E2800">
          <w:rPr>
            <w:noProof/>
            <w:webHidden/>
          </w:rPr>
          <w:tab/>
        </w:r>
        <w:r w:rsidR="005E2800">
          <w:rPr>
            <w:noProof/>
            <w:webHidden/>
          </w:rPr>
          <w:fldChar w:fldCharType="begin"/>
        </w:r>
        <w:r w:rsidR="005E2800">
          <w:rPr>
            <w:noProof/>
            <w:webHidden/>
          </w:rPr>
          <w:instrText xml:space="preserve"> PAGEREF _Toc104306556 \h </w:instrText>
        </w:r>
        <w:r w:rsidR="005E2800">
          <w:rPr>
            <w:noProof/>
            <w:webHidden/>
          </w:rPr>
        </w:r>
        <w:r w:rsidR="005E2800">
          <w:rPr>
            <w:noProof/>
            <w:webHidden/>
          </w:rPr>
          <w:fldChar w:fldCharType="separate"/>
        </w:r>
        <w:r w:rsidR="005E2800">
          <w:rPr>
            <w:noProof/>
            <w:webHidden/>
          </w:rPr>
          <w:t>10</w:t>
        </w:r>
        <w:r w:rsidR="005E2800">
          <w:rPr>
            <w:noProof/>
            <w:webHidden/>
          </w:rPr>
          <w:fldChar w:fldCharType="end"/>
        </w:r>
      </w:hyperlink>
    </w:p>
    <w:p w:rsidR="005E2800" w:rsidRDefault="00FD764C" w14:paraId="1BBEFF5E" w14:textId="24AA02E4">
      <w:pPr>
        <w:pStyle w:val="TableofFigures"/>
        <w:tabs>
          <w:tab w:val="right" w:leader="dot" w:pos="8828"/>
        </w:tabs>
        <w:rPr>
          <w:rFonts w:asciiTheme="minorHAnsi" w:hAnsiTheme="minorHAnsi" w:eastAsiaTheme="minorEastAsia"/>
          <w:noProof/>
          <w:lang w:eastAsia="es-CO"/>
        </w:rPr>
      </w:pPr>
      <w:hyperlink w:history="1" w:anchor="_Toc104306557">
        <w:r w:rsidRPr="00371101" w:rsidR="005E2800">
          <w:rPr>
            <w:rStyle w:val="Hyperlink"/>
            <w:rFonts w:cstheme="majorHAnsi"/>
            <w:noProof/>
          </w:rPr>
          <w:t>Ilustración 3 Esquema del Modelo Financiero</w:t>
        </w:r>
        <w:r w:rsidR="005E2800">
          <w:rPr>
            <w:noProof/>
            <w:webHidden/>
          </w:rPr>
          <w:tab/>
        </w:r>
        <w:r w:rsidR="005E2800">
          <w:rPr>
            <w:noProof/>
            <w:webHidden/>
          </w:rPr>
          <w:fldChar w:fldCharType="begin"/>
        </w:r>
        <w:r w:rsidR="005E2800">
          <w:rPr>
            <w:noProof/>
            <w:webHidden/>
          </w:rPr>
          <w:instrText xml:space="preserve"> PAGEREF _Toc104306557 \h </w:instrText>
        </w:r>
        <w:r w:rsidR="005E2800">
          <w:rPr>
            <w:noProof/>
            <w:webHidden/>
          </w:rPr>
        </w:r>
        <w:r w:rsidR="005E2800">
          <w:rPr>
            <w:noProof/>
            <w:webHidden/>
          </w:rPr>
          <w:fldChar w:fldCharType="separate"/>
        </w:r>
        <w:r w:rsidR="005E2800">
          <w:rPr>
            <w:noProof/>
            <w:webHidden/>
          </w:rPr>
          <w:t>46</w:t>
        </w:r>
        <w:r w:rsidR="005E2800">
          <w:rPr>
            <w:noProof/>
            <w:webHidden/>
          </w:rPr>
          <w:fldChar w:fldCharType="end"/>
        </w:r>
      </w:hyperlink>
    </w:p>
    <w:p w:rsidR="007818CC" w:rsidP="007818CC" w:rsidRDefault="007818CC" w14:paraId="13D7E2E4" w14:textId="09576A28">
      <w:r>
        <w:fldChar w:fldCharType="end"/>
      </w:r>
    </w:p>
    <w:p w:rsidR="00A0660D" w:rsidP="007818CC" w:rsidRDefault="00A0660D" w14:paraId="393B4F96" w14:textId="1C59D92F"/>
    <w:p w:rsidR="00A0660D" w:rsidP="007818CC" w:rsidRDefault="00A0660D" w14:paraId="3DED8E4E" w14:textId="5D7922F2"/>
    <w:p w:rsidR="00A0660D" w:rsidP="007818CC" w:rsidRDefault="00A0660D" w14:paraId="0B3E8B3D" w14:textId="79705728"/>
    <w:p w:rsidR="00C5546F" w:rsidP="00C5546F" w:rsidRDefault="00C5546F" w14:paraId="2AEB695B" w14:textId="6AB99575">
      <w:pPr>
        <w:pStyle w:val="TOC1"/>
        <w:rPr>
          <w:rFonts w:cstheme="majorHAnsi"/>
        </w:rPr>
      </w:pPr>
      <w:r>
        <w:rPr>
          <w:rFonts w:cstheme="majorHAnsi"/>
        </w:rPr>
        <w:t>Anexos</w:t>
      </w:r>
    </w:p>
    <w:p w:rsidR="005E2800" w:rsidRDefault="00C5546F" w14:paraId="0E1EABA1" w14:textId="113CC96C">
      <w:pPr>
        <w:pStyle w:val="TableofFigures"/>
        <w:tabs>
          <w:tab w:val="right" w:leader="dot" w:pos="8828"/>
        </w:tabs>
        <w:rPr>
          <w:rFonts w:asciiTheme="minorHAnsi" w:hAnsiTheme="minorHAnsi" w:eastAsiaTheme="minorEastAsia"/>
          <w:noProof/>
          <w:lang w:eastAsia="es-CO"/>
        </w:rPr>
      </w:pPr>
      <w:r>
        <w:fldChar w:fldCharType="begin"/>
      </w:r>
      <w:r>
        <w:instrText xml:space="preserve"> TOC \h \z \c "Anexo" </w:instrText>
      </w:r>
      <w:r>
        <w:fldChar w:fldCharType="separate"/>
      </w:r>
      <w:hyperlink w:history="1" w:anchor="_Toc104306558">
        <w:r w:rsidRPr="0027667A" w:rsidR="005E2800">
          <w:rPr>
            <w:rStyle w:val="Hyperlink"/>
            <w:rFonts w:cstheme="majorHAnsi"/>
            <w:noProof/>
          </w:rPr>
          <w:t>Anexo 1 Detalle deuda interna ANDA 2019 - 2021</w:t>
        </w:r>
        <w:r w:rsidR="005E2800">
          <w:rPr>
            <w:noProof/>
            <w:webHidden/>
          </w:rPr>
          <w:tab/>
        </w:r>
        <w:r w:rsidR="005E2800">
          <w:rPr>
            <w:noProof/>
            <w:webHidden/>
          </w:rPr>
          <w:fldChar w:fldCharType="begin"/>
        </w:r>
        <w:r w:rsidR="005E2800">
          <w:rPr>
            <w:noProof/>
            <w:webHidden/>
          </w:rPr>
          <w:instrText xml:space="preserve"> PAGEREF _Toc104306558 \h </w:instrText>
        </w:r>
        <w:r w:rsidR="005E2800">
          <w:rPr>
            <w:noProof/>
            <w:webHidden/>
          </w:rPr>
        </w:r>
        <w:r w:rsidR="005E2800">
          <w:rPr>
            <w:noProof/>
            <w:webHidden/>
          </w:rPr>
          <w:fldChar w:fldCharType="separate"/>
        </w:r>
        <w:r w:rsidR="005E2800">
          <w:rPr>
            <w:noProof/>
            <w:webHidden/>
          </w:rPr>
          <w:t>58</w:t>
        </w:r>
        <w:r w:rsidR="005E2800">
          <w:rPr>
            <w:noProof/>
            <w:webHidden/>
          </w:rPr>
          <w:fldChar w:fldCharType="end"/>
        </w:r>
      </w:hyperlink>
    </w:p>
    <w:p w:rsidR="005E2800" w:rsidRDefault="00FD764C" w14:paraId="49AAFBA8" w14:textId="21BFE660">
      <w:pPr>
        <w:pStyle w:val="TableofFigures"/>
        <w:tabs>
          <w:tab w:val="right" w:leader="dot" w:pos="8828"/>
        </w:tabs>
        <w:rPr>
          <w:rFonts w:asciiTheme="minorHAnsi" w:hAnsiTheme="minorHAnsi" w:eastAsiaTheme="minorEastAsia"/>
          <w:noProof/>
          <w:lang w:eastAsia="es-CO"/>
        </w:rPr>
      </w:pPr>
      <w:hyperlink w:history="1" w:anchor="_Toc104306559">
        <w:r w:rsidRPr="0027667A" w:rsidR="005E2800">
          <w:rPr>
            <w:rStyle w:val="Hyperlink"/>
            <w:rFonts w:cstheme="majorHAnsi"/>
            <w:noProof/>
          </w:rPr>
          <w:t>Anexo 2 Detalle deuda externa ANDA 2019 - 2021</w:t>
        </w:r>
        <w:r w:rsidR="005E2800">
          <w:rPr>
            <w:noProof/>
            <w:webHidden/>
          </w:rPr>
          <w:tab/>
        </w:r>
        <w:r w:rsidR="005E2800">
          <w:rPr>
            <w:noProof/>
            <w:webHidden/>
          </w:rPr>
          <w:fldChar w:fldCharType="begin"/>
        </w:r>
        <w:r w:rsidR="005E2800">
          <w:rPr>
            <w:noProof/>
            <w:webHidden/>
          </w:rPr>
          <w:instrText xml:space="preserve"> PAGEREF _Toc104306559 \h </w:instrText>
        </w:r>
        <w:r w:rsidR="005E2800">
          <w:rPr>
            <w:noProof/>
            <w:webHidden/>
          </w:rPr>
        </w:r>
        <w:r w:rsidR="005E2800">
          <w:rPr>
            <w:noProof/>
            <w:webHidden/>
          </w:rPr>
          <w:fldChar w:fldCharType="separate"/>
        </w:r>
        <w:r w:rsidR="005E2800">
          <w:rPr>
            <w:noProof/>
            <w:webHidden/>
          </w:rPr>
          <w:t>69</w:t>
        </w:r>
        <w:r w:rsidR="005E2800">
          <w:rPr>
            <w:noProof/>
            <w:webHidden/>
          </w:rPr>
          <w:fldChar w:fldCharType="end"/>
        </w:r>
      </w:hyperlink>
    </w:p>
    <w:p w:rsidR="005E2800" w:rsidRDefault="00FD764C" w14:paraId="3F853067" w14:textId="76F04DB4">
      <w:pPr>
        <w:pStyle w:val="TableofFigures"/>
        <w:tabs>
          <w:tab w:val="right" w:leader="dot" w:pos="8828"/>
        </w:tabs>
        <w:rPr>
          <w:rFonts w:asciiTheme="minorHAnsi" w:hAnsiTheme="minorHAnsi" w:eastAsiaTheme="minorEastAsia"/>
          <w:noProof/>
          <w:lang w:eastAsia="es-CO"/>
        </w:rPr>
      </w:pPr>
      <w:hyperlink w:history="1" w:anchor="_Toc104306560">
        <w:r w:rsidRPr="0027667A" w:rsidR="005E2800">
          <w:rPr>
            <w:rStyle w:val="Hyperlink"/>
            <w:rFonts w:cstheme="majorHAnsi"/>
            <w:noProof/>
          </w:rPr>
          <w:t>Anexo 3 Estado de resultados Normal case</w:t>
        </w:r>
        <w:r w:rsidR="005E2800">
          <w:rPr>
            <w:noProof/>
            <w:webHidden/>
          </w:rPr>
          <w:tab/>
        </w:r>
        <w:r w:rsidR="005E2800">
          <w:rPr>
            <w:noProof/>
            <w:webHidden/>
          </w:rPr>
          <w:fldChar w:fldCharType="begin"/>
        </w:r>
        <w:r w:rsidR="005E2800">
          <w:rPr>
            <w:noProof/>
            <w:webHidden/>
          </w:rPr>
          <w:instrText xml:space="preserve"> PAGEREF _Toc104306560 \h </w:instrText>
        </w:r>
        <w:r w:rsidR="005E2800">
          <w:rPr>
            <w:noProof/>
            <w:webHidden/>
          </w:rPr>
        </w:r>
        <w:r w:rsidR="005E2800">
          <w:rPr>
            <w:noProof/>
            <w:webHidden/>
          </w:rPr>
          <w:fldChar w:fldCharType="separate"/>
        </w:r>
        <w:r w:rsidR="005E2800">
          <w:rPr>
            <w:noProof/>
            <w:webHidden/>
          </w:rPr>
          <w:t>71</w:t>
        </w:r>
        <w:r w:rsidR="005E2800">
          <w:rPr>
            <w:noProof/>
            <w:webHidden/>
          </w:rPr>
          <w:fldChar w:fldCharType="end"/>
        </w:r>
      </w:hyperlink>
    </w:p>
    <w:p w:rsidR="005E2800" w:rsidRDefault="00FD764C" w14:paraId="739EA71F" w14:textId="4FD7DEA1">
      <w:pPr>
        <w:pStyle w:val="TableofFigures"/>
        <w:tabs>
          <w:tab w:val="right" w:leader="dot" w:pos="8828"/>
        </w:tabs>
        <w:rPr>
          <w:rFonts w:asciiTheme="minorHAnsi" w:hAnsiTheme="minorHAnsi" w:eastAsiaTheme="minorEastAsia"/>
          <w:noProof/>
          <w:lang w:eastAsia="es-CO"/>
        </w:rPr>
      </w:pPr>
      <w:hyperlink w:history="1" w:anchor="_Toc104306561">
        <w:r w:rsidRPr="0027667A" w:rsidR="005E2800">
          <w:rPr>
            <w:rStyle w:val="Hyperlink"/>
            <w:rFonts w:cstheme="majorHAnsi"/>
            <w:noProof/>
          </w:rPr>
          <w:t>Anexo 4 Balance general Normal case</w:t>
        </w:r>
        <w:r w:rsidR="005E2800">
          <w:rPr>
            <w:noProof/>
            <w:webHidden/>
          </w:rPr>
          <w:tab/>
        </w:r>
        <w:r w:rsidR="005E2800">
          <w:rPr>
            <w:noProof/>
            <w:webHidden/>
          </w:rPr>
          <w:fldChar w:fldCharType="begin"/>
        </w:r>
        <w:r w:rsidR="005E2800">
          <w:rPr>
            <w:noProof/>
            <w:webHidden/>
          </w:rPr>
          <w:instrText xml:space="preserve"> PAGEREF _Toc104306561 \h </w:instrText>
        </w:r>
        <w:r w:rsidR="005E2800">
          <w:rPr>
            <w:noProof/>
            <w:webHidden/>
          </w:rPr>
        </w:r>
        <w:r w:rsidR="005E2800">
          <w:rPr>
            <w:noProof/>
            <w:webHidden/>
          </w:rPr>
          <w:fldChar w:fldCharType="separate"/>
        </w:r>
        <w:r w:rsidR="005E2800">
          <w:rPr>
            <w:noProof/>
            <w:webHidden/>
          </w:rPr>
          <w:t>73</w:t>
        </w:r>
        <w:r w:rsidR="005E2800">
          <w:rPr>
            <w:noProof/>
            <w:webHidden/>
          </w:rPr>
          <w:fldChar w:fldCharType="end"/>
        </w:r>
      </w:hyperlink>
    </w:p>
    <w:p w:rsidR="005E2800" w:rsidRDefault="00FD764C" w14:paraId="287E49F2" w14:textId="38099DD0">
      <w:pPr>
        <w:pStyle w:val="TableofFigures"/>
        <w:tabs>
          <w:tab w:val="right" w:leader="dot" w:pos="8828"/>
        </w:tabs>
        <w:rPr>
          <w:rFonts w:asciiTheme="minorHAnsi" w:hAnsiTheme="minorHAnsi" w:eastAsiaTheme="minorEastAsia"/>
          <w:noProof/>
          <w:lang w:eastAsia="es-CO"/>
        </w:rPr>
      </w:pPr>
      <w:hyperlink w:history="1" w:anchor="_Toc104306562">
        <w:r w:rsidRPr="0027667A" w:rsidR="005E2800">
          <w:rPr>
            <w:rStyle w:val="Hyperlink"/>
            <w:rFonts w:cstheme="majorHAnsi"/>
            <w:noProof/>
          </w:rPr>
          <w:t>Anexo 5 Flujo de efectivo Normal case</w:t>
        </w:r>
        <w:r w:rsidR="005E2800">
          <w:rPr>
            <w:noProof/>
            <w:webHidden/>
          </w:rPr>
          <w:tab/>
        </w:r>
        <w:r w:rsidR="005E2800">
          <w:rPr>
            <w:noProof/>
            <w:webHidden/>
          </w:rPr>
          <w:fldChar w:fldCharType="begin"/>
        </w:r>
        <w:r w:rsidR="005E2800">
          <w:rPr>
            <w:noProof/>
            <w:webHidden/>
          </w:rPr>
          <w:instrText xml:space="preserve"> PAGEREF _Toc104306562 \h </w:instrText>
        </w:r>
        <w:r w:rsidR="005E2800">
          <w:rPr>
            <w:noProof/>
            <w:webHidden/>
          </w:rPr>
        </w:r>
        <w:r w:rsidR="005E2800">
          <w:rPr>
            <w:noProof/>
            <w:webHidden/>
          </w:rPr>
          <w:fldChar w:fldCharType="separate"/>
        </w:r>
        <w:r w:rsidR="005E2800">
          <w:rPr>
            <w:noProof/>
            <w:webHidden/>
          </w:rPr>
          <w:t>75</w:t>
        </w:r>
        <w:r w:rsidR="005E2800">
          <w:rPr>
            <w:noProof/>
            <w:webHidden/>
          </w:rPr>
          <w:fldChar w:fldCharType="end"/>
        </w:r>
      </w:hyperlink>
    </w:p>
    <w:p w:rsidR="005E2800" w:rsidRDefault="00FD764C" w14:paraId="0FE7A228" w14:textId="2230FFAC">
      <w:pPr>
        <w:pStyle w:val="TableofFigures"/>
        <w:tabs>
          <w:tab w:val="right" w:leader="dot" w:pos="8828"/>
        </w:tabs>
        <w:rPr>
          <w:rFonts w:asciiTheme="minorHAnsi" w:hAnsiTheme="minorHAnsi" w:eastAsiaTheme="minorEastAsia"/>
          <w:noProof/>
          <w:lang w:eastAsia="es-CO"/>
        </w:rPr>
      </w:pPr>
      <w:hyperlink w:history="1" w:anchor="_Toc104306563">
        <w:r w:rsidRPr="0027667A" w:rsidR="005E2800">
          <w:rPr>
            <w:rStyle w:val="Hyperlink"/>
            <w:rFonts w:cstheme="majorHAnsi"/>
            <w:noProof/>
          </w:rPr>
          <w:t>Anexo 6 Estado de resultados Base case</w:t>
        </w:r>
        <w:r w:rsidR="005E2800">
          <w:rPr>
            <w:noProof/>
            <w:webHidden/>
          </w:rPr>
          <w:tab/>
        </w:r>
        <w:r w:rsidR="005E2800">
          <w:rPr>
            <w:noProof/>
            <w:webHidden/>
          </w:rPr>
          <w:fldChar w:fldCharType="begin"/>
        </w:r>
        <w:r w:rsidR="005E2800">
          <w:rPr>
            <w:noProof/>
            <w:webHidden/>
          </w:rPr>
          <w:instrText xml:space="preserve"> PAGEREF _Toc104306563 \h </w:instrText>
        </w:r>
        <w:r w:rsidR="005E2800">
          <w:rPr>
            <w:noProof/>
            <w:webHidden/>
          </w:rPr>
        </w:r>
        <w:r w:rsidR="005E2800">
          <w:rPr>
            <w:noProof/>
            <w:webHidden/>
          </w:rPr>
          <w:fldChar w:fldCharType="separate"/>
        </w:r>
        <w:r w:rsidR="005E2800">
          <w:rPr>
            <w:noProof/>
            <w:webHidden/>
          </w:rPr>
          <w:t>77</w:t>
        </w:r>
        <w:r w:rsidR="005E2800">
          <w:rPr>
            <w:noProof/>
            <w:webHidden/>
          </w:rPr>
          <w:fldChar w:fldCharType="end"/>
        </w:r>
      </w:hyperlink>
    </w:p>
    <w:p w:rsidR="005E2800" w:rsidRDefault="00FD764C" w14:paraId="444498D2" w14:textId="1337A9C1">
      <w:pPr>
        <w:pStyle w:val="TableofFigures"/>
        <w:tabs>
          <w:tab w:val="right" w:leader="dot" w:pos="8828"/>
        </w:tabs>
        <w:rPr>
          <w:rFonts w:asciiTheme="minorHAnsi" w:hAnsiTheme="minorHAnsi" w:eastAsiaTheme="minorEastAsia"/>
          <w:noProof/>
          <w:lang w:eastAsia="es-CO"/>
        </w:rPr>
      </w:pPr>
      <w:hyperlink w:history="1" w:anchor="_Toc104306564">
        <w:r w:rsidRPr="0027667A" w:rsidR="005E2800">
          <w:rPr>
            <w:rStyle w:val="Hyperlink"/>
            <w:rFonts w:cstheme="majorHAnsi"/>
            <w:noProof/>
          </w:rPr>
          <w:t>Anexo 7 Balance general Base case</w:t>
        </w:r>
        <w:r w:rsidR="005E2800">
          <w:rPr>
            <w:noProof/>
            <w:webHidden/>
          </w:rPr>
          <w:tab/>
        </w:r>
        <w:r w:rsidR="005E2800">
          <w:rPr>
            <w:noProof/>
            <w:webHidden/>
          </w:rPr>
          <w:fldChar w:fldCharType="begin"/>
        </w:r>
        <w:r w:rsidR="005E2800">
          <w:rPr>
            <w:noProof/>
            <w:webHidden/>
          </w:rPr>
          <w:instrText xml:space="preserve"> PAGEREF _Toc104306564 \h </w:instrText>
        </w:r>
        <w:r w:rsidR="005E2800">
          <w:rPr>
            <w:noProof/>
            <w:webHidden/>
          </w:rPr>
        </w:r>
        <w:r w:rsidR="005E2800">
          <w:rPr>
            <w:noProof/>
            <w:webHidden/>
          </w:rPr>
          <w:fldChar w:fldCharType="separate"/>
        </w:r>
        <w:r w:rsidR="005E2800">
          <w:rPr>
            <w:noProof/>
            <w:webHidden/>
          </w:rPr>
          <w:t>79</w:t>
        </w:r>
        <w:r w:rsidR="005E2800">
          <w:rPr>
            <w:noProof/>
            <w:webHidden/>
          </w:rPr>
          <w:fldChar w:fldCharType="end"/>
        </w:r>
      </w:hyperlink>
    </w:p>
    <w:p w:rsidR="005E2800" w:rsidRDefault="00FD764C" w14:paraId="16A78449" w14:textId="03CBBECE">
      <w:pPr>
        <w:pStyle w:val="TableofFigures"/>
        <w:tabs>
          <w:tab w:val="right" w:leader="dot" w:pos="8828"/>
        </w:tabs>
        <w:rPr>
          <w:rFonts w:asciiTheme="minorHAnsi" w:hAnsiTheme="minorHAnsi" w:eastAsiaTheme="minorEastAsia"/>
          <w:noProof/>
          <w:lang w:eastAsia="es-CO"/>
        </w:rPr>
      </w:pPr>
      <w:hyperlink w:history="1" w:anchor="_Toc104306565">
        <w:r w:rsidRPr="0027667A" w:rsidR="005E2800">
          <w:rPr>
            <w:rStyle w:val="Hyperlink"/>
            <w:rFonts w:cstheme="majorHAnsi"/>
            <w:noProof/>
          </w:rPr>
          <w:t>Anexo 8 Flujo de efectivo Base case</w:t>
        </w:r>
        <w:r w:rsidR="005E2800">
          <w:rPr>
            <w:noProof/>
            <w:webHidden/>
          </w:rPr>
          <w:tab/>
        </w:r>
        <w:r w:rsidR="005E2800">
          <w:rPr>
            <w:noProof/>
            <w:webHidden/>
          </w:rPr>
          <w:fldChar w:fldCharType="begin"/>
        </w:r>
        <w:r w:rsidR="005E2800">
          <w:rPr>
            <w:noProof/>
            <w:webHidden/>
          </w:rPr>
          <w:instrText xml:space="preserve"> PAGEREF _Toc104306565 \h </w:instrText>
        </w:r>
        <w:r w:rsidR="005E2800">
          <w:rPr>
            <w:noProof/>
            <w:webHidden/>
          </w:rPr>
        </w:r>
        <w:r w:rsidR="005E2800">
          <w:rPr>
            <w:noProof/>
            <w:webHidden/>
          </w:rPr>
          <w:fldChar w:fldCharType="separate"/>
        </w:r>
        <w:r w:rsidR="005E2800">
          <w:rPr>
            <w:noProof/>
            <w:webHidden/>
          </w:rPr>
          <w:t>81</w:t>
        </w:r>
        <w:r w:rsidR="005E2800">
          <w:rPr>
            <w:noProof/>
            <w:webHidden/>
          </w:rPr>
          <w:fldChar w:fldCharType="end"/>
        </w:r>
      </w:hyperlink>
    </w:p>
    <w:p w:rsidRPr="00C5546F" w:rsidR="00C5546F" w:rsidP="00C5546F" w:rsidRDefault="00C5546F" w14:paraId="6CA7AAE7" w14:textId="338AAFC0">
      <w:r>
        <w:fldChar w:fldCharType="end"/>
      </w:r>
    </w:p>
    <w:p w:rsidR="00C949A7" w:rsidP="00E02ED8" w:rsidRDefault="00C949A7" w14:paraId="4BD1BC8F" w14:textId="64D023A9">
      <w:pPr>
        <w:rPr>
          <w:rFonts w:cstheme="majorHAnsi"/>
          <w:sz w:val="20"/>
          <w:szCs w:val="20"/>
        </w:rPr>
      </w:pPr>
    </w:p>
    <w:p w:rsidR="00501964" w:rsidP="00E02ED8" w:rsidRDefault="00501964" w14:paraId="1FF4F2FF" w14:textId="3F7248B8">
      <w:pPr>
        <w:rPr>
          <w:rFonts w:cstheme="majorHAnsi"/>
          <w:sz w:val="20"/>
          <w:szCs w:val="20"/>
        </w:rPr>
      </w:pPr>
    </w:p>
    <w:p w:rsidR="00501964" w:rsidP="00E02ED8" w:rsidRDefault="00501964" w14:paraId="1E5C8360" w14:textId="5E28CD1E">
      <w:pPr>
        <w:rPr>
          <w:rFonts w:cstheme="majorHAnsi"/>
          <w:sz w:val="20"/>
          <w:szCs w:val="20"/>
        </w:rPr>
      </w:pPr>
    </w:p>
    <w:p w:rsidR="00501964" w:rsidP="00E02ED8" w:rsidRDefault="00501964" w14:paraId="5E51F088" w14:textId="08857C2F">
      <w:pPr>
        <w:rPr>
          <w:rFonts w:cstheme="majorHAnsi"/>
          <w:sz w:val="20"/>
          <w:szCs w:val="20"/>
        </w:rPr>
      </w:pPr>
    </w:p>
    <w:p w:rsidR="00501964" w:rsidP="00E02ED8" w:rsidRDefault="00501964" w14:paraId="03F9C456" w14:textId="1FEDBFA1">
      <w:pPr>
        <w:rPr>
          <w:rFonts w:cstheme="majorHAnsi"/>
          <w:sz w:val="20"/>
          <w:szCs w:val="20"/>
        </w:rPr>
      </w:pPr>
    </w:p>
    <w:p w:rsidR="00501964" w:rsidP="00E02ED8" w:rsidRDefault="00501964" w14:paraId="7EDD59A7" w14:textId="0CC55787">
      <w:pPr>
        <w:rPr>
          <w:rFonts w:cstheme="majorHAnsi"/>
          <w:sz w:val="20"/>
          <w:szCs w:val="20"/>
        </w:rPr>
      </w:pPr>
    </w:p>
    <w:p w:rsidR="00501964" w:rsidP="00E02ED8" w:rsidRDefault="00501964" w14:paraId="09BB9343" w14:textId="7C0D342C">
      <w:pPr>
        <w:rPr>
          <w:rFonts w:cstheme="majorHAnsi"/>
          <w:sz w:val="20"/>
          <w:szCs w:val="20"/>
        </w:rPr>
      </w:pPr>
    </w:p>
    <w:p w:rsidR="00501964" w:rsidP="00E02ED8" w:rsidRDefault="00501964" w14:paraId="21977D17" w14:textId="4BA68DA2">
      <w:pPr>
        <w:rPr>
          <w:rFonts w:cstheme="majorHAnsi"/>
          <w:sz w:val="20"/>
          <w:szCs w:val="20"/>
        </w:rPr>
      </w:pPr>
    </w:p>
    <w:p w:rsidR="00501964" w:rsidP="00E02ED8" w:rsidRDefault="00501964" w14:paraId="4F94551F" w14:textId="089254DD">
      <w:pPr>
        <w:rPr>
          <w:rFonts w:cstheme="majorHAnsi"/>
          <w:sz w:val="20"/>
          <w:szCs w:val="20"/>
        </w:rPr>
      </w:pPr>
    </w:p>
    <w:p w:rsidR="00501964" w:rsidP="00E02ED8" w:rsidRDefault="00501964" w14:paraId="70CE6A83" w14:textId="2CF3934F">
      <w:pPr>
        <w:rPr>
          <w:rFonts w:cstheme="majorHAnsi"/>
          <w:sz w:val="20"/>
          <w:szCs w:val="20"/>
        </w:rPr>
      </w:pPr>
    </w:p>
    <w:p w:rsidR="007A76C5" w:rsidP="00E02ED8" w:rsidRDefault="007A76C5" w14:paraId="176716F1" w14:textId="7588CF29">
      <w:pPr>
        <w:rPr>
          <w:rFonts w:cstheme="majorHAnsi"/>
          <w:sz w:val="20"/>
          <w:szCs w:val="20"/>
        </w:rPr>
      </w:pPr>
    </w:p>
    <w:p w:rsidR="00A0660D" w:rsidP="00E02ED8" w:rsidRDefault="00A0660D" w14:paraId="1C805614" w14:textId="0272EC40">
      <w:pPr>
        <w:rPr>
          <w:rFonts w:cstheme="majorHAnsi"/>
          <w:sz w:val="20"/>
          <w:szCs w:val="20"/>
        </w:rPr>
      </w:pPr>
    </w:p>
    <w:p w:rsidR="00A0660D" w:rsidP="00E02ED8" w:rsidRDefault="00A0660D" w14:paraId="0DDE0275" w14:textId="1911069E">
      <w:pPr>
        <w:rPr>
          <w:rFonts w:cstheme="majorHAnsi"/>
          <w:sz w:val="20"/>
          <w:szCs w:val="20"/>
        </w:rPr>
      </w:pPr>
    </w:p>
    <w:p w:rsidR="00A0660D" w:rsidP="00E02ED8" w:rsidRDefault="00A0660D" w14:paraId="3D37AA26" w14:textId="1B8749FA">
      <w:pPr>
        <w:rPr>
          <w:rFonts w:cstheme="majorHAnsi"/>
          <w:sz w:val="20"/>
          <w:szCs w:val="20"/>
        </w:rPr>
      </w:pPr>
    </w:p>
    <w:p w:rsidR="00A0660D" w:rsidP="00E02ED8" w:rsidRDefault="00A0660D" w14:paraId="302DAAF4" w14:textId="63040FC8">
      <w:pPr>
        <w:rPr>
          <w:rFonts w:cstheme="majorHAnsi"/>
          <w:sz w:val="20"/>
          <w:szCs w:val="20"/>
        </w:rPr>
      </w:pPr>
    </w:p>
    <w:p w:rsidR="00A0660D" w:rsidP="00E02ED8" w:rsidRDefault="00A0660D" w14:paraId="2DDE4DE4" w14:textId="445EDC53">
      <w:pPr>
        <w:rPr>
          <w:rFonts w:cstheme="majorHAnsi"/>
          <w:sz w:val="20"/>
          <w:szCs w:val="20"/>
        </w:rPr>
      </w:pPr>
    </w:p>
    <w:p w:rsidR="00A0660D" w:rsidP="00E02ED8" w:rsidRDefault="00A0660D" w14:paraId="06373459" w14:textId="16DE9260">
      <w:pPr>
        <w:rPr>
          <w:rFonts w:cstheme="majorHAnsi"/>
          <w:sz w:val="20"/>
          <w:szCs w:val="20"/>
        </w:rPr>
      </w:pPr>
    </w:p>
    <w:p w:rsidR="00C12ADB" w:rsidP="00E02ED8" w:rsidRDefault="00C12ADB" w14:paraId="73A21A0E" w14:textId="2CCE793B">
      <w:pPr>
        <w:rPr>
          <w:rFonts w:cstheme="majorHAnsi"/>
          <w:sz w:val="20"/>
          <w:szCs w:val="20"/>
        </w:rPr>
      </w:pPr>
    </w:p>
    <w:p w:rsidR="00C12ADB" w:rsidP="00E02ED8" w:rsidRDefault="00C12ADB" w14:paraId="080DA6E0" w14:textId="0EC79C12">
      <w:pPr>
        <w:rPr>
          <w:rFonts w:cstheme="majorHAnsi"/>
          <w:sz w:val="20"/>
          <w:szCs w:val="20"/>
        </w:rPr>
      </w:pPr>
    </w:p>
    <w:p w:rsidR="00C12ADB" w:rsidP="00E02ED8" w:rsidRDefault="00C12ADB" w14:paraId="1ABB16F6" w14:textId="77777777">
      <w:pPr>
        <w:rPr>
          <w:rFonts w:cstheme="majorHAnsi"/>
          <w:sz w:val="20"/>
          <w:szCs w:val="20"/>
        </w:rPr>
      </w:pPr>
    </w:p>
    <w:p w:rsidR="00501964" w:rsidP="00E02ED8" w:rsidRDefault="00501964" w14:paraId="4684E432" w14:textId="733332F8">
      <w:pPr>
        <w:rPr>
          <w:rFonts w:cstheme="majorHAnsi"/>
          <w:sz w:val="20"/>
          <w:szCs w:val="20"/>
        </w:rPr>
      </w:pPr>
    </w:p>
    <w:p w:rsidRPr="001F0615" w:rsidR="007B3D87" w:rsidP="00D9726F" w:rsidRDefault="007B3D87" w14:paraId="6481C60F" w14:textId="6198208A">
      <w:pPr>
        <w:pStyle w:val="BodyText"/>
        <w:rPr>
          <w:rFonts w:cstheme="majorHAnsi"/>
        </w:rPr>
      </w:pPr>
    </w:p>
    <w:p w:rsidRPr="001C0347" w:rsidR="007B3D87" w:rsidP="00D9726F" w:rsidRDefault="007B3D87" w14:paraId="242527F9" w14:textId="407B4D21">
      <w:pPr>
        <w:pStyle w:val="BodyText"/>
        <w:rPr>
          <w:rFonts w:cstheme="majorHAnsi"/>
        </w:rPr>
      </w:pPr>
    </w:p>
    <w:p w:rsidRPr="00617F01" w:rsidR="00433F33" w:rsidP="00D9726F" w:rsidRDefault="00433F33" w14:paraId="70E09A56" w14:textId="77777777">
      <w:pPr>
        <w:pStyle w:val="BodyText"/>
        <w:rPr>
          <w:rFonts w:cstheme="majorHAnsi"/>
        </w:rPr>
      </w:pPr>
    </w:p>
    <w:p w:rsidR="00057805" w:rsidP="00057805" w:rsidRDefault="00BC4DAF" w14:paraId="28A8CFFE" w14:textId="790F7A73">
      <w:pPr>
        <w:pStyle w:val="Heading1"/>
        <w:rPr>
          <w:rFonts w:cstheme="majorHAnsi"/>
        </w:rPr>
      </w:pPr>
      <w:bookmarkStart w:name="_Toc104886457" w:id="0"/>
      <w:r w:rsidRPr="00BC4DAF">
        <w:rPr>
          <w:rFonts w:cstheme="majorHAnsi"/>
        </w:rPr>
        <w:lastRenderedPageBreak/>
        <w:t>SECTOR AGUA Y SANEAMIENTO EN EL SALVADOR</w:t>
      </w:r>
      <w:bookmarkEnd w:id="0"/>
    </w:p>
    <w:p w:rsidR="00AB0898" w:rsidP="009E1BA4" w:rsidRDefault="00654737" w14:paraId="79CC9DE7" w14:textId="1593A2FD">
      <w:pPr>
        <w:rPr>
          <w:rFonts w:cstheme="majorHAnsi"/>
        </w:rPr>
      </w:pPr>
      <w:r w:rsidRPr="00BB3852">
        <w:rPr>
          <w:rFonts w:cstheme="majorHAnsi"/>
        </w:rPr>
        <w:t xml:space="preserve">El Salvador es un país </w:t>
      </w:r>
      <w:r w:rsidRPr="00AB0898">
        <w:rPr>
          <w:rFonts w:cstheme="majorHAnsi"/>
        </w:rPr>
        <w:t>ubicad</w:t>
      </w:r>
      <w:r w:rsidR="00E141F5">
        <w:rPr>
          <w:rFonts w:cstheme="majorHAnsi"/>
        </w:rPr>
        <w:t>o</w:t>
      </w:r>
      <w:r w:rsidRPr="00AB0898">
        <w:rPr>
          <w:rFonts w:cstheme="majorHAnsi"/>
        </w:rPr>
        <w:t xml:space="preserve"> </w:t>
      </w:r>
      <w:r w:rsidRPr="00AB0898" w:rsidR="00AB0898">
        <w:rPr>
          <w:rFonts w:cstheme="majorHAnsi"/>
        </w:rPr>
        <w:t xml:space="preserve">en el litoral pacífico de América Central y su capital es San Salvador. El país tiene más de 6,4 millones de habitantes y un PIB anual per cápita </w:t>
      </w:r>
      <w:r w:rsidR="00660DD1">
        <w:rPr>
          <w:rFonts w:cstheme="majorHAnsi"/>
        </w:rPr>
        <w:t xml:space="preserve">para el año 2020 </w:t>
      </w:r>
      <w:r w:rsidRPr="00AB0898" w:rsidR="00AB0898">
        <w:rPr>
          <w:rFonts w:cstheme="majorHAnsi"/>
        </w:rPr>
        <w:t xml:space="preserve">de </w:t>
      </w:r>
      <w:r w:rsidR="00835C77">
        <w:rPr>
          <w:rFonts w:cstheme="majorHAnsi"/>
        </w:rPr>
        <w:t>USD 3.799</w:t>
      </w:r>
      <w:r w:rsidRPr="00AB0898" w:rsidR="00AB0898">
        <w:rPr>
          <w:rFonts w:cstheme="majorHAnsi"/>
        </w:rPr>
        <w:t xml:space="preserve"> </w:t>
      </w:r>
      <w:sdt>
        <w:sdtPr>
          <w:rPr>
            <w:rFonts w:cstheme="majorHAnsi"/>
          </w:rPr>
          <w:id w:val="10649671"/>
          <w:citation/>
        </w:sdtPr>
        <w:sdtEndPr/>
        <w:sdtContent>
          <w:r w:rsidR="00660DD1">
            <w:rPr>
              <w:rFonts w:cstheme="majorHAnsi"/>
            </w:rPr>
            <w:fldChar w:fldCharType="begin"/>
          </w:r>
          <w:r w:rsidR="00660DD1">
            <w:rPr>
              <w:rFonts w:cstheme="majorHAnsi"/>
            </w:rPr>
            <w:instrText xml:space="preserve"> CITATION Ban22 \l 9226 </w:instrText>
          </w:r>
          <w:r w:rsidR="00660DD1">
            <w:rPr>
              <w:rFonts w:cstheme="majorHAnsi"/>
            </w:rPr>
            <w:fldChar w:fldCharType="separate"/>
          </w:r>
          <w:r w:rsidRPr="00317246" w:rsidR="00317246">
            <w:rPr>
              <w:rFonts w:cstheme="majorHAnsi"/>
              <w:noProof/>
            </w:rPr>
            <w:t>(Banco Mundial, 2022)</w:t>
          </w:r>
          <w:r w:rsidR="00660DD1">
            <w:rPr>
              <w:rFonts w:cstheme="majorHAnsi"/>
            </w:rPr>
            <w:fldChar w:fldCharType="end"/>
          </w:r>
        </w:sdtContent>
      </w:sdt>
      <w:r w:rsidRPr="00AB0898" w:rsidR="00AB0898">
        <w:rPr>
          <w:rFonts w:cstheme="majorHAnsi"/>
        </w:rPr>
        <w:t xml:space="preserve">. El Salvador está dividido políticamente en </w:t>
      </w:r>
      <w:r w:rsidRPr="00BB3852" w:rsidR="003977C2">
        <w:rPr>
          <w:rFonts w:cstheme="majorHAnsi"/>
        </w:rPr>
        <w:t>4 regiones y 14 departamentos</w:t>
      </w:r>
      <w:r w:rsidRPr="00AB0898" w:rsidR="00AB0898">
        <w:rPr>
          <w:rFonts w:cstheme="majorHAnsi"/>
        </w:rPr>
        <w:t xml:space="preserve">, </w:t>
      </w:r>
      <w:r w:rsidRPr="00AB0898" w:rsidR="00047BC9">
        <w:rPr>
          <w:rFonts w:cstheme="majorHAnsi"/>
        </w:rPr>
        <w:t>subdivididos</w:t>
      </w:r>
      <w:r w:rsidRPr="00AB0898" w:rsidR="00AB0898">
        <w:rPr>
          <w:rFonts w:cstheme="majorHAnsi"/>
        </w:rPr>
        <w:t xml:space="preserve"> a su vez en 262 municipios.</w:t>
      </w:r>
    </w:p>
    <w:p w:rsidR="004159C1" w:rsidP="009E1BA4" w:rsidRDefault="004159C1" w14:paraId="3D1CC020" w14:textId="5F74B54F">
      <w:pPr>
        <w:rPr>
          <w:rFonts w:cstheme="majorHAnsi"/>
        </w:rPr>
      </w:pPr>
      <w:r>
        <w:rPr>
          <w:rFonts w:cstheme="majorHAnsi"/>
        </w:rPr>
        <w:t>Los principales actores del sector de agua potable y saneamiento básico en El Salvador se observan en la siguiente ilustración:</w:t>
      </w:r>
    </w:p>
    <w:p w:rsidRPr="0094542C" w:rsidR="0094542C" w:rsidP="0094542C" w:rsidRDefault="0094542C" w14:paraId="7DAE0627" w14:textId="069EE859">
      <w:pPr>
        <w:pStyle w:val="Caption"/>
        <w:rPr>
          <w:rFonts w:cstheme="majorHAnsi"/>
          <w:sz w:val="22"/>
          <w:szCs w:val="22"/>
        </w:rPr>
      </w:pPr>
      <w:bookmarkStart w:name="_Toc104306555" w:id="1"/>
      <w:r w:rsidRPr="0094542C">
        <w:rPr>
          <w:rFonts w:cstheme="majorHAnsi"/>
          <w:sz w:val="22"/>
          <w:szCs w:val="22"/>
        </w:rPr>
        <w:t xml:space="preserve">Ilustración </w:t>
      </w:r>
      <w:r w:rsidR="0056476D">
        <w:rPr>
          <w:rFonts w:cstheme="majorHAnsi"/>
          <w:sz w:val="22"/>
          <w:szCs w:val="22"/>
        </w:rPr>
        <w:fldChar w:fldCharType="begin"/>
      </w:r>
      <w:r w:rsidR="0056476D">
        <w:rPr>
          <w:rFonts w:cstheme="majorHAnsi"/>
          <w:sz w:val="22"/>
          <w:szCs w:val="22"/>
        </w:rPr>
        <w:instrText xml:space="preserve"> SEQ Ilustración \* ARABIC </w:instrText>
      </w:r>
      <w:r w:rsidR="0056476D">
        <w:rPr>
          <w:rFonts w:cstheme="majorHAnsi"/>
          <w:sz w:val="22"/>
          <w:szCs w:val="22"/>
        </w:rPr>
        <w:fldChar w:fldCharType="separate"/>
      </w:r>
      <w:r w:rsidR="0056476D">
        <w:rPr>
          <w:rFonts w:cstheme="majorHAnsi"/>
          <w:noProof/>
          <w:sz w:val="22"/>
          <w:szCs w:val="22"/>
        </w:rPr>
        <w:t>1</w:t>
      </w:r>
      <w:r w:rsidR="0056476D">
        <w:rPr>
          <w:rFonts w:cstheme="majorHAnsi"/>
          <w:sz w:val="22"/>
          <w:szCs w:val="22"/>
        </w:rPr>
        <w:fldChar w:fldCharType="end"/>
      </w:r>
      <w:r w:rsidR="00EB055C">
        <w:rPr>
          <w:rFonts w:cstheme="majorHAnsi"/>
          <w:sz w:val="22"/>
          <w:szCs w:val="22"/>
        </w:rPr>
        <w:t xml:space="preserve"> </w:t>
      </w:r>
      <w:r w:rsidR="009422C4">
        <w:rPr>
          <w:rFonts w:cstheme="majorHAnsi"/>
          <w:sz w:val="22"/>
          <w:szCs w:val="22"/>
        </w:rPr>
        <w:t>Instituciones y operadores</w:t>
      </w:r>
      <w:bookmarkEnd w:id="1"/>
    </w:p>
    <w:p w:rsidR="007313F1" w:rsidP="0094542C" w:rsidRDefault="00931804" w14:paraId="72F8D444" w14:textId="281118DE">
      <w:pPr>
        <w:jc w:val="center"/>
        <w:rPr>
          <w:rFonts w:cstheme="majorHAnsi"/>
        </w:rPr>
      </w:pPr>
      <w:r w:rsidRPr="00931804">
        <w:rPr>
          <w:rFonts w:cstheme="majorHAnsi"/>
          <w:noProof/>
        </w:rPr>
        <w:drawing>
          <wp:inline distT="0" distB="0" distL="0" distR="0" wp14:anchorId="32F3B406" wp14:editId="31CFB803">
            <wp:extent cx="5612130" cy="3333115"/>
            <wp:effectExtent l="0" t="0" r="7620" b="635"/>
            <wp:docPr id="16" name="Imagen 16"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612130" cy="3333115"/>
                    </a:xfrm>
                    <a:prstGeom prst="rect">
                      <a:avLst/>
                    </a:prstGeom>
                  </pic:spPr>
                </pic:pic>
              </a:graphicData>
            </a:graphic>
          </wp:inline>
        </w:drawing>
      </w:r>
    </w:p>
    <w:p w:rsidR="007313F1" w:rsidP="009422C4" w:rsidRDefault="009422C4" w14:paraId="085C8884" w14:textId="4AFABA57">
      <w:pPr>
        <w:jc w:val="center"/>
        <w:rPr>
          <w:rFonts w:cstheme="majorHAnsi"/>
        </w:rPr>
      </w:pPr>
      <w:r w:rsidRPr="007644EF">
        <w:rPr>
          <w:rFonts w:cstheme="majorHAnsi"/>
          <w:i/>
          <w:iCs/>
          <w:color w:val="44546A" w:themeColor="text2"/>
          <w:sz w:val="20"/>
          <w:szCs w:val="20"/>
        </w:rPr>
        <w:t>Fuente: Elaboración propia</w:t>
      </w:r>
      <w:r w:rsidR="00342A0C">
        <w:rPr>
          <w:rFonts w:cstheme="majorHAnsi"/>
          <w:i/>
          <w:iCs/>
          <w:color w:val="44546A" w:themeColor="text2"/>
          <w:sz w:val="20"/>
          <w:szCs w:val="20"/>
        </w:rPr>
        <w:t>.</w:t>
      </w:r>
    </w:p>
    <w:p w:rsidR="007313F1" w:rsidP="001265A0" w:rsidRDefault="001265A0" w14:paraId="1882E483" w14:textId="68F7126B">
      <w:pPr>
        <w:rPr>
          <w:rFonts w:cstheme="majorHAnsi"/>
        </w:rPr>
      </w:pPr>
      <w:r w:rsidRPr="00BC75E0">
        <w:rPr>
          <w:rFonts w:cstheme="majorHAnsi"/>
        </w:rPr>
        <w:t xml:space="preserve">Las entidades gubernamentales rectoras del servicio de </w:t>
      </w:r>
      <w:r w:rsidR="003B0B27">
        <w:rPr>
          <w:rFonts w:cstheme="majorHAnsi"/>
        </w:rPr>
        <w:t xml:space="preserve">agua potable y </w:t>
      </w:r>
      <w:r w:rsidRPr="00BC75E0">
        <w:rPr>
          <w:rFonts w:cstheme="majorHAnsi"/>
        </w:rPr>
        <w:t>saneamiento son</w:t>
      </w:r>
      <w:r w:rsidR="007313F1">
        <w:rPr>
          <w:rFonts w:cstheme="majorHAnsi"/>
        </w:rPr>
        <w:t>:</w:t>
      </w:r>
    </w:p>
    <w:p w:rsidR="00DD6B51" w:rsidP="007313F1" w:rsidRDefault="001265A0" w14:paraId="3FCAAE4F" w14:textId="77777777">
      <w:pPr>
        <w:pStyle w:val="ListParagraph"/>
        <w:numPr>
          <w:ilvl w:val="0"/>
          <w:numId w:val="36"/>
        </w:numPr>
        <w:rPr>
          <w:rFonts w:cstheme="majorHAnsi"/>
        </w:rPr>
      </w:pPr>
      <w:r w:rsidRPr="007313F1">
        <w:rPr>
          <w:rFonts w:cstheme="majorHAnsi"/>
        </w:rPr>
        <w:t>Ministerio de Salud (MINSAL)</w:t>
      </w:r>
      <w:r w:rsidR="007313F1">
        <w:rPr>
          <w:rFonts w:cstheme="majorHAnsi"/>
        </w:rPr>
        <w:t>:</w:t>
      </w:r>
      <w:r w:rsidRPr="007313F1">
        <w:rPr>
          <w:rFonts w:cstheme="majorHAnsi"/>
        </w:rPr>
        <w:t xml:space="preserve"> </w:t>
      </w:r>
      <w:r w:rsidR="007313F1">
        <w:rPr>
          <w:rFonts w:cstheme="majorHAnsi"/>
        </w:rPr>
        <w:t>S</w:t>
      </w:r>
      <w:r w:rsidRPr="007313F1">
        <w:rPr>
          <w:rFonts w:cstheme="majorHAnsi"/>
        </w:rPr>
        <w:t>upervisa las obras de saneamiento estáticas (letrinas o tanques sépticos)</w:t>
      </w:r>
      <w:r w:rsidR="00A60180">
        <w:rPr>
          <w:rFonts w:cstheme="majorHAnsi"/>
        </w:rPr>
        <w:t>,</w:t>
      </w:r>
      <w:r w:rsidRPr="007313F1">
        <w:rPr>
          <w:rFonts w:cstheme="majorHAnsi"/>
        </w:rPr>
        <w:t xml:space="preserve"> dicta normas y técnicas en materia de salud, realiza actividades y emite resoluciones para la conservación del medio ambiente, y participa en grandes obras nacionales. </w:t>
      </w:r>
    </w:p>
    <w:p w:rsidR="001265A0" w:rsidP="007313F1" w:rsidRDefault="00DD6B51" w14:paraId="0DC996C2" w14:textId="55990187">
      <w:pPr>
        <w:pStyle w:val="ListParagraph"/>
        <w:numPr>
          <w:ilvl w:val="0"/>
          <w:numId w:val="36"/>
        </w:numPr>
        <w:rPr>
          <w:rFonts w:cstheme="majorHAnsi"/>
        </w:rPr>
      </w:pPr>
      <w:r w:rsidRPr="007313F1">
        <w:rPr>
          <w:rFonts w:cstheme="majorHAnsi"/>
        </w:rPr>
        <w:t>el Ministerio del Medio Ambiente y Recursos Naturales (MARN)</w:t>
      </w:r>
      <w:r>
        <w:rPr>
          <w:rFonts w:cstheme="majorHAnsi"/>
        </w:rPr>
        <w:t>: E</w:t>
      </w:r>
      <w:r w:rsidRPr="007313F1" w:rsidR="001265A0">
        <w:rPr>
          <w:rFonts w:cstheme="majorHAnsi"/>
        </w:rPr>
        <w:t xml:space="preserve">s responsable de supervisar la descarga de las aguas residuales y vigilar la calidad de los efluentes de las </w:t>
      </w:r>
      <w:r w:rsidRPr="007313F1" w:rsidR="000759C4">
        <w:rPr>
          <w:rFonts w:cstheme="majorHAnsi"/>
        </w:rPr>
        <w:t xml:space="preserve">plantas de </w:t>
      </w:r>
      <w:r w:rsidRPr="007313F1" w:rsidR="00743A80">
        <w:rPr>
          <w:rFonts w:cstheme="majorHAnsi"/>
        </w:rPr>
        <w:t>tratamiento de aguas residuales (PTAR)</w:t>
      </w:r>
      <w:r w:rsidR="001D4412">
        <w:rPr>
          <w:rFonts w:cstheme="majorHAnsi"/>
        </w:rPr>
        <w:t>.</w:t>
      </w:r>
    </w:p>
    <w:p w:rsidRPr="007313F1" w:rsidR="001D4412" w:rsidP="007313F1" w:rsidRDefault="001D4412" w14:paraId="4A9C2AAB" w14:textId="63B346AF">
      <w:pPr>
        <w:pStyle w:val="ListParagraph"/>
        <w:numPr>
          <w:ilvl w:val="0"/>
          <w:numId w:val="36"/>
        </w:numPr>
        <w:rPr>
          <w:rFonts w:cstheme="majorHAnsi"/>
        </w:rPr>
      </w:pPr>
      <w:r>
        <w:rPr>
          <w:rFonts w:cstheme="majorHAnsi"/>
        </w:rPr>
        <w:t>M</w:t>
      </w:r>
      <w:r w:rsidRPr="00A35D8E">
        <w:rPr>
          <w:rFonts w:cstheme="majorHAnsi"/>
        </w:rPr>
        <w:t xml:space="preserve">inisterio de </w:t>
      </w:r>
      <w:r>
        <w:rPr>
          <w:rFonts w:cstheme="majorHAnsi"/>
        </w:rPr>
        <w:t>E</w:t>
      </w:r>
      <w:r w:rsidRPr="00A35D8E">
        <w:rPr>
          <w:rFonts w:cstheme="majorHAnsi"/>
        </w:rPr>
        <w:t>conomía</w:t>
      </w:r>
      <w:r w:rsidR="001648E4">
        <w:rPr>
          <w:rFonts w:cstheme="majorHAnsi"/>
        </w:rPr>
        <w:t xml:space="preserve"> (MINEC)</w:t>
      </w:r>
      <w:r w:rsidR="00732AF8">
        <w:rPr>
          <w:rFonts w:cstheme="majorHAnsi"/>
        </w:rPr>
        <w:t>: D</w:t>
      </w:r>
      <w:r w:rsidRPr="001C0347" w:rsidR="00732AF8">
        <w:rPr>
          <w:rFonts w:cstheme="majorHAnsi"/>
        </w:rPr>
        <w:t>ebe velar</w:t>
      </w:r>
      <w:r w:rsidR="003E5210">
        <w:rPr>
          <w:rFonts w:cstheme="majorHAnsi"/>
        </w:rPr>
        <w:t xml:space="preserve"> </w:t>
      </w:r>
      <w:r w:rsidR="00D62CBE">
        <w:rPr>
          <w:rFonts w:cstheme="majorHAnsi"/>
        </w:rPr>
        <w:t>y aprobar</w:t>
      </w:r>
      <w:r w:rsidRPr="001C0347" w:rsidR="00732AF8">
        <w:rPr>
          <w:rFonts w:cstheme="majorHAnsi"/>
        </w:rPr>
        <w:t xml:space="preserve"> </w:t>
      </w:r>
      <w:r w:rsidR="00BE67DD">
        <w:rPr>
          <w:rFonts w:cstheme="majorHAnsi"/>
        </w:rPr>
        <w:t xml:space="preserve">que </w:t>
      </w:r>
      <w:r w:rsidRPr="00F34343" w:rsidR="00BE67DD">
        <w:rPr>
          <w:rFonts w:cstheme="majorHAnsi"/>
        </w:rPr>
        <w:t xml:space="preserve">las tarifas </w:t>
      </w:r>
      <w:r w:rsidR="00BE67DD">
        <w:rPr>
          <w:rFonts w:cstheme="majorHAnsi"/>
        </w:rPr>
        <w:t>sean</w:t>
      </w:r>
      <w:r w:rsidRPr="00F34343" w:rsidR="00BE67DD">
        <w:rPr>
          <w:rFonts w:cstheme="majorHAnsi"/>
        </w:rPr>
        <w:t xml:space="preserve"> determinadas con criterios de empresa autofinanciable y de servicio público social</w:t>
      </w:r>
      <w:r w:rsidR="00AA0EB6">
        <w:rPr>
          <w:rFonts w:cstheme="majorHAnsi"/>
        </w:rPr>
        <w:t xml:space="preserve"> </w:t>
      </w:r>
      <w:r w:rsidR="00732AF8">
        <w:rPr>
          <w:rFonts w:cstheme="majorHAnsi"/>
        </w:rPr>
        <w:t>cumpl</w:t>
      </w:r>
      <w:r w:rsidR="00F35370">
        <w:rPr>
          <w:rFonts w:cstheme="majorHAnsi"/>
        </w:rPr>
        <w:t>iendo</w:t>
      </w:r>
      <w:r w:rsidR="00732AF8">
        <w:rPr>
          <w:rFonts w:cstheme="majorHAnsi"/>
        </w:rPr>
        <w:t xml:space="preserve"> </w:t>
      </w:r>
      <w:r w:rsidRPr="001C0347" w:rsidR="00732AF8">
        <w:rPr>
          <w:rFonts w:cstheme="majorHAnsi"/>
        </w:rPr>
        <w:t xml:space="preserve">lo estipulado en el artículo 3 del </w:t>
      </w:r>
      <w:r w:rsidRPr="00F34343" w:rsidR="00732AF8">
        <w:rPr>
          <w:rFonts w:cstheme="majorHAnsi"/>
        </w:rPr>
        <w:t>Decreto Ley 341 de 1961</w:t>
      </w:r>
      <w:r w:rsidR="00EB3C34">
        <w:rPr>
          <w:rFonts w:cstheme="majorHAnsi"/>
        </w:rPr>
        <w:t>.</w:t>
      </w:r>
    </w:p>
    <w:p w:rsidR="00F10758" w:rsidP="007B7D84" w:rsidRDefault="00F10758" w14:paraId="0756DC26" w14:textId="22609B0E">
      <w:pPr>
        <w:rPr>
          <w:rFonts w:cstheme="majorHAnsi"/>
        </w:rPr>
      </w:pPr>
      <w:r w:rsidRPr="00F10758">
        <w:rPr>
          <w:rFonts w:cstheme="majorHAnsi"/>
        </w:rPr>
        <w:t xml:space="preserve">En el país no existe hasta la actualidad un organismo regulador que defina metodologías tarifarias, parámetros de eficiencia ni que vigile la calidad del servicio público de agua potable y saneamiento </w:t>
      </w:r>
      <w:r w:rsidRPr="00F10758">
        <w:rPr>
          <w:rFonts w:cstheme="majorHAnsi"/>
        </w:rPr>
        <w:lastRenderedPageBreak/>
        <w:t xml:space="preserve">brindado a los usuarios, como los existentes en Honduras, Costa Rica y varios otros países latinoamericanos. Se debe mencionar que en </w:t>
      </w:r>
      <w:r w:rsidR="003D71A4">
        <w:rPr>
          <w:rFonts w:cstheme="majorHAnsi"/>
        </w:rPr>
        <w:t>diciembre del</w:t>
      </w:r>
      <w:r w:rsidRPr="00F10758" w:rsidR="003D71A4">
        <w:rPr>
          <w:rFonts w:cstheme="majorHAnsi"/>
        </w:rPr>
        <w:t xml:space="preserve"> </w:t>
      </w:r>
      <w:r w:rsidRPr="00F10758">
        <w:rPr>
          <w:rFonts w:cstheme="majorHAnsi"/>
        </w:rPr>
        <w:t xml:space="preserve">año 2021 se aprobó por el Congreso Nacional, la creación de la Autoridad Salvadoreña del Agua (ASA), pero a la fecha </w:t>
      </w:r>
      <w:r w:rsidR="00E141F5">
        <w:rPr>
          <w:rFonts w:cstheme="majorHAnsi"/>
        </w:rPr>
        <w:t xml:space="preserve">de presentación de este informe </w:t>
      </w:r>
      <w:r w:rsidRPr="00F10758">
        <w:rPr>
          <w:rFonts w:cstheme="majorHAnsi"/>
        </w:rPr>
        <w:t>está pendiente su reglamentación e implementación. Dadas las funciones descritas en su</w:t>
      </w:r>
      <w:r w:rsidR="00040F72">
        <w:rPr>
          <w:rFonts w:cstheme="majorHAnsi"/>
        </w:rPr>
        <w:t xml:space="preserve"> norma de </w:t>
      </w:r>
      <w:r w:rsidR="00835C77">
        <w:rPr>
          <w:rFonts w:cstheme="majorHAnsi"/>
        </w:rPr>
        <w:t>creación</w:t>
      </w:r>
      <w:r w:rsidRPr="00F10758" w:rsidR="00835C77">
        <w:rPr>
          <w:rFonts w:cstheme="majorHAnsi"/>
        </w:rPr>
        <w:t>, la</w:t>
      </w:r>
      <w:r w:rsidRPr="00F10758">
        <w:rPr>
          <w:rFonts w:cstheme="majorHAnsi"/>
        </w:rPr>
        <w:t xml:space="preserve"> ASA no parece ser un regulador de la prestación de los servicios de agua potable y saneamiento, sino del uso del agua </w:t>
      </w:r>
      <w:r w:rsidR="00E141F5">
        <w:rPr>
          <w:rFonts w:cstheme="majorHAnsi"/>
        </w:rPr>
        <w:t>como recurso natural</w:t>
      </w:r>
      <w:r w:rsidRPr="00F10758">
        <w:rPr>
          <w:rFonts w:cstheme="majorHAnsi"/>
        </w:rPr>
        <w:t>, sin embargo, se deberá esperar a su reglamentación.</w:t>
      </w:r>
    </w:p>
    <w:p w:rsidR="00E81372" w:rsidP="007B7D84" w:rsidRDefault="00E81372" w14:paraId="7F1079F5" w14:textId="192DA670">
      <w:pPr>
        <w:rPr>
          <w:rFonts w:cstheme="majorHAnsi"/>
        </w:rPr>
      </w:pPr>
      <w:r w:rsidRPr="00FF5F00">
        <w:rPr>
          <w:rFonts w:cstheme="majorHAnsi"/>
        </w:rPr>
        <w:t xml:space="preserve">El servicio de </w:t>
      </w:r>
      <w:r>
        <w:rPr>
          <w:rFonts w:cstheme="majorHAnsi"/>
        </w:rPr>
        <w:t xml:space="preserve">agua potable y </w:t>
      </w:r>
      <w:r w:rsidRPr="00FF5F00">
        <w:rPr>
          <w:rFonts w:cstheme="majorHAnsi"/>
        </w:rPr>
        <w:t>saneamiento en El Salvador era prestado en un principio directamente por los municipios. En 1961 se creó la ANDA, en la cual se centralizó la prestación del servicio, de modo que las municipalidades (en su mayoría) traspasaron a esta empresa los bienes y la infraestructura de los sistemas de acueductos y alcantarillados que estaban a su cargo</w:t>
      </w:r>
      <w:r w:rsidR="00324023">
        <w:rPr>
          <w:rFonts w:cstheme="majorHAnsi"/>
        </w:rPr>
        <w:t>.</w:t>
      </w:r>
    </w:p>
    <w:p w:rsidR="005C6375" w:rsidP="007B7D84" w:rsidRDefault="007219F5" w14:paraId="5D17E949" w14:textId="69BE626E">
      <w:pPr>
        <w:rPr>
          <w:rFonts w:cstheme="majorHAnsi"/>
        </w:rPr>
      </w:pPr>
      <w:r>
        <w:rPr>
          <w:rFonts w:cstheme="majorHAnsi"/>
        </w:rPr>
        <w:t xml:space="preserve">No </w:t>
      </w:r>
      <w:r w:rsidR="00835C77">
        <w:rPr>
          <w:rFonts w:cstheme="majorHAnsi"/>
        </w:rPr>
        <w:t>obstante</w:t>
      </w:r>
      <w:r>
        <w:rPr>
          <w:rFonts w:cstheme="majorHAnsi"/>
        </w:rPr>
        <w:t xml:space="preserve"> lo establecido por dicha Ley, a</w:t>
      </w:r>
      <w:r w:rsidR="00324023">
        <w:rPr>
          <w:rFonts w:cstheme="majorHAnsi"/>
        </w:rPr>
        <w:t>ctualmente l</w:t>
      </w:r>
      <w:r w:rsidRPr="007B7D84" w:rsidR="007B7D84">
        <w:rPr>
          <w:rFonts w:cstheme="majorHAnsi"/>
        </w:rPr>
        <w:t>a prestación de</w:t>
      </w:r>
      <w:r w:rsidR="00E141F5">
        <w:rPr>
          <w:rFonts w:cstheme="majorHAnsi"/>
        </w:rPr>
        <w:t xml:space="preserve"> </w:t>
      </w:r>
      <w:r w:rsidR="009D7735">
        <w:rPr>
          <w:rFonts w:cstheme="majorHAnsi"/>
        </w:rPr>
        <w:t>l</w:t>
      </w:r>
      <w:r w:rsidR="00E141F5">
        <w:rPr>
          <w:rFonts w:cstheme="majorHAnsi"/>
        </w:rPr>
        <w:t>os</w:t>
      </w:r>
      <w:r w:rsidR="009D7735">
        <w:rPr>
          <w:rFonts w:cstheme="majorHAnsi"/>
        </w:rPr>
        <w:t xml:space="preserve"> servicio</w:t>
      </w:r>
      <w:r w:rsidR="00E141F5">
        <w:rPr>
          <w:rFonts w:cstheme="majorHAnsi"/>
        </w:rPr>
        <w:t>s</w:t>
      </w:r>
      <w:r w:rsidR="009D7735">
        <w:rPr>
          <w:rFonts w:cstheme="majorHAnsi"/>
        </w:rPr>
        <w:t xml:space="preserve"> </w:t>
      </w:r>
      <w:r w:rsidRPr="007B7D84" w:rsidR="007B7D84">
        <w:rPr>
          <w:rFonts w:cstheme="majorHAnsi"/>
        </w:rPr>
        <w:t xml:space="preserve">de agua </w:t>
      </w:r>
      <w:r w:rsidR="009D7735">
        <w:rPr>
          <w:rFonts w:cstheme="majorHAnsi"/>
        </w:rPr>
        <w:t xml:space="preserve">potable </w:t>
      </w:r>
      <w:r w:rsidRPr="007B7D84" w:rsidR="007B7D84">
        <w:rPr>
          <w:rFonts w:cstheme="majorHAnsi"/>
        </w:rPr>
        <w:t xml:space="preserve">y saneamiento en El Salvador </w:t>
      </w:r>
      <w:r w:rsidR="00E141F5">
        <w:rPr>
          <w:rFonts w:cstheme="majorHAnsi"/>
        </w:rPr>
        <w:t>son</w:t>
      </w:r>
      <w:r w:rsidRPr="007B7D84" w:rsidR="007B7D84">
        <w:rPr>
          <w:rFonts w:cstheme="majorHAnsi"/>
        </w:rPr>
        <w:t xml:space="preserve"> responsabilidad de un gran número de distintos proveedores de servicios. El </w:t>
      </w:r>
      <w:r w:rsidR="000952DD">
        <w:rPr>
          <w:rFonts w:cstheme="majorHAnsi"/>
        </w:rPr>
        <w:t xml:space="preserve">mayor </w:t>
      </w:r>
      <w:r w:rsidRPr="007B7D84" w:rsidR="007B7D84">
        <w:rPr>
          <w:rFonts w:cstheme="majorHAnsi"/>
        </w:rPr>
        <w:t xml:space="preserve">proveedor es la ANDA, la cual </w:t>
      </w:r>
      <w:r w:rsidR="00C604E1">
        <w:rPr>
          <w:rFonts w:cstheme="majorHAnsi"/>
        </w:rPr>
        <w:t>para el año 2020</w:t>
      </w:r>
      <w:r>
        <w:rPr>
          <w:rFonts w:cstheme="majorHAnsi"/>
        </w:rPr>
        <w:t>,</w:t>
      </w:r>
      <w:r w:rsidR="00C604E1">
        <w:rPr>
          <w:rFonts w:cstheme="majorHAnsi"/>
        </w:rPr>
        <w:t xml:space="preserve"> </w:t>
      </w:r>
      <w:r w:rsidRPr="007B7D84" w:rsidR="007B7D84">
        <w:rPr>
          <w:rFonts w:cstheme="majorHAnsi"/>
        </w:rPr>
        <w:t>presta</w:t>
      </w:r>
      <w:r w:rsidR="00C604E1">
        <w:rPr>
          <w:rFonts w:cstheme="majorHAnsi"/>
        </w:rPr>
        <w:t>ba sus</w:t>
      </w:r>
      <w:r w:rsidRPr="007B7D84" w:rsidR="007B7D84">
        <w:rPr>
          <w:rFonts w:cstheme="majorHAnsi"/>
        </w:rPr>
        <w:t xml:space="preserve"> servicios </w:t>
      </w:r>
      <w:r w:rsidR="00C6268F">
        <w:rPr>
          <w:rFonts w:cstheme="majorHAnsi"/>
        </w:rPr>
        <w:t xml:space="preserve">de agua potable </w:t>
      </w:r>
      <w:r w:rsidRPr="007B7D84" w:rsidR="007B7D84">
        <w:rPr>
          <w:rFonts w:cstheme="majorHAnsi"/>
        </w:rPr>
        <w:t>a</w:t>
      </w:r>
      <w:r w:rsidR="00FC1DF5">
        <w:rPr>
          <w:rFonts w:cstheme="majorHAnsi"/>
        </w:rPr>
        <w:t xml:space="preserve"> 168 municipios </w:t>
      </w:r>
      <w:r w:rsidRPr="007B7D84" w:rsidR="007B7D84">
        <w:rPr>
          <w:rFonts w:cstheme="majorHAnsi"/>
        </w:rPr>
        <w:t>de los 262 municipios de la nación.</w:t>
      </w:r>
      <w:r w:rsidR="009D7735">
        <w:rPr>
          <w:rFonts w:cstheme="majorHAnsi"/>
        </w:rPr>
        <w:t xml:space="preserve"> </w:t>
      </w:r>
      <w:r w:rsidRPr="007B7D84" w:rsidR="007B7D84">
        <w:rPr>
          <w:rFonts w:cstheme="majorHAnsi"/>
        </w:rPr>
        <w:t xml:space="preserve">Entre los </w:t>
      </w:r>
      <w:r w:rsidR="00960E95">
        <w:rPr>
          <w:rFonts w:cstheme="majorHAnsi"/>
        </w:rPr>
        <w:t xml:space="preserve">otros </w:t>
      </w:r>
      <w:r w:rsidRPr="007B7D84" w:rsidR="00960E95">
        <w:rPr>
          <w:rFonts w:cstheme="majorHAnsi"/>
        </w:rPr>
        <w:t>proveedores</w:t>
      </w:r>
      <w:r w:rsidRPr="007B7D84" w:rsidR="007B7D84">
        <w:rPr>
          <w:rFonts w:cstheme="majorHAnsi"/>
        </w:rPr>
        <w:t xml:space="preserve"> </w:t>
      </w:r>
      <w:r w:rsidRPr="007B7D84" w:rsidR="00835C77">
        <w:rPr>
          <w:rFonts w:cstheme="majorHAnsi"/>
        </w:rPr>
        <w:t>de</w:t>
      </w:r>
      <w:r w:rsidR="00835C77">
        <w:rPr>
          <w:rFonts w:cstheme="majorHAnsi"/>
        </w:rPr>
        <w:t xml:space="preserve"> los servicios</w:t>
      </w:r>
      <w:r w:rsidR="009071E3">
        <w:rPr>
          <w:rFonts w:cstheme="majorHAnsi"/>
        </w:rPr>
        <w:t xml:space="preserve"> </w:t>
      </w:r>
      <w:r w:rsidR="002E608B">
        <w:rPr>
          <w:rFonts w:cstheme="majorHAnsi"/>
        </w:rPr>
        <w:t xml:space="preserve">de agua potable y saneamiento </w:t>
      </w:r>
      <w:r w:rsidRPr="007B7D84" w:rsidR="007B7D84">
        <w:rPr>
          <w:rFonts w:cstheme="majorHAnsi"/>
        </w:rPr>
        <w:t xml:space="preserve">se </w:t>
      </w:r>
      <w:r w:rsidR="002E608B">
        <w:rPr>
          <w:rFonts w:cstheme="majorHAnsi"/>
        </w:rPr>
        <w:t xml:space="preserve">encuentran </w:t>
      </w:r>
      <w:r w:rsidRPr="007B7D84" w:rsidR="007B7D84">
        <w:rPr>
          <w:rFonts w:cstheme="majorHAnsi"/>
        </w:rPr>
        <w:t>las municipalidades, los proveedores de servicios descentralizados</w:t>
      </w:r>
      <w:r w:rsidR="003D7690">
        <w:rPr>
          <w:rFonts w:cstheme="majorHAnsi"/>
        </w:rPr>
        <w:t xml:space="preserve"> (bajo contrato con ANDA</w:t>
      </w:r>
      <w:r>
        <w:rPr>
          <w:rFonts w:cstheme="majorHAnsi"/>
        </w:rPr>
        <w:t>, la cual</w:t>
      </w:r>
      <w:r w:rsidR="009071E3">
        <w:rPr>
          <w:rFonts w:cstheme="majorHAnsi"/>
        </w:rPr>
        <w:t xml:space="preserve"> l</w:t>
      </w:r>
      <w:r w:rsidRPr="007B7D84" w:rsidR="003D7690">
        <w:rPr>
          <w:rFonts w:cstheme="majorHAnsi"/>
        </w:rPr>
        <w:t>es ha otorgado el derecho de gestionar sus servicios en forma autónoma</w:t>
      </w:r>
      <w:r w:rsidR="009071E3">
        <w:rPr>
          <w:rFonts w:cstheme="majorHAnsi"/>
        </w:rPr>
        <w:t>)</w:t>
      </w:r>
      <w:r w:rsidRPr="007B7D84" w:rsidR="007B7D84">
        <w:rPr>
          <w:rFonts w:cstheme="majorHAnsi"/>
        </w:rPr>
        <w:t>, los desarrolladores de proyectos de vivienda y las cooperativas rurales</w:t>
      </w:r>
      <w:r>
        <w:rPr>
          <w:rFonts w:cstheme="majorHAnsi"/>
        </w:rPr>
        <w:t>, entre otros.</w:t>
      </w:r>
    </w:p>
    <w:p w:rsidR="009E1BA4" w:rsidP="00FD37E8" w:rsidRDefault="009E1BA4" w14:paraId="67555FCF" w14:textId="448BCF83">
      <w:pPr>
        <w:pStyle w:val="Heading1"/>
      </w:pPr>
      <w:bookmarkStart w:name="_Toc104886458" w:id="2"/>
      <w:r w:rsidRPr="00687B48">
        <w:rPr>
          <w:rFonts w:cstheme="majorHAnsi"/>
        </w:rPr>
        <w:t xml:space="preserve">ANÁLISIS </w:t>
      </w:r>
      <w:r w:rsidR="00687B48">
        <w:t>DE LA SITUACIÓN INSTITUCIONAL</w:t>
      </w:r>
      <w:bookmarkEnd w:id="2"/>
    </w:p>
    <w:p w:rsidR="00E6300B" w:rsidP="00E6300B" w:rsidRDefault="00B47A74" w14:paraId="4E83D6B3" w14:textId="64FF2C27">
      <w:pPr>
        <w:rPr>
          <w:rFonts w:cstheme="majorHAnsi"/>
        </w:rPr>
      </w:pPr>
      <w:r w:rsidRPr="00BC75E0">
        <w:rPr>
          <w:rFonts w:cstheme="majorHAnsi"/>
        </w:rPr>
        <w:t xml:space="preserve">La Administración Nacional de Acueductos y Alcantarillado (ANDA), </w:t>
      </w:r>
      <w:r w:rsidR="00735D59">
        <w:rPr>
          <w:rFonts w:cstheme="majorHAnsi"/>
        </w:rPr>
        <w:t>e</w:t>
      </w:r>
      <w:r w:rsidRPr="00BC75E0" w:rsidR="00735D59">
        <w:rPr>
          <w:rFonts w:cstheme="majorHAnsi"/>
        </w:rPr>
        <w:t>s una institución autónoma, con personalidad jurídica propia</w:t>
      </w:r>
      <w:r w:rsidR="00735D59">
        <w:rPr>
          <w:rFonts w:cstheme="majorHAnsi"/>
        </w:rPr>
        <w:t xml:space="preserve">, que </w:t>
      </w:r>
      <w:r w:rsidR="00DA21C0">
        <w:rPr>
          <w:rFonts w:cstheme="majorHAnsi"/>
        </w:rPr>
        <w:t>tiene por</w:t>
      </w:r>
      <w:r w:rsidRPr="00BC75E0">
        <w:rPr>
          <w:rFonts w:cstheme="majorHAnsi"/>
        </w:rPr>
        <w:t xml:space="preserve"> objeto proveer </w:t>
      </w:r>
      <w:r w:rsidR="00735D59">
        <w:rPr>
          <w:rFonts w:cstheme="majorHAnsi"/>
        </w:rPr>
        <w:t>los</w:t>
      </w:r>
      <w:r w:rsidRPr="00BC75E0">
        <w:rPr>
          <w:rFonts w:cstheme="majorHAnsi"/>
        </w:rPr>
        <w:t xml:space="preserve"> servicio</w:t>
      </w:r>
      <w:r w:rsidR="00735D59">
        <w:rPr>
          <w:rFonts w:cstheme="majorHAnsi"/>
        </w:rPr>
        <w:t>s</w:t>
      </w:r>
      <w:r w:rsidRPr="00BC75E0">
        <w:rPr>
          <w:rFonts w:cstheme="majorHAnsi"/>
        </w:rPr>
        <w:t xml:space="preserve"> de a</w:t>
      </w:r>
      <w:r>
        <w:rPr>
          <w:rFonts w:cstheme="majorHAnsi"/>
        </w:rPr>
        <w:t>gua potable</w:t>
      </w:r>
      <w:r w:rsidRPr="00BC75E0">
        <w:rPr>
          <w:rFonts w:cstheme="majorHAnsi"/>
        </w:rPr>
        <w:t xml:space="preserve"> y alcantarillado mediante la planificación, financiación, ejecución, operación, mantenimiento, administración y explotación de las obras necesarias para la prestación de los servicios</w:t>
      </w:r>
      <w:r w:rsidR="00735D59">
        <w:rPr>
          <w:rFonts w:cstheme="majorHAnsi"/>
        </w:rPr>
        <w:t>. E</w:t>
      </w:r>
      <w:r w:rsidRPr="00BC75E0" w:rsidR="00E6300B">
        <w:rPr>
          <w:rFonts w:cstheme="majorHAnsi"/>
        </w:rPr>
        <w:t xml:space="preserve">l presidente de ANDA tiene rango de </w:t>
      </w:r>
      <w:r w:rsidR="00DA21C0">
        <w:rPr>
          <w:rFonts w:cstheme="majorHAnsi"/>
        </w:rPr>
        <w:t>ministro</w:t>
      </w:r>
      <w:r w:rsidR="00991B68">
        <w:rPr>
          <w:rFonts w:cstheme="majorHAnsi"/>
        </w:rPr>
        <w:t xml:space="preserve"> y </w:t>
      </w:r>
      <w:r w:rsidRPr="00BC75E0" w:rsidR="00E6300B">
        <w:rPr>
          <w:rFonts w:cstheme="majorHAnsi"/>
        </w:rPr>
        <w:t xml:space="preserve">la entidad </w:t>
      </w:r>
      <w:r w:rsidR="00991B68">
        <w:rPr>
          <w:rFonts w:cstheme="majorHAnsi"/>
        </w:rPr>
        <w:t>está orgánicamente</w:t>
      </w:r>
      <w:r w:rsidRPr="00BC75E0" w:rsidR="00E6300B">
        <w:rPr>
          <w:rFonts w:cstheme="majorHAnsi"/>
        </w:rPr>
        <w:t xml:space="preserve"> </w:t>
      </w:r>
      <w:r w:rsidR="00F105D1">
        <w:rPr>
          <w:rFonts w:cstheme="majorHAnsi"/>
        </w:rPr>
        <w:t xml:space="preserve">vinculada </w:t>
      </w:r>
      <w:r w:rsidR="00360EA0">
        <w:rPr>
          <w:rFonts w:cstheme="majorHAnsi"/>
        </w:rPr>
        <w:t>a</w:t>
      </w:r>
      <w:r w:rsidR="00991B68">
        <w:rPr>
          <w:rFonts w:cstheme="majorHAnsi"/>
        </w:rPr>
        <w:t xml:space="preserve"> </w:t>
      </w:r>
      <w:r w:rsidR="00360EA0">
        <w:rPr>
          <w:rFonts w:cstheme="majorHAnsi"/>
        </w:rPr>
        <w:t>l</w:t>
      </w:r>
      <w:r w:rsidR="00991B68">
        <w:rPr>
          <w:rFonts w:cstheme="majorHAnsi"/>
        </w:rPr>
        <w:t>a</w:t>
      </w:r>
      <w:r w:rsidR="00360EA0">
        <w:rPr>
          <w:rFonts w:cstheme="majorHAnsi"/>
        </w:rPr>
        <w:t xml:space="preserve"> </w:t>
      </w:r>
      <w:r w:rsidRPr="00BC75E0" w:rsidR="00360EA0">
        <w:rPr>
          <w:rFonts w:cstheme="majorHAnsi"/>
        </w:rPr>
        <w:t>Presidencia de la República</w:t>
      </w:r>
      <w:r w:rsidR="00360EA0">
        <w:rPr>
          <w:rFonts w:cstheme="majorHAnsi"/>
        </w:rPr>
        <w:t>.</w:t>
      </w:r>
    </w:p>
    <w:p w:rsidR="001D3C2D" w:rsidP="001D3C2D" w:rsidRDefault="00FD7E66" w14:paraId="3CD7782C" w14:textId="2CF24A79">
      <w:pPr>
        <w:sectPr w:rsidR="001D3C2D" w:rsidSect="004C228B">
          <w:headerReference w:type="default" r:id="rId15"/>
          <w:footerReference w:type="default" r:id="rId16"/>
          <w:footerReference w:type="first" r:id="rId17"/>
          <w:pgSz w:w="12240" w:h="15840" w:orient="portrait"/>
          <w:pgMar w:top="1417" w:right="1701" w:bottom="1417" w:left="1701" w:header="708" w:footer="708" w:gutter="0"/>
          <w:cols w:space="708"/>
          <w:titlePg/>
          <w:docGrid w:linePitch="360"/>
        </w:sectPr>
      </w:pPr>
      <w:r>
        <w:t>En</w:t>
      </w:r>
      <w:r w:rsidR="00DF0A94">
        <w:t xml:space="preserve"> la </w:t>
      </w:r>
      <w:r w:rsidR="00DF0A94">
        <w:fldChar w:fldCharType="begin"/>
      </w:r>
      <w:r w:rsidR="00DF0A94">
        <w:instrText xml:space="preserve"> REF _Ref94786916 \h </w:instrText>
      </w:r>
      <w:r w:rsidR="00DF0A94">
        <w:fldChar w:fldCharType="separate"/>
      </w:r>
      <w:r w:rsidRPr="000B3A73" w:rsidR="006F4FB0">
        <w:rPr>
          <w:rFonts w:cstheme="majorHAnsi"/>
        </w:rPr>
        <w:t xml:space="preserve">Ilustración </w:t>
      </w:r>
      <w:r w:rsidR="006F4FB0">
        <w:rPr>
          <w:rFonts w:cstheme="majorHAnsi"/>
          <w:noProof/>
        </w:rPr>
        <w:t>2</w:t>
      </w:r>
      <w:r w:rsidR="00DF0A94">
        <w:fldChar w:fldCharType="end"/>
      </w:r>
      <w:r w:rsidRPr="00C20A0A" w:rsidR="00C20A0A">
        <w:t xml:space="preserve"> se describe el organigrama</w:t>
      </w:r>
      <w:r w:rsidR="00DF0A94">
        <w:t xml:space="preserve"> a nivel jerárquico </w:t>
      </w:r>
      <w:r w:rsidRPr="00C20A0A" w:rsidR="00C20A0A">
        <w:t xml:space="preserve">de </w:t>
      </w:r>
      <w:r w:rsidR="00C20A0A">
        <w:t>ANDA</w:t>
      </w:r>
      <w:r w:rsidR="00D161C8">
        <w:t xml:space="preserve"> 2020</w:t>
      </w:r>
      <w:r w:rsidR="00BA58EC">
        <w:t xml:space="preserve">, el cual se categoriza entre las áreas de estrategia, </w:t>
      </w:r>
      <w:r w:rsidR="00091388">
        <w:t>asesorías, ejecutivas y operativas, técnicas y administrativas</w:t>
      </w:r>
      <w:r w:rsidR="00EF1330">
        <w:t xml:space="preserve"> (en la parte superior izquierda de la ilustración se puede observar el color designada a cada área)</w:t>
      </w:r>
      <w:r w:rsidR="004C0119">
        <w:t>.</w:t>
      </w:r>
      <w:r w:rsidR="00042A4D">
        <w:t xml:space="preserve"> La empresa cuenta con una junta de gobierno, </w:t>
      </w:r>
      <w:r w:rsidR="002B4328">
        <w:t>una presidencia, cuatro direcciones</w:t>
      </w:r>
      <w:r w:rsidR="00231EB8">
        <w:t>, 18 gerencias</w:t>
      </w:r>
      <w:r w:rsidR="00797379">
        <w:t xml:space="preserve">, ocho unidades </w:t>
      </w:r>
      <w:r w:rsidR="00F92928">
        <w:t>encargadas</w:t>
      </w:r>
      <w:r w:rsidR="00E9234B">
        <w:t>, una asesoría de presidencia y una auditoría externa.</w:t>
      </w:r>
    </w:p>
    <w:p w:rsidRPr="000B3A73" w:rsidR="000B3A73" w:rsidP="000B3A73" w:rsidRDefault="000B3A73" w14:paraId="4210A18F" w14:textId="53C7A1D7">
      <w:pPr>
        <w:pStyle w:val="Caption"/>
        <w:rPr>
          <w:rFonts w:cstheme="majorHAnsi"/>
          <w:sz w:val="22"/>
          <w:szCs w:val="22"/>
        </w:rPr>
      </w:pPr>
      <w:bookmarkStart w:name="_Ref94786916" w:id="3"/>
      <w:bookmarkStart w:name="_Ref94786912" w:id="4"/>
      <w:bookmarkStart w:name="_Toc104306556" w:id="5"/>
      <w:r w:rsidRPr="000B3A73">
        <w:rPr>
          <w:rFonts w:cstheme="majorHAnsi"/>
          <w:sz w:val="22"/>
          <w:szCs w:val="22"/>
        </w:rPr>
        <w:lastRenderedPageBreak/>
        <w:t xml:space="preserve">Ilustración </w:t>
      </w:r>
      <w:r w:rsidR="0056476D">
        <w:rPr>
          <w:rFonts w:cstheme="majorHAnsi"/>
          <w:sz w:val="22"/>
          <w:szCs w:val="22"/>
        </w:rPr>
        <w:fldChar w:fldCharType="begin"/>
      </w:r>
      <w:r w:rsidR="0056476D">
        <w:rPr>
          <w:rFonts w:cstheme="majorHAnsi"/>
          <w:sz w:val="22"/>
          <w:szCs w:val="22"/>
        </w:rPr>
        <w:instrText xml:space="preserve"> SEQ Ilustración \* ARABIC </w:instrText>
      </w:r>
      <w:r w:rsidR="0056476D">
        <w:rPr>
          <w:rFonts w:cstheme="majorHAnsi"/>
          <w:sz w:val="22"/>
          <w:szCs w:val="22"/>
        </w:rPr>
        <w:fldChar w:fldCharType="separate"/>
      </w:r>
      <w:r w:rsidR="0056476D">
        <w:rPr>
          <w:rFonts w:cstheme="majorHAnsi"/>
          <w:noProof/>
          <w:sz w:val="22"/>
          <w:szCs w:val="22"/>
        </w:rPr>
        <w:t>2</w:t>
      </w:r>
      <w:r w:rsidR="0056476D">
        <w:rPr>
          <w:rFonts w:cstheme="majorHAnsi"/>
          <w:sz w:val="22"/>
          <w:szCs w:val="22"/>
        </w:rPr>
        <w:fldChar w:fldCharType="end"/>
      </w:r>
      <w:bookmarkEnd w:id="3"/>
      <w:r>
        <w:rPr>
          <w:rFonts w:cstheme="majorHAnsi"/>
          <w:sz w:val="22"/>
          <w:szCs w:val="22"/>
        </w:rPr>
        <w:t xml:space="preserve"> Organigra</w:t>
      </w:r>
      <w:r w:rsidR="00E6312F">
        <w:rPr>
          <w:rFonts w:cstheme="majorHAnsi"/>
          <w:sz w:val="22"/>
          <w:szCs w:val="22"/>
        </w:rPr>
        <w:t xml:space="preserve">ma </w:t>
      </w:r>
      <w:r w:rsidR="00023DCC">
        <w:rPr>
          <w:rFonts w:cstheme="majorHAnsi"/>
          <w:sz w:val="22"/>
          <w:szCs w:val="22"/>
        </w:rPr>
        <w:t xml:space="preserve">nivel jerárquico superior </w:t>
      </w:r>
      <w:r w:rsidR="00DF0A94">
        <w:rPr>
          <w:rFonts w:cstheme="majorHAnsi"/>
          <w:sz w:val="22"/>
          <w:szCs w:val="22"/>
        </w:rPr>
        <w:t>ANDA</w:t>
      </w:r>
      <w:bookmarkEnd w:id="4"/>
      <w:r w:rsidR="00D161C8">
        <w:rPr>
          <w:rFonts w:cstheme="majorHAnsi"/>
          <w:sz w:val="22"/>
          <w:szCs w:val="22"/>
        </w:rPr>
        <w:t xml:space="preserve"> 2020</w:t>
      </w:r>
      <w:bookmarkEnd w:id="5"/>
    </w:p>
    <w:p w:rsidR="00687B48" w:rsidP="00A1695B" w:rsidRDefault="00534E37" w14:paraId="767F5B58" w14:textId="77777777">
      <w:r w:rsidRPr="00534E37">
        <w:rPr>
          <w:noProof/>
        </w:rPr>
        <w:drawing>
          <wp:inline distT="0" distB="0" distL="0" distR="0" wp14:anchorId="5CFACD17" wp14:editId="799F52F2">
            <wp:extent cx="8704531" cy="3800723"/>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8783739" cy="3835308"/>
                    </a:xfrm>
                    <a:prstGeom prst="rect">
                      <a:avLst/>
                    </a:prstGeom>
                  </pic:spPr>
                </pic:pic>
              </a:graphicData>
            </a:graphic>
          </wp:inline>
        </w:drawing>
      </w:r>
    </w:p>
    <w:p w:rsidRPr="006A2293" w:rsidR="004C0119" w:rsidP="004C0119" w:rsidRDefault="004C0119" w14:paraId="3CF426B8" w14:textId="7F4C4641">
      <w:pPr>
        <w:jc w:val="center"/>
        <w:rPr>
          <w:rFonts w:cstheme="majorHAnsi"/>
        </w:rPr>
      </w:pPr>
      <w:r w:rsidRPr="007644EF">
        <w:rPr>
          <w:rFonts w:cstheme="majorHAnsi"/>
          <w:i/>
          <w:iCs/>
          <w:color w:val="44546A" w:themeColor="text2"/>
          <w:sz w:val="20"/>
          <w:szCs w:val="20"/>
        </w:rPr>
        <w:t xml:space="preserve">Fuente: </w:t>
      </w:r>
      <w:r w:rsidR="007613C2">
        <w:rPr>
          <w:rFonts w:cstheme="majorHAnsi"/>
          <w:i/>
          <w:iCs/>
          <w:color w:val="44546A" w:themeColor="text2"/>
          <w:sz w:val="20"/>
          <w:szCs w:val="20"/>
        </w:rPr>
        <w:t>Información suministrada por</w:t>
      </w:r>
      <w:r w:rsidRPr="007644EF">
        <w:rPr>
          <w:rFonts w:cstheme="majorHAnsi"/>
          <w:i/>
          <w:iCs/>
          <w:color w:val="44546A" w:themeColor="text2"/>
          <w:sz w:val="20"/>
          <w:szCs w:val="20"/>
        </w:rPr>
        <w:t xml:space="preserve"> ANDA</w:t>
      </w:r>
      <w:r w:rsidR="007613C2">
        <w:rPr>
          <w:rFonts w:cstheme="majorHAnsi"/>
          <w:i/>
          <w:iCs/>
          <w:color w:val="44546A" w:themeColor="text2"/>
          <w:sz w:val="20"/>
          <w:szCs w:val="20"/>
        </w:rPr>
        <w:t>.</w:t>
      </w:r>
    </w:p>
    <w:p w:rsidR="009F24FA" w:rsidP="00687B48" w:rsidRDefault="009F24FA" w14:paraId="038F71D6" w14:textId="310ECBB3"/>
    <w:p w:rsidR="001D3C2D" w:rsidP="00687B48" w:rsidRDefault="001D3C2D" w14:paraId="486296F2" w14:textId="77777777">
      <w:pPr>
        <w:sectPr w:rsidR="001D3C2D" w:rsidSect="00801306">
          <w:headerReference w:type="first" r:id="rId19"/>
          <w:pgSz w:w="15840" w:h="12240" w:orient="landscape"/>
          <w:pgMar w:top="1701" w:right="1417" w:bottom="1701" w:left="1417" w:header="708" w:footer="708" w:gutter="0"/>
          <w:cols w:space="708"/>
          <w:docGrid w:linePitch="360"/>
        </w:sectPr>
      </w:pPr>
    </w:p>
    <w:p w:rsidR="00DA21C0" w:rsidP="00DA21C0" w:rsidRDefault="00DA21C0" w14:paraId="39E1FFF9" w14:textId="6B0ACBDA">
      <w:r>
        <w:lastRenderedPageBreak/>
        <w:t xml:space="preserve">Para el año 2020 ANDA contaba con 4.007 empleados, de los cuales el 49,4% eran operarios especializados, un 25,4% personal de apoyo administrativo, un 14% son operarios no especializados y 11,3% </w:t>
      </w:r>
      <w:r w:rsidR="00735D59">
        <w:t xml:space="preserve">de </w:t>
      </w:r>
      <w:r>
        <w:t>otro</w:t>
      </w:r>
      <w:r w:rsidR="00735D59">
        <w:t xml:space="preserve"> tipo de funcionarios</w:t>
      </w:r>
      <w:r>
        <w:t xml:space="preserve">. En la </w:t>
      </w:r>
      <w:r>
        <w:fldChar w:fldCharType="begin"/>
      </w:r>
      <w:r>
        <w:instrText xml:space="preserve"> REF _Ref95839211 \h </w:instrText>
      </w:r>
      <w:r>
        <w:fldChar w:fldCharType="separate"/>
      </w:r>
      <w:r w:rsidRPr="00F5284B" w:rsidR="006F4FB0">
        <w:rPr>
          <w:rFonts w:cstheme="majorHAnsi"/>
        </w:rPr>
        <w:t xml:space="preserve">Tabla </w:t>
      </w:r>
      <w:r w:rsidR="006F4FB0">
        <w:rPr>
          <w:rFonts w:cstheme="majorHAnsi"/>
          <w:noProof/>
        </w:rPr>
        <w:t>1</w:t>
      </w:r>
      <w:r>
        <w:fldChar w:fldCharType="end"/>
      </w:r>
      <w:r>
        <w:t xml:space="preserve"> se encuentra la </w:t>
      </w:r>
      <w:r w:rsidR="00735D59">
        <w:t>evolución</w:t>
      </w:r>
      <w:r>
        <w:t xml:space="preserve"> por cargos de los empleados </w:t>
      </w:r>
      <w:r w:rsidR="00735D59">
        <w:t>entre</w:t>
      </w:r>
      <w:r>
        <w:t xml:space="preserve"> 2019 y 2020, donde se puede evidenciar una fuerte reducción del personal de apoyo administrativo pasando de 2</w:t>
      </w:r>
      <w:r w:rsidRPr="00251922">
        <w:t>.153 a 1.016 empleados</w:t>
      </w:r>
      <w:r w:rsidR="007219F5">
        <w:t>;</w:t>
      </w:r>
      <w:r w:rsidRPr="00251922">
        <w:t xml:space="preserve"> por otro lado</w:t>
      </w:r>
      <w:r>
        <w:t>, los operarios especializados presentaron un aumento del 103% pasando de 972 a 1.978</w:t>
      </w:r>
      <w:r w:rsidR="007219F5">
        <w:t>. En el agregado, el número de empleados por</w:t>
      </w:r>
      <w:r w:rsidRPr="00251922" w:rsidR="009E3DC8">
        <w:t xml:space="preserve"> cada 1.000 usuarios</w:t>
      </w:r>
      <w:r w:rsidR="003163C4">
        <w:t xml:space="preserve"> de agua potable</w:t>
      </w:r>
      <w:r w:rsidRPr="00251922" w:rsidR="009E3DC8">
        <w:t xml:space="preserve"> </w:t>
      </w:r>
      <w:r w:rsidR="00FD7E66">
        <w:t xml:space="preserve">de ANDA para el año 2000 era </w:t>
      </w:r>
      <w:r w:rsidRPr="00FD7E66" w:rsidR="00FD7E66">
        <w:t>de 4.0, indicador</w:t>
      </w:r>
      <w:r w:rsidR="00FD7E66">
        <w:t xml:space="preserve"> relativamente alto para estándares internacionales (1.2 a 3.0)</w:t>
      </w:r>
      <w:r w:rsidR="009E3DC8">
        <w:t>.</w:t>
      </w:r>
    </w:p>
    <w:p w:rsidRPr="00F5284B" w:rsidR="007028F2" w:rsidP="00DA21C0" w:rsidRDefault="00DA21C0" w14:paraId="66FC2D35" w14:textId="73949C26">
      <w:pPr>
        <w:pStyle w:val="Caption"/>
        <w:rPr>
          <w:rFonts w:cstheme="majorHAnsi"/>
          <w:sz w:val="22"/>
          <w:szCs w:val="22"/>
        </w:rPr>
      </w:pPr>
      <w:bookmarkStart w:name="_Ref95839211" w:id="6"/>
      <w:bookmarkStart w:name="_Toc104306499" w:id="7"/>
      <w:r w:rsidRPr="00F5284B">
        <w:rPr>
          <w:rFonts w:cstheme="majorHAnsi"/>
          <w:sz w:val="22"/>
          <w:szCs w:val="22"/>
        </w:rPr>
        <w:t xml:space="preserve">Tabla </w:t>
      </w:r>
      <w:r w:rsidRPr="00F5284B">
        <w:rPr>
          <w:rFonts w:cstheme="majorHAnsi"/>
          <w:sz w:val="22"/>
          <w:szCs w:val="22"/>
        </w:rPr>
        <w:fldChar w:fldCharType="begin"/>
      </w:r>
      <w:r w:rsidRPr="00F5284B">
        <w:rPr>
          <w:rFonts w:cstheme="majorHAnsi"/>
          <w:sz w:val="22"/>
          <w:szCs w:val="22"/>
        </w:rPr>
        <w:instrText xml:space="preserve"> SEQ Tabla \* ARABIC </w:instrText>
      </w:r>
      <w:r w:rsidRPr="00F5284B">
        <w:rPr>
          <w:rFonts w:cstheme="majorHAnsi"/>
          <w:sz w:val="22"/>
          <w:szCs w:val="22"/>
        </w:rPr>
        <w:fldChar w:fldCharType="separate"/>
      </w:r>
      <w:r w:rsidR="008F06E6">
        <w:rPr>
          <w:rFonts w:cstheme="majorHAnsi"/>
          <w:noProof/>
          <w:sz w:val="22"/>
          <w:szCs w:val="22"/>
        </w:rPr>
        <w:t>1</w:t>
      </w:r>
      <w:r w:rsidRPr="00F5284B">
        <w:rPr>
          <w:rFonts w:cstheme="majorHAnsi"/>
          <w:sz w:val="22"/>
          <w:szCs w:val="22"/>
        </w:rPr>
        <w:fldChar w:fldCharType="end"/>
      </w:r>
      <w:bookmarkEnd w:id="6"/>
      <w:r>
        <w:rPr>
          <w:rFonts w:cstheme="majorHAnsi"/>
          <w:sz w:val="22"/>
          <w:szCs w:val="22"/>
        </w:rPr>
        <w:t xml:space="preserve"> Personal ANDA 2019 -2020</w:t>
      </w:r>
      <w:bookmarkEnd w:id="7"/>
    </w:p>
    <w:tbl>
      <w:tblPr>
        <w:tblStyle w:val="GridTable4-Accent1"/>
        <w:tblW w:w="8926" w:type="dxa"/>
        <w:tblLook w:val="04A0" w:firstRow="1" w:lastRow="0" w:firstColumn="1" w:lastColumn="0" w:noHBand="0" w:noVBand="1"/>
      </w:tblPr>
      <w:tblGrid>
        <w:gridCol w:w="3200"/>
        <w:gridCol w:w="1194"/>
        <w:gridCol w:w="1257"/>
        <w:gridCol w:w="1194"/>
        <w:gridCol w:w="1257"/>
        <w:gridCol w:w="824"/>
      </w:tblGrid>
      <w:tr w:rsidRPr="007028F2" w:rsidR="000558E9" w:rsidTr="000A4712" w14:paraId="51F7699F"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rsidRPr="007028F2" w:rsidR="007028F2" w:rsidP="001E46D0" w:rsidRDefault="000558E9" w14:paraId="735F4403" w14:textId="3041228B">
            <w:pPr>
              <w:jc w:val="center"/>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Cargo</w:t>
            </w:r>
          </w:p>
        </w:tc>
        <w:tc>
          <w:tcPr>
            <w:tcW w:w="0" w:type="auto"/>
            <w:gridSpan w:val="2"/>
            <w:noWrap/>
            <w:vAlign w:val="center"/>
            <w:hideMark/>
          </w:tcPr>
          <w:p w:rsidRPr="007028F2" w:rsidR="007028F2" w:rsidP="001E46D0" w:rsidRDefault="007028F2" w14:paraId="28C11E4D"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2019</w:t>
            </w:r>
          </w:p>
        </w:tc>
        <w:tc>
          <w:tcPr>
            <w:tcW w:w="0" w:type="auto"/>
            <w:gridSpan w:val="2"/>
            <w:noWrap/>
            <w:vAlign w:val="center"/>
            <w:hideMark/>
          </w:tcPr>
          <w:p w:rsidRPr="007028F2" w:rsidR="007028F2" w:rsidP="001E46D0" w:rsidRDefault="007028F2" w14:paraId="13B44984"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2020</w:t>
            </w:r>
          </w:p>
        </w:tc>
        <w:tc>
          <w:tcPr>
            <w:tcW w:w="824" w:type="dxa"/>
            <w:vMerge w:val="restart"/>
            <w:vAlign w:val="center"/>
            <w:hideMark/>
          </w:tcPr>
          <w:p w:rsidRPr="007028F2" w:rsidR="007028F2" w:rsidP="001E46D0" w:rsidRDefault="007028F2" w14:paraId="067502C1"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Δ 2019-2020</w:t>
            </w:r>
          </w:p>
        </w:tc>
      </w:tr>
      <w:tr w:rsidRPr="007028F2" w:rsidR="000558E9" w:rsidTr="000A4712" w14:paraId="217AAD57" w14:textId="77777777">
        <w:trPr>
          <w:cnfStyle w:val="000000100000" w:firstRow="0" w:lastRow="0" w:firstColumn="0" w:lastColumn="0" w:oddVBand="0" w:evenVBand="0" w:oddHBand="1" w:evenHBand="0" w:firstRowFirstColumn="0" w:firstRowLastColumn="0" w:lastRowFirstColumn="0" w:lastRowLastColumn="0"/>
          <w:trHeight w:val="84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rsidRPr="007028F2" w:rsidR="007028F2" w:rsidP="001E46D0" w:rsidRDefault="007028F2" w14:paraId="1B9BEBDB" w14:textId="77777777">
            <w:pPr>
              <w:jc w:val="center"/>
              <w:rPr>
                <w:rFonts w:ascii="Calibri" w:hAnsi="Calibri" w:eastAsia="Times New Roman" w:cs="Calibri"/>
                <w:color w:val="000000"/>
                <w:sz w:val="18"/>
                <w:szCs w:val="18"/>
                <w:lang w:eastAsia="es-CO"/>
              </w:rPr>
            </w:pPr>
          </w:p>
        </w:tc>
        <w:tc>
          <w:tcPr>
            <w:tcW w:w="0" w:type="auto"/>
            <w:shd w:val="clear" w:color="auto" w:fill="5B9BD5" w:themeFill="accent1"/>
            <w:vAlign w:val="center"/>
            <w:hideMark/>
          </w:tcPr>
          <w:p w:rsidRPr="007028F2" w:rsidR="007028F2" w:rsidP="001E46D0" w:rsidRDefault="000558E9" w14:paraId="47B3E409" w14:textId="11201054">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sz w:val="18"/>
                <w:szCs w:val="18"/>
                <w:lang w:eastAsia="es-CO"/>
              </w:rPr>
            </w:pPr>
            <w:r w:rsidRPr="007028F2">
              <w:rPr>
                <w:rFonts w:ascii="Calibri" w:hAnsi="Calibri" w:eastAsia="Times New Roman" w:cs="Calibri"/>
                <w:b/>
                <w:bCs/>
                <w:color w:val="000000"/>
                <w:sz w:val="18"/>
                <w:szCs w:val="18"/>
                <w:lang w:eastAsia="es-CO"/>
              </w:rPr>
              <w:t>Número De Empleados</w:t>
            </w:r>
          </w:p>
        </w:tc>
        <w:tc>
          <w:tcPr>
            <w:tcW w:w="0" w:type="auto"/>
            <w:shd w:val="clear" w:color="auto" w:fill="5B9BD5" w:themeFill="accent1"/>
            <w:vAlign w:val="center"/>
            <w:hideMark/>
          </w:tcPr>
          <w:p w:rsidRPr="007028F2" w:rsidR="007028F2" w:rsidP="001E46D0" w:rsidRDefault="000558E9" w14:paraId="5B3FFEF1" w14:textId="03979C29">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sz w:val="18"/>
                <w:szCs w:val="18"/>
                <w:lang w:eastAsia="es-CO"/>
              </w:rPr>
            </w:pPr>
            <w:r w:rsidRPr="007028F2">
              <w:rPr>
                <w:rFonts w:ascii="Calibri" w:hAnsi="Calibri" w:eastAsia="Times New Roman" w:cs="Calibri"/>
                <w:b/>
                <w:bCs/>
                <w:color w:val="000000"/>
                <w:sz w:val="18"/>
                <w:szCs w:val="18"/>
                <w:lang w:eastAsia="es-CO"/>
              </w:rPr>
              <w:t xml:space="preserve">Empleados / 1.000 </w:t>
            </w:r>
            <w:r>
              <w:rPr>
                <w:rFonts w:ascii="Calibri" w:hAnsi="Calibri" w:eastAsia="Times New Roman" w:cs="Calibri"/>
                <w:b/>
                <w:bCs/>
                <w:color w:val="000000"/>
                <w:sz w:val="18"/>
                <w:szCs w:val="18"/>
                <w:lang w:eastAsia="es-CO"/>
              </w:rPr>
              <w:t>Usuarios</w:t>
            </w:r>
          </w:p>
        </w:tc>
        <w:tc>
          <w:tcPr>
            <w:tcW w:w="0" w:type="auto"/>
            <w:shd w:val="clear" w:color="auto" w:fill="5B9BD5" w:themeFill="accent1"/>
            <w:vAlign w:val="center"/>
            <w:hideMark/>
          </w:tcPr>
          <w:p w:rsidRPr="007028F2" w:rsidR="007028F2" w:rsidP="001E46D0" w:rsidRDefault="000558E9" w14:paraId="41243CF1" w14:textId="4BAEFDAD">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sz w:val="18"/>
                <w:szCs w:val="18"/>
                <w:lang w:eastAsia="es-CO"/>
              </w:rPr>
            </w:pPr>
            <w:r w:rsidRPr="007028F2">
              <w:rPr>
                <w:rFonts w:ascii="Calibri" w:hAnsi="Calibri" w:eastAsia="Times New Roman" w:cs="Calibri"/>
                <w:b/>
                <w:bCs/>
                <w:color w:val="000000"/>
                <w:sz w:val="18"/>
                <w:szCs w:val="18"/>
                <w:lang w:eastAsia="es-CO"/>
              </w:rPr>
              <w:t>Número De Empleados</w:t>
            </w:r>
          </w:p>
        </w:tc>
        <w:tc>
          <w:tcPr>
            <w:tcW w:w="0" w:type="auto"/>
            <w:shd w:val="clear" w:color="auto" w:fill="5B9BD5" w:themeFill="accent1"/>
            <w:vAlign w:val="center"/>
            <w:hideMark/>
          </w:tcPr>
          <w:p w:rsidRPr="007028F2" w:rsidR="007028F2" w:rsidP="001E46D0" w:rsidRDefault="000558E9" w14:paraId="2642B7C7" w14:textId="03C351BC">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sz w:val="18"/>
                <w:szCs w:val="18"/>
                <w:lang w:eastAsia="es-CO"/>
              </w:rPr>
            </w:pPr>
            <w:r w:rsidRPr="007028F2">
              <w:rPr>
                <w:rFonts w:ascii="Calibri" w:hAnsi="Calibri" w:eastAsia="Times New Roman" w:cs="Calibri"/>
                <w:b/>
                <w:bCs/>
                <w:color w:val="000000"/>
                <w:sz w:val="18"/>
                <w:szCs w:val="18"/>
                <w:lang w:eastAsia="es-CO"/>
              </w:rPr>
              <w:t xml:space="preserve">Empleados / 1.000 </w:t>
            </w:r>
            <w:r>
              <w:rPr>
                <w:rFonts w:ascii="Calibri" w:hAnsi="Calibri" w:eastAsia="Times New Roman" w:cs="Calibri"/>
                <w:b/>
                <w:bCs/>
                <w:color w:val="000000"/>
                <w:sz w:val="18"/>
                <w:szCs w:val="18"/>
                <w:lang w:eastAsia="es-CO"/>
              </w:rPr>
              <w:t>Usuarios</w:t>
            </w:r>
          </w:p>
        </w:tc>
        <w:tc>
          <w:tcPr>
            <w:tcW w:w="824" w:type="dxa"/>
            <w:vMerge/>
            <w:vAlign w:val="center"/>
            <w:hideMark/>
          </w:tcPr>
          <w:p w:rsidRPr="007028F2" w:rsidR="007028F2" w:rsidP="001E46D0" w:rsidRDefault="007028F2" w14:paraId="6891190B"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sz w:val="18"/>
                <w:szCs w:val="18"/>
                <w:lang w:eastAsia="es-CO"/>
              </w:rPr>
            </w:pPr>
          </w:p>
        </w:tc>
      </w:tr>
      <w:tr w:rsidRPr="007028F2" w:rsidR="000558E9" w:rsidTr="000A4712" w14:paraId="7EF24ED0"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7028F2" w:rsidR="00637AD8" w:rsidP="001E46D0" w:rsidRDefault="00637AD8" w14:paraId="7A589D1F" w14:textId="1173E263">
            <w:pPr>
              <w:jc w:val="center"/>
              <w:rPr>
                <w:rFonts w:ascii="Calibri" w:hAnsi="Calibri" w:eastAsia="Times New Roman" w:cs="Calibri"/>
                <w:color w:val="000000"/>
                <w:sz w:val="18"/>
                <w:szCs w:val="18"/>
                <w:lang w:eastAsia="es-CO"/>
              </w:rPr>
            </w:pPr>
            <w:r w:rsidRPr="0059081B">
              <w:rPr>
                <w:rFonts w:ascii="Calibri" w:hAnsi="Calibri" w:eastAsia="Times New Roman" w:cs="Calibri"/>
                <w:color w:val="000000"/>
                <w:sz w:val="18"/>
                <w:szCs w:val="18"/>
                <w:lang w:eastAsia="es-CO"/>
              </w:rPr>
              <w:t>Presidente</w:t>
            </w:r>
          </w:p>
        </w:tc>
        <w:tc>
          <w:tcPr>
            <w:tcW w:w="0" w:type="auto"/>
            <w:noWrap/>
            <w:vAlign w:val="center"/>
            <w:hideMark/>
          </w:tcPr>
          <w:p w:rsidRPr="007028F2" w:rsidR="00637AD8" w:rsidP="001E46D0" w:rsidRDefault="00637AD8" w14:paraId="3490A925"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1</w:t>
            </w:r>
          </w:p>
        </w:tc>
        <w:tc>
          <w:tcPr>
            <w:tcW w:w="0" w:type="auto"/>
            <w:noWrap/>
            <w:vAlign w:val="center"/>
            <w:hideMark/>
          </w:tcPr>
          <w:p w:rsidRPr="007028F2" w:rsidR="00637AD8" w:rsidP="001E46D0" w:rsidRDefault="00637AD8" w14:paraId="2CB5C616" w14:textId="3E1329E0">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0,0</w:t>
            </w:r>
          </w:p>
        </w:tc>
        <w:tc>
          <w:tcPr>
            <w:tcW w:w="0" w:type="auto"/>
            <w:noWrap/>
            <w:vAlign w:val="center"/>
            <w:hideMark/>
          </w:tcPr>
          <w:p w:rsidRPr="007028F2" w:rsidR="00637AD8" w:rsidP="001E46D0" w:rsidRDefault="00637AD8" w14:paraId="547D0512" w14:textId="5926D403">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1</w:t>
            </w:r>
          </w:p>
        </w:tc>
        <w:tc>
          <w:tcPr>
            <w:tcW w:w="0" w:type="auto"/>
            <w:noWrap/>
            <w:vAlign w:val="center"/>
            <w:hideMark/>
          </w:tcPr>
          <w:p w:rsidRPr="007028F2" w:rsidR="00637AD8" w:rsidP="001E46D0" w:rsidRDefault="00637AD8" w14:paraId="5B385D87" w14:textId="4025054F">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0,0</w:t>
            </w:r>
          </w:p>
        </w:tc>
        <w:tc>
          <w:tcPr>
            <w:tcW w:w="824" w:type="dxa"/>
            <w:noWrap/>
            <w:vAlign w:val="center"/>
            <w:hideMark/>
          </w:tcPr>
          <w:p w:rsidRPr="007028F2" w:rsidR="00637AD8" w:rsidP="001E46D0" w:rsidRDefault="00637AD8" w14:paraId="1C68E3A7"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w:t>
            </w:r>
          </w:p>
        </w:tc>
      </w:tr>
      <w:tr w:rsidRPr="007028F2" w:rsidR="000558E9" w:rsidTr="000A4712" w14:paraId="2D84BAC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7028F2" w:rsidR="00637AD8" w:rsidP="001E46D0" w:rsidRDefault="00637AD8" w14:paraId="30C676E7" w14:textId="6D223700">
            <w:pPr>
              <w:jc w:val="center"/>
              <w:rPr>
                <w:rFonts w:ascii="Calibri" w:hAnsi="Calibri" w:eastAsia="Times New Roman" w:cs="Calibri"/>
                <w:color w:val="000000"/>
                <w:sz w:val="18"/>
                <w:szCs w:val="18"/>
                <w:lang w:eastAsia="es-CO"/>
              </w:rPr>
            </w:pPr>
            <w:r w:rsidRPr="0059081B">
              <w:rPr>
                <w:rFonts w:ascii="Calibri" w:hAnsi="Calibri" w:eastAsia="Times New Roman" w:cs="Calibri"/>
                <w:color w:val="000000"/>
                <w:sz w:val="18"/>
                <w:szCs w:val="18"/>
                <w:lang w:eastAsia="es-CO"/>
              </w:rPr>
              <w:t>Directores</w:t>
            </w:r>
          </w:p>
        </w:tc>
        <w:tc>
          <w:tcPr>
            <w:tcW w:w="0" w:type="auto"/>
            <w:noWrap/>
            <w:vAlign w:val="center"/>
            <w:hideMark/>
          </w:tcPr>
          <w:p w:rsidRPr="007028F2" w:rsidR="00637AD8" w:rsidP="001E46D0" w:rsidRDefault="00637AD8" w14:paraId="48CC40C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2</w:t>
            </w:r>
          </w:p>
        </w:tc>
        <w:tc>
          <w:tcPr>
            <w:tcW w:w="0" w:type="auto"/>
            <w:noWrap/>
            <w:vAlign w:val="center"/>
            <w:hideMark/>
          </w:tcPr>
          <w:p w:rsidRPr="007028F2" w:rsidR="00637AD8" w:rsidP="001E46D0" w:rsidRDefault="00637AD8" w14:paraId="5EDDE95C" w14:textId="0B658C83">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0,0</w:t>
            </w:r>
          </w:p>
        </w:tc>
        <w:tc>
          <w:tcPr>
            <w:tcW w:w="0" w:type="auto"/>
            <w:noWrap/>
            <w:vAlign w:val="center"/>
            <w:hideMark/>
          </w:tcPr>
          <w:p w:rsidRPr="007028F2" w:rsidR="00637AD8" w:rsidP="001E46D0" w:rsidRDefault="00637AD8" w14:paraId="024E4AD0" w14:textId="241E0CD9">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5</w:t>
            </w:r>
          </w:p>
        </w:tc>
        <w:tc>
          <w:tcPr>
            <w:tcW w:w="0" w:type="auto"/>
            <w:noWrap/>
            <w:vAlign w:val="center"/>
            <w:hideMark/>
          </w:tcPr>
          <w:p w:rsidRPr="007028F2" w:rsidR="00637AD8" w:rsidP="001E46D0" w:rsidRDefault="00637AD8" w14:paraId="1098BF9E" w14:textId="2FAB27FA">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0,0</w:t>
            </w:r>
          </w:p>
        </w:tc>
        <w:tc>
          <w:tcPr>
            <w:tcW w:w="824" w:type="dxa"/>
            <w:noWrap/>
            <w:vAlign w:val="center"/>
            <w:hideMark/>
          </w:tcPr>
          <w:p w:rsidRPr="007028F2" w:rsidR="00637AD8" w:rsidP="001E46D0" w:rsidRDefault="00637AD8" w14:paraId="4EFBD0C3"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150%</w:t>
            </w:r>
          </w:p>
        </w:tc>
      </w:tr>
      <w:tr w:rsidRPr="007028F2" w:rsidR="000558E9" w:rsidTr="000A4712" w14:paraId="295B1911"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7028F2" w:rsidR="00637AD8" w:rsidP="001E46D0" w:rsidRDefault="00637AD8" w14:paraId="57FF553D" w14:textId="572EF841">
            <w:pPr>
              <w:jc w:val="center"/>
              <w:rPr>
                <w:rFonts w:ascii="Calibri" w:hAnsi="Calibri" w:eastAsia="Times New Roman" w:cs="Calibri"/>
                <w:color w:val="000000"/>
                <w:sz w:val="18"/>
                <w:szCs w:val="18"/>
                <w:lang w:eastAsia="es-CO"/>
              </w:rPr>
            </w:pPr>
            <w:r w:rsidRPr="0059081B">
              <w:rPr>
                <w:rFonts w:ascii="Calibri" w:hAnsi="Calibri" w:eastAsia="Times New Roman" w:cs="Calibri"/>
                <w:color w:val="000000"/>
                <w:sz w:val="18"/>
                <w:szCs w:val="18"/>
                <w:lang w:eastAsia="es-CO"/>
              </w:rPr>
              <w:t>Gerentes</w:t>
            </w:r>
          </w:p>
        </w:tc>
        <w:tc>
          <w:tcPr>
            <w:tcW w:w="0" w:type="auto"/>
            <w:noWrap/>
            <w:vAlign w:val="center"/>
            <w:hideMark/>
          </w:tcPr>
          <w:p w:rsidRPr="007028F2" w:rsidR="00637AD8" w:rsidP="001E46D0" w:rsidRDefault="00637AD8" w14:paraId="7975EE48"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17</w:t>
            </w:r>
          </w:p>
        </w:tc>
        <w:tc>
          <w:tcPr>
            <w:tcW w:w="0" w:type="auto"/>
            <w:noWrap/>
            <w:vAlign w:val="center"/>
            <w:hideMark/>
          </w:tcPr>
          <w:p w:rsidRPr="007028F2" w:rsidR="00637AD8" w:rsidP="001E46D0" w:rsidRDefault="00637AD8" w14:paraId="3C433A4A" w14:textId="52A88009">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0,0</w:t>
            </w:r>
          </w:p>
        </w:tc>
        <w:tc>
          <w:tcPr>
            <w:tcW w:w="0" w:type="auto"/>
            <w:noWrap/>
            <w:vAlign w:val="center"/>
            <w:hideMark/>
          </w:tcPr>
          <w:p w:rsidRPr="007028F2" w:rsidR="00637AD8" w:rsidP="001E46D0" w:rsidRDefault="00637AD8" w14:paraId="7A2005B7" w14:textId="5A8928F6">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21</w:t>
            </w:r>
          </w:p>
        </w:tc>
        <w:tc>
          <w:tcPr>
            <w:tcW w:w="0" w:type="auto"/>
            <w:noWrap/>
            <w:vAlign w:val="center"/>
            <w:hideMark/>
          </w:tcPr>
          <w:p w:rsidRPr="007028F2" w:rsidR="00637AD8" w:rsidP="001E46D0" w:rsidRDefault="00637AD8" w14:paraId="39883FB5" w14:textId="0CA0B046">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0,0</w:t>
            </w:r>
          </w:p>
        </w:tc>
        <w:tc>
          <w:tcPr>
            <w:tcW w:w="824" w:type="dxa"/>
            <w:noWrap/>
            <w:vAlign w:val="center"/>
            <w:hideMark/>
          </w:tcPr>
          <w:p w:rsidRPr="007028F2" w:rsidR="00637AD8" w:rsidP="001E46D0" w:rsidRDefault="00637AD8" w14:paraId="3B00D0E8"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24%</w:t>
            </w:r>
          </w:p>
        </w:tc>
      </w:tr>
      <w:tr w:rsidRPr="007028F2" w:rsidR="000558E9" w:rsidTr="000A4712" w14:paraId="03F1B79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7028F2" w:rsidR="00637AD8" w:rsidP="001E46D0" w:rsidRDefault="00637AD8" w14:paraId="26DD7147" w14:textId="7A2533BA">
            <w:pPr>
              <w:jc w:val="center"/>
              <w:rPr>
                <w:rFonts w:ascii="Calibri" w:hAnsi="Calibri" w:eastAsia="Times New Roman" w:cs="Calibri"/>
                <w:color w:val="000000"/>
                <w:sz w:val="18"/>
                <w:szCs w:val="18"/>
                <w:lang w:eastAsia="es-CO"/>
              </w:rPr>
            </w:pPr>
            <w:r w:rsidRPr="0059081B">
              <w:rPr>
                <w:rFonts w:ascii="Calibri" w:hAnsi="Calibri" w:eastAsia="Times New Roman" w:cs="Calibri"/>
                <w:color w:val="000000"/>
                <w:sz w:val="18"/>
                <w:szCs w:val="18"/>
                <w:lang w:eastAsia="es-CO"/>
              </w:rPr>
              <w:t>Subgerentes</w:t>
            </w:r>
          </w:p>
        </w:tc>
        <w:tc>
          <w:tcPr>
            <w:tcW w:w="0" w:type="auto"/>
            <w:noWrap/>
            <w:vAlign w:val="center"/>
            <w:hideMark/>
          </w:tcPr>
          <w:p w:rsidRPr="007028F2" w:rsidR="00637AD8" w:rsidP="001E46D0" w:rsidRDefault="00637AD8" w14:paraId="184F6AF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3</w:t>
            </w:r>
          </w:p>
        </w:tc>
        <w:tc>
          <w:tcPr>
            <w:tcW w:w="0" w:type="auto"/>
            <w:noWrap/>
            <w:vAlign w:val="center"/>
            <w:hideMark/>
          </w:tcPr>
          <w:p w:rsidRPr="007028F2" w:rsidR="00637AD8" w:rsidP="001E46D0" w:rsidRDefault="00637AD8" w14:paraId="39C6513B" w14:textId="432ECF6A">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0,0</w:t>
            </w:r>
          </w:p>
        </w:tc>
        <w:tc>
          <w:tcPr>
            <w:tcW w:w="0" w:type="auto"/>
            <w:noWrap/>
            <w:vAlign w:val="center"/>
            <w:hideMark/>
          </w:tcPr>
          <w:p w:rsidRPr="007028F2" w:rsidR="00637AD8" w:rsidP="001E46D0" w:rsidRDefault="00637AD8" w14:paraId="08270853" w14:textId="77E37C8D">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3</w:t>
            </w:r>
          </w:p>
        </w:tc>
        <w:tc>
          <w:tcPr>
            <w:tcW w:w="0" w:type="auto"/>
            <w:noWrap/>
            <w:vAlign w:val="center"/>
            <w:hideMark/>
          </w:tcPr>
          <w:p w:rsidRPr="007028F2" w:rsidR="00637AD8" w:rsidP="001E46D0" w:rsidRDefault="00637AD8" w14:paraId="5C76FAFE" w14:textId="212F6DB9">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0,0</w:t>
            </w:r>
          </w:p>
        </w:tc>
        <w:tc>
          <w:tcPr>
            <w:tcW w:w="824" w:type="dxa"/>
            <w:noWrap/>
            <w:vAlign w:val="center"/>
            <w:hideMark/>
          </w:tcPr>
          <w:p w:rsidRPr="007028F2" w:rsidR="00637AD8" w:rsidP="001E46D0" w:rsidRDefault="00637AD8" w14:paraId="5B87CDDE"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w:t>
            </w:r>
          </w:p>
        </w:tc>
      </w:tr>
      <w:tr w:rsidRPr="007028F2" w:rsidR="000558E9" w:rsidTr="000A4712" w14:paraId="02D7201F"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7028F2" w:rsidR="00637AD8" w:rsidP="001E46D0" w:rsidRDefault="00637AD8" w14:paraId="6B1BB0BA" w14:textId="726D08F5">
            <w:pPr>
              <w:jc w:val="center"/>
              <w:rPr>
                <w:rFonts w:ascii="Calibri" w:hAnsi="Calibri" w:eastAsia="Times New Roman" w:cs="Calibri"/>
                <w:color w:val="000000"/>
                <w:sz w:val="18"/>
                <w:szCs w:val="18"/>
                <w:lang w:eastAsia="es-CO"/>
              </w:rPr>
            </w:pPr>
            <w:r w:rsidRPr="0059081B">
              <w:rPr>
                <w:rFonts w:ascii="Calibri" w:hAnsi="Calibri" w:eastAsia="Times New Roman" w:cs="Calibri"/>
                <w:color w:val="000000"/>
                <w:sz w:val="18"/>
                <w:szCs w:val="18"/>
                <w:lang w:eastAsia="es-CO"/>
              </w:rPr>
              <w:t>Jefes</w:t>
            </w:r>
          </w:p>
        </w:tc>
        <w:tc>
          <w:tcPr>
            <w:tcW w:w="0" w:type="auto"/>
            <w:noWrap/>
            <w:vAlign w:val="center"/>
            <w:hideMark/>
          </w:tcPr>
          <w:p w:rsidRPr="007028F2" w:rsidR="00637AD8" w:rsidP="001E46D0" w:rsidRDefault="00637AD8" w14:paraId="2057D039"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44</w:t>
            </w:r>
          </w:p>
        </w:tc>
        <w:tc>
          <w:tcPr>
            <w:tcW w:w="0" w:type="auto"/>
            <w:noWrap/>
            <w:vAlign w:val="center"/>
            <w:hideMark/>
          </w:tcPr>
          <w:p w:rsidRPr="007028F2" w:rsidR="00637AD8" w:rsidP="001E46D0" w:rsidRDefault="00637AD8" w14:paraId="63DBEFE6" w14:textId="619EADB0">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0,0</w:t>
            </w:r>
          </w:p>
        </w:tc>
        <w:tc>
          <w:tcPr>
            <w:tcW w:w="0" w:type="auto"/>
            <w:noWrap/>
            <w:vAlign w:val="center"/>
            <w:hideMark/>
          </w:tcPr>
          <w:p w:rsidRPr="007028F2" w:rsidR="00637AD8" w:rsidP="001E46D0" w:rsidRDefault="00637AD8" w14:paraId="078F388E" w14:textId="2B00D904">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42</w:t>
            </w:r>
          </w:p>
        </w:tc>
        <w:tc>
          <w:tcPr>
            <w:tcW w:w="0" w:type="auto"/>
            <w:noWrap/>
            <w:vAlign w:val="center"/>
            <w:hideMark/>
          </w:tcPr>
          <w:p w:rsidRPr="007028F2" w:rsidR="00637AD8" w:rsidP="001E46D0" w:rsidRDefault="00637AD8" w14:paraId="1C794594" w14:textId="368AD256">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0,0</w:t>
            </w:r>
          </w:p>
        </w:tc>
        <w:tc>
          <w:tcPr>
            <w:tcW w:w="824" w:type="dxa"/>
            <w:noWrap/>
            <w:vAlign w:val="center"/>
            <w:hideMark/>
          </w:tcPr>
          <w:p w:rsidRPr="007028F2" w:rsidR="00637AD8" w:rsidP="001E46D0" w:rsidRDefault="00637AD8" w14:paraId="736EF5C3"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-5%</w:t>
            </w:r>
          </w:p>
        </w:tc>
      </w:tr>
      <w:tr w:rsidRPr="007028F2" w:rsidR="000558E9" w:rsidTr="000A4712" w14:paraId="4A6144C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7028F2" w:rsidR="00637AD8" w:rsidP="001E46D0" w:rsidRDefault="00637AD8" w14:paraId="11F7F67E" w14:textId="2836DDD4">
            <w:pPr>
              <w:jc w:val="center"/>
              <w:rPr>
                <w:rFonts w:ascii="Calibri" w:hAnsi="Calibri" w:eastAsia="Times New Roman" w:cs="Calibri"/>
                <w:color w:val="000000"/>
                <w:sz w:val="18"/>
                <w:szCs w:val="18"/>
                <w:lang w:eastAsia="es-CO"/>
              </w:rPr>
            </w:pPr>
            <w:r w:rsidRPr="0059081B">
              <w:rPr>
                <w:rFonts w:ascii="Calibri" w:hAnsi="Calibri" w:eastAsia="Times New Roman" w:cs="Calibri"/>
                <w:color w:val="000000"/>
                <w:sz w:val="18"/>
                <w:szCs w:val="18"/>
                <w:lang w:eastAsia="es-CO"/>
              </w:rPr>
              <w:t>Profesionales, Especializados o Técnicos</w:t>
            </w:r>
          </w:p>
        </w:tc>
        <w:tc>
          <w:tcPr>
            <w:tcW w:w="0" w:type="auto"/>
            <w:noWrap/>
            <w:vAlign w:val="center"/>
            <w:hideMark/>
          </w:tcPr>
          <w:p w:rsidRPr="007028F2" w:rsidR="00637AD8" w:rsidP="001E46D0" w:rsidRDefault="00637AD8" w14:paraId="70B8003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362</w:t>
            </w:r>
          </w:p>
        </w:tc>
        <w:tc>
          <w:tcPr>
            <w:tcW w:w="0" w:type="auto"/>
            <w:noWrap/>
            <w:vAlign w:val="center"/>
            <w:hideMark/>
          </w:tcPr>
          <w:p w:rsidRPr="007028F2" w:rsidR="00637AD8" w:rsidP="001E46D0" w:rsidRDefault="00637AD8" w14:paraId="5DED108D" w14:textId="4221D214">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0,4</w:t>
            </w:r>
          </w:p>
        </w:tc>
        <w:tc>
          <w:tcPr>
            <w:tcW w:w="0" w:type="auto"/>
            <w:noWrap/>
            <w:vAlign w:val="center"/>
            <w:hideMark/>
          </w:tcPr>
          <w:p w:rsidRPr="007028F2" w:rsidR="00637AD8" w:rsidP="001E46D0" w:rsidRDefault="00637AD8" w14:paraId="6AA0D1A7" w14:textId="5D2A8E45">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381</w:t>
            </w:r>
          </w:p>
        </w:tc>
        <w:tc>
          <w:tcPr>
            <w:tcW w:w="0" w:type="auto"/>
            <w:noWrap/>
            <w:vAlign w:val="center"/>
            <w:hideMark/>
          </w:tcPr>
          <w:p w:rsidRPr="007028F2" w:rsidR="00637AD8" w:rsidP="001E46D0" w:rsidRDefault="00637AD8" w14:paraId="3697EB1B" w14:textId="6BC40CDC">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0,4</w:t>
            </w:r>
          </w:p>
        </w:tc>
        <w:tc>
          <w:tcPr>
            <w:tcW w:w="824" w:type="dxa"/>
            <w:noWrap/>
            <w:vAlign w:val="center"/>
            <w:hideMark/>
          </w:tcPr>
          <w:p w:rsidRPr="007028F2" w:rsidR="00637AD8" w:rsidP="001E46D0" w:rsidRDefault="00637AD8" w14:paraId="7D2332D0"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5%</w:t>
            </w:r>
          </w:p>
        </w:tc>
      </w:tr>
      <w:tr w:rsidRPr="007028F2" w:rsidR="000558E9" w:rsidTr="000A4712" w14:paraId="347D5CF1"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7028F2" w:rsidR="00637AD8" w:rsidP="001E46D0" w:rsidRDefault="00637AD8" w14:paraId="10978F3C" w14:textId="0D50998F">
            <w:pPr>
              <w:jc w:val="center"/>
              <w:rPr>
                <w:rFonts w:ascii="Calibri" w:hAnsi="Calibri" w:eastAsia="Times New Roman" w:cs="Calibri"/>
                <w:color w:val="000000"/>
                <w:sz w:val="18"/>
                <w:szCs w:val="18"/>
                <w:lang w:eastAsia="es-CO"/>
              </w:rPr>
            </w:pPr>
            <w:r w:rsidRPr="0059081B">
              <w:rPr>
                <w:rFonts w:ascii="Calibri" w:hAnsi="Calibri" w:eastAsia="Times New Roman" w:cs="Calibri"/>
                <w:color w:val="000000"/>
                <w:sz w:val="18"/>
                <w:szCs w:val="18"/>
                <w:lang w:eastAsia="es-CO"/>
              </w:rPr>
              <w:t>Operarios Especializados</w:t>
            </w:r>
          </w:p>
        </w:tc>
        <w:tc>
          <w:tcPr>
            <w:tcW w:w="0" w:type="auto"/>
            <w:noWrap/>
            <w:vAlign w:val="center"/>
            <w:hideMark/>
          </w:tcPr>
          <w:p w:rsidRPr="007028F2" w:rsidR="00637AD8" w:rsidP="001E46D0" w:rsidRDefault="00637AD8" w14:paraId="215EB296"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972</w:t>
            </w:r>
          </w:p>
        </w:tc>
        <w:tc>
          <w:tcPr>
            <w:tcW w:w="0" w:type="auto"/>
            <w:noWrap/>
            <w:vAlign w:val="center"/>
            <w:hideMark/>
          </w:tcPr>
          <w:p w:rsidRPr="007028F2" w:rsidR="00637AD8" w:rsidP="001E46D0" w:rsidRDefault="00637AD8" w14:paraId="48F5EA66" w14:textId="16EBD496">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1,0</w:t>
            </w:r>
          </w:p>
        </w:tc>
        <w:tc>
          <w:tcPr>
            <w:tcW w:w="0" w:type="auto"/>
            <w:noWrap/>
            <w:vAlign w:val="center"/>
            <w:hideMark/>
          </w:tcPr>
          <w:p w:rsidRPr="007028F2" w:rsidR="00637AD8" w:rsidP="001E46D0" w:rsidRDefault="00637AD8" w14:paraId="1D2E36F4" w14:textId="7A6839D1">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1.978</w:t>
            </w:r>
          </w:p>
        </w:tc>
        <w:tc>
          <w:tcPr>
            <w:tcW w:w="0" w:type="auto"/>
            <w:noWrap/>
            <w:vAlign w:val="center"/>
            <w:hideMark/>
          </w:tcPr>
          <w:p w:rsidRPr="007028F2" w:rsidR="00637AD8" w:rsidP="001E46D0" w:rsidRDefault="00637AD8" w14:paraId="10FEF7B3" w14:textId="233B8EFF">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2,0</w:t>
            </w:r>
          </w:p>
        </w:tc>
        <w:tc>
          <w:tcPr>
            <w:tcW w:w="824" w:type="dxa"/>
            <w:noWrap/>
            <w:vAlign w:val="center"/>
            <w:hideMark/>
          </w:tcPr>
          <w:p w:rsidRPr="007028F2" w:rsidR="00637AD8" w:rsidP="001E46D0" w:rsidRDefault="00637AD8" w14:paraId="20714554"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103%</w:t>
            </w:r>
          </w:p>
        </w:tc>
      </w:tr>
      <w:tr w:rsidRPr="007028F2" w:rsidR="000558E9" w:rsidTr="000A4712" w14:paraId="23E4963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7028F2" w:rsidR="00637AD8" w:rsidP="001E46D0" w:rsidRDefault="00637AD8" w14:paraId="48635095" w14:textId="2380E6F4">
            <w:pPr>
              <w:jc w:val="center"/>
              <w:rPr>
                <w:rFonts w:ascii="Calibri" w:hAnsi="Calibri" w:eastAsia="Times New Roman" w:cs="Calibri"/>
                <w:color w:val="000000"/>
                <w:sz w:val="18"/>
                <w:szCs w:val="18"/>
                <w:lang w:eastAsia="es-CO"/>
              </w:rPr>
            </w:pPr>
            <w:r w:rsidRPr="0059081B">
              <w:rPr>
                <w:rFonts w:ascii="Calibri" w:hAnsi="Calibri" w:eastAsia="Times New Roman" w:cs="Calibri"/>
                <w:color w:val="000000"/>
                <w:sz w:val="18"/>
                <w:szCs w:val="18"/>
                <w:lang w:eastAsia="es-CO"/>
              </w:rPr>
              <w:t>Operarios No Especializados</w:t>
            </w:r>
          </w:p>
        </w:tc>
        <w:tc>
          <w:tcPr>
            <w:tcW w:w="0" w:type="auto"/>
            <w:noWrap/>
            <w:vAlign w:val="center"/>
            <w:hideMark/>
          </w:tcPr>
          <w:p w:rsidRPr="007028F2" w:rsidR="00637AD8" w:rsidP="001E46D0" w:rsidRDefault="00637AD8" w14:paraId="2517457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621</w:t>
            </w:r>
          </w:p>
        </w:tc>
        <w:tc>
          <w:tcPr>
            <w:tcW w:w="0" w:type="auto"/>
            <w:noWrap/>
            <w:vAlign w:val="center"/>
            <w:hideMark/>
          </w:tcPr>
          <w:p w:rsidRPr="007028F2" w:rsidR="00637AD8" w:rsidP="001E46D0" w:rsidRDefault="00637AD8" w14:paraId="08D097D6" w14:textId="211AF0BB">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0,6</w:t>
            </w:r>
          </w:p>
        </w:tc>
        <w:tc>
          <w:tcPr>
            <w:tcW w:w="0" w:type="auto"/>
            <w:noWrap/>
            <w:vAlign w:val="center"/>
            <w:hideMark/>
          </w:tcPr>
          <w:p w:rsidRPr="007028F2" w:rsidR="00637AD8" w:rsidP="001E46D0" w:rsidRDefault="00637AD8" w14:paraId="455DA9A9" w14:textId="7A741C1C">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560</w:t>
            </w:r>
          </w:p>
        </w:tc>
        <w:tc>
          <w:tcPr>
            <w:tcW w:w="0" w:type="auto"/>
            <w:noWrap/>
            <w:vAlign w:val="center"/>
            <w:hideMark/>
          </w:tcPr>
          <w:p w:rsidRPr="007028F2" w:rsidR="00637AD8" w:rsidP="001E46D0" w:rsidRDefault="00637AD8" w14:paraId="354285B9" w14:textId="3D04586C">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0,6</w:t>
            </w:r>
          </w:p>
        </w:tc>
        <w:tc>
          <w:tcPr>
            <w:tcW w:w="824" w:type="dxa"/>
            <w:noWrap/>
            <w:vAlign w:val="center"/>
            <w:hideMark/>
          </w:tcPr>
          <w:p w:rsidRPr="007028F2" w:rsidR="00637AD8" w:rsidP="001E46D0" w:rsidRDefault="00637AD8" w14:paraId="5410CF1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-10%</w:t>
            </w:r>
          </w:p>
        </w:tc>
      </w:tr>
      <w:tr w:rsidRPr="007028F2" w:rsidR="000558E9" w:rsidTr="000A4712" w14:paraId="0034AC3C"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7028F2" w:rsidR="00637AD8" w:rsidP="001E46D0" w:rsidRDefault="00637AD8" w14:paraId="1364A4EA" w14:textId="7247E117">
            <w:pPr>
              <w:jc w:val="center"/>
              <w:rPr>
                <w:rFonts w:ascii="Calibri" w:hAnsi="Calibri" w:eastAsia="Times New Roman" w:cs="Calibri"/>
                <w:color w:val="000000"/>
                <w:sz w:val="18"/>
                <w:szCs w:val="18"/>
                <w:lang w:eastAsia="es-CO"/>
              </w:rPr>
            </w:pPr>
            <w:r w:rsidRPr="0059081B">
              <w:rPr>
                <w:rFonts w:ascii="Calibri" w:hAnsi="Calibri" w:eastAsia="Times New Roman" w:cs="Calibri"/>
                <w:color w:val="000000"/>
                <w:sz w:val="18"/>
                <w:szCs w:val="18"/>
                <w:lang w:eastAsia="es-CO"/>
              </w:rPr>
              <w:t>Apoyo Administrativo</w:t>
            </w:r>
          </w:p>
        </w:tc>
        <w:tc>
          <w:tcPr>
            <w:tcW w:w="0" w:type="auto"/>
            <w:noWrap/>
            <w:vAlign w:val="center"/>
            <w:hideMark/>
          </w:tcPr>
          <w:p w:rsidRPr="007028F2" w:rsidR="00637AD8" w:rsidP="001E46D0" w:rsidRDefault="00637AD8" w14:paraId="17175710"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2153</w:t>
            </w:r>
          </w:p>
        </w:tc>
        <w:tc>
          <w:tcPr>
            <w:tcW w:w="0" w:type="auto"/>
            <w:noWrap/>
            <w:vAlign w:val="center"/>
            <w:hideMark/>
          </w:tcPr>
          <w:p w:rsidRPr="007028F2" w:rsidR="00637AD8" w:rsidP="001E46D0" w:rsidRDefault="00637AD8" w14:paraId="7573C12C" w14:textId="0830B4A4">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2,2</w:t>
            </w:r>
          </w:p>
        </w:tc>
        <w:tc>
          <w:tcPr>
            <w:tcW w:w="0" w:type="auto"/>
            <w:noWrap/>
            <w:vAlign w:val="center"/>
            <w:hideMark/>
          </w:tcPr>
          <w:p w:rsidRPr="007028F2" w:rsidR="00637AD8" w:rsidP="001E46D0" w:rsidRDefault="00637AD8" w14:paraId="74C6B64F" w14:textId="2E56747E">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1.016</w:t>
            </w:r>
          </w:p>
        </w:tc>
        <w:tc>
          <w:tcPr>
            <w:tcW w:w="0" w:type="auto"/>
            <w:noWrap/>
            <w:vAlign w:val="center"/>
            <w:hideMark/>
          </w:tcPr>
          <w:p w:rsidRPr="007028F2" w:rsidR="00637AD8" w:rsidP="001E46D0" w:rsidRDefault="00637AD8" w14:paraId="064CE253" w14:textId="6C65820B">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1,0</w:t>
            </w:r>
          </w:p>
        </w:tc>
        <w:tc>
          <w:tcPr>
            <w:tcW w:w="824" w:type="dxa"/>
            <w:noWrap/>
            <w:vAlign w:val="center"/>
            <w:hideMark/>
          </w:tcPr>
          <w:p w:rsidRPr="007028F2" w:rsidR="00637AD8" w:rsidP="001E46D0" w:rsidRDefault="00637AD8" w14:paraId="4E9333BD"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-53%</w:t>
            </w:r>
          </w:p>
        </w:tc>
      </w:tr>
      <w:tr w:rsidRPr="007028F2" w:rsidR="000558E9" w:rsidTr="000A4712" w14:paraId="6958683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7028F2" w:rsidR="007028F2" w:rsidP="001E46D0" w:rsidRDefault="007028F2" w14:paraId="7FC033B6" w14:textId="77777777">
            <w:pPr>
              <w:jc w:val="center"/>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TOTAL</w:t>
            </w:r>
          </w:p>
        </w:tc>
        <w:tc>
          <w:tcPr>
            <w:tcW w:w="0" w:type="auto"/>
            <w:noWrap/>
            <w:vAlign w:val="center"/>
            <w:hideMark/>
          </w:tcPr>
          <w:p w:rsidRPr="007028F2" w:rsidR="007028F2" w:rsidP="001E46D0" w:rsidRDefault="007028F2" w14:paraId="0B8CDCFC" w14:textId="226AE7BC">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4.175</w:t>
            </w:r>
          </w:p>
        </w:tc>
        <w:tc>
          <w:tcPr>
            <w:tcW w:w="0" w:type="auto"/>
            <w:noWrap/>
            <w:vAlign w:val="center"/>
            <w:hideMark/>
          </w:tcPr>
          <w:p w:rsidRPr="007028F2" w:rsidR="007028F2" w:rsidP="001E46D0" w:rsidRDefault="007028F2" w14:paraId="360667D2" w14:textId="565876F0">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4,2</w:t>
            </w:r>
          </w:p>
        </w:tc>
        <w:tc>
          <w:tcPr>
            <w:tcW w:w="0" w:type="auto"/>
            <w:noWrap/>
            <w:vAlign w:val="center"/>
            <w:hideMark/>
          </w:tcPr>
          <w:p w:rsidRPr="007028F2" w:rsidR="007028F2" w:rsidP="001E46D0" w:rsidRDefault="007028F2" w14:paraId="2EC9A693" w14:textId="5E31BEEC">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4.007</w:t>
            </w:r>
          </w:p>
        </w:tc>
        <w:tc>
          <w:tcPr>
            <w:tcW w:w="0" w:type="auto"/>
            <w:noWrap/>
            <w:vAlign w:val="center"/>
            <w:hideMark/>
          </w:tcPr>
          <w:p w:rsidRPr="007028F2" w:rsidR="007028F2" w:rsidP="001E46D0" w:rsidRDefault="007028F2" w14:paraId="09083397" w14:textId="164CE93F">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4,0</w:t>
            </w:r>
          </w:p>
        </w:tc>
        <w:tc>
          <w:tcPr>
            <w:tcW w:w="824" w:type="dxa"/>
            <w:noWrap/>
            <w:vAlign w:val="center"/>
            <w:hideMark/>
          </w:tcPr>
          <w:p w:rsidRPr="007028F2" w:rsidR="007028F2" w:rsidP="001E46D0" w:rsidRDefault="007028F2" w14:paraId="1AAFE7B2"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7028F2">
              <w:rPr>
                <w:rFonts w:ascii="Calibri" w:hAnsi="Calibri" w:eastAsia="Times New Roman" w:cs="Calibri"/>
                <w:color w:val="000000"/>
                <w:sz w:val="18"/>
                <w:szCs w:val="18"/>
                <w:lang w:eastAsia="es-CO"/>
              </w:rPr>
              <w:t>-4%</w:t>
            </w:r>
          </w:p>
        </w:tc>
      </w:tr>
    </w:tbl>
    <w:p w:rsidRPr="00AE7555" w:rsidR="00DA21C0" w:rsidP="00AE7555" w:rsidRDefault="00DA21C0" w14:paraId="7B9FBB51" w14:textId="6881929B">
      <w:pPr>
        <w:jc w:val="center"/>
        <w:rPr>
          <w:rFonts w:cstheme="majorHAnsi"/>
        </w:rPr>
      </w:pPr>
      <w:r w:rsidRPr="007644EF">
        <w:rPr>
          <w:rFonts w:cstheme="majorHAnsi"/>
          <w:i/>
          <w:iCs/>
          <w:color w:val="44546A" w:themeColor="text2"/>
          <w:sz w:val="20"/>
          <w:szCs w:val="20"/>
        </w:rPr>
        <w:t xml:space="preserve">Fuente: Elaboración propia con datos tomados del Boletín estadístico </w:t>
      </w:r>
      <w:r>
        <w:rPr>
          <w:rFonts w:cstheme="majorHAnsi"/>
          <w:i/>
          <w:iCs/>
          <w:color w:val="44546A" w:themeColor="text2"/>
          <w:sz w:val="20"/>
          <w:szCs w:val="20"/>
        </w:rPr>
        <w:t xml:space="preserve">2019 y </w:t>
      </w:r>
      <w:r w:rsidRPr="007644EF">
        <w:rPr>
          <w:rFonts w:cstheme="majorHAnsi"/>
          <w:i/>
          <w:iCs/>
          <w:color w:val="44546A" w:themeColor="text2"/>
          <w:sz w:val="20"/>
          <w:szCs w:val="20"/>
        </w:rPr>
        <w:t>Boletín estadístico 2020 ANDA</w:t>
      </w:r>
      <w:r w:rsidR="008C0816">
        <w:rPr>
          <w:rFonts w:cstheme="majorHAnsi"/>
          <w:i/>
          <w:iCs/>
          <w:color w:val="44546A" w:themeColor="text2"/>
          <w:sz w:val="20"/>
          <w:szCs w:val="20"/>
        </w:rPr>
        <w:t>.</w:t>
      </w:r>
    </w:p>
    <w:p w:rsidR="00985CFF" w:rsidP="00F20CA1" w:rsidRDefault="00F20CA1" w14:paraId="2E008732" w14:textId="0C643707">
      <w:pPr>
        <w:pStyle w:val="Heading1"/>
      </w:pPr>
      <w:bookmarkStart w:name="_Toc104886459" w:id="8"/>
      <w:r>
        <w:t>ANALISIS DE LA SITUACION COMERCIAL</w:t>
      </w:r>
      <w:bookmarkEnd w:id="8"/>
    </w:p>
    <w:p w:rsidR="00A444E9" w:rsidP="00A444E9" w:rsidRDefault="00A444E9" w14:paraId="09E13524" w14:textId="5A62C976">
      <w:pPr>
        <w:rPr>
          <w:rFonts w:cstheme="majorHAnsi"/>
        </w:rPr>
      </w:pPr>
      <w:r w:rsidRPr="006A2293">
        <w:rPr>
          <w:rFonts w:cstheme="majorHAnsi"/>
        </w:rPr>
        <w:t xml:space="preserve">En esta sección se presenta </w:t>
      </w:r>
      <w:r w:rsidRPr="00EF1CDD">
        <w:rPr>
          <w:rFonts w:cstheme="majorHAnsi"/>
        </w:rPr>
        <w:t>un análisis de</w:t>
      </w:r>
      <w:r w:rsidR="000A4712">
        <w:rPr>
          <w:rFonts w:cstheme="majorHAnsi"/>
        </w:rPr>
        <w:t xml:space="preserve"> los municipios atendidos por ANDA,</w:t>
      </w:r>
      <w:r w:rsidRPr="00EF1CDD">
        <w:rPr>
          <w:rFonts w:cstheme="majorHAnsi"/>
        </w:rPr>
        <w:t xml:space="preserve"> </w:t>
      </w:r>
      <w:r w:rsidR="005C1609">
        <w:rPr>
          <w:rFonts w:cstheme="majorHAnsi"/>
        </w:rPr>
        <w:t xml:space="preserve">usuarios, </w:t>
      </w:r>
      <w:r w:rsidRPr="00EF1CDD">
        <w:rPr>
          <w:rFonts w:cstheme="majorHAnsi"/>
        </w:rPr>
        <w:t>población</w:t>
      </w:r>
      <w:r w:rsidR="00991B68">
        <w:rPr>
          <w:rFonts w:cstheme="majorHAnsi"/>
        </w:rPr>
        <w:t xml:space="preserve"> atendida, cober</w:t>
      </w:r>
      <w:r w:rsidRPr="00EF1CDD">
        <w:rPr>
          <w:rFonts w:cstheme="majorHAnsi"/>
        </w:rPr>
        <w:t>tura</w:t>
      </w:r>
      <w:r w:rsidR="00870954">
        <w:rPr>
          <w:rFonts w:cstheme="majorHAnsi"/>
        </w:rPr>
        <w:t xml:space="preserve"> y micro medición.</w:t>
      </w:r>
      <w:r w:rsidR="00E01C8E">
        <w:rPr>
          <w:rFonts w:cstheme="majorHAnsi"/>
        </w:rPr>
        <w:t xml:space="preserve"> </w:t>
      </w:r>
      <w:r w:rsidR="00991B68">
        <w:rPr>
          <w:rFonts w:cstheme="majorHAnsi"/>
        </w:rPr>
        <w:t>Posteriormente</w:t>
      </w:r>
      <w:r>
        <w:rPr>
          <w:rFonts w:cstheme="majorHAnsi"/>
        </w:rPr>
        <w:t xml:space="preserve"> </w:t>
      </w:r>
      <w:r w:rsidRPr="0004350E">
        <w:rPr>
          <w:rFonts w:cstheme="majorHAnsi"/>
        </w:rPr>
        <w:t>se presenta un</w:t>
      </w:r>
      <w:r w:rsidRPr="00521602">
        <w:rPr>
          <w:rFonts w:cstheme="majorHAnsi"/>
        </w:rPr>
        <w:t xml:space="preserve"> análisis del agua</w:t>
      </w:r>
      <w:r w:rsidRPr="00A35D8E">
        <w:rPr>
          <w:rFonts w:cstheme="majorHAnsi"/>
        </w:rPr>
        <w:t xml:space="preserve"> producida</w:t>
      </w:r>
      <w:r w:rsidR="00BA2573">
        <w:rPr>
          <w:rFonts w:cstheme="majorHAnsi"/>
        </w:rPr>
        <w:t>,</w:t>
      </w:r>
      <w:r w:rsidRPr="00A35D8E">
        <w:rPr>
          <w:rFonts w:cstheme="majorHAnsi"/>
        </w:rPr>
        <w:t xml:space="preserve"> agua consumida </w:t>
      </w:r>
      <w:r w:rsidR="00BA2573">
        <w:rPr>
          <w:rFonts w:cstheme="majorHAnsi"/>
        </w:rPr>
        <w:t>y agua no facturada</w:t>
      </w:r>
      <w:r w:rsidRPr="00521602">
        <w:rPr>
          <w:rFonts w:cstheme="majorHAnsi"/>
        </w:rPr>
        <w:t>.</w:t>
      </w:r>
    </w:p>
    <w:p w:rsidRPr="00AE7555" w:rsidR="00AE7555" w:rsidP="00AE7555" w:rsidRDefault="000C4F9E" w14:paraId="38E2BE6F" w14:textId="20594F0B">
      <w:pPr>
        <w:pStyle w:val="Heading2"/>
      </w:pPr>
      <w:bookmarkStart w:name="_Toc104886460" w:id="9"/>
      <w:r>
        <w:rPr>
          <w:rFonts w:cstheme="majorHAnsi"/>
        </w:rPr>
        <w:t>MUNICIPIOS ATENDIDO POR ANDA</w:t>
      </w:r>
      <w:bookmarkEnd w:id="9"/>
      <w:r>
        <w:rPr>
          <w:rFonts w:cstheme="majorHAnsi"/>
        </w:rPr>
        <w:t xml:space="preserve"> </w:t>
      </w:r>
    </w:p>
    <w:p w:rsidR="00AE7555" w:rsidP="00A444E9" w:rsidRDefault="00991B68" w14:paraId="55E7CE50" w14:textId="7FAEF1B6">
      <w:pPr>
        <w:rPr>
          <w:rFonts w:cstheme="majorHAnsi"/>
        </w:rPr>
      </w:pPr>
      <w:r>
        <w:rPr>
          <w:rFonts w:cstheme="majorHAnsi"/>
        </w:rPr>
        <w:t>E</w:t>
      </w:r>
      <w:r w:rsidR="00DC5B60">
        <w:rPr>
          <w:rFonts w:cstheme="majorHAnsi"/>
        </w:rPr>
        <w:t xml:space="preserve">n las siguientes tablas se muestra el número de municipios atendidos por ANDA para los servicios de agua potable y </w:t>
      </w:r>
      <w:r w:rsidR="00885EF8">
        <w:rPr>
          <w:rFonts w:cstheme="majorHAnsi"/>
        </w:rPr>
        <w:t>alcantarillado</w:t>
      </w:r>
      <w:r w:rsidR="007F1FA5">
        <w:rPr>
          <w:rFonts w:cstheme="majorHAnsi"/>
        </w:rPr>
        <w:t xml:space="preserve"> durante el año 2020.</w:t>
      </w:r>
    </w:p>
    <w:p w:rsidR="007F1FA5" w:rsidP="00A444E9" w:rsidRDefault="007F1FA5" w14:paraId="355571D4" w14:textId="77777777">
      <w:pPr>
        <w:rPr>
          <w:rFonts w:cstheme="majorHAnsi"/>
        </w:rPr>
      </w:pPr>
    </w:p>
    <w:p w:rsidRPr="007F1FA5" w:rsidR="007F1FA5" w:rsidP="007F1FA5" w:rsidRDefault="007F1FA5" w14:paraId="75B81F46" w14:textId="50C9A6C4">
      <w:pPr>
        <w:pStyle w:val="Caption"/>
        <w:rPr>
          <w:rFonts w:cstheme="majorHAnsi"/>
          <w:sz w:val="22"/>
          <w:szCs w:val="22"/>
        </w:rPr>
      </w:pPr>
      <w:bookmarkStart w:name="_Toc104306500" w:id="10"/>
      <w:r w:rsidRPr="007F1FA5">
        <w:rPr>
          <w:rFonts w:cstheme="majorHAnsi"/>
          <w:sz w:val="22"/>
          <w:szCs w:val="22"/>
        </w:rPr>
        <w:t xml:space="preserve">Tabla </w:t>
      </w:r>
      <w:r w:rsidRPr="007F1FA5">
        <w:rPr>
          <w:rFonts w:cstheme="majorHAnsi"/>
          <w:sz w:val="22"/>
          <w:szCs w:val="22"/>
        </w:rPr>
        <w:fldChar w:fldCharType="begin"/>
      </w:r>
      <w:r w:rsidRPr="007F1FA5">
        <w:rPr>
          <w:rFonts w:cstheme="majorHAnsi"/>
          <w:sz w:val="22"/>
          <w:szCs w:val="22"/>
        </w:rPr>
        <w:instrText xml:space="preserve"> SEQ Tabla \* ARABIC </w:instrText>
      </w:r>
      <w:r w:rsidRPr="007F1FA5">
        <w:rPr>
          <w:rFonts w:cstheme="majorHAnsi"/>
          <w:sz w:val="22"/>
          <w:szCs w:val="22"/>
        </w:rPr>
        <w:fldChar w:fldCharType="separate"/>
      </w:r>
      <w:r w:rsidR="008F06E6">
        <w:rPr>
          <w:rFonts w:cstheme="majorHAnsi"/>
          <w:noProof/>
          <w:sz w:val="22"/>
          <w:szCs w:val="22"/>
        </w:rPr>
        <w:t>2</w:t>
      </w:r>
      <w:r w:rsidRPr="007F1FA5">
        <w:rPr>
          <w:rFonts w:cstheme="majorHAnsi"/>
          <w:sz w:val="22"/>
          <w:szCs w:val="22"/>
        </w:rPr>
        <w:fldChar w:fldCharType="end"/>
      </w:r>
      <w:r w:rsidR="008006E1">
        <w:rPr>
          <w:rFonts w:cstheme="majorHAnsi"/>
          <w:sz w:val="22"/>
          <w:szCs w:val="22"/>
        </w:rPr>
        <w:t xml:space="preserve"> Municipios atendidos por ANDA para el servicio de agua potable 2020</w:t>
      </w:r>
      <w:bookmarkEnd w:id="10"/>
    </w:p>
    <w:tbl>
      <w:tblPr>
        <w:tblStyle w:val="GridTable4-Accent1"/>
        <w:tblW w:w="0" w:type="auto"/>
        <w:tblLook w:val="04A0" w:firstRow="1" w:lastRow="0" w:firstColumn="1" w:lastColumn="0" w:noHBand="0" w:noVBand="1"/>
      </w:tblPr>
      <w:tblGrid>
        <w:gridCol w:w="1312"/>
        <w:gridCol w:w="1660"/>
        <w:gridCol w:w="1701"/>
        <w:gridCol w:w="1576"/>
        <w:gridCol w:w="1327"/>
        <w:gridCol w:w="1252"/>
      </w:tblGrid>
      <w:tr w:rsidRPr="0052003A" w:rsidR="0052003A" w:rsidTr="00FD7E66" w14:paraId="2C3397C9" w14:textId="77777777">
        <w:trPr>
          <w:cnfStyle w:val="100000000000" w:firstRow="1" w:lastRow="0" w:firstColumn="0" w:lastColumn="0" w:oddVBand="0" w:evenVBand="0" w:oddHBand="0" w:evenHBand="0" w:firstRowFirstColumn="0" w:firstRowLastColumn="0" w:lastRowFirstColumn="0" w:lastRowLastColumn="0"/>
          <w:trHeight w:val="93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52003A" w:rsidR="0052003A" w:rsidP="0052003A" w:rsidRDefault="0052003A" w14:paraId="67E82C57" w14:textId="4E8F23B3">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Departament</w:t>
            </w:r>
            <w:r w:rsidRPr="0052003A">
              <w:rPr>
                <w:rFonts w:ascii="Calibri" w:hAnsi="Calibri" w:eastAsia="Times New Roman" w:cs="Calibri"/>
                <w:b w:val="0"/>
                <w:bCs w:val="0"/>
                <w:color w:val="000000"/>
                <w:sz w:val="18"/>
                <w:szCs w:val="18"/>
                <w:lang w:eastAsia="es-CO"/>
              </w:rPr>
              <w:t>o</w:t>
            </w:r>
          </w:p>
        </w:tc>
        <w:tc>
          <w:tcPr>
            <w:tcW w:w="1660" w:type="dxa"/>
            <w:vAlign w:val="center"/>
            <w:hideMark/>
          </w:tcPr>
          <w:p w:rsidR="0052003A" w:rsidP="0052003A" w:rsidRDefault="0052003A" w14:paraId="70190CF4"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b w:val="0"/>
                <w:bCs w:val="0"/>
                <w:color w:val="000000"/>
                <w:sz w:val="18"/>
                <w:szCs w:val="18"/>
                <w:lang w:eastAsia="es-CO"/>
              </w:rPr>
            </w:pPr>
            <w:r w:rsidRPr="0052003A">
              <w:rPr>
                <w:rFonts w:ascii="Calibri" w:hAnsi="Calibri" w:eastAsia="Times New Roman" w:cs="Calibri"/>
                <w:color w:val="000000"/>
                <w:sz w:val="18"/>
                <w:szCs w:val="18"/>
                <w:lang w:eastAsia="es-CO"/>
              </w:rPr>
              <w:t>ANDA</w:t>
            </w:r>
          </w:p>
          <w:p w:rsidRPr="0052003A" w:rsidR="00FD7E66" w:rsidP="0052003A" w:rsidRDefault="00FD7E66" w14:paraId="50F9E80F" w14:textId="68ADC23B">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Pr>
                <w:rFonts w:ascii="Calibri" w:hAnsi="Calibri" w:eastAsia="Times New Roman" w:cs="Calibri"/>
                <w:color w:val="000000"/>
                <w:sz w:val="18"/>
                <w:szCs w:val="18"/>
                <w:lang w:eastAsia="es-CO"/>
              </w:rPr>
              <w:t>Directo</w:t>
            </w:r>
          </w:p>
        </w:tc>
        <w:tc>
          <w:tcPr>
            <w:tcW w:w="1701" w:type="dxa"/>
            <w:vAlign w:val="center"/>
            <w:hideMark/>
          </w:tcPr>
          <w:p w:rsidRPr="0052003A" w:rsidR="0052003A" w:rsidP="0052003A" w:rsidRDefault="0052003A" w14:paraId="1E487B37"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Operadores Descentralizados</w:t>
            </w:r>
          </w:p>
        </w:tc>
        <w:tc>
          <w:tcPr>
            <w:tcW w:w="1576" w:type="dxa"/>
            <w:vAlign w:val="center"/>
            <w:hideMark/>
          </w:tcPr>
          <w:p w:rsidRPr="0052003A" w:rsidR="0052003A" w:rsidP="0052003A" w:rsidRDefault="0052003A" w14:paraId="5DABB8CE"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Anda + Operadores Descentralizados</w:t>
            </w:r>
          </w:p>
        </w:tc>
        <w:tc>
          <w:tcPr>
            <w:tcW w:w="0" w:type="auto"/>
            <w:vAlign w:val="center"/>
            <w:hideMark/>
          </w:tcPr>
          <w:p w:rsidRPr="0052003A" w:rsidR="0052003A" w:rsidP="0052003A" w:rsidRDefault="0052003A" w14:paraId="1FDDB026"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Otros Operadores</w:t>
            </w:r>
          </w:p>
        </w:tc>
        <w:tc>
          <w:tcPr>
            <w:tcW w:w="0" w:type="auto"/>
            <w:vAlign w:val="center"/>
            <w:hideMark/>
          </w:tcPr>
          <w:p w:rsidRPr="0052003A" w:rsidR="0052003A" w:rsidP="0052003A" w:rsidRDefault="0052003A" w14:paraId="16BB5835"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Total Municipios</w:t>
            </w:r>
          </w:p>
        </w:tc>
      </w:tr>
      <w:tr w:rsidRPr="0052003A" w:rsidR="0052003A" w:rsidTr="00FD7E66" w14:paraId="5DFF28D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5252CC24" w14:textId="77777777">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Ahuachapán</w:t>
            </w:r>
          </w:p>
        </w:tc>
        <w:tc>
          <w:tcPr>
            <w:tcW w:w="1660" w:type="dxa"/>
            <w:noWrap/>
            <w:vAlign w:val="center"/>
            <w:hideMark/>
          </w:tcPr>
          <w:p w:rsidRPr="0052003A" w:rsidR="0052003A" w:rsidP="0052003A" w:rsidRDefault="0052003A" w14:paraId="4D6E5DEA"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10</w:t>
            </w:r>
          </w:p>
        </w:tc>
        <w:tc>
          <w:tcPr>
            <w:tcW w:w="1701" w:type="dxa"/>
            <w:noWrap/>
            <w:vAlign w:val="center"/>
            <w:hideMark/>
          </w:tcPr>
          <w:p w:rsidRPr="0052003A" w:rsidR="0052003A" w:rsidP="0052003A" w:rsidRDefault="0052003A" w14:paraId="1E15B5D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w:t>
            </w:r>
          </w:p>
        </w:tc>
        <w:tc>
          <w:tcPr>
            <w:tcW w:w="1576" w:type="dxa"/>
            <w:noWrap/>
            <w:vAlign w:val="center"/>
            <w:hideMark/>
          </w:tcPr>
          <w:p w:rsidRPr="0052003A" w:rsidR="0052003A" w:rsidP="0052003A" w:rsidRDefault="0052003A" w14:paraId="41EEFA03"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11</w:t>
            </w:r>
          </w:p>
        </w:tc>
        <w:tc>
          <w:tcPr>
            <w:tcW w:w="0" w:type="auto"/>
            <w:noWrap/>
            <w:vAlign w:val="center"/>
            <w:hideMark/>
          </w:tcPr>
          <w:p w:rsidRPr="0052003A" w:rsidR="0052003A" w:rsidP="0052003A" w:rsidRDefault="0052003A" w14:paraId="07FA224E"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w:t>
            </w:r>
          </w:p>
        </w:tc>
        <w:tc>
          <w:tcPr>
            <w:tcW w:w="0" w:type="auto"/>
            <w:noWrap/>
            <w:vAlign w:val="center"/>
            <w:hideMark/>
          </w:tcPr>
          <w:p w:rsidRPr="0052003A" w:rsidR="0052003A" w:rsidP="0052003A" w:rsidRDefault="0052003A" w14:paraId="2202BC5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12</w:t>
            </w:r>
          </w:p>
        </w:tc>
      </w:tr>
      <w:tr w:rsidRPr="0052003A" w:rsidR="0052003A" w:rsidTr="00FD7E66" w14:paraId="67F9B047"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20CDDF60" w14:textId="77777777">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Santa Ana</w:t>
            </w:r>
          </w:p>
        </w:tc>
        <w:tc>
          <w:tcPr>
            <w:tcW w:w="1660" w:type="dxa"/>
            <w:noWrap/>
            <w:vAlign w:val="center"/>
            <w:hideMark/>
          </w:tcPr>
          <w:p w:rsidRPr="0052003A" w:rsidR="0052003A" w:rsidP="0052003A" w:rsidRDefault="0052003A" w14:paraId="14FF2C9C"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9</w:t>
            </w:r>
          </w:p>
        </w:tc>
        <w:tc>
          <w:tcPr>
            <w:tcW w:w="1701" w:type="dxa"/>
            <w:noWrap/>
            <w:vAlign w:val="center"/>
            <w:hideMark/>
          </w:tcPr>
          <w:p w:rsidRPr="0052003A" w:rsidR="0052003A" w:rsidP="0052003A" w:rsidRDefault="0052003A" w14:paraId="1C5F2222"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w:t>
            </w:r>
          </w:p>
        </w:tc>
        <w:tc>
          <w:tcPr>
            <w:tcW w:w="1576" w:type="dxa"/>
            <w:noWrap/>
            <w:vAlign w:val="center"/>
            <w:hideMark/>
          </w:tcPr>
          <w:p w:rsidRPr="0052003A" w:rsidR="0052003A" w:rsidP="0052003A" w:rsidRDefault="0052003A" w14:paraId="08AD3471"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10</w:t>
            </w:r>
          </w:p>
        </w:tc>
        <w:tc>
          <w:tcPr>
            <w:tcW w:w="0" w:type="auto"/>
            <w:noWrap/>
            <w:vAlign w:val="center"/>
            <w:hideMark/>
          </w:tcPr>
          <w:p w:rsidRPr="0052003A" w:rsidR="0052003A" w:rsidP="0052003A" w:rsidRDefault="0052003A" w14:paraId="77C18E77"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3</w:t>
            </w:r>
          </w:p>
        </w:tc>
        <w:tc>
          <w:tcPr>
            <w:tcW w:w="0" w:type="auto"/>
            <w:noWrap/>
            <w:vAlign w:val="center"/>
            <w:hideMark/>
          </w:tcPr>
          <w:p w:rsidRPr="0052003A" w:rsidR="0052003A" w:rsidP="0052003A" w:rsidRDefault="0052003A" w14:paraId="57836D01"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13</w:t>
            </w:r>
          </w:p>
        </w:tc>
      </w:tr>
      <w:tr w:rsidRPr="0052003A" w:rsidR="0052003A" w:rsidTr="00FD7E66" w14:paraId="2B2DAE5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70EC89BA" w14:textId="77777777">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lastRenderedPageBreak/>
              <w:t>Sonsonate</w:t>
            </w:r>
          </w:p>
        </w:tc>
        <w:tc>
          <w:tcPr>
            <w:tcW w:w="1660" w:type="dxa"/>
            <w:noWrap/>
            <w:vAlign w:val="center"/>
            <w:hideMark/>
          </w:tcPr>
          <w:p w:rsidRPr="0052003A" w:rsidR="0052003A" w:rsidP="0052003A" w:rsidRDefault="0052003A" w14:paraId="3D6CA10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8</w:t>
            </w:r>
          </w:p>
        </w:tc>
        <w:tc>
          <w:tcPr>
            <w:tcW w:w="1701" w:type="dxa"/>
            <w:noWrap/>
            <w:vAlign w:val="center"/>
            <w:hideMark/>
          </w:tcPr>
          <w:p w:rsidRPr="0052003A" w:rsidR="0052003A" w:rsidP="0052003A" w:rsidRDefault="0052003A" w14:paraId="0B6A5825"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0</w:t>
            </w:r>
          </w:p>
        </w:tc>
        <w:tc>
          <w:tcPr>
            <w:tcW w:w="1576" w:type="dxa"/>
            <w:noWrap/>
            <w:vAlign w:val="center"/>
            <w:hideMark/>
          </w:tcPr>
          <w:p w:rsidRPr="0052003A" w:rsidR="0052003A" w:rsidP="0052003A" w:rsidRDefault="0052003A" w14:paraId="09C44BAD"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8</w:t>
            </w:r>
          </w:p>
        </w:tc>
        <w:tc>
          <w:tcPr>
            <w:tcW w:w="0" w:type="auto"/>
            <w:noWrap/>
            <w:vAlign w:val="center"/>
            <w:hideMark/>
          </w:tcPr>
          <w:p w:rsidRPr="0052003A" w:rsidR="0052003A" w:rsidP="0052003A" w:rsidRDefault="0052003A" w14:paraId="4A97E338"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8</w:t>
            </w:r>
          </w:p>
        </w:tc>
        <w:tc>
          <w:tcPr>
            <w:tcW w:w="0" w:type="auto"/>
            <w:noWrap/>
            <w:vAlign w:val="center"/>
            <w:hideMark/>
          </w:tcPr>
          <w:p w:rsidRPr="0052003A" w:rsidR="0052003A" w:rsidP="0052003A" w:rsidRDefault="0052003A" w14:paraId="3FF4BE19"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16</w:t>
            </w:r>
          </w:p>
        </w:tc>
      </w:tr>
      <w:tr w:rsidRPr="0052003A" w:rsidR="0052003A" w:rsidTr="00FD7E66" w14:paraId="215630ED"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1286BAC5" w14:textId="77777777">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Chalatenango</w:t>
            </w:r>
          </w:p>
        </w:tc>
        <w:tc>
          <w:tcPr>
            <w:tcW w:w="1660" w:type="dxa"/>
            <w:noWrap/>
            <w:vAlign w:val="center"/>
            <w:hideMark/>
          </w:tcPr>
          <w:p w:rsidRPr="0052003A" w:rsidR="0052003A" w:rsidP="0052003A" w:rsidRDefault="0052003A" w14:paraId="55B7C5A5"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7</w:t>
            </w:r>
          </w:p>
        </w:tc>
        <w:tc>
          <w:tcPr>
            <w:tcW w:w="1701" w:type="dxa"/>
            <w:noWrap/>
            <w:vAlign w:val="center"/>
            <w:hideMark/>
          </w:tcPr>
          <w:p w:rsidRPr="0052003A" w:rsidR="0052003A" w:rsidP="0052003A" w:rsidRDefault="0052003A" w14:paraId="06263FFC"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w:t>
            </w:r>
          </w:p>
        </w:tc>
        <w:tc>
          <w:tcPr>
            <w:tcW w:w="1576" w:type="dxa"/>
            <w:noWrap/>
            <w:vAlign w:val="center"/>
            <w:hideMark/>
          </w:tcPr>
          <w:p w:rsidRPr="0052003A" w:rsidR="0052003A" w:rsidP="0052003A" w:rsidRDefault="0052003A" w14:paraId="04714F63"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8</w:t>
            </w:r>
          </w:p>
        </w:tc>
        <w:tc>
          <w:tcPr>
            <w:tcW w:w="0" w:type="auto"/>
            <w:noWrap/>
            <w:vAlign w:val="center"/>
            <w:hideMark/>
          </w:tcPr>
          <w:p w:rsidRPr="0052003A" w:rsidR="0052003A" w:rsidP="0052003A" w:rsidRDefault="0052003A" w14:paraId="09FF3C38"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25</w:t>
            </w:r>
          </w:p>
        </w:tc>
        <w:tc>
          <w:tcPr>
            <w:tcW w:w="0" w:type="auto"/>
            <w:noWrap/>
            <w:vAlign w:val="center"/>
            <w:hideMark/>
          </w:tcPr>
          <w:p w:rsidRPr="0052003A" w:rsidR="0052003A" w:rsidP="0052003A" w:rsidRDefault="0052003A" w14:paraId="1FB5ED1D"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33</w:t>
            </w:r>
          </w:p>
        </w:tc>
      </w:tr>
      <w:tr w:rsidRPr="0052003A" w:rsidR="0052003A" w:rsidTr="00FD7E66" w14:paraId="2974229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029FC134" w14:textId="77777777">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La Libertad</w:t>
            </w:r>
          </w:p>
        </w:tc>
        <w:tc>
          <w:tcPr>
            <w:tcW w:w="1660" w:type="dxa"/>
            <w:noWrap/>
            <w:vAlign w:val="center"/>
            <w:hideMark/>
          </w:tcPr>
          <w:p w:rsidRPr="0052003A" w:rsidR="0052003A" w:rsidP="0052003A" w:rsidRDefault="0052003A" w14:paraId="45C397D8"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16</w:t>
            </w:r>
          </w:p>
        </w:tc>
        <w:tc>
          <w:tcPr>
            <w:tcW w:w="1701" w:type="dxa"/>
            <w:noWrap/>
            <w:vAlign w:val="center"/>
            <w:hideMark/>
          </w:tcPr>
          <w:p w:rsidRPr="0052003A" w:rsidR="0052003A" w:rsidP="0052003A" w:rsidRDefault="0052003A" w14:paraId="7BA51CE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w:t>
            </w:r>
          </w:p>
        </w:tc>
        <w:tc>
          <w:tcPr>
            <w:tcW w:w="1576" w:type="dxa"/>
            <w:noWrap/>
            <w:vAlign w:val="center"/>
            <w:hideMark/>
          </w:tcPr>
          <w:p w:rsidRPr="0052003A" w:rsidR="0052003A" w:rsidP="0052003A" w:rsidRDefault="0052003A" w14:paraId="085295D3"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17</w:t>
            </w:r>
          </w:p>
        </w:tc>
        <w:tc>
          <w:tcPr>
            <w:tcW w:w="0" w:type="auto"/>
            <w:noWrap/>
            <w:vAlign w:val="center"/>
            <w:hideMark/>
          </w:tcPr>
          <w:p w:rsidRPr="0052003A" w:rsidR="0052003A" w:rsidP="0052003A" w:rsidRDefault="0052003A" w14:paraId="634A734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5</w:t>
            </w:r>
          </w:p>
        </w:tc>
        <w:tc>
          <w:tcPr>
            <w:tcW w:w="0" w:type="auto"/>
            <w:noWrap/>
            <w:vAlign w:val="center"/>
            <w:hideMark/>
          </w:tcPr>
          <w:p w:rsidRPr="0052003A" w:rsidR="0052003A" w:rsidP="0052003A" w:rsidRDefault="0052003A" w14:paraId="3A354A6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22</w:t>
            </w:r>
          </w:p>
        </w:tc>
      </w:tr>
      <w:tr w:rsidRPr="0052003A" w:rsidR="0052003A" w:rsidTr="00FD7E66" w14:paraId="49BC7C7B"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675EE3A6" w14:textId="77777777">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San Salvador</w:t>
            </w:r>
          </w:p>
        </w:tc>
        <w:tc>
          <w:tcPr>
            <w:tcW w:w="1660" w:type="dxa"/>
            <w:noWrap/>
            <w:vAlign w:val="center"/>
            <w:hideMark/>
          </w:tcPr>
          <w:p w:rsidRPr="0052003A" w:rsidR="0052003A" w:rsidP="0052003A" w:rsidRDefault="0052003A" w14:paraId="3E504261"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17</w:t>
            </w:r>
          </w:p>
        </w:tc>
        <w:tc>
          <w:tcPr>
            <w:tcW w:w="1701" w:type="dxa"/>
            <w:noWrap/>
            <w:vAlign w:val="center"/>
            <w:hideMark/>
          </w:tcPr>
          <w:p w:rsidRPr="0052003A" w:rsidR="0052003A" w:rsidP="0052003A" w:rsidRDefault="0052003A" w14:paraId="280F4C5F"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0</w:t>
            </w:r>
          </w:p>
        </w:tc>
        <w:tc>
          <w:tcPr>
            <w:tcW w:w="1576" w:type="dxa"/>
            <w:noWrap/>
            <w:vAlign w:val="center"/>
            <w:hideMark/>
          </w:tcPr>
          <w:p w:rsidRPr="0052003A" w:rsidR="0052003A" w:rsidP="0052003A" w:rsidRDefault="0052003A" w14:paraId="6DF196C6"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17</w:t>
            </w:r>
          </w:p>
        </w:tc>
        <w:tc>
          <w:tcPr>
            <w:tcW w:w="0" w:type="auto"/>
            <w:noWrap/>
            <w:vAlign w:val="center"/>
            <w:hideMark/>
          </w:tcPr>
          <w:p w:rsidRPr="0052003A" w:rsidR="0052003A" w:rsidP="0052003A" w:rsidRDefault="0052003A" w14:paraId="683227F5"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w:t>
            </w:r>
          </w:p>
        </w:tc>
        <w:tc>
          <w:tcPr>
            <w:tcW w:w="0" w:type="auto"/>
            <w:noWrap/>
            <w:vAlign w:val="center"/>
            <w:hideMark/>
          </w:tcPr>
          <w:p w:rsidRPr="0052003A" w:rsidR="0052003A" w:rsidP="0052003A" w:rsidRDefault="0052003A" w14:paraId="6733CFEC"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19</w:t>
            </w:r>
          </w:p>
        </w:tc>
      </w:tr>
      <w:tr w:rsidRPr="0052003A" w:rsidR="0052003A" w:rsidTr="00FD7E66" w14:paraId="736AB91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835C77" w14:paraId="5F005C2A" w14:textId="2623B47B">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Cuscatlán</w:t>
            </w:r>
          </w:p>
        </w:tc>
        <w:tc>
          <w:tcPr>
            <w:tcW w:w="1660" w:type="dxa"/>
            <w:noWrap/>
            <w:vAlign w:val="center"/>
            <w:hideMark/>
          </w:tcPr>
          <w:p w:rsidRPr="0052003A" w:rsidR="0052003A" w:rsidP="0052003A" w:rsidRDefault="0052003A" w14:paraId="2BDC9D29"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10</w:t>
            </w:r>
          </w:p>
        </w:tc>
        <w:tc>
          <w:tcPr>
            <w:tcW w:w="1701" w:type="dxa"/>
            <w:noWrap/>
            <w:vAlign w:val="center"/>
            <w:hideMark/>
          </w:tcPr>
          <w:p w:rsidRPr="0052003A" w:rsidR="0052003A" w:rsidP="0052003A" w:rsidRDefault="0052003A" w14:paraId="498608E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w:t>
            </w:r>
          </w:p>
        </w:tc>
        <w:tc>
          <w:tcPr>
            <w:tcW w:w="1576" w:type="dxa"/>
            <w:noWrap/>
            <w:vAlign w:val="center"/>
            <w:hideMark/>
          </w:tcPr>
          <w:p w:rsidRPr="0052003A" w:rsidR="0052003A" w:rsidP="0052003A" w:rsidRDefault="0052003A" w14:paraId="361186E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12</w:t>
            </w:r>
          </w:p>
        </w:tc>
        <w:tc>
          <w:tcPr>
            <w:tcW w:w="0" w:type="auto"/>
            <w:noWrap/>
            <w:vAlign w:val="center"/>
            <w:hideMark/>
          </w:tcPr>
          <w:p w:rsidRPr="0052003A" w:rsidR="0052003A" w:rsidP="0052003A" w:rsidRDefault="0052003A" w14:paraId="597109BC"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4</w:t>
            </w:r>
          </w:p>
        </w:tc>
        <w:tc>
          <w:tcPr>
            <w:tcW w:w="0" w:type="auto"/>
            <w:noWrap/>
            <w:vAlign w:val="center"/>
            <w:hideMark/>
          </w:tcPr>
          <w:p w:rsidRPr="0052003A" w:rsidR="0052003A" w:rsidP="0052003A" w:rsidRDefault="0052003A" w14:paraId="608F4584"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16</w:t>
            </w:r>
          </w:p>
        </w:tc>
      </w:tr>
      <w:tr w:rsidRPr="0052003A" w:rsidR="0052003A" w:rsidTr="00FD7E66" w14:paraId="594EC07C"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604B5C8E" w14:textId="77777777">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La Paz</w:t>
            </w:r>
          </w:p>
        </w:tc>
        <w:tc>
          <w:tcPr>
            <w:tcW w:w="1660" w:type="dxa"/>
            <w:noWrap/>
            <w:vAlign w:val="center"/>
            <w:hideMark/>
          </w:tcPr>
          <w:p w:rsidRPr="0052003A" w:rsidR="0052003A" w:rsidP="0052003A" w:rsidRDefault="0052003A" w14:paraId="462A8C3A"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18</w:t>
            </w:r>
          </w:p>
        </w:tc>
        <w:tc>
          <w:tcPr>
            <w:tcW w:w="1701" w:type="dxa"/>
            <w:noWrap/>
            <w:vAlign w:val="center"/>
            <w:hideMark/>
          </w:tcPr>
          <w:p w:rsidRPr="0052003A" w:rsidR="0052003A" w:rsidP="0052003A" w:rsidRDefault="0052003A" w14:paraId="69526256"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w:t>
            </w:r>
          </w:p>
        </w:tc>
        <w:tc>
          <w:tcPr>
            <w:tcW w:w="1576" w:type="dxa"/>
            <w:noWrap/>
            <w:vAlign w:val="center"/>
            <w:hideMark/>
          </w:tcPr>
          <w:p w:rsidRPr="0052003A" w:rsidR="0052003A" w:rsidP="0052003A" w:rsidRDefault="0052003A" w14:paraId="18937235"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19</w:t>
            </w:r>
          </w:p>
        </w:tc>
        <w:tc>
          <w:tcPr>
            <w:tcW w:w="0" w:type="auto"/>
            <w:noWrap/>
            <w:vAlign w:val="center"/>
            <w:hideMark/>
          </w:tcPr>
          <w:p w:rsidRPr="0052003A" w:rsidR="0052003A" w:rsidP="0052003A" w:rsidRDefault="0052003A" w14:paraId="6B91237C"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3</w:t>
            </w:r>
          </w:p>
        </w:tc>
        <w:tc>
          <w:tcPr>
            <w:tcW w:w="0" w:type="auto"/>
            <w:noWrap/>
            <w:vAlign w:val="center"/>
            <w:hideMark/>
          </w:tcPr>
          <w:p w:rsidRPr="0052003A" w:rsidR="0052003A" w:rsidP="0052003A" w:rsidRDefault="0052003A" w14:paraId="3A0B29C8"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22</w:t>
            </w:r>
          </w:p>
        </w:tc>
      </w:tr>
      <w:tr w:rsidRPr="0052003A" w:rsidR="0052003A" w:rsidTr="00FD7E66" w14:paraId="3DDE7A9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3D3B454A" w14:textId="77777777">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Cabañas</w:t>
            </w:r>
          </w:p>
        </w:tc>
        <w:tc>
          <w:tcPr>
            <w:tcW w:w="1660" w:type="dxa"/>
            <w:noWrap/>
            <w:vAlign w:val="center"/>
            <w:hideMark/>
          </w:tcPr>
          <w:p w:rsidRPr="0052003A" w:rsidR="0052003A" w:rsidP="0052003A" w:rsidRDefault="0052003A" w14:paraId="25DE0578"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5</w:t>
            </w:r>
          </w:p>
        </w:tc>
        <w:tc>
          <w:tcPr>
            <w:tcW w:w="1701" w:type="dxa"/>
            <w:noWrap/>
            <w:vAlign w:val="center"/>
            <w:hideMark/>
          </w:tcPr>
          <w:p w:rsidRPr="0052003A" w:rsidR="0052003A" w:rsidP="0052003A" w:rsidRDefault="0052003A" w14:paraId="5184A169"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w:t>
            </w:r>
          </w:p>
        </w:tc>
        <w:tc>
          <w:tcPr>
            <w:tcW w:w="1576" w:type="dxa"/>
            <w:noWrap/>
            <w:vAlign w:val="center"/>
            <w:hideMark/>
          </w:tcPr>
          <w:p w:rsidRPr="0052003A" w:rsidR="0052003A" w:rsidP="0052003A" w:rsidRDefault="0052003A" w14:paraId="68312AA9"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6</w:t>
            </w:r>
          </w:p>
        </w:tc>
        <w:tc>
          <w:tcPr>
            <w:tcW w:w="0" w:type="auto"/>
            <w:noWrap/>
            <w:vAlign w:val="center"/>
            <w:hideMark/>
          </w:tcPr>
          <w:p w:rsidRPr="0052003A" w:rsidR="0052003A" w:rsidP="0052003A" w:rsidRDefault="0052003A" w14:paraId="413E765A"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3</w:t>
            </w:r>
          </w:p>
        </w:tc>
        <w:tc>
          <w:tcPr>
            <w:tcW w:w="0" w:type="auto"/>
            <w:noWrap/>
            <w:vAlign w:val="center"/>
            <w:hideMark/>
          </w:tcPr>
          <w:p w:rsidRPr="0052003A" w:rsidR="0052003A" w:rsidP="0052003A" w:rsidRDefault="0052003A" w14:paraId="144F3630"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9</w:t>
            </w:r>
          </w:p>
        </w:tc>
      </w:tr>
      <w:tr w:rsidRPr="0052003A" w:rsidR="0052003A" w:rsidTr="00FD7E66" w14:paraId="7ACB2622"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1B120B0A" w14:textId="77777777">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San Vicente</w:t>
            </w:r>
          </w:p>
        </w:tc>
        <w:tc>
          <w:tcPr>
            <w:tcW w:w="1660" w:type="dxa"/>
            <w:noWrap/>
            <w:vAlign w:val="center"/>
            <w:hideMark/>
          </w:tcPr>
          <w:p w:rsidRPr="0052003A" w:rsidR="0052003A" w:rsidP="0052003A" w:rsidRDefault="0052003A" w14:paraId="1E3E2EBD"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11</w:t>
            </w:r>
          </w:p>
        </w:tc>
        <w:tc>
          <w:tcPr>
            <w:tcW w:w="1701" w:type="dxa"/>
            <w:noWrap/>
            <w:vAlign w:val="center"/>
            <w:hideMark/>
          </w:tcPr>
          <w:p w:rsidRPr="0052003A" w:rsidR="0052003A" w:rsidP="0052003A" w:rsidRDefault="0052003A" w14:paraId="5293D3AA"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w:t>
            </w:r>
          </w:p>
        </w:tc>
        <w:tc>
          <w:tcPr>
            <w:tcW w:w="1576" w:type="dxa"/>
            <w:noWrap/>
            <w:vAlign w:val="center"/>
            <w:hideMark/>
          </w:tcPr>
          <w:p w:rsidRPr="0052003A" w:rsidR="0052003A" w:rsidP="0052003A" w:rsidRDefault="0052003A" w14:paraId="0C2BF3C8"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12</w:t>
            </w:r>
          </w:p>
        </w:tc>
        <w:tc>
          <w:tcPr>
            <w:tcW w:w="0" w:type="auto"/>
            <w:noWrap/>
            <w:vAlign w:val="center"/>
            <w:hideMark/>
          </w:tcPr>
          <w:p w:rsidRPr="0052003A" w:rsidR="0052003A" w:rsidP="0052003A" w:rsidRDefault="0052003A" w14:paraId="0D33FD07"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w:t>
            </w:r>
          </w:p>
        </w:tc>
        <w:tc>
          <w:tcPr>
            <w:tcW w:w="0" w:type="auto"/>
            <w:noWrap/>
            <w:vAlign w:val="center"/>
            <w:hideMark/>
          </w:tcPr>
          <w:p w:rsidRPr="0052003A" w:rsidR="0052003A" w:rsidP="0052003A" w:rsidRDefault="0052003A" w14:paraId="1E7E9FF4"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13</w:t>
            </w:r>
          </w:p>
        </w:tc>
      </w:tr>
      <w:tr w:rsidRPr="0052003A" w:rsidR="0052003A" w:rsidTr="00FD7E66" w14:paraId="426A14E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5E82E607" w14:textId="77777777">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Usultán</w:t>
            </w:r>
          </w:p>
        </w:tc>
        <w:tc>
          <w:tcPr>
            <w:tcW w:w="1660" w:type="dxa"/>
            <w:noWrap/>
            <w:vAlign w:val="center"/>
            <w:hideMark/>
          </w:tcPr>
          <w:p w:rsidRPr="0052003A" w:rsidR="0052003A" w:rsidP="0052003A" w:rsidRDefault="0052003A" w14:paraId="5EBF8829"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19</w:t>
            </w:r>
          </w:p>
        </w:tc>
        <w:tc>
          <w:tcPr>
            <w:tcW w:w="1701" w:type="dxa"/>
            <w:noWrap/>
            <w:vAlign w:val="center"/>
            <w:hideMark/>
          </w:tcPr>
          <w:p w:rsidRPr="0052003A" w:rsidR="0052003A" w:rsidP="0052003A" w:rsidRDefault="0052003A" w14:paraId="74D7832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w:t>
            </w:r>
          </w:p>
        </w:tc>
        <w:tc>
          <w:tcPr>
            <w:tcW w:w="1576" w:type="dxa"/>
            <w:noWrap/>
            <w:vAlign w:val="center"/>
            <w:hideMark/>
          </w:tcPr>
          <w:p w:rsidRPr="0052003A" w:rsidR="0052003A" w:rsidP="0052003A" w:rsidRDefault="0052003A" w14:paraId="0ACE7AF5"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21</w:t>
            </w:r>
          </w:p>
        </w:tc>
        <w:tc>
          <w:tcPr>
            <w:tcW w:w="0" w:type="auto"/>
            <w:noWrap/>
            <w:vAlign w:val="center"/>
            <w:hideMark/>
          </w:tcPr>
          <w:p w:rsidRPr="0052003A" w:rsidR="0052003A" w:rsidP="0052003A" w:rsidRDefault="0052003A" w14:paraId="2E4FC71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w:t>
            </w:r>
          </w:p>
        </w:tc>
        <w:tc>
          <w:tcPr>
            <w:tcW w:w="0" w:type="auto"/>
            <w:noWrap/>
            <w:vAlign w:val="center"/>
            <w:hideMark/>
          </w:tcPr>
          <w:p w:rsidRPr="0052003A" w:rsidR="0052003A" w:rsidP="0052003A" w:rsidRDefault="0052003A" w14:paraId="4596B9FE"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23</w:t>
            </w:r>
          </w:p>
        </w:tc>
      </w:tr>
      <w:tr w:rsidRPr="0052003A" w:rsidR="0052003A" w:rsidTr="00FD7E66" w14:paraId="660BA79C"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7AB17ECB" w14:textId="64E261C6">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San Miguel</w:t>
            </w:r>
          </w:p>
        </w:tc>
        <w:tc>
          <w:tcPr>
            <w:tcW w:w="1660" w:type="dxa"/>
            <w:noWrap/>
            <w:vAlign w:val="center"/>
            <w:hideMark/>
          </w:tcPr>
          <w:p w:rsidRPr="0052003A" w:rsidR="0052003A" w:rsidP="0052003A" w:rsidRDefault="0052003A" w14:paraId="065A2284"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10</w:t>
            </w:r>
          </w:p>
        </w:tc>
        <w:tc>
          <w:tcPr>
            <w:tcW w:w="1701" w:type="dxa"/>
            <w:noWrap/>
            <w:vAlign w:val="center"/>
            <w:hideMark/>
          </w:tcPr>
          <w:p w:rsidRPr="0052003A" w:rsidR="0052003A" w:rsidP="0052003A" w:rsidRDefault="0052003A" w14:paraId="4AEAE3AA"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w:t>
            </w:r>
          </w:p>
        </w:tc>
        <w:tc>
          <w:tcPr>
            <w:tcW w:w="1576" w:type="dxa"/>
            <w:noWrap/>
            <w:vAlign w:val="center"/>
            <w:hideMark/>
          </w:tcPr>
          <w:p w:rsidRPr="0052003A" w:rsidR="0052003A" w:rsidP="0052003A" w:rsidRDefault="0052003A" w14:paraId="302CD610"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12</w:t>
            </w:r>
          </w:p>
        </w:tc>
        <w:tc>
          <w:tcPr>
            <w:tcW w:w="0" w:type="auto"/>
            <w:noWrap/>
            <w:vAlign w:val="center"/>
            <w:hideMark/>
          </w:tcPr>
          <w:p w:rsidRPr="0052003A" w:rsidR="0052003A" w:rsidP="0052003A" w:rsidRDefault="0052003A" w14:paraId="431CED78"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8</w:t>
            </w:r>
          </w:p>
        </w:tc>
        <w:tc>
          <w:tcPr>
            <w:tcW w:w="0" w:type="auto"/>
            <w:noWrap/>
            <w:vAlign w:val="center"/>
            <w:hideMark/>
          </w:tcPr>
          <w:p w:rsidRPr="0052003A" w:rsidR="0052003A" w:rsidP="0052003A" w:rsidRDefault="0052003A" w14:paraId="47CEDD46"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20</w:t>
            </w:r>
          </w:p>
        </w:tc>
      </w:tr>
      <w:tr w:rsidRPr="0052003A" w:rsidR="0052003A" w:rsidTr="00FD7E66" w14:paraId="3E4C48D4"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6829FC10" w14:textId="77777777">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Morazán</w:t>
            </w:r>
          </w:p>
        </w:tc>
        <w:tc>
          <w:tcPr>
            <w:tcW w:w="1660" w:type="dxa"/>
            <w:noWrap/>
            <w:vAlign w:val="center"/>
            <w:hideMark/>
          </w:tcPr>
          <w:p w:rsidRPr="0052003A" w:rsidR="0052003A" w:rsidP="0052003A" w:rsidRDefault="0052003A" w14:paraId="2DB7DD5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w:t>
            </w:r>
          </w:p>
        </w:tc>
        <w:tc>
          <w:tcPr>
            <w:tcW w:w="1701" w:type="dxa"/>
            <w:noWrap/>
            <w:vAlign w:val="center"/>
            <w:hideMark/>
          </w:tcPr>
          <w:p w:rsidRPr="0052003A" w:rsidR="0052003A" w:rsidP="0052003A" w:rsidRDefault="0052003A" w14:paraId="01B2F8D3"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w:t>
            </w:r>
          </w:p>
        </w:tc>
        <w:tc>
          <w:tcPr>
            <w:tcW w:w="1576" w:type="dxa"/>
            <w:noWrap/>
            <w:vAlign w:val="center"/>
            <w:hideMark/>
          </w:tcPr>
          <w:p w:rsidRPr="0052003A" w:rsidR="0052003A" w:rsidP="0052003A" w:rsidRDefault="0052003A" w14:paraId="4A005C3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4</w:t>
            </w:r>
          </w:p>
        </w:tc>
        <w:tc>
          <w:tcPr>
            <w:tcW w:w="0" w:type="auto"/>
            <w:noWrap/>
            <w:vAlign w:val="center"/>
            <w:hideMark/>
          </w:tcPr>
          <w:p w:rsidRPr="0052003A" w:rsidR="0052003A" w:rsidP="0052003A" w:rsidRDefault="0052003A" w14:paraId="0ADD9DB8"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22</w:t>
            </w:r>
          </w:p>
        </w:tc>
        <w:tc>
          <w:tcPr>
            <w:tcW w:w="0" w:type="auto"/>
            <w:noWrap/>
            <w:vAlign w:val="center"/>
            <w:hideMark/>
          </w:tcPr>
          <w:p w:rsidRPr="0052003A" w:rsidR="0052003A" w:rsidP="0052003A" w:rsidRDefault="0052003A" w14:paraId="72F8651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26</w:t>
            </w:r>
          </w:p>
        </w:tc>
      </w:tr>
      <w:tr w:rsidRPr="0052003A" w:rsidR="0052003A" w:rsidTr="00FD7E66" w14:paraId="6D51CE51"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0F92BC85" w14:textId="5BCDC983">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La Unión</w:t>
            </w:r>
          </w:p>
        </w:tc>
        <w:tc>
          <w:tcPr>
            <w:tcW w:w="1660" w:type="dxa"/>
            <w:noWrap/>
            <w:vAlign w:val="center"/>
            <w:hideMark/>
          </w:tcPr>
          <w:p w:rsidRPr="0052003A" w:rsidR="0052003A" w:rsidP="0052003A" w:rsidRDefault="0052003A" w14:paraId="0B56E315"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11</w:t>
            </w:r>
          </w:p>
        </w:tc>
        <w:tc>
          <w:tcPr>
            <w:tcW w:w="1701" w:type="dxa"/>
            <w:noWrap/>
            <w:vAlign w:val="center"/>
            <w:hideMark/>
          </w:tcPr>
          <w:p w:rsidRPr="0052003A" w:rsidR="0052003A" w:rsidP="0052003A" w:rsidRDefault="0052003A" w14:paraId="1F5248EA"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0</w:t>
            </w:r>
          </w:p>
        </w:tc>
        <w:tc>
          <w:tcPr>
            <w:tcW w:w="1576" w:type="dxa"/>
            <w:noWrap/>
            <w:vAlign w:val="center"/>
            <w:hideMark/>
          </w:tcPr>
          <w:p w:rsidRPr="0052003A" w:rsidR="0052003A" w:rsidP="0052003A" w:rsidRDefault="0052003A" w14:paraId="32C3F9E6"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11</w:t>
            </w:r>
          </w:p>
        </w:tc>
        <w:tc>
          <w:tcPr>
            <w:tcW w:w="0" w:type="auto"/>
            <w:noWrap/>
            <w:vAlign w:val="center"/>
            <w:hideMark/>
          </w:tcPr>
          <w:p w:rsidRPr="0052003A" w:rsidR="0052003A" w:rsidP="0052003A" w:rsidRDefault="0052003A" w14:paraId="2356AB92"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7</w:t>
            </w:r>
          </w:p>
        </w:tc>
        <w:tc>
          <w:tcPr>
            <w:tcW w:w="0" w:type="auto"/>
            <w:noWrap/>
            <w:vAlign w:val="center"/>
            <w:hideMark/>
          </w:tcPr>
          <w:p w:rsidRPr="0052003A" w:rsidR="0052003A" w:rsidP="0052003A" w:rsidRDefault="0052003A" w14:paraId="4F00D0A9"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18</w:t>
            </w:r>
          </w:p>
        </w:tc>
      </w:tr>
      <w:tr w:rsidRPr="0052003A" w:rsidR="0052003A" w:rsidTr="00FD7E66" w14:paraId="367076D9"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52003A" w:rsidR="0052003A" w:rsidP="0052003A" w:rsidRDefault="0052003A" w14:paraId="7664DAFB" w14:textId="77777777">
            <w:pPr>
              <w:jc w:val="center"/>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Total</w:t>
            </w:r>
          </w:p>
        </w:tc>
        <w:tc>
          <w:tcPr>
            <w:tcW w:w="1660" w:type="dxa"/>
            <w:noWrap/>
            <w:vAlign w:val="center"/>
            <w:hideMark/>
          </w:tcPr>
          <w:p w:rsidRPr="0052003A" w:rsidR="0052003A" w:rsidP="0052003A" w:rsidRDefault="0052003A" w14:paraId="1631BC35"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153</w:t>
            </w:r>
          </w:p>
        </w:tc>
        <w:tc>
          <w:tcPr>
            <w:tcW w:w="1701" w:type="dxa"/>
            <w:noWrap/>
            <w:vAlign w:val="center"/>
            <w:hideMark/>
          </w:tcPr>
          <w:p w:rsidRPr="0052003A" w:rsidR="0052003A" w:rsidP="0052003A" w:rsidRDefault="0052003A" w14:paraId="0D0DFBD3"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15</w:t>
            </w:r>
          </w:p>
        </w:tc>
        <w:tc>
          <w:tcPr>
            <w:tcW w:w="1576" w:type="dxa"/>
            <w:noWrap/>
            <w:vAlign w:val="center"/>
            <w:hideMark/>
          </w:tcPr>
          <w:p w:rsidRPr="0052003A" w:rsidR="0052003A" w:rsidP="0052003A" w:rsidRDefault="0052003A" w14:paraId="6C82747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168</w:t>
            </w:r>
          </w:p>
        </w:tc>
        <w:tc>
          <w:tcPr>
            <w:tcW w:w="0" w:type="auto"/>
            <w:noWrap/>
            <w:vAlign w:val="center"/>
            <w:hideMark/>
          </w:tcPr>
          <w:p w:rsidRPr="0052003A" w:rsidR="0052003A" w:rsidP="0052003A" w:rsidRDefault="0052003A" w14:paraId="63BAD684"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94</w:t>
            </w:r>
          </w:p>
        </w:tc>
        <w:tc>
          <w:tcPr>
            <w:tcW w:w="0" w:type="auto"/>
            <w:noWrap/>
            <w:vAlign w:val="center"/>
            <w:hideMark/>
          </w:tcPr>
          <w:p w:rsidRPr="0052003A" w:rsidR="0052003A" w:rsidP="0052003A" w:rsidRDefault="0052003A" w14:paraId="11C4655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2003A">
              <w:rPr>
                <w:rFonts w:ascii="Calibri" w:hAnsi="Calibri" w:eastAsia="Times New Roman" w:cs="Calibri"/>
                <w:color w:val="000000"/>
                <w:sz w:val="18"/>
                <w:szCs w:val="18"/>
                <w:lang w:eastAsia="es-CO"/>
              </w:rPr>
              <w:t>262</w:t>
            </w:r>
          </w:p>
        </w:tc>
      </w:tr>
    </w:tbl>
    <w:p w:rsidRPr="00AE7555" w:rsidR="007F1FA5" w:rsidP="007F1FA5" w:rsidRDefault="007F1FA5" w14:paraId="4847A512" w14:textId="0C953A30">
      <w:pPr>
        <w:jc w:val="center"/>
        <w:rPr>
          <w:rFonts w:cstheme="majorHAnsi"/>
        </w:rPr>
      </w:pPr>
      <w:r w:rsidRPr="007644EF">
        <w:rPr>
          <w:rFonts w:cstheme="majorHAnsi"/>
          <w:i/>
          <w:iCs/>
          <w:color w:val="44546A" w:themeColor="text2"/>
          <w:sz w:val="20"/>
          <w:szCs w:val="20"/>
        </w:rPr>
        <w:t>Fuente: Elaboración propia con datos tomados del Boletín estadístico 2020 ANDA</w:t>
      </w:r>
      <w:r>
        <w:rPr>
          <w:rFonts w:cstheme="majorHAnsi"/>
          <w:i/>
          <w:iCs/>
          <w:color w:val="44546A" w:themeColor="text2"/>
          <w:sz w:val="20"/>
          <w:szCs w:val="20"/>
        </w:rPr>
        <w:t>.</w:t>
      </w:r>
    </w:p>
    <w:p w:rsidR="0052003A" w:rsidP="00A444E9" w:rsidRDefault="00735D59" w14:paraId="07C33575" w14:textId="5C8EB5EE">
      <w:pPr>
        <w:rPr>
          <w:rFonts w:cstheme="majorHAnsi"/>
        </w:rPr>
      </w:pPr>
      <w:r>
        <w:rPr>
          <w:rFonts w:cstheme="majorHAnsi"/>
        </w:rPr>
        <w:t xml:space="preserve">En el 2020 la institución prestaba </w:t>
      </w:r>
      <w:r w:rsidR="00E0269F">
        <w:rPr>
          <w:rFonts w:cstheme="majorHAnsi"/>
        </w:rPr>
        <w:t xml:space="preserve">el servicio </w:t>
      </w:r>
      <w:r w:rsidR="005A32C2">
        <w:rPr>
          <w:rFonts w:cstheme="majorHAnsi"/>
        </w:rPr>
        <w:t xml:space="preserve">de </w:t>
      </w:r>
      <w:r w:rsidR="00E0269F">
        <w:rPr>
          <w:rFonts w:cstheme="majorHAnsi"/>
        </w:rPr>
        <w:t xml:space="preserve">agua potable </w:t>
      </w:r>
      <w:r>
        <w:rPr>
          <w:rFonts w:cstheme="majorHAnsi"/>
        </w:rPr>
        <w:t xml:space="preserve">directamente </w:t>
      </w:r>
      <w:r w:rsidR="00E0269F">
        <w:rPr>
          <w:rFonts w:cstheme="majorHAnsi"/>
        </w:rPr>
        <w:t xml:space="preserve">en </w:t>
      </w:r>
      <w:r>
        <w:rPr>
          <w:rFonts w:cstheme="majorHAnsi"/>
        </w:rPr>
        <w:t xml:space="preserve">153 municipios, es decir </w:t>
      </w:r>
      <w:r w:rsidR="00E0269F">
        <w:rPr>
          <w:rFonts w:cstheme="majorHAnsi"/>
        </w:rPr>
        <w:t>e</w:t>
      </w:r>
      <w:r w:rsidR="00DB0B1D">
        <w:rPr>
          <w:rFonts w:cstheme="majorHAnsi"/>
        </w:rPr>
        <w:t>l 58,4%</w:t>
      </w:r>
      <w:r>
        <w:rPr>
          <w:rFonts w:cstheme="majorHAnsi"/>
        </w:rPr>
        <w:t xml:space="preserve"> de los municipios del país.  Al tomar en cuenta la prestación a través de </w:t>
      </w:r>
      <w:r w:rsidR="00DB0B1D">
        <w:rPr>
          <w:rFonts w:cstheme="majorHAnsi"/>
        </w:rPr>
        <w:t xml:space="preserve">los operadores descentralizados </w:t>
      </w:r>
      <w:r>
        <w:rPr>
          <w:rFonts w:cstheme="majorHAnsi"/>
        </w:rPr>
        <w:t xml:space="preserve">llega a </w:t>
      </w:r>
      <w:r w:rsidR="005863FD">
        <w:rPr>
          <w:rFonts w:cstheme="majorHAnsi"/>
        </w:rPr>
        <w:t xml:space="preserve">168 </w:t>
      </w:r>
      <w:r w:rsidR="00835C77">
        <w:rPr>
          <w:rFonts w:cstheme="majorHAnsi"/>
        </w:rPr>
        <w:t>(64</w:t>
      </w:r>
      <w:r w:rsidR="0041046C">
        <w:rPr>
          <w:rFonts w:cstheme="majorHAnsi"/>
        </w:rPr>
        <w:t>,1%</w:t>
      </w:r>
      <w:r w:rsidR="005863FD">
        <w:rPr>
          <w:rFonts w:cstheme="majorHAnsi"/>
        </w:rPr>
        <w:t>).</w:t>
      </w:r>
    </w:p>
    <w:p w:rsidR="007F1FA5" w:rsidP="007F1FA5" w:rsidRDefault="007F1FA5" w14:paraId="251D55B1" w14:textId="56BB48A4">
      <w:pPr>
        <w:pStyle w:val="Caption"/>
      </w:pPr>
      <w:bookmarkStart w:name="_Toc104306501" w:id="11"/>
      <w:r w:rsidRPr="008006E1">
        <w:rPr>
          <w:rFonts w:cstheme="majorHAnsi"/>
          <w:sz w:val="22"/>
          <w:szCs w:val="22"/>
        </w:rPr>
        <w:t xml:space="preserve">Tabla </w:t>
      </w:r>
      <w:r w:rsidRPr="008006E1">
        <w:rPr>
          <w:rFonts w:cstheme="majorHAnsi"/>
          <w:sz w:val="22"/>
          <w:szCs w:val="22"/>
        </w:rPr>
        <w:fldChar w:fldCharType="begin"/>
      </w:r>
      <w:r w:rsidRPr="008006E1">
        <w:rPr>
          <w:rFonts w:cstheme="majorHAnsi"/>
          <w:sz w:val="22"/>
          <w:szCs w:val="22"/>
        </w:rPr>
        <w:instrText xml:space="preserve"> SEQ Tabla \* ARABIC </w:instrText>
      </w:r>
      <w:r w:rsidRPr="008006E1">
        <w:rPr>
          <w:rFonts w:cstheme="majorHAnsi"/>
          <w:sz w:val="22"/>
          <w:szCs w:val="22"/>
        </w:rPr>
        <w:fldChar w:fldCharType="separate"/>
      </w:r>
      <w:r w:rsidR="008F06E6">
        <w:rPr>
          <w:rFonts w:cstheme="majorHAnsi"/>
          <w:noProof/>
          <w:sz w:val="22"/>
          <w:szCs w:val="22"/>
        </w:rPr>
        <w:t>3</w:t>
      </w:r>
      <w:r w:rsidRPr="008006E1">
        <w:rPr>
          <w:rFonts w:cstheme="majorHAnsi"/>
          <w:sz w:val="22"/>
          <w:szCs w:val="22"/>
        </w:rPr>
        <w:fldChar w:fldCharType="end"/>
      </w:r>
      <w:r w:rsidRPr="008006E1" w:rsidR="008006E1">
        <w:rPr>
          <w:rFonts w:cstheme="majorHAnsi"/>
          <w:sz w:val="22"/>
          <w:szCs w:val="22"/>
        </w:rPr>
        <w:t xml:space="preserve"> </w:t>
      </w:r>
      <w:r w:rsidR="008006E1">
        <w:rPr>
          <w:rFonts w:cstheme="majorHAnsi"/>
          <w:sz w:val="22"/>
          <w:szCs w:val="22"/>
        </w:rPr>
        <w:t>Municipios atendidos por ANDA para el servicio de alcantarillado 2020</w:t>
      </w:r>
      <w:bookmarkEnd w:id="11"/>
    </w:p>
    <w:tbl>
      <w:tblPr>
        <w:tblStyle w:val="GridTable4-Accent6"/>
        <w:tblW w:w="0" w:type="auto"/>
        <w:tblLook w:val="04A0" w:firstRow="1" w:lastRow="0" w:firstColumn="1" w:lastColumn="0" w:noHBand="0" w:noVBand="1"/>
      </w:tblPr>
      <w:tblGrid>
        <w:gridCol w:w="1312"/>
        <w:gridCol w:w="1802"/>
        <w:gridCol w:w="1701"/>
        <w:gridCol w:w="1484"/>
        <w:gridCol w:w="1301"/>
        <w:gridCol w:w="1228"/>
      </w:tblGrid>
      <w:tr w:rsidRPr="00606DB1" w:rsidR="00606DB1" w:rsidTr="00FD7E66" w14:paraId="37A754A4" w14:textId="77777777">
        <w:trPr>
          <w:cnfStyle w:val="100000000000" w:firstRow="1" w:lastRow="0" w:firstColumn="0" w:lastColumn="0" w:oddVBand="0" w:evenVBand="0" w:oddHBand="0" w:evenHBand="0" w:firstRowFirstColumn="0" w:firstRowLastColumn="0" w:lastRowFirstColumn="0" w:lastRowLastColumn="0"/>
          <w:trHeight w:val="60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606DB1" w:rsidR="00606DB1" w:rsidP="00606DB1" w:rsidRDefault="00606DB1" w14:paraId="3CD9FACC" w14:textId="5D0466E4">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Departament</w:t>
            </w:r>
            <w:r w:rsidRPr="00606DB1">
              <w:rPr>
                <w:rFonts w:ascii="Calibri" w:hAnsi="Calibri" w:eastAsia="Times New Roman" w:cs="Calibri"/>
                <w:b w:val="0"/>
                <w:bCs w:val="0"/>
                <w:color w:val="000000"/>
                <w:sz w:val="18"/>
                <w:szCs w:val="18"/>
                <w:lang w:eastAsia="es-CO"/>
              </w:rPr>
              <w:t>o</w:t>
            </w:r>
          </w:p>
        </w:tc>
        <w:tc>
          <w:tcPr>
            <w:tcW w:w="1802" w:type="dxa"/>
            <w:vAlign w:val="center"/>
            <w:hideMark/>
          </w:tcPr>
          <w:p w:rsidR="00606DB1" w:rsidP="00606DB1" w:rsidRDefault="00606DB1" w14:paraId="737001F5"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b w:val="0"/>
                <w:bCs w:val="0"/>
                <w:color w:val="000000"/>
                <w:sz w:val="18"/>
                <w:szCs w:val="18"/>
                <w:lang w:eastAsia="es-CO"/>
              </w:rPr>
            </w:pPr>
            <w:r w:rsidRPr="00606DB1">
              <w:rPr>
                <w:rFonts w:ascii="Calibri" w:hAnsi="Calibri" w:eastAsia="Times New Roman" w:cs="Calibri"/>
                <w:color w:val="000000"/>
                <w:sz w:val="18"/>
                <w:szCs w:val="18"/>
                <w:lang w:eastAsia="es-CO"/>
              </w:rPr>
              <w:t>ANDA</w:t>
            </w:r>
          </w:p>
          <w:p w:rsidRPr="00606DB1" w:rsidR="00FD7E66" w:rsidP="00606DB1" w:rsidRDefault="00835C77" w14:paraId="117737CF" w14:textId="44213145">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Pr>
                <w:rFonts w:ascii="Calibri" w:hAnsi="Calibri" w:eastAsia="Times New Roman" w:cs="Calibri"/>
                <w:color w:val="000000"/>
                <w:sz w:val="18"/>
                <w:szCs w:val="18"/>
                <w:lang w:eastAsia="es-CO"/>
              </w:rPr>
              <w:t>Directo</w:t>
            </w:r>
          </w:p>
        </w:tc>
        <w:tc>
          <w:tcPr>
            <w:tcW w:w="1701" w:type="dxa"/>
            <w:vAlign w:val="center"/>
            <w:hideMark/>
          </w:tcPr>
          <w:p w:rsidRPr="00606DB1" w:rsidR="00606DB1" w:rsidP="00606DB1" w:rsidRDefault="00606DB1" w14:paraId="25A4AF8E"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Operadores Descentralizados</w:t>
            </w:r>
          </w:p>
        </w:tc>
        <w:tc>
          <w:tcPr>
            <w:tcW w:w="1484" w:type="dxa"/>
            <w:vAlign w:val="center"/>
            <w:hideMark/>
          </w:tcPr>
          <w:p w:rsidRPr="00606DB1" w:rsidR="00606DB1" w:rsidP="00606DB1" w:rsidRDefault="00606DB1" w14:paraId="39EFACA2"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Anda + Operadores Descentralizados</w:t>
            </w:r>
          </w:p>
        </w:tc>
        <w:tc>
          <w:tcPr>
            <w:tcW w:w="0" w:type="auto"/>
            <w:vAlign w:val="center"/>
            <w:hideMark/>
          </w:tcPr>
          <w:p w:rsidRPr="00606DB1" w:rsidR="00606DB1" w:rsidP="00606DB1" w:rsidRDefault="00606DB1" w14:paraId="3ABE98B8"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Otros Operadores</w:t>
            </w:r>
          </w:p>
        </w:tc>
        <w:tc>
          <w:tcPr>
            <w:tcW w:w="0" w:type="auto"/>
            <w:vAlign w:val="center"/>
            <w:hideMark/>
          </w:tcPr>
          <w:p w:rsidRPr="00606DB1" w:rsidR="00606DB1" w:rsidP="00606DB1" w:rsidRDefault="00606DB1" w14:paraId="3CF5AAD4"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Total Municipios</w:t>
            </w:r>
          </w:p>
        </w:tc>
      </w:tr>
      <w:tr w:rsidRPr="00606DB1" w:rsidR="00606DB1" w:rsidTr="00FD7E66" w14:paraId="4A5FEA1B"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2966F850" w14:textId="77777777">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Ahuachapán</w:t>
            </w:r>
          </w:p>
        </w:tc>
        <w:tc>
          <w:tcPr>
            <w:tcW w:w="1802" w:type="dxa"/>
            <w:noWrap/>
            <w:hideMark/>
          </w:tcPr>
          <w:p w:rsidRPr="00606DB1" w:rsidR="00606DB1" w:rsidP="00606DB1" w:rsidRDefault="00606DB1" w14:paraId="6E50DBA4"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4</w:t>
            </w:r>
          </w:p>
        </w:tc>
        <w:tc>
          <w:tcPr>
            <w:tcW w:w="1701" w:type="dxa"/>
            <w:noWrap/>
            <w:hideMark/>
          </w:tcPr>
          <w:p w:rsidRPr="00606DB1" w:rsidR="00606DB1" w:rsidP="00606DB1" w:rsidRDefault="00606DB1" w14:paraId="2F0726D4"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w:t>
            </w:r>
          </w:p>
        </w:tc>
        <w:tc>
          <w:tcPr>
            <w:tcW w:w="1484" w:type="dxa"/>
            <w:noWrap/>
            <w:hideMark/>
          </w:tcPr>
          <w:p w:rsidRPr="00606DB1" w:rsidR="00606DB1" w:rsidP="00606DB1" w:rsidRDefault="00606DB1" w14:paraId="40695D6B"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5</w:t>
            </w:r>
          </w:p>
        </w:tc>
        <w:tc>
          <w:tcPr>
            <w:tcW w:w="0" w:type="auto"/>
            <w:noWrap/>
            <w:hideMark/>
          </w:tcPr>
          <w:p w:rsidRPr="00606DB1" w:rsidR="00606DB1" w:rsidP="00606DB1" w:rsidRDefault="00606DB1" w14:paraId="2531B9E0"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7</w:t>
            </w:r>
          </w:p>
        </w:tc>
        <w:tc>
          <w:tcPr>
            <w:tcW w:w="0" w:type="auto"/>
            <w:noWrap/>
            <w:hideMark/>
          </w:tcPr>
          <w:p w:rsidRPr="00606DB1" w:rsidR="00606DB1" w:rsidP="00606DB1" w:rsidRDefault="00606DB1" w14:paraId="7FB47E58"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12</w:t>
            </w:r>
          </w:p>
        </w:tc>
      </w:tr>
      <w:tr w:rsidRPr="00606DB1" w:rsidR="00606DB1" w:rsidTr="00FD7E66" w14:paraId="77872B00"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5CA4FCA0" w14:textId="77777777">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Santa Ana</w:t>
            </w:r>
          </w:p>
        </w:tc>
        <w:tc>
          <w:tcPr>
            <w:tcW w:w="1802" w:type="dxa"/>
            <w:noWrap/>
            <w:hideMark/>
          </w:tcPr>
          <w:p w:rsidRPr="00606DB1" w:rsidR="00606DB1" w:rsidP="00606DB1" w:rsidRDefault="00606DB1" w14:paraId="407C78C4"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6</w:t>
            </w:r>
          </w:p>
        </w:tc>
        <w:tc>
          <w:tcPr>
            <w:tcW w:w="1701" w:type="dxa"/>
            <w:noWrap/>
            <w:hideMark/>
          </w:tcPr>
          <w:p w:rsidRPr="00606DB1" w:rsidR="00606DB1" w:rsidP="00606DB1" w:rsidRDefault="00606DB1" w14:paraId="0231CD99"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0</w:t>
            </w:r>
          </w:p>
        </w:tc>
        <w:tc>
          <w:tcPr>
            <w:tcW w:w="1484" w:type="dxa"/>
            <w:noWrap/>
            <w:hideMark/>
          </w:tcPr>
          <w:p w:rsidRPr="00606DB1" w:rsidR="00606DB1" w:rsidP="00606DB1" w:rsidRDefault="00606DB1" w14:paraId="4BA92A9E"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6</w:t>
            </w:r>
          </w:p>
        </w:tc>
        <w:tc>
          <w:tcPr>
            <w:tcW w:w="0" w:type="auto"/>
            <w:noWrap/>
            <w:hideMark/>
          </w:tcPr>
          <w:p w:rsidRPr="00606DB1" w:rsidR="00606DB1" w:rsidP="00606DB1" w:rsidRDefault="00606DB1" w14:paraId="33D4C68B"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7</w:t>
            </w:r>
          </w:p>
        </w:tc>
        <w:tc>
          <w:tcPr>
            <w:tcW w:w="0" w:type="auto"/>
            <w:noWrap/>
            <w:hideMark/>
          </w:tcPr>
          <w:p w:rsidRPr="00606DB1" w:rsidR="00606DB1" w:rsidP="00606DB1" w:rsidRDefault="00606DB1" w14:paraId="04D1967F"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13</w:t>
            </w:r>
          </w:p>
        </w:tc>
      </w:tr>
      <w:tr w:rsidRPr="00606DB1" w:rsidR="00606DB1" w:rsidTr="00FD7E66" w14:paraId="71C4E52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178986EE" w14:textId="77777777">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Sonsonate</w:t>
            </w:r>
          </w:p>
        </w:tc>
        <w:tc>
          <w:tcPr>
            <w:tcW w:w="1802" w:type="dxa"/>
            <w:noWrap/>
            <w:hideMark/>
          </w:tcPr>
          <w:p w:rsidRPr="00606DB1" w:rsidR="00606DB1" w:rsidP="00606DB1" w:rsidRDefault="00606DB1" w14:paraId="120A098B"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8</w:t>
            </w:r>
          </w:p>
        </w:tc>
        <w:tc>
          <w:tcPr>
            <w:tcW w:w="1701" w:type="dxa"/>
            <w:noWrap/>
            <w:hideMark/>
          </w:tcPr>
          <w:p w:rsidRPr="00606DB1" w:rsidR="00606DB1" w:rsidP="00606DB1" w:rsidRDefault="00606DB1" w14:paraId="261CCC00"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0</w:t>
            </w:r>
          </w:p>
        </w:tc>
        <w:tc>
          <w:tcPr>
            <w:tcW w:w="1484" w:type="dxa"/>
            <w:noWrap/>
            <w:hideMark/>
          </w:tcPr>
          <w:p w:rsidRPr="00606DB1" w:rsidR="00606DB1" w:rsidP="00606DB1" w:rsidRDefault="00606DB1" w14:paraId="39CADFD0"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8</w:t>
            </w:r>
          </w:p>
        </w:tc>
        <w:tc>
          <w:tcPr>
            <w:tcW w:w="0" w:type="auto"/>
            <w:noWrap/>
            <w:hideMark/>
          </w:tcPr>
          <w:p w:rsidRPr="00606DB1" w:rsidR="00606DB1" w:rsidP="00606DB1" w:rsidRDefault="00606DB1" w14:paraId="36F8F0CD"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8</w:t>
            </w:r>
          </w:p>
        </w:tc>
        <w:tc>
          <w:tcPr>
            <w:tcW w:w="0" w:type="auto"/>
            <w:noWrap/>
            <w:hideMark/>
          </w:tcPr>
          <w:p w:rsidRPr="00606DB1" w:rsidR="00606DB1" w:rsidP="00606DB1" w:rsidRDefault="00606DB1" w14:paraId="073AB1D5"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16</w:t>
            </w:r>
          </w:p>
        </w:tc>
      </w:tr>
      <w:tr w:rsidRPr="00606DB1" w:rsidR="00606DB1" w:rsidTr="00FD7E66" w14:paraId="1299AA04"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29992DBE" w14:textId="77777777">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Chalatenango</w:t>
            </w:r>
          </w:p>
        </w:tc>
        <w:tc>
          <w:tcPr>
            <w:tcW w:w="1802" w:type="dxa"/>
            <w:noWrap/>
            <w:hideMark/>
          </w:tcPr>
          <w:p w:rsidRPr="00606DB1" w:rsidR="00606DB1" w:rsidP="00606DB1" w:rsidRDefault="00606DB1" w14:paraId="747C9AA0"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2</w:t>
            </w:r>
          </w:p>
        </w:tc>
        <w:tc>
          <w:tcPr>
            <w:tcW w:w="1701" w:type="dxa"/>
            <w:noWrap/>
            <w:hideMark/>
          </w:tcPr>
          <w:p w:rsidRPr="00606DB1" w:rsidR="00606DB1" w:rsidP="00606DB1" w:rsidRDefault="00606DB1" w14:paraId="6B44ECB3"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w:t>
            </w:r>
          </w:p>
        </w:tc>
        <w:tc>
          <w:tcPr>
            <w:tcW w:w="1484" w:type="dxa"/>
            <w:noWrap/>
            <w:hideMark/>
          </w:tcPr>
          <w:p w:rsidRPr="00606DB1" w:rsidR="00606DB1" w:rsidP="00606DB1" w:rsidRDefault="00606DB1" w14:paraId="4E39838A"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3</w:t>
            </w:r>
          </w:p>
        </w:tc>
        <w:tc>
          <w:tcPr>
            <w:tcW w:w="0" w:type="auto"/>
            <w:noWrap/>
            <w:hideMark/>
          </w:tcPr>
          <w:p w:rsidRPr="00606DB1" w:rsidR="00606DB1" w:rsidP="00606DB1" w:rsidRDefault="00606DB1" w14:paraId="0F78305C"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30</w:t>
            </w:r>
          </w:p>
        </w:tc>
        <w:tc>
          <w:tcPr>
            <w:tcW w:w="0" w:type="auto"/>
            <w:noWrap/>
            <w:hideMark/>
          </w:tcPr>
          <w:p w:rsidRPr="00606DB1" w:rsidR="00606DB1" w:rsidP="00606DB1" w:rsidRDefault="00606DB1" w14:paraId="10E3EA21"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33</w:t>
            </w:r>
          </w:p>
        </w:tc>
      </w:tr>
      <w:tr w:rsidRPr="00606DB1" w:rsidR="00606DB1" w:rsidTr="00FD7E66" w14:paraId="0DCD9A8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2C1C0D82" w14:textId="77777777">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La Libertad</w:t>
            </w:r>
          </w:p>
        </w:tc>
        <w:tc>
          <w:tcPr>
            <w:tcW w:w="1802" w:type="dxa"/>
            <w:noWrap/>
            <w:hideMark/>
          </w:tcPr>
          <w:p w:rsidRPr="00606DB1" w:rsidR="00606DB1" w:rsidP="00606DB1" w:rsidRDefault="00606DB1" w14:paraId="4B3EF49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11</w:t>
            </w:r>
          </w:p>
        </w:tc>
        <w:tc>
          <w:tcPr>
            <w:tcW w:w="1701" w:type="dxa"/>
            <w:noWrap/>
            <w:hideMark/>
          </w:tcPr>
          <w:p w:rsidRPr="00606DB1" w:rsidR="00606DB1" w:rsidP="00606DB1" w:rsidRDefault="00606DB1" w14:paraId="493A1FD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w:t>
            </w:r>
          </w:p>
        </w:tc>
        <w:tc>
          <w:tcPr>
            <w:tcW w:w="1484" w:type="dxa"/>
            <w:noWrap/>
            <w:hideMark/>
          </w:tcPr>
          <w:p w:rsidRPr="00606DB1" w:rsidR="00606DB1" w:rsidP="00606DB1" w:rsidRDefault="00606DB1" w14:paraId="55E38265"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12</w:t>
            </w:r>
          </w:p>
        </w:tc>
        <w:tc>
          <w:tcPr>
            <w:tcW w:w="0" w:type="auto"/>
            <w:noWrap/>
            <w:hideMark/>
          </w:tcPr>
          <w:p w:rsidRPr="00606DB1" w:rsidR="00606DB1" w:rsidP="00606DB1" w:rsidRDefault="00606DB1" w14:paraId="140E44F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10</w:t>
            </w:r>
          </w:p>
        </w:tc>
        <w:tc>
          <w:tcPr>
            <w:tcW w:w="0" w:type="auto"/>
            <w:noWrap/>
            <w:hideMark/>
          </w:tcPr>
          <w:p w:rsidRPr="00606DB1" w:rsidR="00606DB1" w:rsidP="00606DB1" w:rsidRDefault="00606DB1" w14:paraId="0279981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22</w:t>
            </w:r>
          </w:p>
        </w:tc>
      </w:tr>
      <w:tr w:rsidRPr="00606DB1" w:rsidR="00606DB1" w:rsidTr="00FD7E66" w14:paraId="4A9F1930"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23AF0365" w14:textId="77777777">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San Salvador</w:t>
            </w:r>
          </w:p>
        </w:tc>
        <w:tc>
          <w:tcPr>
            <w:tcW w:w="1802" w:type="dxa"/>
            <w:noWrap/>
            <w:hideMark/>
          </w:tcPr>
          <w:p w:rsidRPr="00606DB1" w:rsidR="00606DB1" w:rsidP="00606DB1" w:rsidRDefault="00606DB1" w14:paraId="0C2200F4"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15</w:t>
            </w:r>
          </w:p>
        </w:tc>
        <w:tc>
          <w:tcPr>
            <w:tcW w:w="1701" w:type="dxa"/>
            <w:noWrap/>
            <w:hideMark/>
          </w:tcPr>
          <w:p w:rsidRPr="00606DB1" w:rsidR="00606DB1" w:rsidP="00606DB1" w:rsidRDefault="00606DB1" w14:paraId="0F8B3A27"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0</w:t>
            </w:r>
          </w:p>
        </w:tc>
        <w:tc>
          <w:tcPr>
            <w:tcW w:w="1484" w:type="dxa"/>
            <w:noWrap/>
            <w:hideMark/>
          </w:tcPr>
          <w:p w:rsidRPr="00606DB1" w:rsidR="00606DB1" w:rsidP="00606DB1" w:rsidRDefault="00606DB1" w14:paraId="6B42B5C5"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15</w:t>
            </w:r>
          </w:p>
        </w:tc>
        <w:tc>
          <w:tcPr>
            <w:tcW w:w="0" w:type="auto"/>
            <w:noWrap/>
            <w:hideMark/>
          </w:tcPr>
          <w:p w:rsidRPr="00606DB1" w:rsidR="00606DB1" w:rsidP="00606DB1" w:rsidRDefault="00606DB1" w14:paraId="79442AF8"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4</w:t>
            </w:r>
          </w:p>
        </w:tc>
        <w:tc>
          <w:tcPr>
            <w:tcW w:w="0" w:type="auto"/>
            <w:noWrap/>
            <w:hideMark/>
          </w:tcPr>
          <w:p w:rsidRPr="00606DB1" w:rsidR="00606DB1" w:rsidP="00606DB1" w:rsidRDefault="00606DB1" w14:paraId="47315538"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19</w:t>
            </w:r>
          </w:p>
        </w:tc>
      </w:tr>
      <w:tr w:rsidRPr="00606DB1" w:rsidR="00606DB1" w:rsidTr="00FD7E66" w14:paraId="2B7D9D4E"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835C77" w14:paraId="54962A17" w14:textId="41D720EB">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Cuscatlán</w:t>
            </w:r>
          </w:p>
        </w:tc>
        <w:tc>
          <w:tcPr>
            <w:tcW w:w="1802" w:type="dxa"/>
            <w:noWrap/>
            <w:hideMark/>
          </w:tcPr>
          <w:p w:rsidRPr="00606DB1" w:rsidR="00606DB1" w:rsidP="00606DB1" w:rsidRDefault="00606DB1" w14:paraId="1FD9A48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3</w:t>
            </w:r>
          </w:p>
        </w:tc>
        <w:tc>
          <w:tcPr>
            <w:tcW w:w="1701" w:type="dxa"/>
            <w:noWrap/>
            <w:hideMark/>
          </w:tcPr>
          <w:p w:rsidRPr="00606DB1" w:rsidR="00606DB1" w:rsidP="00606DB1" w:rsidRDefault="00606DB1" w14:paraId="7B897F4B"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w:t>
            </w:r>
          </w:p>
        </w:tc>
        <w:tc>
          <w:tcPr>
            <w:tcW w:w="1484" w:type="dxa"/>
            <w:noWrap/>
            <w:hideMark/>
          </w:tcPr>
          <w:p w:rsidRPr="00606DB1" w:rsidR="00606DB1" w:rsidP="00606DB1" w:rsidRDefault="00606DB1" w14:paraId="64E55F8C"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4</w:t>
            </w:r>
          </w:p>
        </w:tc>
        <w:tc>
          <w:tcPr>
            <w:tcW w:w="0" w:type="auto"/>
            <w:noWrap/>
            <w:hideMark/>
          </w:tcPr>
          <w:p w:rsidRPr="00606DB1" w:rsidR="00606DB1" w:rsidP="00606DB1" w:rsidRDefault="00606DB1" w14:paraId="4E8F6F13"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12</w:t>
            </w:r>
          </w:p>
        </w:tc>
        <w:tc>
          <w:tcPr>
            <w:tcW w:w="0" w:type="auto"/>
            <w:noWrap/>
            <w:hideMark/>
          </w:tcPr>
          <w:p w:rsidRPr="00606DB1" w:rsidR="00606DB1" w:rsidP="00606DB1" w:rsidRDefault="00606DB1" w14:paraId="6FA51759"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16</w:t>
            </w:r>
          </w:p>
        </w:tc>
      </w:tr>
      <w:tr w:rsidRPr="00606DB1" w:rsidR="00606DB1" w:rsidTr="00FD7E66" w14:paraId="3B156390"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0D088970" w14:textId="77777777">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La Paz</w:t>
            </w:r>
          </w:p>
        </w:tc>
        <w:tc>
          <w:tcPr>
            <w:tcW w:w="1802" w:type="dxa"/>
            <w:noWrap/>
            <w:hideMark/>
          </w:tcPr>
          <w:p w:rsidRPr="00606DB1" w:rsidR="00606DB1" w:rsidP="00606DB1" w:rsidRDefault="00606DB1" w14:paraId="1B8D47D6"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8</w:t>
            </w:r>
          </w:p>
        </w:tc>
        <w:tc>
          <w:tcPr>
            <w:tcW w:w="1701" w:type="dxa"/>
            <w:noWrap/>
            <w:hideMark/>
          </w:tcPr>
          <w:p w:rsidRPr="00606DB1" w:rsidR="00606DB1" w:rsidP="00606DB1" w:rsidRDefault="00606DB1" w14:paraId="16098E6C"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w:t>
            </w:r>
          </w:p>
        </w:tc>
        <w:tc>
          <w:tcPr>
            <w:tcW w:w="1484" w:type="dxa"/>
            <w:noWrap/>
            <w:hideMark/>
          </w:tcPr>
          <w:p w:rsidRPr="00606DB1" w:rsidR="00606DB1" w:rsidP="00606DB1" w:rsidRDefault="00606DB1" w14:paraId="07A98920"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9</w:t>
            </w:r>
          </w:p>
        </w:tc>
        <w:tc>
          <w:tcPr>
            <w:tcW w:w="0" w:type="auto"/>
            <w:noWrap/>
            <w:hideMark/>
          </w:tcPr>
          <w:p w:rsidRPr="00606DB1" w:rsidR="00606DB1" w:rsidP="00606DB1" w:rsidRDefault="00606DB1" w14:paraId="0DFE3378"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13</w:t>
            </w:r>
          </w:p>
        </w:tc>
        <w:tc>
          <w:tcPr>
            <w:tcW w:w="0" w:type="auto"/>
            <w:noWrap/>
            <w:hideMark/>
          </w:tcPr>
          <w:p w:rsidRPr="00606DB1" w:rsidR="00606DB1" w:rsidP="00606DB1" w:rsidRDefault="00606DB1" w14:paraId="6C0947D3"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22</w:t>
            </w:r>
          </w:p>
        </w:tc>
      </w:tr>
      <w:tr w:rsidRPr="00606DB1" w:rsidR="00606DB1" w:rsidTr="00FD7E66" w14:paraId="28CC8AF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3E99532B" w14:textId="77777777">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Cabañas</w:t>
            </w:r>
          </w:p>
        </w:tc>
        <w:tc>
          <w:tcPr>
            <w:tcW w:w="1802" w:type="dxa"/>
            <w:noWrap/>
            <w:hideMark/>
          </w:tcPr>
          <w:p w:rsidRPr="00606DB1" w:rsidR="00606DB1" w:rsidP="00606DB1" w:rsidRDefault="00606DB1" w14:paraId="1B1879E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2</w:t>
            </w:r>
          </w:p>
        </w:tc>
        <w:tc>
          <w:tcPr>
            <w:tcW w:w="1701" w:type="dxa"/>
            <w:noWrap/>
            <w:hideMark/>
          </w:tcPr>
          <w:p w:rsidRPr="00606DB1" w:rsidR="00606DB1" w:rsidP="00606DB1" w:rsidRDefault="00606DB1" w14:paraId="15087DBD"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w:t>
            </w:r>
          </w:p>
        </w:tc>
        <w:tc>
          <w:tcPr>
            <w:tcW w:w="1484" w:type="dxa"/>
            <w:noWrap/>
            <w:hideMark/>
          </w:tcPr>
          <w:p w:rsidRPr="00606DB1" w:rsidR="00606DB1" w:rsidP="00606DB1" w:rsidRDefault="00606DB1" w14:paraId="01CC7CB4"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3</w:t>
            </w:r>
          </w:p>
        </w:tc>
        <w:tc>
          <w:tcPr>
            <w:tcW w:w="0" w:type="auto"/>
            <w:noWrap/>
            <w:hideMark/>
          </w:tcPr>
          <w:p w:rsidRPr="00606DB1" w:rsidR="00606DB1" w:rsidP="00606DB1" w:rsidRDefault="00606DB1" w14:paraId="1CD8ABFB"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6</w:t>
            </w:r>
          </w:p>
        </w:tc>
        <w:tc>
          <w:tcPr>
            <w:tcW w:w="0" w:type="auto"/>
            <w:noWrap/>
            <w:hideMark/>
          </w:tcPr>
          <w:p w:rsidRPr="00606DB1" w:rsidR="00606DB1" w:rsidP="00606DB1" w:rsidRDefault="00606DB1" w14:paraId="3F4A849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9</w:t>
            </w:r>
          </w:p>
        </w:tc>
      </w:tr>
      <w:tr w:rsidRPr="00606DB1" w:rsidR="00606DB1" w:rsidTr="00FD7E66" w14:paraId="63DD66D8"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49FCDD5B" w14:textId="77777777">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San Vicente</w:t>
            </w:r>
          </w:p>
        </w:tc>
        <w:tc>
          <w:tcPr>
            <w:tcW w:w="1802" w:type="dxa"/>
            <w:noWrap/>
            <w:hideMark/>
          </w:tcPr>
          <w:p w:rsidRPr="00606DB1" w:rsidR="00606DB1" w:rsidP="00606DB1" w:rsidRDefault="00606DB1" w14:paraId="04C4D6E9"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4</w:t>
            </w:r>
          </w:p>
        </w:tc>
        <w:tc>
          <w:tcPr>
            <w:tcW w:w="1701" w:type="dxa"/>
            <w:noWrap/>
            <w:hideMark/>
          </w:tcPr>
          <w:p w:rsidRPr="00606DB1" w:rsidR="00606DB1" w:rsidP="00606DB1" w:rsidRDefault="00606DB1" w14:paraId="0E755CDF"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0</w:t>
            </w:r>
          </w:p>
        </w:tc>
        <w:tc>
          <w:tcPr>
            <w:tcW w:w="1484" w:type="dxa"/>
            <w:noWrap/>
            <w:hideMark/>
          </w:tcPr>
          <w:p w:rsidRPr="00606DB1" w:rsidR="00606DB1" w:rsidP="00606DB1" w:rsidRDefault="00606DB1" w14:paraId="4778A1A4"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4</w:t>
            </w:r>
          </w:p>
        </w:tc>
        <w:tc>
          <w:tcPr>
            <w:tcW w:w="0" w:type="auto"/>
            <w:noWrap/>
            <w:hideMark/>
          </w:tcPr>
          <w:p w:rsidRPr="00606DB1" w:rsidR="00606DB1" w:rsidP="00606DB1" w:rsidRDefault="00606DB1" w14:paraId="79DDE71E"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9</w:t>
            </w:r>
          </w:p>
        </w:tc>
        <w:tc>
          <w:tcPr>
            <w:tcW w:w="0" w:type="auto"/>
            <w:noWrap/>
            <w:hideMark/>
          </w:tcPr>
          <w:p w:rsidRPr="00606DB1" w:rsidR="00606DB1" w:rsidP="00606DB1" w:rsidRDefault="00606DB1" w14:paraId="50F8623C"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13</w:t>
            </w:r>
          </w:p>
        </w:tc>
      </w:tr>
      <w:tr w:rsidRPr="00606DB1" w:rsidR="00606DB1" w:rsidTr="00FD7E66" w14:paraId="14DA87D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3FBF5E83" w14:textId="77777777">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Usultán</w:t>
            </w:r>
          </w:p>
        </w:tc>
        <w:tc>
          <w:tcPr>
            <w:tcW w:w="1802" w:type="dxa"/>
            <w:noWrap/>
            <w:hideMark/>
          </w:tcPr>
          <w:p w:rsidRPr="00606DB1" w:rsidR="00606DB1" w:rsidP="00606DB1" w:rsidRDefault="00606DB1" w14:paraId="2B998C9A"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6</w:t>
            </w:r>
          </w:p>
        </w:tc>
        <w:tc>
          <w:tcPr>
            <w:tcW w:w="1701" w:type="dxa"/>
            <w:noWrap/>
            <w:hideMark/>
          </w:tcPr>
          <w:p w:rsidRPr="00606DB1" w:rsidR="00606DB1" w:rsidP="00606DB1" w:rsidRDefault="00606DB1" w14:paraId="3CB3AE9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w:t>
            </w:r>
          </w:p>
        </w:tc>
        <w:tc>
          <w:tcPr>
            <w:tcW w:w="1484" w:type="dxa"/>
            <w:noWrap/>
            <w:hideMark/>
          </w:tcPr>
          <w:p w:rsidRPr="00606DB1" w:rsidR="00606DB1" w:rsidP="00606DB1" w:rsidRDefault="00606DB1" w14:paraId="543D84A3"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7</w:t>
            </w:r>
          </w:p>
        </w:tc>
        <w:tc>
          <w:tcPr>
            <w:tcW w:w="0" w:type="auto"/>
            <w:noWrap/>
            <w:hideMark/>
          </w:tcPr>
          <w:p w:rsidRPr="00606DB1" w:rsidR="00606DB1" w:rsidP="00606DB1" w:rsidRDefault="00606DB1" w14:paraId="57163A6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16</w:t>
            </w:r>
          </w:p>
        </w:tc>
        <w:tc>
          <w:tcPr>
            <w:tcW w:w="0" w:type="auto"/>
            <w:noWrap/>
            <w:hideMark/>
          </w:tcPr>
          <w:p w:rsidRPr="00606DB1" w:rsidR="00606DB1" w:rsidP="00606DB1" w:rsidRDefault="00606DB1" w14:paraId="0ACA7AED"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23</w:t>
            </w:r>
          </w:p>
        </w:tc>
      </w:tr>
      <w:tr w:rsidRPr="00606DB1" w:rsidR="00606DB1" w:rsidTr="00FD7E66" w14:paraId="16694A63"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1E9A810D" w14:textId="1AE56D61">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San Miguel</w:t>
            </w:r>
          </w:p>
        </w:tc>
        <w:tc>
          <w:tcPr>
            <w:tcW w:w="1802" w:type="dxa"/>
            <w:noWrap/>
            <w:hideMark/>
          </w:tcPr>
          <w:p w:rsidRPr="00606DB1" w:rsidR="00606DB1" w:rsidP="00606DB1" w:rsidRDefault="00606DB1" w14:paraId="285594CF"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3</w:t>
            </w:r>
          </w:p>
        </w:tc>
        <w:tc>
          <w:tcPr>
            <w:tcW w:w="1701" w:type="dxa"/>
            <w:noWrap/>
            <w:hideMark/>
          </w:tcPr>
          <w:p w:rsidRPr="00606DB1" w:rsidR="00606DB1" w:rsidP="00606DB1" w:rsidRDefault="00606DB1" w14:paraId="763A8ECE"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w:t>
            </w:r>
          </w:p>
        </w:tc>
        <w:tc>
          <w:tcPr>
            <w:tcW w:w="1484" w:type="dxa"/>
            <w:noWrap/>
            <w:hideMark/>
          </w:tcPr>
          <w:p w:rsidRPr="00606DB1" w:rsidR="00606DB1" w:rsidP="00606DB1" w:rsidRDefault="00606DB1" w14:paraId="3F856B39"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4</w:t>
            </w:r>
          </w:p>
        </w:tc>
        <w:tc>
          <w:tcPr>
            <w:tcW w:w="0" w:type="auto"/>
            <w:noWrap/>
            <w:hideMark/>
          </w:tcPr>
          <w:p w:rsidRPr="00606DB1" w:rsidR="00606DB1" w:rsidP="00606DB1" w:rsidRDefault="00606DB1" w14:paraId="7C6F433E"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16</w:t>
            </w:r>
          </w:p>
        </w:tc>
        <w:tc>
          <w:tcPr>
            <w:tcW w:w="0" w:type="auto"/>
            <w:noWrap/>
            <w:hideMark/>
          </w:tcPr>
          <w:p w:rsidRPr="00606DB1" w:rsidR="00606DB1" w:rsidP="00606DB1" w:rsidRDefault="00606DB1" w14:paraId="5373A40C"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20</w:t>
            </w:r>
          </w:p>
        </w:tc>
      </w:tr>
      <w:tr w:rsidRPr="00606DB1" w:rsidR="00606DB1" w:rsidTr="00FD7E66" w14:paraId="4341AEFC"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60576C43" w14:textId="77777777">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Morazán</w:t>
            </w:r>
          </w:p>
        </w:tc>
        <w:tc>
          <w:tcPr>
            <w:tcW w:w="1802" w:type="dxa"/>
            <w:noWrap/>
            <w:hideMark/>
          </w:tcPr>
          <w:p w:rsidRPr="00606DB1" w:rsidR="00606DB1" w:rsidP="00606DB1" w:rsidRDefault="00606DB1" w14:paraId="14E13E4E"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w:t>
            </w:r>
          </w:p>
        </w:tc>
        <w:tc>
          <w:tcPr>
            <w:tcW w:w="1701" w:type="dxa"/>
            <w:noWrap/>
            <w:hideMark/>
          </w:tcPr>
          <w:p w:rsidRPr="00606DB1" w:rsidR="00606DB1" w:rsidP="00606DB1" w:rsidRDefault="00606DB1" w14:paraId="201FE265"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w:t>
            </w:r>
          </w:p>
        </w:tc>
        <w:tc>
          <w:tcPr>
            <w:tcW w:w="1484" w:type="dxa"/>
            <w:noWrap/>
            <w:hideMark/>
          </w:tcPr>
          <w:p w:rsidRPr="00606DB1" w:rsidR="00606DB1" w:rsidP="00606DB1" w:rsidRDefault="00606DB1" w14:paraId="023D0F0B"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2</w:t>
            </w:r>
          </w:p>
        </w:tc>
        <w:tc>
          <w:tcPr>
            <w:tcW w:w="0" w:type="auto"/>
            <w:noWrap/>
            <w:hideMark/>
          </w:tcPr>
          <w:p w:rsidRPr="00606DB1" w:rsidR="00606DB1" w:rsidP="00606DB1" w:rsidRDefault="00606DB1" w14:paraId="7B76BE02"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24</w:t>
            </w:r>
          </w:p>
        </w:tc>
        <w:tc>
          <w:tcPr>
            <w:tcW w:w="0" w:type="auto"/>
            <w:noWrap/>
            <w:hideMark/>
          </w:tcPr>
          <w:p w:rsidRPr="00606DB1" w:rsidR="00606DB1" w:rsidP="00606DB1" w:rsidRDefault="00606DB1" w14:paraId="15644898"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26</w:t>
            </w:r>
          </w:p>
        </w:tc>
      </w:tr>
      <w:tr w:rsidRPr="00606DB1" w:rsidR="00606DB1" w:rsidTr="00FD7E66" w14:paraId="7ED8A56F"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49E2C320" w14:textId="6EA1EC91">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La Unión</w:t>
            </w:r>
          </w:p>
        </w:tc>
        <w:tc>
          <w:tcPr>
            <w:tcW w:w="1802" w:type="dxa"/>
            <w:noWrap/>
            <w:hideMark/>
          </w:tcPr>
          <w:p w:rsidRPr="00606DB1" w:rsidR="00606DB1" w:rsidP="00606DB1" w:rsidRDefault="00606DB1" w14:paraId="1B648AB4"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3</w:t>
            </w:r>
          </w:p>
        </w:tc>
        <w:tc>
          <w:tcPr>
            <w:tcW w:w="1701" w:type="dxa"/>
            <w:noWrap/>
            <w:hideMark/>
          </w:tcPr>
          <w:p w:rsidRPr="00606DB1" w:rsidR="00606DB1" w:rsidP="00606DB1" w:rsidRDefault="00606DB1" w14:paraId="7B29DA54"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0</w:t>
            </w:r>
          </w:p>
        </w:tc>
        <w:tc>
          <w:tcPr>
            <w:tcW w:w="1484" w:type="dxa"/>
            <w:noWrap/>
            <w:hideMark/>
          </w:tcPr>
          <w:p w:rsidRPr="00606DB1" w:rsidR="00606DB1" w:rsidP="00606DB1" w:rsidRDefault="00606DB1" w14:paraId="0FA9B889"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3</w:t>
            </w:r>
          </w:p>
        </w:tc>
        <w:tc>
          <w:tcPr>
            <w:tcW w:w="0" w:type="auto"/>
            <w:noWrap/>
            <w:hideMark/>
          </w:tcPr>
          <w:p w:rsidRPr="00606DB1" w:rsidR="00606DB1" w:rsidP="00606DB1" w:rsidRDefault="00606DB1" w14:paraId="7D192886"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15</w:t>
            </w:r>
          </w:p>
        </w:tc>
        <w:tc>
          <w:tcPr>
            <w:tcW w:w="0" w:type="auto"/>
            <w:noWrap/>
            <w:hideMark/>
          </w:tcPr>
          <w:p w:rsidRPr="00606DB1" w:rsidR="00606DB1" w:rsidP="00606DB1" w:rsidRDefault="00606DB1" w14:paraId="493484D4"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18</w:t>
            </w:r>
          </w:p>
        </w:tc>
      </w:tr>
      <w:tr w:rsidRPr="00606DB1" w:rsidR="00606DB1" w:rsidTr="00FD7E66" w14:paraId="66203955"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606DB1" w:rsidR="00606DB1" w:rsidP="00606DB1" w:rsidRDefault="00606DB1" w14:paraId="584F8D28" w14:textId="77777777">
            <w:pPr>
              <w:jc w:val="center"/>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Total</w:t>
            </w:r>
          </w:p>
        </w:tc>
        <w:tc>
          <w:tcPr>
            <w:tcW w:w="1802" w:type="dxa"/>
            <w:noWrap/>
            <w:hideMark/>
          </w:tcPr>
          <w:p w:rsidRPr="00606DB1" w:rsidR="00606DB1" w:rsidP="00606DB1" w:rsidRDefault="00606DB1" w14:paraId="7EE71EDB"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76</w:t>
            </w:r>
          </w:p>
        </w:tc>
        <w:tc>
          <w:tcPr>
            <w:tcW w:w="1701" w:type="dxa"/>
            <w:noWrap/>
            <w:hideMark/>
          </w:tcPr>
          <w:p w:rsidRPr="00606DB1" w:rsidR="00606DB1" w:rsidP="00606DB1" w:rsidRDefault="00606DB1" w14:paraId="0397A3E9"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9</w:t>
            </w:r>
          </w:p>
        </w:tc>
        <w:tc>
          <w:tcPr>
            <w:tcW w:w="1484" w:type="dxa"/>
            <w:noWrap/>
            <w:hideMark/>
          </w:tcPr>
          <w:p w:rsidRPr="00606DB1" w:rsidR="00606DB1" w:rsidP="00606DB1" w:rsidRDefault="00606DB1" w14:paraId="6B77C7EE"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85</w:t>
            </w:r>
          </w:p>
        </w:tc>
        <w:tc>
          <w:tcPr>
            <w:tcW w:w="0" w:type="auto"/>
            <w:noWrap/>
            <w:hideMark/>
          </w:tcPr>
          <w:p w:rsidRPr="00606DB1" w:rsidR="00606DB1" w:rsidP="00606DB1" w:rsidRDefault="00606DB1" w14:paraId="6D3DEEB1"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177</w:t>
            </w:r>
          </w:p>
        </w:tc>
        <w:tc>
          <w:tcPr>
            <w:tcW w:w="0" w:type="auto"/>
            <w:noWrap/>
            <w:hideMark/>
          </w:tcPr>
          <w:p w:rsidRPr="00606DB1" w:rsidR="00606DB1" w:rsidP="00606DB1" w:rsidRDefault="00606DB1" w14:paraId="7BFAF89A"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606DB1">
              <w:rPr>
                <w:rFonts w:ascii="Calibri" w:hAnsi="Calibri" w:eastAsia="Times New Roman" w:cs="Calibri"/>
                <w:color w:val="000000"/>
                <w:sz w:val="18"/>
                <w:szCs w:val="18"/>
                <w:lang w:eastAsia="es-CO"/>
              </w:rPr>
              <w:t>262</w:t>
            </w:r>
          </w:p>
        </w:tc>
      </w:tr>
    </w:tbl>
    <w:p w:rsidRPr="00AE7555" w:rsidR="00CA14FB" w:rsidP="00CA14FB" w:rsidRDefault="00CA14FB" w14:paraId="37901434" w14:textId="77777777">
      <w:pPr>
        <w:jc w:val="center"/>
        <w:rPr>
          <w:rFonts w:cstheme="majorHAnsi"/>
        </w:rPr>
      </w:pPr>
      <w:r w:rsidRPr="007644EF">
        <w:rPr>
          <w:rFonts w:cstheme="majorHAnsi"/>
          <w:i/>
          <w:iCs/>
          <w:color w:val="44546A" w:themeColor="text2"/>
          <w:sz w:val="20"/>
          <w:szCs w:val="20"/>
        </w:rPr>
        <w:t>Fuente: Elaboración propia con datos tomados del Boletín estadístico 2020 ANDA</w:t>
      </w:r>
      <w:r>
        <w:rPr>
          <w:rFonts w:cstheme="majorHAnsi"/>
          <w:i/>
          <w:iCs/>
          <w:color w:val="44546A" w:themeColor="text2"/>
          <w:sz w:val="20"/>
          <w:szCs w:val="20"/>
        </w:rPr>
        <w:t>.</w:t>
      </w:r>
    </w:p>
    <w:p w:rsidRPr="00521602" w:rsidR="0052003A" w:rsidP="00A444E9" w:rsidRDefault="00735D59" w14:paraId="2C8AACAC" w14:textId="6A9CC840">
      <w:pPr>
        <w:rPr>
          <w:rFonts w:cstheme="majorHAnsi"/>
        </w:rPr>
      </w:pPr>
      <w:r>
        <w:rPr>
          <w:rFonts w:cstheme="majorHAnsi"/>
        </w:rPr>
        <w:t xml:space="preserve">En el servicio de Alcantarillado, en el </w:t>
      </w:r>
      <w:r w:rsidR="005A32C2">
        <w:rPr>
          <w:rFonts w:cstheme="majorHAnsi"/>
        </w:rPr>
        <w:t xml:space="preserve">2020 </w:t>
      </w:r>
      <w:r>
        <w:rPr>
          <w:rFonts w:cstheme="majorHAnsi"/>
        </w:rPr>
        <w:t xml:space="preserve">la entidad servía directamente 76 (29%) de los 262 municipios del país; al incluir la prestación por medio de </w:t>
      </w:r>
      <w:r w:rsidR="005A32C2">
        <w:rPr>
          <w:rFonts w:cstheme="majorHAnsi"/>
        </w:rPr>
        <w:t>operadores descentralizados</w:t>
      </w:r>
      <w:r>
        <w:rPr>
          <w:rFonts w:cstheme="majorHAnsi"/>
        </w:rPr>
        <w:t xml:space="preserve">, ese número se eleva a 85, es decir un </w:t>
      </w:r>
      <w:r w:rsidR="001017D4">
        <w:rPr>
          <w:rFonts w:cstheme="majorHAnsi"/>
        </w:rPr>
        <w:t>32</w:t>
      </w:r>
      <w:r w:rsidR="005A32C2">
        <w:rPr>
          <w:rFonts w:cstheme="majorHAnsi"/>
        </w:rPr>
        <w:t>,</w:t>
      </w:r>
      <w:r w:rsidR="001017D4">
        <w:rPr>
          <w:rFonts w:cstheme="majorHAnsi"/>
        </w:rPr>
        <w:t>4</w:t>
      </w:r>
      <w:r w:rsidR="005A32C2">
        <w:rPr>
          <w:rFonts w:cstheme="majorHAnsi"/>
        </w:rPr>
        <w:t>%</w:t>
      </w:r>
      <w:r>
        <w:rPr>
          <w:rFonts w:cstheme="majorHAnsi"/>
        </w:rPr>
        <w:t xml:space="preserve"> de total </w:t>
      </w:r>
      <w:r w:rsidR="00835C77">
        <w:rPr>
          <w:rFonts w:cstheme="majorHAnsi"/>
        </w:rPr>
        <w:t>de los municipios</w:t>
      </w:r>
      <w:r>
        <w:rPr>
          <w:rFonts w:cstheme="majorHAnsi"/>
        </w:rPr>
        <w:t>.</w:t>
      </w:r>
    </w:p>
    <w:p w:rsidRPr="00A35D8E" w:rsidR="00943DAE" w:rsidP="007733DF" w:rsidRDefault="00FD7E66" w14:paraId="4D6543F5" w14:textId="7FA3C1CD">
      <w:pPr>
        <w:pStyle w:val="Heading2"/>
        <w:rPr>
          <w:rFonts w:eastAsiaTheme="minorEastAsia" w:cstheme="majorHAnsi"/>
        </w:rPr>
      </w:pPr>
      <w:bookmarkStart w:name="_Toc104886461" w:id="12"/>
      <w:r>
        <w:rPr>
          <w:rFonts w:eastAsiaTheme="minorEastAsia" w:cstheme="majorHAnsi"/>
        </w:rPr>
        <w:lastRenderedPageBreak/>
        <w:t>POBLACIÓN ATENDIDA</w:t>
      </w:r>
      <w:bookmarkEnd w:id="12"/>
      <w:r>
        <w:rPr>
          <w:rFonts w:eastAsiaTheme="minorEastAsia" w:cstheme="majorHAnsi"/>
        </w:rPr>
        <w:t xml:space="preserve"> </w:t>
      </w:r>
    </w:p>
    <w:p w:rsidRPr="00EF1CDD" w:rsidR="00F55A9C" w:rsidP="000566F9" w:rsidRDefault="000566F9" w14:paraId="12706194" w14:textId="3C59E460">
      <w:pPr>
        <w:pStyle w:val="Heading3"/>
        <w:rPr>
          <w:rFonts w:cstheme="majorHAnsi"/>
        </w:rPr>
      </w:pPr>
      <w:bookmarkStart w:name="_Toc104886462" w:id="13"/>
      <w:r w:rsidRPr="00EF1CDD">
        <w:rPr>
          <w:rFonts w:cstheme="majorHAnsi"/>
        </w:rPr>
        <w:t xml:space="preserve">Cobertura de </w:t>
      </w:r>
      <w:r w:rsidRPr="00EF1CDD" w:rsidR="00FD1AE9">
        <w:rPr>
          <w:rFonts w:cstheme="majorHAnsi"/>
        </w:rPr>
        <w:t>agua potable</w:t>
      </w:r>
      <w:bookmarkEnd w:id="13"/>
      <w:r w:rsidRPr="006A2293" w:rsidR="00FD1AE9">
        <w:rPr>
          <w:rFonts w:cstheme="majorHAnsi"/>
        </w:rPr>
        <w:t xml:space="preserve"> </w:t>
      </w:r>
    </w:p>
    <w:p w:rsidR="00962B70" w:rsidP="00DA1F23" w:rsidRDefault="00EF6376" w14:paraId="4274AC8B" w14:textId="3B057A16">
      <w:pPr>
        <w:rPr>
          <w:rFonts w:cstheme="majorHAnsi"/>
        </w:rPr>
      </w:pPr>
      <w:r>
        <w:rPr>
          <w:rFonts w:cstheme="majorHAnsi"/>
        </w:rPr>
        <w:t xml:space="preserve">En </w:t>
      </w:r>
      <w:r w:rsidRPr="001F0615" w:rsidR="00F43B4B">
        <w:rPr>
          <w:rFonts w:cstheme="majorHAnsi"/>
        </w:rPr>
        <w:t xml:space="preserve">el año 2020 </w:t>
      </w:r>
      <w:r>
        <w:rPr>
          <w:rFonts w:cstheme="majorHAnsi"/>
        </w:rPr>
        <w:t xml:space="preserve">ANDA sirvió </w:t>
      </w:r>
      <w:r w:rsidR="005863FD">
        <w:rPr>
          <w:rFonts w:cstheme="majorHAnsi"/>
        </w:rPr>
        <w:t xml:space="preserve">directamente </w:t>
      </w:r>
      <w:r w:rsidR="00D00EA6">
        <w:rPr>
          <w:rFonts w:cstheme="majorHAnsi"/>
        </w:rPr>
        <w:t>cerca</w:t>
      </w:r>
      <w:r>
        <w:rPr>
          <w:rFonts w:cstheme="majorHAnsi"/>
        </w:rPr>
        <w:t xml:space="preserve"> de</w:t>
      </w:r>
      <w:r w:rsidR="00A30FAA">
        <w:rPr>
          <w:rFonts w:cstheme="majorHAnsi"/>
        </w:rPr>
        <w:t xml:space="preserve"> 5,1 millones de </w:t>
      </w:r>
      <w:r w:rsidR="008D7063">
        <w:rPr>
          <w:rFonts w:cstheme="majorHAnsi"/>
        </w:rPr>
        <w:t xml:space="preserve">habitantes </w:t>
      </w:r>
      <w:r w:rsidR="003A3FDE">
        <w:rPr>
          <w:rFonts w:cstheme="majorHAnsi"/>
        </w:rPr>
        <w:t>(</w:t>
      </w:r>
      <w:r w:rsidRPr="00A35D8E" w:rsidR="00893D03">
        <w:rPr>
          <w:rFonts w:cstheme="majorHAnsi"/>
        </w:rPr>
        <w:t>74,2%</w:t>
      </w:r>
      <w:r>
        <w:rPr>
          <w:rFonts w:cstheme="majorHAnsi"/>
        </w:rPr>
        <w:t xml:space="preserve"> de</w:t>
      </w:r>
      <w:r w:rsidR="00724029">
        <w:rPr>
          <w:rFonts w:cstheme="majorHAnsi"/>
        </w:rPr>
        <w:t xml:space="preserve"> la población del país</w:t>
      </w:r>
      <w:r w:rsidR="003A3FDE">
        <w:rPr>
          <w:rFonts w:cstheme="majorHAnsi"/>
        </w:rPr>
        <w:t>)</w:t>
      </w:r>
      <w:r w:rsidR="00724029">
        <w:rPr>
          <w:rFonts w:cstheme="majorHAnsi"/>
        </w:rPr>
        <w:t xml:space="preserve">, con </w:t>
      </w:r>
      <w:r w:rsidR="008D7063">
        <w:rPr>
          <w:rFonts w:cstheme="majorHAnsi"/>
        </w:rPr>
        <w:t>4 millones</w:t>
      </w:r>
      <w:r w:rsidR="00C7657A">
        <w:rPr>
          <w:rFonts w:cstheme="majorHAnsi"/>
        </w:rPr>
        <w:t xml:space="preserve"> </w:t>
      </w:r>
      <w:r w:rsidR="00724029">
        <w:rPr>
          <w:rFonts w:cstheme="majorHAnsi"/>
        </w:rPr>
        <w:t xml:space="preserve">en las zonas urbanas </w:t>
      </w:r>
      <w:r w:rsidR="00C7657A">
        <w:rPr>
          <w:rFonts w:cstheme="majorHAnsi"/>
        </w:rPr>
        <w:t>(93,5%</w:t>
      </w:r>
      <w:r w:rsidR="00724029">
        <w:rPr>
          <w:rFonts w:cstheme="majorHAnsi"/>
        </w:rPr>
        <w:t xml:space="preserve"> del total urbano del país</w:t>
      </w:r>
      <w:r w:rsidR="00C7657A">
        <w:rPr>
          <w:rFonts w:cstheme="majorHAnsi"/>
        </w:rPr>
        <w:t>)</w:t>
      </w:r>
      <w:r w:rsidRPr="00A30FAA" w:rsidR="00EE4234">
        <w:rPr>
          <w:rFonts w:cstheme="majorHAnsi"/>
        </w:rPr>
        <w:t xml:space="preserve"> y </w:t>
      </w:r>
      <w:r w:rsidR="00DB6110">
        <w:rPr>
          <w:rFonts w:cstheme="majorHAnsi"/>
        </w:rPr>
        <w:t>1</w:t>
      </w:r>
      <w:r w:rsidR="00345520">
        <w:rPr>
          <w:rFonts w:cstheme="majorHAnsi"/>
        </w:rPr>
        <w:t>,1</w:t>
      </w:r>
      <w:r w:rsidR="00DB6110">
        <w:rPr>
          <w:rFonts w:cstheme="majorHAnsi"/>
        </w:rPr>
        <w:t xml:space="preserve"> </w:t>
      </w:r>
      <w:r w:rsidR="00B445AD">
        <w:rPr>
          <w:rFonts w:cstheme="majorHAnsi"/>
        </w:rPr>
        <w:t>millón</w:t>
      </w:r>
      <w:r w:rsidR="00DB6110">
        <w:rPr>
          <w:rFonts w:cstheme="majorHAnsi"/>
        </w:rPr>
        <w:t xml:space="preserve"> </w:t>
      </w:r>
      <w:r w:rsidR="00724029">
        <w:rPr>
          <w:rFonts w:cstheme="majorHAnsi"/>
        </w:rPr>
        <w:t xml:space="preserve">en </w:t>
      </w:r>
      <w:r w:rsidRPr="00A30FAA" w:rsidR="00724029">
        <w:rPr>
          <w:rFonts w:cstheme="majorHAnsi"/>
        </w:rPr>
        <w:t>las zonas rurales</w:t>
      </w:r>
      <w:r w:rsidR="00724029">
        <w:rPr>
          <w:rFonts w:cstheme="majorHAnsi"/>
        </w:rPr>
        <w:t xml:space="preserve"> </w:t>
      </w:r>
      <w:r w:rsidR="00DB6110">
        <w:rPr>
          <w:rFonts w:cstheme="majorHAnsi"/>
        </w:rPr>
        <w:t>(41%</w:t>
      </w:r>
      <w:r w:rsidR="00724029">
        <w:rPr>
          <w:rFonts w:cstheme="majorHAnsi"/>
        </w:rPr>
        <w:t xml:space="preserve"> del total rural del país</w:t>
      </w:r>
      <w:r w:rsidR="00DB6110">
        <w:rPr>
          <w:rFonts w:cstheme="majorHAnsi"/>
        </w:rPr>
        <w:t>)</w:t>
      </w:r>
      <w:r w:rsidRPr="00A30FAA" w:rsidR="001D4AAE">
        <w:rPr>
          <w:rFonts w:cstheme="majorHAnsi"/>
        </w:rPr>
        <w:t>.</w:t>
      </w:r>
      <w:r w:rsidRPr="00A30FAA" w:rsidR="001212D9">
        <w:rPr>
          <w:rFonts w:cstheme="majorHAnsi"/>
        </w:rPr>
        <w:t xml:space="preserve"> Al </w:t>
      </w:r>
      <w:r w:rsidR="00724029">
        <w:rPr>
          <w:rFonts w:cstheme="majorHAnsi"/>
        </w:rPr>
        <w:t xml:space="preserve">incluir </w:t>
      </w:r>
      <w:r w:rsidRPr="00A30FAA" w:rsidR="003511D6">
        <w:rPr>
          <w:rFonts w:cstheme="majorHAnsi"/>
        </w:rPr>
        <w:t>la</w:t>
      </w:r>
      <w:r w:rsidR="00724029">
        <w:rPr>
          <w:rFonts w:cstheme="majorHAnsi"/>
        </w:rPr>
        <w:t xml:space="preserve"> población cubierta </w:t>
      </w:r>
      <w:r w:rsidRPr="00A30FAA" w:rsidR="003511D6">
        <w:rPr>
          <w:rFonts w:cstheme="majorHAnsi"/>
        </w:rPr>
        <w:t xml:space="preserve">por </w:t>
      </w:r>
      <w:r w:rsidRPr="00BD14CB" w:rsidR="001212D9">
        <w:rPr>
          <w:rFonts w:cstheme="majorHAnsi"/>
        </w:rPr>
        <w:t xml:space="preserve">los </w:t>
      </w:r>
      <w:r w:rsidRPr="00A57026" w:rsidR="00522AB8">
        <w:rPr>
          <w:rFonts w:cstheme="majorHAnsi"/>
        </w:rPr>
        <w:t>operadores descentralizados</w:t>
      </w:r>
      <w:r w:rsidRPr="00BD14CB" w:rsidR="00522AB8">
        <w:rPr>
          <w:rFonts w:cstheme="majorHAnsi"/>
        </w:rPr>
        <w:t xml:space="preserve"> </w:t>
      </w:r>
      <w:r w:rsidR="00835C77">
        <w:rPr>
          <w:rFonts w:cstheme="majorHAnsi"/>
        </w:rPr>
        <w:t>sus servicios de agua llegan</w:t>
      </w:r>
      <w:r w:rsidR="005863FD">
        <w:rPr>
          <w:rFonts w:cstheme="majorHAnsi"/>
        </w:rPr>
        <w:t xml:space="preserve"> a </w:t>
      </w:r>
      <w:r w:rsidR="00724029">
        <w:rPr>
          <w:rFonts w:cstheme="majorHAnsi"/>
        </w:rPr>
        <w:t xml:space="preserve">5,2 millones de habitantes, es decir cerca del </w:t>
      </w:r>
      <w:r w:rsidRPr="003D4E2F" w:rsidR="00353A43">
        <w:rPr>
          <w:rFonts w:cstheme="majorHAnsi"/>
        </w:rPr>
        <w:t>76%</w:t>
      </w:r>
      <w:r w:rsidR="00345520">
        <w:rPr>
          <w:rFonts w:cstheme="majorHAnsi"/>
        </w:rPr>
        <w:t xml:space="preserve"> </w:t>
      </w:r>
      <w:r w:rsidR="00724029">
        <w:rPr>
          <w:rFonts w:cstheme="majorHAnsi"/>
        </w:rPr>
        <w:t>de la población del país.</w:t>
      </w:r>
    </w:p>
    <w:p w:rsidRPr="00F9315D" w:rsidR="00F9315D" w:rsidP="00F9315D" w:rsidRDefault="00F9315D" w14:paraId="3AB5F5D7" w14:textId="343C0AD2">
      <w:pPr>
        <w:pStyle w:val="Caption"/>
        <w:rPr>
          <w:rFonts w:cstheme="majorHAnsi"/>
          <w:sz w:val="22"/>
          <w:szCs w:val="22"/>
        </w:rPr>
      </w:pPr>
      <w:bookmarkStart w:name="_Toc104306502" w:id="14"/>
      <w:r w:rsidRPr="00F9315D">
        <w:rPr>
          <w:rFonts w:cstheme="majorHAnsi"/>
          <w:sz w:val="22"/>
          <w:szCs w:val="22"/>
        </w:rPr>
        <w:t xml:space="preserve">Tabla </w:t>
      </w:r>
      <w:r w:rsidRPr="00F9315D">
        <w:rPr>
          <w:rFonts w:cstheme="majorHAnsi"/>
          <w:sz w:val="22"/>
          <w:szCs w:val="22"/>
        </w:rPr>
        <w:fldChar w:fldCharType="begin"/>
      </w:r>
      <w:r w:rsidRPr="00F9315D">
        <w:rPr>
          <w:rFonts w:cstheme="majorHAnsi"/>
          <w:sz w:val="22"/>
          <w:szCs w:val="22"/>
        </w:rPr>
        <w:instrText xml:space="preserve"> SEQ Tabla \* ARABIC </w:instrText>
      </w:r>
      <w:r w:rsidRPr="00F9315D">
        <w:rPr>
          <w:rFonts w:cstheme="majorHAnsi"/>
          <w:sz w:val="22"/>
          <w:szCs w:val="22"/>
        </w:rPr>
        <w:fldChar w:fldCharType="separate"/>
      </w:r>
      <w:r w:rsidR="008F06E6">
        <w:rPr>
          <w:rFonts w:cstheme="majorHAnsi"/>
          <w:noProof/>
          <w:sz w:val="22"/>
          <w:szCs w:val="22"/>
        </w:rPr>
        <w:t>4</w:t>
      </w:r>
      <w:r w:rsidRPr="00F9315D">
        <w:rPr>
          <w:rFonts w:cstheme="majorHAnsi"/>
          <w:sz w:val="22"/>
          <w:szCs w:val="22"/>
        </w:rPr>
        <w:fldChar w:fldCharType="end"/>
      </w:r>
      <w:r>
        <w:rPr>
          <w:rFonts w:cstheme="majorHAnsi"/>
          <w:sz w:val="22"/>
          <w:szCs w:val="22"/>
        </w:rPr>
        <w:t xml:space="preserve"> Habitantes </w:t>
      </w:r>
      <w:r w:rsidR="00724029">
        <w:rPr>
          <w:rFonts w:cstheme="majorHAnsi"/>
          <w:sz w:val="22"/>
          <w:szCs w:val="22"/>
        </w:rPr>
        <w:t xml:space="preserve">servidos con </w:t>
      </w:r>
      <w:r w:rsidR="00101581">
        <w:rPr>
          <w:rFonts w:cstheme="majorHAnsi"/>
          <w:sz w:val="22"/>
          <w:szCs w:val="22"/>
        </w:rPr>
        <w:t>agua potable por zonas y operadores 2020</w:t>
      </w:r>
      <w:bookmarkEnd w:id="14"/>
    </w:p>
    <w:tbl>
      <w:tblPr>
        <w:tblW w:w="8654" w:type="dxa"/>
        <w:tblCellMar>
          <w:left w:w="70" w:type="dxa"/>
          <w:right w:w="70" w:type="dxa"/>
        </w:tblCellMar>
        <w:tblLook w:val="04A0" w:firstRow="1" w:lastRow="0" w:firstColumn="1" w:lastColumn="0" w:noHBand="0" w:noVBand="1"/>
      </w:tblPr>
      <w:tblGrid>
        <w:gridCol w:w="3593"/>
        <w:gridCol w:w="1646"/>
        <w:gridCol w:w="1747"/>
        <w:gridCol w:w="1668"/>
      </w:tblGrid>
      <w:tr w:rsidRPr="00C5397C" w:rsidR="003D4E2F" w:rsidTr="00F9315D" w14:paraId="5BB0F920" w14:textId="77777777">
        <w:trPr>
          <w:trHeight w:val="453"/>
        </w:trPr>
        <w:tc>
          <w:tcPr>
            <w:tcW w:w="3593" w:type="dxa"/>
            <w:tcBorders>
              <w:top w:val="single" w:color="auto" w:sz="4" w:space="0"/>
              <w:left w:val="single" w:color="auto" w:sz="4" w:space="0"/>
              <w:bottom w:val="single" w:color="auto" w:sz="4" w:space="0"/>
              <w:right w:val="single" w:color="auto" w:sz="4" w:space="0"/>
            </w:tcBorders>
            <w:shd w:val="clear" w:color="4472C4" w:fill="4472C4"/>
            <w:vAlign w:val="center"/>
            <w:hideMark/>
          </w:tcPr>
          <w:p w:rsidRPr="00C5397C" w:rsidR="00C5397C" w:rsidP="00F9315D" w:rsidRDefault="00C5397C" w14:paraId="20B27523" w14:textId="77777777">
            <w:pPr>
              <w:spacing w:after="0" w:line="240" w:lineRule="auto"/>
              <w:jc w:val="center"/>
              <w:rPr>
                <w:rFonts w:ascii="Calibri" w:hAnsi="Calibri" w:eastAsia="Times New Roman" w:cs="Calibri"/>
                <w:b/>
                <w:bCs/>
                <w:color w:val="FFFFFF"/>
                <w:sz w:val="18"/>
                <w:szCs w:val="18"/>
                <w:lang w:eastAsia="es-CO"/>
              </w:rPr>
            </w:pPr>
            <w:r w:rsidRPr="00C5397C">
              <w:rPr>
                <w:rFonts w:ascii="Calibri" w:hAnsi="Calibri" w:eastAsia="Times New Roman" w:cs="Calibri"/>
                <w:b/>
                <w:bCs/>
                <w:color w:val="FFFFFF"/>
                <w:sz w:val="18"/>
                <w:szCs w:val="18"/>
                <w:lang w:eastAsia="es-CO"/>
              </w:rPr>
              <w:t>CONCEPTO</w:t>
            </w:r>
          </w:p>
        </w:tc>
        <w:tc>
          <w:tcPr>
            <w:tcW w:w="1646" w:type="dxa"/>
            <w:tcBorders>
              <w:top w:val="single" w:color="auto" w:sz="4" w:space="0"/>
              <w:left w:val="nil"/>
              <w:bottom w:val="single" w:color="auto" w:sz="4" w:space="0"/>
              <w:right w:val="single" w:color="auto" w:sz="4" w:space="0"/>
            </w:tcBorders>
            <w:shd w:val="clear" w:color="4472C4" w:fill="4472C4"/>
            <w:vAlign w:val="center"/>
            <w:hideMark/>
          </w:tcPr>
          <w:p w:rsidRPr="00C5397C" w:rsidR="00C5397C" w:rsidP="00F9315D" w:rsidRDefault="00C5397C" w14:paraId="794492CF" w14:textId="77777777">
            <w:pPr>
              <w:spacing w:after="0" w:line="240" w:lineRule="auto"/>
              <w:jc w:val="center"/>
              <w:rPr>
                <w:rFonts w:ascii="Calibri" w:hAnsi="Calibri" w:eastAsia="Times New Roman" w:cs="Calibri"/>
                <w:b/>
                <w:bCs/>
                <w:color w:val="FFFFFF"/>
                <w:sz w:val="18"/>
                <w:szCs w:val="18"/>
                <w:lang w:eastAsia="es-CO"/>
              </w:rPr>
            </w:pPr>
            <w:r w:rsidRPr="00C5397C">
              <w:rPr>
                <w:rFonts w:ascii="Calibri" w:hAnsi="Calibri" w:eastAsia="Times New Roman" w:cs="Calibri"/>
                <w:b/>
                <w:bCs/>
                <w:color w:val="FFFFFF"/>
                <w:sz w:val="18"/>
                <w:szCs w:val="18"/>
                <w:lang w:eastAsia="es-CO"/>
              </w:rPr>
              <w:t>ANDA</w:t>
            </w:r>
          </w:p>
        </w:tc>
        <w:tc>
          <w:tcPr>
            <w:tcW w:w="1747" w:type="dxa"/>
            <w:tcBorders>
              <w:top w:val="single" w:color="auto" w:sz="4" w:space="0"/>
              <w:left w:val="nil"/>
              <w:bottom w:val="single" w:color="auto" w:sz="4" w:space="0"/>
              <w:right w:val="single" w:color="auto" w:sz="4" w:space="0"/>
            </w:tcBorders>
            <w:shd w:val="clear" w:color="4472C4" w:fill="4472C4"/>
            <w:vAlign w:val="center"/>
            <w:hideMark/>
          </w:tcPr>
          <w:p w:rsidRPr="00C5397C" w:rsidR="00C5397C" w:rsidP="00F9315D" w:rsidRDefault="00C5397C" w14:paraId="56C0F9E5" w14:textId="77777777">
            <w:pPr>
              <w:spacing w:after="0" w:line="240" w:lineRule="auto"/>
              <w:jc w:val="center"/>
              <w:rPr>
                <w:rFonts w:ascii="Calibri" w:hAnsi="Calibri" w:eastAsia="Times New Roman" w:cs="Calibri"/>
                <w:b/>
                <w:bCs/>
                <w:color w:val="FFFFFF"/>
                <w:sz w:val="18"/>
                <w:szCs w:val="18"/>
                <w:lang w:eastAsia="es-CO"/>
              </w:rPr>
            </w:pPr>
            <w:r w:rsidRPr="00C5397C">
              <w:rPr>
                <w:rFonts w:ascii="Calibri" w:hAnsi="Calibri" w:eastAsia="Times New Roman" w:cs="Calibri"/>
                <w:b/>
                <w:bCs/>
                <w:color w:val="FFFFFF"/>
                <w:sz w:val="18"/>
                <w:szCs w:val="18"/>
                <w:lang w:eastAsia="es-CO"/>
              </w:rPr>
              <w:t>OPERADORES DESCENTRALIZADOS</w:t>
            </w:r>
          </w:p>
        </w:tc>
        <w:tc>
          <w:tcPr>
            <w:tcW w:w="1668" w:type="dxa"/>
            <w:tcBorders>
              <w:top w:val="single" w:color="auto" w:sz="4" w:space="0"/>
              <w:left w:val="nil"/>
              <w:bottom w:val="single" w:color="auto" w:sz="4" w:space="0"/>
              <w:right w:val="single" w:color="auto" w:sz="4" w:space="0"/>
            </w:tcBorders>
            <w:shd w:val="clear" w:color="4472C4" w:fill="4472C4"/>
            <w:vAlign w:val="center"/>
            <w:hideMark/>
          </w:tcPr>
          <w:p w:rsidRPr="00C5397C" w:rsidR="00C5397C" w:rsidP="00F9315D" w:rsidRDefault="00C5397C" w14:paraId="443FB935" w14:textId="77777777">
            <w:pPr>
              <w:spacing w:after="0" w:line="240" w:lineRule="auto"/>
              <w:jc w:val="center"/>
              <w:rPr>
                <w:rFonts w:ascii="Calibri" w:hAnsi="Calibri" w:eastAsia="Times New Roman" w:cs="Calibri"/>
                <w:b/>
                <w:bCs/>
                <w:color w:val="FFFFFF"/>
                <w:sz w:val="18"/>
                <w:szCs w:val="18"/>
                <w:lang w:eastAsia="es-CO"/>
              </w:rPr>
            </w:pPr>
            <w:r w:rsidRPr="00C5397C">
              <w:rPr>
                <w:rFonts w:ascii="Calibri" w:hAnsi="Calibri" w:eastAsia="Times New Roman" w:cs="Calibri"/>
                <w:b/>
                <w:bCs/>
                <w:color w:val="FFFFFF"/>
                <w:sz w:val="18"/>
                <w:szCs w:val="18"/>
                <w:lang w:eastAsia="es-CO"/>
              </w:rPr>
              <w:t>ANDA + OPERADORES DESCENTRALIZADOS</w:t>
            </w:r>
          </w:p>
        </w:tc>
      </w:tr>
      <w:tr w:rsidRPr="00C5397C" w:rsidR="00F9315D" w:rsidTr="00F9315D" w14:paraId="17773CCC" w14:textId="77777777">
        <w:trPr>
          <w:trHeight w:val="226"/>
        </w:trPr>
        <w:tc>
          <w:tcPr>
            <w:tcW w:w="3593" w:type="dxa"/>
            <w:tcBorders>
              <w:top w:val="nil"/>
              <w:left w:val="single" w:color="auto" w:sz="4" w:space="0"/>
              <w:bottom w:val="single" w:color="auto" w:sz="4" w:space="0"/>
              <w:right w:val="single" w:color="auto" w:sz="4" w:space="0"/>
            </w:tcBorders>
            <w:shd w:val="clear" w:color="D9E1F2" w:fill="D9E1F2"/>
            <w:noWrap/>
            <w:vAlign w:val="center"/>
            <w:hideMark/>
          </w:tcPr>
          <w:p w:rsidRPr="00C5397C" w:rsidR="00C5397C" w:rsidP="00F9315D" w:rsidRDefault="003822DC" w14:paraId="2F52166B" w14:textId="2533C310">
            <w:pPr>
              <w:spacing w:after="0" w:line="240" w:lineRule="auto"/>
              <w:jc w:val="center"/>
              <w:rPr>
                <w:rFonts w:eastAsia="Times New Roman" w:cstheme="majorHAnsi"/>
                <w:color w:val="000000"/>
                <w:sz w:val="18"/>
                <w:szCs w:val="18"/>
                <w:lang w:eastAsia="es-CO"/>
              </w:rPr>
            </w:pPr>
            <w:r w:rsidRPr="00C5397C">
              <w:rPr>
                <w:rFonts w:eastAsia="Times New Roman" w:cstheme="majorHAnsi"/>
                <w:color w:val="000000"/>
                <w:sz w:val="18"/>
                <w:szCs w:val="18"/>
                <w:lang w:eastAsia="es-CO"/>
              </w:rPr>
              <w:t>Habitantes Con Cobertura Zona Urbana</w:t>
            </w:r>
          </w:p>
        </w:tc>
        <w:tc>
          <w:tcPr>
            <w:tcW w:w="1646" w:type="dxa"/>
            <w:tcBorders>
              <w:top w:val="nil"/>
              <w:left w:val="nil"/>
              <w:bottom w:val="single" w:color="auto" w:sz="4" w:space="0"/>
              <w:right w:val="single" w:color="auto" w:sz="4" w:space="0"/>
            </w:tcBorders>
            <w:shd w:val="clear" w:color="D9E1F2" w:fill="D9E1F2"/>
            <w:noWrap/>
            <w:vAlign w:val="center"/>
            <w:hideMark/>
          </w:tcPr>
          <w:p w:rsidRPr="00C5397C" w:rsidR="00C5397C" w:rsidP="00FD7E66" w:rsidRDefault="00C5397C" w14:paraId="7B32DFE2" w14:textId="5FDD2719">
            <w:pPr>
              <w:spacing w:after="0" w:line="240" w:lineRule="auto"/>
              <w:ind w:right="213"/>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4.002.342</w:t>
            </w:r>
          </w:p>
        </w:tc>
        <w:tc>
          <w:tcPr>
            <w:tcW w:w="1747" w:type="dxa"/>
            <w:tcBorders>
              <w:top w:val="nil"/>
              <w:left w:val="nil"/>
              <w:bottom w:val="single" w:color="auto" w:sz="4" w:space="0"/>
              <w:right w:val="single" w:color="auto" w:sz="4" w:space="0"/>
            </w:tcBorders>
            <w:shd w:val="clear" w:color="D9E1F2" w:fill="D9E1F2"/>
            <w:noWrap/>
            <w:vAlign w:val="center"/>
            <w:hideMark/>
          </w:tcPr>
          <w:p w:rsidRPr="00C5397C" w:rsidR="00C5397C" w:rsidP="00FD7E66" w:rsidRDefault="00C5397C" w14:paraId="69C3D936" w14:textId="0C806C07">
            <w:pPr>
              <w:spacing w:after="0" w:line="240" w:lineRule="auto"/>
              <w:ind w:right="256"/>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96.761</w:t>
            </w:r>
          </w:p>
        </w:tc>
        <w:tc>
          <w:tcPr>
            <w:tcW w:w="1668" w:type="dxa"/>
            <w:tcBorders>
              <w:top w:val="nil"/>
              <w:left w:val="nil"/>
              <w:bottom w:val="single" w:color="auto" w:sz="4" w:space="0"/>
              <w:right w:val="single" w:color="auto" w:sz="4" w:space="0"/>
            </w:tcBorders>
            <w:shd w:val="clear" w:color="D9E1F2" w:fill="D9E1F2"/>
            <w:noWrap/>
            <w:vAlign w:val="center"/>
            <w:hideMark/>
          </w:tcPr>
          <w:p w:rsidRPr="00C5397C" w:rsidR="00C5397C" w:rsidP="00FD7E66" w:rsidRDefault="00C5397C" w14:paraId="1970CD0D" w14:textId="2E8A5893">
            <w:pPr>
              <w:spacing w:after="0" w:line="240" w:lineRule="auto"/>
              <w:ind w:right="222"/>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4.099.103</w:t>
            </w:r>
          </w:p>
        </w:tc>
      </w:tr>
      <w:tr w:rsidRPr="00C5397C" w:rsidR="00C5397C" w:rsidTr="00F9315D" w14:paraId="6F008743" w14:textId="77777777">
        <w:trPr>
          <w:trHeight w:val="226"/>
        </w:trPr>
        <w:tc>
          <w:tcPr>
            <w:tcW w:w="3593" w:type="dxa"/>
            <w:tcBorders>
              <w:top w:val="nil"/>
              <w:left w:val="single" w:color="auto" w:sz="4" w:space="0"/>
              <w:bottom w:val="single" w:color="auto" w:sz="4" w:space="0"/>
              <w:right w:val="single" w:color="auto" w:sz="4" w:space="0"/>
            </w:tcBorders>
            <w:shd w:val="clear" w:color="auto" w:fill="auto"/>
            <w:noWrap/>
            <w:vAlign w:val="center"/>
            <w:hideMark/>
          </w:tcPr>
          <w:p w:rsidRPr="00C5397C" w:rsidR="00C5397C" w:rsidP="00F9315D" w:rsidRDefault="00C5397C" w14:paraId="5464261D" w14:textId="0C74D5A6">
            <w:pPr>
              <w:spacing w:after="0" w:line="240" w:lineRule="auto"/>
              <w:jc w:val="center"/>
              <w:rPr>
                <w:rFonts w:eastAsia="Times New Roman" w:cstheme="majorHAnsi"/>
                <w:color w:val="000000"/>
                <w:sz w:val="18"/>
                <w:szCs w:val="18"/>
                <w:lang w:eastAsia="es-CO"/>
              </w:rPr>
            </w:pPr>
            <w:r w:rsidRPr="00C5397C">
              <w:rPr>
                <w:rFonts w:eastAsia="Times New Roman" w:cstheme="majorHAnsi"/>
                <w:color w:val="000000"/>
                <w:sz w:val="18"/>
                <w:szCs w:val="18"/>
                <w:lang w:eastAsia="es-CO"/>
              </w:rPr>
              <w:t>Conexión domiciliaria</w:t>
            </w:r>
          </w:p>
        </w:tc>
        <w:tc>
          <w:tcPr>
            <w:tcW w:w="1646"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211715BB" w14:textId="000409CE">
            <w:pPr>
              <w:spacing w:after="0" w:line="240" w:lineRule="auto"/>
              <w:ind w:right="213"/>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3.775.967</w:t>
            </w:r>
          </w:p>
        </w:tc>
        <w:tc>
          <w:tcPr>
            <w:tcW w:w="1747"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0DA96FB1" w14:textId="27BC1A7A">
            <w:pPr>
              <w:spacing w:after="0" w:line="240" w:lineRule="auto"/>
              <w:ind w:right="256"/>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95.511</w:t>
            </w:r>
          </w:p>
        </w:tc>
        <w:tc>
          <w:tcPr>
            <w:tcW w:w="1668"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382E9B17" w14:textId="0A70B02B">
            <w:pPr>
              <w:spacing w:after="0" w:line="240" w:lineRule="auto"/>
              <w:ind w:right="222"/>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3.871.478</w:t>
            </w:r>
          </w:p>
        </w:tc>
      </w:tr>
      <w:tr w:rsidRPr="00C5397C" w:rsidR="00C5397C" w:rsidTr="00F9315D" w14:paraId="0A114D7B" w14:textId="77777777">
        <w:trPr>
          <w:trHeight w:val="226"/>
        </w:trPr>
        <w:tc>
          <w:tcPr>
            <w:tcW w:w="3593" w:type="dxa"/>
            <w:tcBorders>
              <w:top w:val="nil"/>
              <w:left w:val="single" w:color="auto" w:sz="4" w:space="0"/>
              <w:bottom w:val="single" w:color="auto" w:sz="4" w:space="0"/>
              <w:right w:val="single" w:color="auto" w:sz="4" w:space="0"/>
            </w:tcBorders>
            <w:shd w:val="clear" w:color="auto" w:fill="auto"/>
            <w:noWrap/>
            <w:vAlign w:val="center"/>
            <w:hideMark/>
          </w:tcPr>
          <w:p w:rsidRPr="00C5397C" w:rsidR="00C5397C" w:rsidP="00F9315D" w:rsidRDefault="00C5397C" w14:paraId="0252013E" w14:textId="77777777">
            <w:pPr>
              <w:spacing w:after="0" w:line="240" w:lineRule="auto"/>
              <w:jc w:val="center"/>
              <w:rPr>
                <w:rFonts w:eastAsia="Times New Roman" w:cstheme="majorHAnsi"/>
                <w:color w:val="000000"/>
                <w:sz w:val="18"/>
                <w:szCs w:val="18"/>
                <w:lang w:eastAsia="es-CO"/>
              </w:rPr>
            </w:pPr>
            <w:r w:rsidRPr="00C5397C">
              <w:rPr>
                <w:rFonts w:eastAsia="Times New Roman" w:cstheme="majorHAnsi"/>
                <w:color w:val="000000"/>
                <w:sz w:val="18"/>
                <w:szCs w:val="18"/>
                <w:lang w:eastAsia="es-CO"/>
              </w:rPr>
              <w:t>Canteras y pilas públicas</w:t>
            </w:r>
          </w:p>
        </w:tc>
        <w:tc>
          <w:tcPr>
            <w:tcW w:w="1646"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1F064A38" w14:textId="7C85B668">
            <w:pPr>
              <w:spacing w:after="0" w:line="240" w:lineRule="auto"/>
              <w:ind w:right="213"/>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226.375</w:t>
            </w:r>
          </w:p>
        </w:tc>
        <w:tc>
          <w:tcPr>
            <w:tcW w:w="1747"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4F59FDA4" w14:textId="7837E5DC">
            <w:pPr>
              <w:spacing w:after="0" w:line="240" w:lineRule="auto"/>
              <w:ind w:right="256"/>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1.250</w:t>
            </w:r>
          </w:p>
        </w:tc>
        <w:tc>
          <w:tcPr>
            <w:tcW w:w="1668"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4A646F5E" w14:textId="5137DA68">
            <w:pPr>
              <w:spacing w:after="0" w:line="240" w:lineRule="auto"/>
              <w:ind w:right="222"/>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227.625</w:t>
            </w:r>
          </w:p>
        </w:tc>
      </w:tr>
      <w:tr w:rsidRPr="00C5397C" w:rsidR="00F9315D" w:rsidTr="00F9315D" w14:paraId="396B5C21" w14:textId="77777777">
        <w:trPr>
          <w:trHeight w:val="226"/>
        </w:trPr>
        <w:tc>
          <w:tcPr>
            <w:tcW w:w="3593" w:type="dxa"/>
            <w:tcBorders>
              <w:top w:val="nil"/>
              <w:left w:val="single" w:color="auto" w:sz="4" w:space="0"/>
              <w:bottom w:val="single" w:color="auto" w:sz="4" w:space="0"/>
              <w:right w:val="single" w:color="auto" w:sz="4" w:space="0"/>
            </w:tcBorders>
            <w:shd w:val="clear" w:color="D9E1F2" w:fill="D9E1F2"/>
            <w:noWrap/>
            <w:vAlign w:val="center"/>
            <w:hideMark/>
          </w:tcPr>
          <w:p w:rsidRPr="00C5397C" w:rsidR="00C5397C" w:rsidP="00F9315D" w:rsidRDefault="003822DC" w14:paraId="54D6237A" w14:textId="77777777">
            <w:pPr>
              <w:spacing w:after="0" w:line="240" w:lineRule="auto"/>
              <w:jc w:val="center"/>
              <w:rPr>
                <w:rFonts w:eastAsia="Times New Roman" w:cstheme="majorHAnsi"/>
                <w:color w:val="000000"/>
                <w:sz w:val="18"/>
                <w:szCs w:val="18"/>
                <w:lang w:eastAsia="es-CO"/>
              </w:rPr>
            </w:pPr>
            <w:r w:rsidRPr="00C5397C">
              <w:rPr>
                <w:rFonts w:eastAsia="Times New Roman" w:cstheme="majorHAnsi"/>
                <w:color w:val="000000"/>
                <w:sz w:val="18"/>
                <w:szCs w:val="18"/>
                <w:lang w:eastAsia="es-CO"/>
              </w:rPr>
              <w:t>Habitantes Con Cobertura Zona Rural</w:t>
            </w:r>
          </w:p>
        </w:tc>
        <w:tc>
          <w:tcPr>
            <w:tcW w:w="1646" w:type="dxa"/>
            <w:tcBorders>
              <w:top w:val="nil"/>
              <w:left w:val="nil"/>
              <w:bottom w:val="single" w:color="auto" w:sz="4" w:space="0"/>
              <w:right w:val="single" w:color="auto" w:sz="4" w:space="0"/>
            </w:tcBorders>
            <w:shd w:val="clear" w:color="D9E1F2" w:fill="D9E1F2"/>
            <w:noWrap/>
            <w:vAlign w:val="center"/>
            <w:hideMark/>
          </w:tcPr>
          <w:p w:rsidRPr="00C5397C" w:rsidR="00C5397C" w:rsidP="00FD7E66" w:rsidRDefault="00C5397C" w14:paraId="361BD736" w14:textId="56402598">
            <w:pPr>
              <w:spacing w:after="0" w:line="240" w:lineRule="auto"/>
              <w:ind w:right="213"/>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1.049.033</w:t>
            </w:r>
          </w:p>
        </w:tc>
        <w:tc>
          <w:tcPr>
            <w:tcW w:w="1747" w:type="dxa"/>
            <w:tcBorders>
              <w:top w:val="nil"/>
              <w:left w:val="nil"/>
              <w:bottom w:val="single" w:color="auto" w:sz="4" w:space="0"/>
              <w:right w:val="single" w:color="auto" w:sz="4" w:space="0"/>
            </w:tcBorders>
            <w:shd w:val="clear" w:color="D9E1F2" w:fill="D9E1F2"/>
            <w:noWrap/>
            <w:vAlign w:val="center"/>
            <w:hideMark/>
          </w:tcPr>
          <w:p w:rsidRPr="00C5397C" w:rsidR="00C5397C" w:rsidP="00FD7E66" w:rsidRDefault="00C5397C" w14:paraId="651C0EED" w14:textId="6FC578EC">
            <w:pPr>
              <w:spacing w:after="0" w:line="240" w:lineRule="auto"/>
              <w:ind w:right="256"/>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20.886</w:t>
            </w:r>
          </w:p>
        </w:tc>
        <w:tc>
          <w:tcPr>
            <w:tcW w:w="1668" w:type="dxa"/>
            <w:tcBorders>
              <w:top w:val="nil"/>
              <w:left w:val="nil"/>
              <w:bottom w:val="single" w:color="auto" w:sz="4" w:space="0"/>
              <w:right w:val="single" w:color="auto" w:sz="4" w:space="0"/>
            </w:tcBorders>
            <w:shd w:val="clear" w:color="D9E1F2" w:fill="D9E1F2"/>
            <w:noWrap/>
            <w:vAlign w:val="center"/>
            <w:hideMark/>
          </w:tcPr>
          <w:p w:rsidRPr="00C5397C" w:rsidR="00C5397C" w:rsidP="00FD7E66" w:rsidRDefault="00C5397C" w14:paraId="007591EA" w14:textId="38658149">
            <w:pPr>
              <w:spacing w:after="0" w:line="240" w:lineRule="auto"/>
              <w:ind w:right="222"/>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1.069.919</w:t>
            </w:r>
          </w:p>
        </w:tc>
      </w:tr>
      <w:tr w:rsidRPr="00C5397C" w:rsidR="00C5397C" w:rsidTr="00F9315D" w14:paraId="6A36877D" w14:textId="77777777">
        <w:trPr>
          <w:trHeight w:val="226"/>
        </w:trPr>
        <w:tc>
          <w:tcPr>
            <w:tcW w:w="3593" w:type="dxa"/>
            <w:tcBorders>
              <w:top w:val="nil"/>
              <w:left w:val="single" w:color="auto" w:sz="4" w:space="0"/>
              <w:bottom w:val="single" w:color="auto" w:sz="4" w:space="0"/>
              <w:right w:val="single" w:color="auto" w:sz="4" w:space="0"/>
            </w:tcBorders>
            <w:shd w:val="clear" w:color="auto" w:fill="auto"/>
            <w:noWrap/>
            <w:vAlign w:val="center"/>
            <w:hideMark/>
          </w:tcPr>
          <w:p w:rsidRPr="00C5397C" w:rsidR="00C5397C" w:rsidP="00F9315D" w:rsidRDefault="00C5397C" w14:paraId="66BA3893" w14:textId="291DACFB">
            <w:pPr>
              <w:spacing w:after="0" w:line="240" w:lineRule="auto"/>
              <w:jc w:val="center"/>
              <w:rPr>
                <w:rFonts w:eastAsia="Times New Roman" w:cstheme="majorHAnsi"/>
                <w:color w:val="000000"/>
                <w:sz w:val="18"/>
                <w:szCs w:val="18"/>
                <w:lang w:eastAsia="es-CO"/>
              </w:rPr>
            </w:pPr>
            <w:r w:rsidRPr="00C5397C">
              <w:rPr>
                <w:rFonts w:eastAsia="Times New Roman" w:cstheme="majorHAnsi"/>
                <w:color w:val="000000"/>
                <w:sz w:val="18"/>
                <w:szCs w:val="18"/>
                <w:lang w:eastAsia="es-CO"/>
              </w:rPr>
              <w:t>Conexión domiciliaria</w:t>
            </w:r>
          </w:p>
        </w:tc>
        <w:tc>
          <w:tcPr>
            <w:tcW w:w="1646"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11195BDD" w14:textId="7AF0E5E8">
            <w:pPr>
              <w:spacing w:after="0" w:line="240" w:lineRule="auto"/>
              <w:ind w:right="213"/>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314.216</w:t>
            </w:r>
          </w:p>
        </w:tc>
        <w:tc>
          <w:tcPr>
            <w:tcW w:w="1747"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14E5D573" w14:textId="4A7F0D8E">
            <w:pPr>
              <w:spacing w:after="0" w:line="240" w:lineRule="auto"/>
              <w:ind w:right="256"/>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18.114</w:t>
            </w:r>
          </w:p>
        </w:tc>
        <w:tc>
          <w:tcPr>
            <w:tcW w:w="1668"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503A5E0A" w14:textId="07D9D5B5">
            <w:pPr>
              <w:spacing w:after="0" w:line="240" w:lineRule="auto"/>
              <w:ind w:right="222"/>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332.330</w:t>
            </w:r>
          </w:p>
        </w:tc>
      </w:tr>
      <w:tr w:rsidRPr="00C5397C" w:rsidR="00C5397C" w:rsidTr="00F9315D" w14:paraId="5768CB03" w14:textId="77777777">
        <w:trPr>
          <w:trHeight w:val="226"/>
        </w:trPr>
        <w:tc>
          <w:tcPr>
            <w:tcW w:w="3593" w:type="dxa"/>
            <w:tcBorders>
              <w:top w:val="nil"/>
              <w:left w:val="single" w:color="auto" w:sz="4" w:space="0"/>
              <w:bottom w:val="single" w:color="auto" w:sz="4" w:space="0"/>
              <w:right w:val="single" w:color="auto" w:sz="4" w:space="0"/>
            </w:tcBorders>
            <w:shd w:val="clear" w:color="auto" w:fill="auto"/>
            <w:noWrap/>
            <w:vAlign w:val="center"/>
            <w:hideMark/>
          </w:tcPr>
          <w:p w:rsidRPr="00C5397C" w:rsidR="00C5397C" w:rsidP="00F9315D" w:rsidRDefault="00C5397C" w14:paraId="48F8A8CA" w14:textId="77777777">
            <w:pPr>
              <w:spacing w:after="0" w:line="240" w:lineRule="auto"/>
              <w:jc w:val="center"/>
              <w:rPr>
                <w:rFonts w:eastAsia="Times New Roman" w:cstheme="majorHAnsi"/>
                <w:color w:val="000000"/>
                <w:sz w:val="18"/>
                <w:szCs w:val="18"/>
                <w:lang w:eastAsia="es-CO"/>
              </w:rPr>
            </w:pPr>
            <w:r w:rsidRPr="00C5397C">
              <w:rPr>
                <w:rFonts w:eastAsia="Times New Roman" w:cstheme="majorHAnsi"/>
                <w:color w:val="000000"/>
                <w:sz w:val="18"/>
                <w:szCs w:val="18"/>
                <w:lang w:eastAsia="es-CO"/>
              </w:rPr>
              <w:t>Canteras y pilas públicas</w:t>
            </w:r>
          </w:p>
        </w:tc>
        <w:tc>
          <w:tcPr>
            <w:tcW w:w="1646"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06703A2F" w14:textId="4BBACF7D">
            <w:pPr>
              <w:spacing w:after="0" w:line="240" w:lineRule="auto"/>
              <w:ind w:right="213"/>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734.817</w:t>
            </w:r>
          </w:p>
        </w:tc>
        <w:tc>
          <w:tcPr>
            <w:tcW w:w="1747"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1A74C6A9" w14:textId="7969172F">
            <w:pPr>
              <w:spacing w:after="0" w:line="240" w:lineRule="auto"/>
              <w:ind w:right="256"/>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2.772</w:t>
            </w:r>
          </w:p>
        </w:tc>
        <w:tc>
          <w:tcPr>
            <w:tcW w:w="1668"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0CF613F8" w14:textId="7B437D33">
            <w:pPr>
              <w:spacing w:after="0" w:line="240" w:lineRule="auto"/>
              <w:ind w:right="222"/>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737.589</w:t>
            </w:r>
          </w:p>
        </w:tc>
      </w:tr>
      <w:tr w:rsidRPr="00C5397C" w:rsidR="00F9315D" w:rsidTr="00F9315D" w14:paraId="394BA220" w14:textId="77777777">
        <w:trPr>
          <w:trHeight w:val="226"/>
        </w:trPr>
        <w:tc>
          <w:tcPr>
            <w:tcW w:w="3593" w:type="dxa"/>
            <w:tcBorders>
              <w:top w:val="nil"/>
              <w:left w:val="single" w:color="auto" w:sz="4" w:space="0"/>
              <w:bottom w:val="single" w:color="auto" w:sz="4" w:space="0"/>
              <w:right w:val="single" w:color="auto" w:sz="4" w:space="0"/>
            </w:tcBorders>
            <w:shd w:val="clear" w:color="D9E1F2" w:fill="D9E1F2"/>
            <w:noWrap/>
            <w:vAlign w:val="center"/>
            <w:hideMark/>
          </w:tcPr>
          <w:p w:rsidRPr="00C5397C" w:rsidR="00C5397C" w:rsidP="00F9315D" w:rsidRDefault="003822DC" w14:paraId="6A411B96" w14:textId="56F022A9">
            <w:pPr>
              <w:spacing w:after="0" w:line="240" w:lineRule="auto"/>
              <w:jc w:val="center"/>
              <w:rPr>
                <w:rFonts w:eastAsia="Times New Roman" w:cstheme="majorHAnsi"/>
                <w:color w:val="000000"/>
                <w:sz w:val="18"/>
                <w:szCs w:val="18"/>
                <w:lang w:eastAsia="es-CO"/>
              </w:rPr>
            </w:pPr>
            <w:r w:rsidRPr="00C5397C">
              <w:rPr>
                <w:rFonts w:eastAsia="Times New Roman" w:cstheme="majorHAnsi"/>
                <w:color w:val="000000"/>
                <w:sz w:val="18"/>
                <w:szCs w:val="18"/>
                <w:lang w:eastAsia="es-CO"/>
              </w:rPr>
              <w:t>Total Habitantes Con Cobertura</w:t>
            </w:r>
          </w:p>
        </w:tc>
        <w:tc>
          <w:tcPr>
            <w:tcW w:w="1646" w:type="dxa"/>
            <w:tcBorders>
              <w:top w:val="nil"/>
              <w:left w:val="nil"/>
              <w:bottom w:val="single" w:color="auto" w:sz="4" w:space="0"/>
              <w:right w:val="single" w:color="auto" w:sz="4" w:space="0"/>
            </w:tcBorders>
            <w:shd w:val="clear" w:color="D9E1F2" w:fill="D9E1F2"/>
            <w:noWrap/>
            <w:vAlign w:val="center"/>
            <w:hideMark/>
          </w:tcPr>
          <w:p w:rsidRPr="00C5397C" w:rsidR="00C5397C" w:rsidP="00FD7E66" w:rsidRDefault="00C5397C" w14:paraId="5ECC401A" w14:textId="5CA05AC9">
            <w:pPr>
              <w:spacing w:after="0" w:line="240" w:lineRule="auto"/>
              <w:ind w:right="213"/>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5.051.375</w:t>
            </w:r>
          </w:p>
        </w:tc>
        <w:tc>
          <w:tcPr>
            <w:tcW w:w="1747" w:type="dxa"/>
            <w:tcBorders>
              <w:top w:val="nil"/>
              <w:left w:val="nil"/>
              <w:bottom w:val="single" w:color="auto" w:sz="4" w:space="0"/>
              <w:right w:val="single" w:color="auto" w:sz="4" w:space="0"/>
            </w:tcBorders>
            <w:shd w:val="clear" w:color="D9E1F2" w:fill="D9E1F2"/>
            <w:noWrap/>
            <w:vAlign w:val="center"/>
            <w:hideMark/>
          </w:tcPr>
          <w:p w:rsidRPr="00C5397C" w:rsidR="00C5397C" w:rsidP="00FD7E66" w:rsidRDefault="00C5397C" w14:paraId="5CC413E3" w14:textId="1E769A23">
            <w:pPr>
              <w:spacing w:after="0" w:line="240" w:lineRule="auto"/>
              <w:ind w:right="256"/>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117.647</w:t>
            </w:r>
          </w:p>
        </w:tc>
        <w:tc>
          <w:tcPr>
            <w:tcW w:w="1668" w:type="dxa"/>
            <w:tcBorders>
              <w:top w:val="nil"/>
              <w:left w:val="nil"/>
              <w:bottom w:val="single" w:color="auto" w:sz="4" w:space="0"/>
              <w:right w:val="single" w:color="auto" w:sz="4" w:space="0"/>
            </w:tcBorders>
            <w:shd w:val="clear" w:color="D9E1F2" w:fill="D9E1F2"/>
            <w:noWrap/>
            <w:vAlign w:val="center"/>
            <w:hideMark/>
          </w:tcPr>
          <w:p w:rsidRPr="00C5397C" w:rsidR="00C5397C" w:rsidP="00FD7E66" w:rsidRDefault="00C5397C" w14:paraId="693BE1A0" w14:textId="7E21BD44">
            <w:pPr>
              <w:spacing w:after="0" w:line="240" w:lineRule="auto"/>
              <w:ind w:right="222"/>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5.169.022</w:t>
            </w:r>
          </w:p>
        </w:tc>
      </w:tr>
      <w:tr w:rsidRPr="00C5397C" w:rsidR="00C5397C" w:rsidTr="00F9315D" w14:paraId="6922673F" w14:textId="77777777">
        <w:trPr>
          <w:trHeight w:val="226"/>
        </w:trPr>
        <w:tc>
          <w:tcPr>
            <w:tcW w:w="3593" w:type="dxa"/>
            <w:tcBorders>
              <w:top w:val="nil"/>
              <w:left w:val="single" w:color="auto" w:sz="4" w:space="0"/>
              <w:bottom w:val="single" w:color="auto" w:sz="4" w:space="0"/>
              <w:right w:val="single" w:color="auto" w:sz="4" w:space="0"/>
            </w:tcBorders>
            <w:shd w:val="clear" w:color="auto" w:fill="auto"/>
            <w:noWrap/>
            <w:vAlign w:val="center"/>
            <w:hideMark/>
          </w:tcPr>
          <w:p w:rsidRPr="00C5397C" w:rsidR="00C5397C" w:rsidP="00F9315D" w:rsidRDefault="00C5397C" w14:paraId="259767CA" w14:textId="6F66E31E">
            <w:pPr>
              <w:spacing w:after="0" w:line="240" w:lineRule="auto"/>
              <w:jc w:val="center"/>
              <w:rPr>
                <w:rFonts w:eastAsia="Times New Roman" w:cstheme="majorHAnsi"/>
                <w:color w:val="000000"/>
                <w:sz w:val="18"/>
                <w:szCs w:val="18"/>
                <w:lang w:eastAsia="es-CO"/>
              </w:rPr>
            </w:pPr>
            <w:r w:rsidRPr="00C5397C">
              <w:rPr>
                <w:rFonts w:eastAsia="Times New Roman" w:cstheme="majorHAnsi"/>
                <w:color w:val="000000"/>
                <w:sz w:val="18"/>
                <w:szCs w:val="18"/>
                <w:lang w:eastAsia="es-CO"/>
              </w:rPr>
              <w:t>Conexión domiciliaria</w:t>
            </w:r>
          </w:p>
        </w:tc>
        <w:tc>
          <w:tcPr>
            <w:tcW w:w="1646"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3C7572C5" w14:textId="54688C66">
            <w:pPr>
              <w:spacing w:after="0" w:line="240" w:lineRule="auto"/>
              <w:ind w:right="213"/>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4.090.183</w:t>
            </w:r>
          </w:p>
        </w:tc>
        <w:tc>
          <w:tcPr>
            <w:tcW w:w="1747"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00C0C6DD" w14:textId="0A1F11CA">
            <w:pPr>
              <w:spacing w:after="0" w:line="240" w:lineRule="auto"/>
              <w:ind w:right="256"/>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113.625</w:t>
            </w:r>
          </w:p>
        </w:tc>
        <w:tc>
          <w:tcPr>
            <w:tcW w:w="1668"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7E99B0D9" w14:textId="6DD88014">
            <w:pPr>
              <w:spacing w:after="0" w:line="240" w:lineRule="auto"/>
              <w:ind w:right="222"/>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4.203.808</w:t>
            </w:r>
          </w:p>
        </w:tc>
      </w:tr>
      <w:tr w:rsidRPr="00C5397C" w:rsidR="00C5397C" w:rsidTr="00F9315D" w14:paraId="4F3539BF" w14:textId="77777777">
        <w:trPr>
          <w:trHeight w:val="226"/>
        </w:trPr>
        <w:tc>
          <w:tcPr>
            <w:tcW w:w="3593" w:type="dxa"/>
            <w:tcBorders>
              <w:top w:val="nil"/>
              <w:left w:val="single" w:color="auto" w:sz="4" w:space="0"/>
              <w:bottom w:val="single" w:color="auto" w:sz="4" w:space="0"/>
              <w:right w:val="single" w:color="auto" w:sz="4" w:space="0"/>
            </w:tcBorders>
            <w:shd w:val="clear" w:color="auto" w:fill="auto"/>
            <w:noWrap/>
            <w:vAlign w:val="center"/>
            <w:hideMark/>
          </w:tcPr>
          <w:p w:rsidRPr="00C5397C" w:rsidR="00C5397C" w:rsidP="00F9315D" w:rsidRDefault="00C5397C" w14:paraId="67DFCF59" w14:textId="77777777">
            <w:pPr>
              <w:spacing w:after="0" w:line="240" w:lineRule="auto"/>
              <w:jc w:val="center"/>
              <w:rPr>
                <w:rFonts w:eastAsia="Times New Roman" w:cstheme="majorHAnsi"/>
                <w:color w:val="000000"/>
                <w:sz w:val="18"/>
                <w:szCs w:val="18"/>
                <w:lang w:eastAsia="es-CO"/>
              </w:rPr>
            </w:pPr>
            <w:r w:rsidRPr="00C5397C">
              <w:rPr>
                <w:rFonts w:eastAsia="Times New Roman" w:cstheme="majorHAnsi"/>
                <w:color w:val="000000"/>
                <w:sz w:val="18"/>
                <w:szCs w:val="18"/>
                <w:lang w:eastAsia="es-CO"/>
              </w:rPr>
              <w:t>Canteras y pilas públicas</w:t>
            </w:r>
          </w:p>
        </w:tc>
        <w:tc>
          <w:tcPr>
            <w:tcW w:w="1646"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10228604" w14:textId="6514129D">
            <w:pPr>
              <w:spacing w:after="0" w:line="240" w:lineRule="auto"/>
              <w:ind w:right="213"/>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961.192</w:t>
            </w:r>
          </w:p>
        </w:tc>
        <w:tc>
          <w:tcPr>
            <w:tcW w:w="1747"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177C0486" w14:textId="7AB6F946">
            <w:pPr>
              <w:spacing w:after="0" w:line="240" w:lineRule="auto"/>
              <w:ind w:right="256"/>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4.022</w:t>
            </w:r>
          </w:p>
        </w:tc>
        <w:tc>
          <w:tcPr>
            <w:tcW w:w="1668" w:type="dxa"/>
            <w:tcBorders>
              <w:top w:val="nil"/>
              <w:left w:val="nil"/>
              <w:bottom w:val="single" w:color="auto" w:sz="4" w:space="0"/>
              <w:right w:val="single" w:color="auto" w:sz="4" w:space="0"/>
            </w:tcBorders>
            <w:shd w:val="clear" w:color="auto" w:fill="auto"/>
            <w:noWrap/>
            <w:vAlign w:val="center"/>
            <w:hideMark/>
          </w:tcPr>
          <w:p w:rsidRPr="00C5397C" w:rsidR="00C5397C" w:rsidP="00FD7E66" w:rsidRDefault="00C5397C" w14:paraId="0BC63D95" w14:textId="26F3546E">
            <w:pPr>
              <w:spacing w:after="0" w:line="240" w:lineRule="auto"/>
              <w:ind w:right="222"/>
              <w:jc w:val="right"/>
              <w:rPr>
                <w:rFonts w:eastAsia="Times New Roman" w:cstheme="majorHAnsi"/>
                <w:color w:val="000000"/>
                <w:sz w:val="18"/>
                <w:szCs w:val="18"/>
                <w:lang w:eastAsia="es-CO"/>
              </w:rPr>
            </w:pPr>
            <w:r w:rsidRPr="00C5397C">
              <w:rPr>
                <w:rFonts w:eastAsia="Times New Roman" w:cstheme="majorHAnsi"/>
                <w:color w:val="000000"/>
                <w:sz w:val="18"/>
                <w:szCs w:val="18"/>
                <w:lang w:eastAsia="es-CO"/>
              </w:rPr>
              <w:t>965.214</w:t>
            </w:r>
          </w:p>
        </w:tc>
      </w:tr>
    </w:tbl>
    <w:p w:rsidRPr="006A2293" w:rsidR="00F9315D" w:rsidP="00F9315D" w:rsidRDefault="00F9315D" w14:paraId="447A2464" w14:textId="4DE23646">
      <w:pPr>
        <w:jc w:val="center"/>
        <w:rPr>
          <w:rFonts w:cstheme="majorHAnsi"/>
        </w:rPr>
      </w:pPr>
      <w:r w:rsidRPr="007644EF">
        <w:rPr>
          <w:rFonts w:cstheme="majorHAnsi"/>
          <w:i/>
          <w:iCs/>
          <w:color w:val="44546A" w:themeColor="text2"/>
          <w:sz w:val="20"/>
          <w:szCs w:val="20"/>
        </w:rPr>
        <w:t>Fuente: Elaboración propia con datos tomados del Boletín estadístico 2020 ANDA</w:t>
      </w:r>
      <w:r w:rsidR="008C0816">
        <w:rPr>
          <w:rFonts w:cstheme="majorHAnsi"/>
          <w:i/>
          <w:iCs/>
          <w:color w:val="44546A" w:themeColor="text2"/>
          <w:sz w:val="20"/>
          <w:szCs w:val="20"/>
        </w:rPr>
        <w:t>.</w:t>
      </w:r>
    </w:p>
    <w:p w:rsidR="00776966" w:rsidP="00DA1F23" w:rsidRDefault="00776966" w14:paraId="6CD30A21" w14:textId="3F9C0B5A">
      <w:pPr>
        <w:rPr>
          <w:rFonts w:cstheme="majorHAnsi"/>
        </w:rPr>
      </w:pPr>
      <w:r w:rsidRPr="00C5397C">
        <w:rPr>
          <w:rFonts w:cstheme="majorHAnsi"/>
        </w:rPr>
        <w:t xml:space="preserve">En la siguiente tabla se realiza un resumen de la cobertura de agua potable de la ANDA y los </w:t>
      </w:r>
      <w:r w:rsidRPr="00C5397C" w:rsidR="004F7C28">
        <w:rPr>
          <w:rFonts w:cstheme="majorHAnsi"/>
        </w:rPr>
        <w:t xml:space="preserve">operadores descentralizados por </w:t>
      </w:r>
      <w:r w:rsidRPr="00C5397C" w:rsidR="00C944F9">
        <w:rPr>
          <w:rFonts w:cstheme="majorHAnsi"/>
        </w:rPr>
        <w:t>zonas (urbana, rural y global)</w:t>
      </w:r>
      <w:r w:rsidR="004568B6">
        <w:rPr>
          <w:rFonts w:cstheme="majorHAnsi"/>
        </w:rPr>
        <w:t xml:space="preserve"> y por tipo de conexión</w:t>
      </w:r>
      <w:r w:rsidR="005863FD">
        <w:rPr>
          <w:rFonts w:cstheme="majorHAnsi"/>
        </w:rPr>
        <w:t>. S</w:t>
      </w:r>
      <w:r w:rsidRPr="00C5397C" w:rsidR="00C944F9">
        <w:rPr>
          <w:rFonts w:cstheme="majorHAnsi"/>
        </w:rPr>
        <w:t>e obser</w:t>
      </w:r>
      <w:r w:rsidR="004568B6">
        <w:rPr>
          <w:rFonts w:cstheme="majorHAnsi"/>
        </w:rPr>
        <w:t xml:space="preserve">va que </w:t>
      </w:r>
      <w:r w:rsidRPr="00EF1CDD" w:rsidR="00047345">
        <w:rPr>
          <w:rFonts w:cstheme="majorHAnsi"/>
        </w:rPr>
        <w:t>en</w:t>
      </w:r>
      <w:r w:rsidR="005863FD">
        <w:rPr>
          <w:rFonts w:cstheme="majorHAnsi"/>
        </w:rPr>
        <w:t xml:space="preserve"> la </w:t>
      </w:r>
      <w:r w:rsidRPr="00EF1CDD" w:rsidR="00047345">
        <w:rPr>
          <w:rFonts w:cstheme="majorHAnsi"/>
        </w:rPr>
        <w:t xml:space="preserve">zona urbana </w:t>
      </w:r>
      <w:r w:rsidR="004568B6">
        <w:rPr>
          <w:rFonts w:cstheme="majorHAnsi"/>
        </w:rPr>
        <w:t>el 90,5</w:t>
      </w:r>
      <w:r w:rsidRPr="00EF1CDD" w:rsidR="00047345">
        <w:rPr>
          <w:rFonts w:cstheme="majorHAnsi"/>
        </w:rPr>
        <w:t>%</w:t>
      </w:r>
      <w:r w:rsidRPr="00EF1CDD" w:rsidR="009B7BC3">
        <w:rPr>
          <w:rFonts w:cstheme="majorHAnsi"/>
        </w:rPr>
        <w:t>,</w:t>
      </w:r>
      <w:r w:rsidR="005863FD">
        <w:rPr>
          <w:rFonts w:cstheme="majorHAnsi"/>
        </w:rPr>
        <w:t xml:space="preserve"> de las con</w:t>
      </w:r>
      <w:r w:rsidRPr="001F0615" w:rsidR="006D14B4">
        <w:rPr>
          <w:rFonts w:cstheme="majorHAnsi"/>
        </w:rPr>
        <w:t xml:space="preserve">exiones </w:t>
      </w:r>
      <w:r w:rsidR="005863FD">
        <w:rPr>
          <w:rFonts w:cstheme="majorHAnsi"/>
        </w:rPr>
        <w:t xml:space="preserve">son </w:t>
      </w:r>
      <w:r w:rsidRPr="001F0615" w:rsidR="006D14B4">
        <w:rPr>
          <w:rFonts w:cstheme="majorHAnsi"/>
        </w:rPr>
        <w:t>domiciliarias</w:t>
      </w:r>
      <w:r w:rsidRPr="00A35D8E" w:rsidR="009B7BC3">
        <w:rPr>
          <w:rFonts w:cstheme="majorHAnsi"/>
        </w:rPr>
        <w:t xml:space="preserve"> </w:t>
      </w:r>
      <w:r w:rsidR="004568B6">
        <w:rPr>
          <w:rFonts w:cstheme="majorHAnsi"/>
        </w:rPr>
        <w:t xml:space="preserve">y un 5.3% </w:t>
      </w:r>
      <w:r w:rsidR="005863FD">
        <w:rPr>
          <w:rFonts w:cstheme="majorHAnsi"/>
        </w:rPr>
        <w:t xml:space="preserve">son </w:t>
      </w:r>
      <w:r w:rsidR="004568B6">
        <w:rPr>
          <w:rFonts w:cstheme="majorHAnsi"/>
        </w:rPr>
        <w:t>canteras y pilas públicas</w:t>
      </w:r>
      <w:r w:rsidRPr="00A35D8E" w:rsidR="009B7BC3">
        <w:rPr>
          <w:rFonts w:cstheme="majorHAnsi"/>
        </w:rPr>
        <w:t>.</w:t>
      </w:r>
      <w:r w:rsidRPr="00A35D8E" w:rsidR="00283DA7">
        <w:rPr>
          <w:rFonts w:cstheme="majorHAnsi"/>
        </w:rPr>
        <w:t xml:space="preserve"> </w:t>
      </w:r>
      <w:r w:rsidR="004568B6">
        <w:rPr>
          <w:rFonts w:cstheme="majorHAnsi"/>
        </w:rPr>
        <w:t xml:space="preserve">En contraste, la </w:t>
      </w:r>
      <w:r w:rsidRPr="00A35D8E" w:rsidR="00E902A3">
        <w:rPr>
          <w:rFonts w:cstheme="majorHAnsi"/>
        </w:rPr>
        <w:t xml:space="preserve">cobertura en las </w:t>
      </w:r>
      <w:r w:rsidRPr="00A35D8E" w:rsidR="00047345">
        <w:rPr>
          <w:rFonts w:cstheme="majorHAnsi"/>
        </w:rPr>
        <w:t xml:space="preserve">zonas rurales </w:t>
      </w:r>
      <w:r w:rsidR="004568B6">
        <w:rPr>
          <w:rFonts w:cstheme="majorHAnsi"/>
        </w:rPr>
        <w:t>solo llega al</w:t>
      </w:r>
      <w:r w:rsidRPr="00A35D8E" w:rsidR="005F0F6F">
        <w:rPr>
          <w:rFonts w:cstheme="majorHAnsi"/>
        </w:rPr>
        <w:t xml:space="preserve"> 41,9%</w:t>
      </w:r>
      <w:r w:rsidR="005863FD">
        <w:rPr>
          <w:rFonts w:cstheme="majorHAnsi"/>
        </w:rPr>
        <w:t xml:space="preserve"> y</w:t>
      </w:r>
      <w:r w:rsidRPr="001834B7" w:rsidR="004B378C">
        <w:rPr>
          <w:rFonts w:cstheme="majorHAnsi"/>
        </w:rPr>
        <w:t xml:space="preserve"> en su mayoría corresponde a cantaras y pilas con un 29,7%</w:t>
      </w:r>
      <w:r w:rsidRPr="00D21FFB" w:rsidR="005F0F6F">
        <w:rPr>
          <w:rFonts w:cstheme="majorHAnsi"/>
        </w:rPr>
        <w:t>.</w:t>
      </w:r>
    </w:p>
    <w:p w:rsidRPr="00BF75AE" w:rsidR="005863FD" w:rsidP="00DA1F23" w:rsidRDefault="005863FD" w14:paraId="77F9BDA1" w14:textId="77777777">
      <w:pPr>
        <w:rPr>
          <w:rFonts w:cstheme="majorHAnsi"/>
        </w:rPr>
      </w:pPr>
    </w:p>
    <w:p w:rsidRPr="00DB53C0" w:rsidR="00E64019" w:rsidP="00E64019" w:rsidRDefault="00E64019" w14:paraId="2D2983BF" w14:textId="55CE41B8">
      <w:pPr>
        <w:pStyle w:val="Caption"/>
        <w:rPr>
          <w:rFonts w:cstheme="majorHAnsi"/>
          <w:sz w:val="22"/>
          <w:szCs w:val="22"/>
        </w:rPr>
      </w:pPr>
      <w:bookmarkStart w:name="_Ref87463253" w:id="15"/>
      <w:bookmarkStart w:name="_Toc104306503" w:id="16"/>
      <w:r w:rsidRPr="006A2293">
        <w:rPr>
          <w:rFonts w:cstheme="majorHAnsi"/>
          <w:sz w:val="22"/>
          <w:szCs w:val="22"/>
        </w:rPr>
        <w:t xml:space="preserve">Tabla </w:t>
      </w:r>
      <w:r w:rsidRPr="00735739">
        <w:rPr>
          <w:rFonts w:cstheme="majorHAnsi"/>
          <w:sz w:val="22"/>
          <w:szCs w:val="22"/>
        </w:rPr>
        <w:fldChar w:fldCharType="begin"/>
      </w:r>
      <w:r w:rsidRPr="006A2293">
        <w:rPr>
          <w:rFonts w:cstheme="majorHAnsi"/>
          <w:sz w:val="22"/>
          <w:szCs w:val="22"/>
        </w:rPr>
        <w:instrText xml:space="preserve"> SEQ Tabla \* ARABIC </w:instrText>
      </w:r>
      <w:r w:rsidRPr="00735739">
        <w:rPr>
          <w:rFonts w:cstheme="majorHAnsi"/>
          <w:sz w:val="22"/>
          <w:szCs w:val="22"/>
        </w:rPr>
        <w:fldChar w:fldCharType="separate"/>
      </w:r>
      <w:r w:rsidR="008F06E6">
        <w:rPr>
          <w:rFonts w:cstheme="majorHAnsi"/>
          <w:noProof/>
          <w:sz w:val="22"/>
          <w:szCs w:val="22"/>
        </w:rPr>
        <w:t>5</w:t>
      </w:r>
      <w:r w:rsidRPr="00735739">
        <w:rPr>
          <w:rFonts w:cstheme="majorHAnsi"/>
          <w:sz w:val="22"/>
          <w:szCs w:val="22"/>
        </w:rPr>
        <w:fldChar w:fldCharType="end"/>
      </w:r>
      <w:bookmarkEnd w:id="15"/>
      <w:r w:rsidRPr="006A2293" w:rsidR="0083350A">
        <w:rPr>
          <w:rFonts w:cstheme="majorHAnsi"/>
          <w:sz w:val="22"/>
          <w:szCs w:val="22"/>
        </w:rPr>
        <w:t xml:space="preserve"> Cobertura de agua potable por zonas</w:t>
      </w:r>
      <w:r w:rsidRPr="00735739" w:rsidR="00BC5890">
        <w:rPr>
          <w:rFonts w:cstheme="majorHAnsi"/>
          <w:sz w:val="22"/>
          <w:szCs w:val="22"/>
        </w:rPr>
        <w:t xml:space="preserve"> y operadores 2020</w:t>
      </w:r>
      <w:bookmarkEnd w:id="16"/>
    </w:p>
    <w:tbl>
      <w:tblPr>
        <w:tblW w:w="8579" w:type="dxa"/>
        <w:tblCellMar>
          <w:left w:w="70" w:type="dxa"/>
          <w:right w:w="70" w:type="dxa"/>
        </w:tblCellMar>
        <w:tblLook w:val="04A0" w:firstRow="1" w:lastRow="0" w:firstColumn="1" w:lastColumn="0" w:noHBand="0" w:noVBand="1"/>
      </w:tblPr>
      <w:tblGrid>
        <w:gridCol w:w="2830"/>
        <w:gridCol w:w="1735"/>
        <w:gridCol w:w="2007"/>
        <w:gridCol w:w="2007"/>
      </w:tblGrid>
      <w:tr w:rsidRPr="006A2293" w:rsidR="001D1B50" w:rsidTr="001D1B50" w14:paraId="7B0DEB28" w14:textId="77777777">
        <w:trPr>
          <w:trHeight w:val="513"/>
        </w:trPr>
        <w:tc>
          <w:tcPr>
            <w:tcW w:w="2830" w:type="dxa"/>
            <w:tcBorders>
              <w:top w:val="single" w:color="auto" w:sz="4" w:space="0"/>
              <w:left w:val="single" w:color="auto" w:sz="4" w:space="0"/>
              <w:bottom w:val="nil"/>
              <w:right w:val="nil"/>
            </w:tcBorders>
            <w:shd w:val="clear" w:color="4472C4" w:fill="4472C4"/>
            <w:vAlign w:val="center"/>
            <w:hideMark/>
          </w:tcPr>
          <w:p w:rsidRPr="007644EF" w:rsidR="001222FC" w:rsidP="001222FC" w:rsidRDefault="001222FC" w14:paraId="6C7EBC62" w14:textId="77777777">
            <w:pPr>
              <w:spacing w:after="0" w:line="240" w:lineRule="auto"/>
              <w:jc w:val="center"/>
              <w:rPr>
                <w:rFonts w:eastAsia="Times New Roman" w:cstheme="majorHAnsi"/>
                <w:b/>
                <w:bCs/>
                <w:color w:val="FFFFFF"/>
                <w:sz w:val="18"/>
                <w:szCs w:val="18"/>
                <w:lang w:eastAsia="es-CO"/>
              </w:rPr>
            </w:pPr>
            <w:r w:rsidRPr="007644EF">
              <w:rPr>
                <w:rFonts w:eastAsia="Times New Roman" w:cstheme="majorHAnsi"/>
                <w:b/>
                <w:bCs/>
                <w:color w:val="FFFFFF"/>
                <w:sz w:val="18"/>
                <w:szCs w:val="18"/>
                <w:lang w:eastAsia="es-CO"/>
              </w:rPr>
              <w:t>CONCEPTO</w:t>
            </w:r>
          </w:p>
        </w:tc>
        <w:tc>
          <w:tcPr>
            <w:tcW w:w="1735" w:type="dxa"/>
            <w:tcBorders>
              <w:top w:val="single" w:color="auto" w:sz="4" w:space="0"/>
              <w:left w:val="single" w:color="auto" w:sz="4" w:space="0"/>
              <w:bottom w:val="nil"/>
              <w:right w:val="nil"/>
            </w:tcBorders>
            <w:shd w:val="clear" w:color="4472C4" w:fill="4472C4"/>
            <w:vAlign w:val="center"/>
            <w:hideMark/>
          </w:tcPr>
          <w:p w:rsidRPr="007644EF" w:rsidR="001222FC" w:rsidP="001222FC" w:rsidRDefault="001222FC" w14:paraId="550DEA58" w14:textId="77777777">
            <w:pPr>
              <w:spacing w:after="0" w:line="240" w:lineRule="auto"/>
              <w:jc w:val="center"/>
              <w:rPr>
                <w:rFonts w:eastAsia="Times New Roman" w:cstheme="majorHAnsi"/>
                <w:b/>
                <w:bCs/>
                <w:color w:val="FFFFFF"/>
                <w:sz w:val="18"/>
                <w:szCs w:val="18"/>
                <w:lang w:eastAsia="es-CO"/>
              </w:rPr>
            </w:pPr>
            <w:r w:rsidRPr="007644EF">
              <w:rPr>
                <w:rFonts w:eastAsia="Times New Roman" w:cstheme="majorHAnsi"/>
                <w:b/>
                <w:bCs/>
                <w:color w:val="FFFFFF"/>
                <w:sz w:val="18"/>
                <w:szCs w:val="18"/>
                <w:lang w:eastAsia="es-CO"/>
              </w:rPr>
              <w:t>ANDA</w:t>
            </w:r>
          </w:p>
        </w:tc>
        <w:tc>
          <w:tcPr>
            <w:tcW w:w="2007" w:type="dxa"/>
            <w:tcBorders>
              <w:top w:val="single" w:color="auto" w:sz="4" w:space="0"/>
              <w:left w:val="single" w:color="auto" w:sz="4" w:space="0"/>
              <w:bottom w:val="nil"/>
              <w:right w:val="nil"/>
            </w:tcBorders>
            <w:shd w:val="clear" w:color="4472C4" w:fill="4472C4"/>
            <w:vAlign w:val="center"/>
            <w:hideMark/>
          </w:tcPr>
          <w:p w:rsidRPr="007644EF" w:rsidR="001222FC" w:rsidP="001222FC" w:rsidRDefault="001222FC" w14:paraId="11E41DCB" w14:textId="77777777">
            <w:pPr>
              <w:spacing w:after="0" w:line="240" w:lineRule="auto"/>
              <w:jc w:val="center"/>
              <w:rPr>
                <w:rFonts w:eastAsia="Times New Roman" w:cstheme="majorHAnsi"/>
                <w:b/>
                <w:bCs/>
                <w:color w:val="FFFFFF"/>
                <w:sz w:val="18"/>
                <w:szCs w:val="18"/>
                <w:lang w:eastAsia="es-CO"/>
              </w:rPr>
            </w:pPr>
            <w:r w:rsidRPr="007644EF">
              <w:rPr>
                <w:rFonts w:eastAsia="Times New Roman" w:cstheme="majorHAnsi"/>
                <w:b/>
                <w:bCs/>
                <w:color w:val="FFFFFF"/>
                <w:sz w:val="18"/>
                <w:szCs w:val="18"/>
                <w:lang w:eastAsia="es-CO"/>
              </w:rPr>
              <w:t>OPERADORES DESCENTRALIZADOS</w:t>
            </w:r>
          </w:p>
        </w:tc>
        <w:tc>
          <w:tcPr>
            <w:tcW w:w="2007" w:type="dxa"/>
            <w:tcBorders>
              <w:top w:val="single" w:color="auto" w:sz="4" w:space="0"/>
              <w:left w:val="single" w:color="auto" w:sz="4" w:space="0"/>
              <w:bottom w:val="nil"/>
              <w:right w:val="single" w:color="auto" w:sz="4" w:space="0"/>
            </w:tcBorders>
            <w:shd w:val="clear" w:color="4472C4" w:fill="4472C4"/>
            <w:vAlign w:val="center"/>
            <w:hideMark/>
          </w:tcPr>
          <w:p w:rsidRPr="007644EF" w:rsidR="001222FC" w:rsidP="001222FC" w:rsidRDefault="001222FC" w14:paraId="7757B6D4" w14:textId="77777777">
            <w:pPr>
              <w:spacing w:after="0" w:line="240" w:lineRule="auto"/>
              <w:jc w:val="center"/>
              <w:rPr>
                <w:rFonts w:eastAsia="Times New Roman" w:cstheme="majorHAnsi"/>
                <w:b/>
                <w:bCs/>
                <w:color w:val="FFFFFF"/>
                <w:sz w:val="18"/>
                <w:szCs w:val="18"/>
                <w:lang w:eastAsia="es-CO"/>
              </w:rPr>
            </w:pPr>
            <w:r w:rsidRPr="007644EF">
              <w:rPr>
                <w:rFonts w:eastAsia="Times New Roman" w:cstheme="majorHAnsi"/>
                <w:b/>
                <w:bCs/>
                <w:color w:val="FFFFFF"/>
                <w:sz w:val="18"/>
                <w:szCs w:val="18"/>
                <w:lang w:eastAsia="es-CO"/>
              </w:rPr>
              <w:t>ANDA + OPERADORES DESCENTRALIZADOS</w:t>
            </w:r>
          </w:p>
        </w:tc>
      </w:tr>
      <w:tr w:rsidRPr="006A2293" w:rsidR="001D1B50" w:rsidTr="001D1B50" w14:paraId="28694B81" w14:textId="77777777">
        <w:trPr>
          <w:trHeight w:val="263"/>
        </w:trPr>
        <w:tc>
          <w:tcPr>
            <w:tcW w:w="2830" w:type="dxa"/>
            <w:tcBorders>
              <w:top w:val="single" w:color="auto" w:sz="4" w:space="0"/>
              <w:left w:val="single" w:color="auto" w:sz="4" w:space="0"/>
              <w:bottom w:val="nil"/>
              <w:right w:val="nil"/>
            </w:tcBorders>
            <w:shd w:val="clear" w:color="D9E1F2" w:fill="D9E1F2"/>
            <w:noWrap/>
            <w:vAlign w:val="center"/>
            <w:hideMark/>
          </w:tcPr>
          <w:p w:rsidRPr="007644EF" w:rsidR="001222FC" w:rsidP="001222FC" w:rsidRDefault="003822DC" w14:paraId="60035F61" w14:textId="5A634972">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Cobertura De Agua Potable Zona Urbana</w:t>
            </w:r>
          </w:p>
        </w:tc>
        <w:tc>
          <w:tcPr>
            <w:tcW w:w="1735" w:type="dxa"/>
            <w:tcBorders>
              <w:top w:val="single" w:color="auto" w:sz="4" w:space="0"/>
              <w:left w:val="single" w:color="auto" w:sz="4" w:space="0"/>
              <w:bottom w:val="nil"/>
              <w:right w:val="nil"/>
            </w:tcBorders>
            <w:shd w:val="clear" w:color="D9E1F2" w:fill="D9E1F2"/>
            <w:noWrap/>
            <w:vAlign w:val="center"/>
            <w:hideMark/>
          </w:tcPr>
          <w:p w:rsidRPr="007644EF" w:rsidR="001222FC" w:rsidP="001222FC" w:rsidRDefault="001222FC" w14:paraId="7C6F0432"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93,5%</w:t>
            </w:r>
          </w:p>
        </w:tc>
        <w:tc>
          <w:tcPr>
            <w:tcW w:w="2007" w:type="dxa"/>
            <w:tcBorders>
              <w:top w:val="single" w:color="auto" w:sz="4" w:space="0"/>
              <w:left w:val="single" w:color="auto" w:sz="4" w:space="0"/>
              <w:bottom w:val="nil"/>
              <w:right w:val="nil"/>
            </w:tcBorders>
            <w:shd w:val="clear" w:color="D9E1F2" w:fill="D9E1F2"/>
            <w:noWrap/>
            <w:vAlign w:val="center"/>
            <w:hideMark/>
          </w:tcPr>
          <w:p w:rsidRPr="007644EF" w:rsidR="001222FC" w:rsidP="001222FC" w:rsidRDefault="001222FC" w14:paraId="4A00EAF3"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2,3%</w:t>
            </w:r>
          </w:p>
        </w:tc>
        <w:tc>
          <w:tcPr>
            <w:tcW w:w="2007" w:type="dxa"/>
            <w:tcBorders>
              <w:top w:val="single" w:color="auto" w:sz="4" w:space="0"/>
              <w:left w:val="single" w:color="auto" w:sz="4" w:space="0"/>
              <w:bottom w:val="nil"/>
              <w:right w:val="single" w:color="auto" w:sz="4" w:space="0"/>
            </w:tcBorders>
            <w:shd w:val="clear" w:color="D9E1F2" w:fill="D9E1F2"/>
            <w:noWrap/>
            <w:vAlign w:val="center"/>
            <w:hideMark/>
          </w:tcPr>
          <w:p w:rsidRPr="007644EF" w:rsidR="001222FC" w:rsidP="001222FC" w:rsidRDefault="001222FC" w14:paraId="20423EA0"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95,8%</w:t>
            </w:r>
          </w:p>
        </w:tc>
      </w:tr>
      <w:tr w:rsidRPr="006A2293" w:rsidR="001D1B50" w:rsidTr="001D1B50" w14:paraId="6CBF31BA" w14:textId="77777777">
        <w:trPr>
          <w:trHeight w:val="263"/>
        </w:trPr>
        <w:tc>
          <w:tcPr>
            <w:tcW w:w="2830" w:type="dxa"/>
            <w:tcBorders>
              <w:top w:val="single" w:color="auto" w:sz="4" w:space="0"/>
              <w:left w:val="single" w:color="auto" w:sz="4" w:space="0"/>
              <w:bottom w:val="nil"/>
              <w:right w:val="nil"/>
            </w:tcBorders>
            <w:shd w:val="clear" w:color="auto" w:fill="auto"/>
            <w:noWrap/>
            <w:vAlign w:val="center"/>
            <w:hideMark/>
          </w:tcPr>
          <w:p w:rsidRPr="007644EF" w:rsidR="001222FC" w:rsidP="001222FC" w:rsidRDefault="001222FC" w14:paraId="6A82635C" w14:textId="074A9769">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Conexión domiciliar</w:t>
            </w:r>
            <w:r w:rsidRPr="007644EF" w:rsidR="0079447D">
              <w:rPr>
                <w:rFonts w:eastAsia="Times New Roman" w:cstheme="majorHAnsi"/>
                <w:color w:val="000000"/>
                <w:sz w:val="18"/>
                <w:szCs w:val="18"/>
                <w:lang w:eastAsia="es-CO"/>
              </w:rPr>
              <w:t>i</w:t>
            </w:r>
            <w:r w:rsidRPr="007644EF">
              <w:rPr>
                <w:rFonts w:eastAsia="Times New Roman" w:cstheme="majorHAnsi"/>
                <w:color w:val="000000"/>
                <w:sz w:val="18"/>
                <w:szCs w:val="18"/>
                <w:lang w:eastAsia="es-CO"/>
              </w:rPr>
              <w:t xml:space="preserve">a </w:t>
            </w:r>
          </w:p>
        </w:tc>
        <w:tc>
          <w:tcPr>
            <w:tcW w:w="1735" w:type="dxa"/>
            <w:tcBorders>
              <w:top w:val="single" w:color="auto" w:sz="4" w:space="0"/>
              <w:left w:val="single" w:color="auto" w:sz="4" w:space="0"/>
              <w:bottom w:val="nil"/>
              <w:right w:val="nil"/>
            </w:tcBorders>
            <w:shd w:val="clear" w:color="auto" w:fill="auto"/>
            <w:noWrap/>
            <w:vAlign w:val="center"/>
            <w:hideMark/>
          </w:tcPr>
          <w:p w:rsidRPr="007644EF" w:rsidR="001222FC" w:rsidP="001222FC" w:rsidRDefault="001222FC" w14:paraId="272AB5E9"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88,2%</w:t>
            </w:r>
          </w:p>
        </w:tc>
        <w:tc>
          <w:tcPr>
            <w:tcW w:w="2007" w:type="dxa"/>
            <w:tcBorders>
              <w:top w:val="single" w:color="auto" w:sz="4" w:space="0"/>
              <w:left w:val="single" w:color="auto" w:sz="4" w:space="0"/>
              <w:bottom w:val="nil"/>
              <w:right w:val="nil"/>
            </w:tcBorders>
            <w:shd w:val="clear" w:color="auto" w:fill="auto"/>
            <w:noWrap/>
            <w:vAlign w:val="center"/>
            <w:hideMark/>
          </w:tcPr>
          <w:p w:rsidRPr="007644EF" w:rsidR="001222FC" w:rsidP="001222FC" w:rsidRDefault="001222FC" w14:paraId="2C917E4B"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2,3%</w:t>
            </w:r>
          </w:p>
        </w:tc>
        <w:tc>
          <w:tcPr>
            <w:tcW w:w="2007" w:type="dxa"/>
            <w:tcBorders>
              <w:top w:val="single" w:color="auto" w:sz="4" w:space="0"/>
              <w:left w:val="single" w:color="auto" w:sz="4" w:space="0"/>
              <w:bottom w:val="nil"/>
              <w:right w:val="single" w:color="auto" w:sz="4" w:space="0"/>
            </w:tcBorders>
            <w:shd w:val="clear" w:color="auto" w:fill="auto"/>
            <w:noWrap/>
            <w:vAlign w:val="center"/>
            <w:hideMark/>
          </w:tcPr>
          <w:p w:rsidRPr="007644EF" w:rsidR="001222FC" w:rsidP="001222FC" w:rsidRDefault="001222FC" w14:paraId="64A6C422"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90,5%</w:t>
            </w:r>
          </w:p>
        </w:tc>
      </w:tr>
      <w:tr w:rsidRPr="006A2293" w:rsidR="001D1B50" w:rsidTr="001D1B50" w14:paraId="4C76F5DA" w14:textId="77777777">
        <w:trPr>
          <w:trHeight w:val="263"/>
        </w:trPr>
        <w:tc>
          <w:tcPr>
            <w:tcW w:w="2830" w:type="dxa"/>
            <w:tcBorders>
              <w:top w:val="single" w:color="auto" w:sz="4" w:space="0"/>
              <w:left w:val="single" w:color="auto" w:sz="4" w:space="0"/>
              <w:bottom w:val="nil"/>
              <w:right w:val="nil"/>
            </w:tcBorders>
            <w:shd w:val="clear" w:color="auto" w:fill="auto"/>
            <w:noWrap/>
            <w:vAlign w:val="center"/>
            <w:hideMark/>
          </w:tcPr>
          <w:p w:rsidRPr="007644EF" w:rsidR="001222FC" w:rsidP="001222FC" w:rsidRDefault="001222FC" w14:paraId="7DE3A38E"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Canteras y pilas públicas</w:t>
            </w:r>
          </w:p>
        </w:tc>
        <w:tc>
          <w:tcPr>
            <w:tcW w:w="1735" w:type="dxa"/>
            <w:tcBorders>
              <w:top w:val="single" w:color="auto" w:sz="4" w:space="0"/>
              <w:left w:val="single" w:color="auto" w:sz="4" w:space="0"/>
              <w:bottom w:val="nil"/>
              <w:right w:val="nil"/>
            </w:tcBorders>
            <w:shd w:val="clear" w:color="auto" w:fill="auto"/>
            <w:noWrap/>
            <w:vAlign w:val="center"/>
            <w:hideMark/>
          </w:tcPr>
          <w:p w:rsidRPr="007644EF" w:rsidR="001222FC" w:rsidP="001222FC" w:rsidRDefault="001222FC" w14:paraId="21066983"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5,3%</w:t>
            </w:r>
          </w:p>
        </w:tc>
        <w:tc>
          <w:tcPr>
            <w:tcW w:w="2007" w:type="dxa"/>
            <w:tcBorders>
              <w:top w:val="single" w:color="auto" w:sz="4" w:space="0"/>
              <w:left w:val="single" w:color="auto" w:sz="4" w:space="0"/>
              <w:bottom w:val="nil"/>
              <w:right w:val="nil"/>
            </w:tcBorders>
            <w:shd w:val="clear" w:color="auto" w:fill="auto"/>
            <w:noWrap/>
            <w:vAlign w:val="center"/>
            <w:hideMark/>
          </w:tcPr>
          <w:p w:rsidRPr="007644EF" w:rsidR="001222FC" w:rsidP="001222FC" w:rsidRDefault="001222FC" w14:paraId="0E0A81DD"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0,0%</w:t>
            </w:r>
          </w:p>
        </w:tc>
        <w:tc>
          <w:tcPr>
            <w:tcW w:w="2007" w:type="dxa"/>
            <w:tcBorders>
              <w:top w:val="single" w:color="auto" w:sz="4" w:space="0"/>
              <w:left w:val="single" w:color="auto" w:sz="4" w:space="0"/>
              <w:bottom w:val="nil"/>
              <w:right w:val="single" w:color="auto" w:sz="4" w:space="0"/>
            </w:tcBorders>
            <w:shd w:val="clear" w:color="auto" w:fill="auto"/>
            <w:noWrap/>
            <w:vAlign w:val="center"/>
            <w:hideMark/>
          </w:tcPr>
          <w:p w:rsidRPr="007644EF" w:rsidR="001222FC" w:rsidP="001222FC" w:rsidRDefault="001222FC" w14:paraId="4424A266"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5,3%</w:t>
            </w:r>
          </w:p>
        </w:tc>
      </w:tr>
      <w:tr w:rsidRPr="006A2293" w:rsidR="001D1B50" w:rsidTr="001D1B50" w14:paraId="7C55AFCD" w14:textId="77777777">
        <w:trPr>
          <w:trHeight w:val="263"/>
        </w:trPr>
        <w:tc>
          <w:tcPr>
            <w:tcW w:w="2830" w:type="dxa"/>
            <w:tcBorders>
              <w:top w:val="single" w:color="auto" w:sz="4" w:space="0"/>
              <w:left w:val="single" w:color="auto" w:sz="4" w:space="0"/>
              <w:bottom w:val="nil"/>
              <w:right w:val="nil"/>
            </w:tcBorders>
            <w:shd w:val="clear" w:color="D9E1F2" w:fill="D9E1F2"/>
            <w:noWrap/>
            <w:vAlign w:val="center"/>
            <w:hideMark/>
          </w:tcPr>
          <w:p w:rsidRPr="007644EF" w:rsidR="001222FC" w:rsidP="001222FC" w:rsidRDefault="003822DC" w14:paraId="0AC27B06" w14:textId="61D022AF">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Cobertura De Agua Potable Zona Rural</w:t>
            </w:r>
          </w:p>
        </w:tc>
        <w:tc>
          <w:tcPr>
            <w:tcW w:w="1735" w:type="dxa"/>
            <w:tcBorders>
              <w:top w:val="single" w:color="auto" w:sz="4" w:space="0"/>
              <w:left w:val="single" w:color="auto" w:sz="4" w:space="0"/>
              <w:bottom w:val="nil"/>
              <w:right w:val="nil"/>
            </w:tcBorders>
            <w:shd w:val="clear" w:color="D9E1F2" w:fill="D9E1F2"/>
            <w:noWrap/>
            <w:vAlign w:val="center"/>
            <w:hideMark/>
          </w:tcPr>
          <w:p w:rsidRPr="007644EF" w:rsidR="001222FC" w:rsidP="001222FC" w:rsidRDefault="001222FC" w14:paraId="61F64BF3"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41,0%</w:t>
            </w:r>
          </w:p>
        </w:tc>
        <w:tc>
          <w:tcPr>
            <w:tcW w:w="2007" w:type="dxa"/>
            <w:tcBorders>
              <w:top w:val="single" w:color="auto" w:sz="4" w:space="0"/>
              <w:left w:val="single" w:color="auto" w:sz="4" w:space="0"/>
              <w:bottom w:val="nil"/>
              <w:right w:val="nil"/>
            </w:tcBorders>
            <w:shd w:val="clear" w:color="D9E1F2" w:fill="D9E1F2"/>
            <w:noWrap/>
            <w:vAlign w:val="center"/>
            <w:hideMark/>
          </w:tcPr>
          <w:p w:rsidRPr="007644EF" w:rsidR="001222FC" w:rsidP="001222FC" w:rsidRDefault="001222FC" w14:paraId="40CCA103"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0,9%</w:t>
            </w:r>
          </w:p>
        </w:tc>
        <w:tc>
          <w:tcPr>
            <w:tcW w:w="2007" w:type="dxa"/>
            <w:tcBorders>
              <w:top w:val="single" w:color="auto" w:sz="4" w:space="0"/>
              <w:left w:val="single" w:color="auto" w:sz="4" w:space="0"/>
              <w:bottom w:val="nil"/>
              <w:right w:val="single" w:color="auto" w:sz="4" w:space="0"/>
            </w:tcBorders>
            <w:shd w:val="clear" w:color="D9E1F2" w:fill="D9E1F2"/>
            <w:noWrap/>
            <w:vAlign w:val="center"/>
            <w:hideMark/>
          </w:tcPr>
          <w:p w:rsidRPr="007644EF" w:rsidR="001222FC" w:rsidP="001222FC" w:rsidRDefault="001222FC" w14:paraId="0549D3F9"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41,9%</w:t>
            </w:r>
          </w:p>
        </w:tc>
      </w:tr>
      <w:tr w:rsidRPr="006A2293" w:rsidR="001D1B50" w:rsidTr="001D1B50" w14:paraId="132E6F48" w14:textId="77777777">
        <w:trPr>
          <w:trHeight w:val="263"/>
        </w:trPr>
        <w:tc>
          <w:tcPr>
            <w:tcW w:w="2830" w:type="dxa"/>
            <w:tcBorders>
              <w:top w:val="single" w:color="auto" w:sz="4" w:space="0"/>
              <w:left w:val="single" w:color="auto" w:sz="4" w:space="0"/>
              <w:bottom w:val="nil"/>
              <w:right w:val="nil"/>
            </w:tcBorders>
            <w:shd w:val="clear" w:color="auto" w:fill="auto"/>
            <w:noWrap/>
            <w:vAlign w:val="center"/>
            <w:hideMark/>
          </w:tcPr>
          <w:p w:rsidRPr="007644EF" w:rsidR="001222FC" w:rsidP="001222FC" w:rsidRDefault="001222FC" w14:paraId="7E463C16" w14:textId="57E3D95A">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 xml:space="preserve">Conexión </w:t>
            </w:r>
            <w:r w:rsidRPr="007644EF" w:rsidR="0079447D">
              <w:rPr>
                <w:rFonts w:eastAsia="Times New Roman" w:cstheme="majorHAnsi"/>
                <w:color w:val="000000"/>
                <w:sz w:val="18"/>
                <w:szCs w:val="18"/>
                <w:lang w:eastAsia="es-CO"/>
              </w:rPr>
              <w:t>domiciliaria</w:t>
            </w:r>
          </w:p>
        </w:tc>
        <w:tc>
          <w:tcPr>
            <w:tcW w:w="1735" w:type="dxa"/>
            <w:tcBorders>
              <w:top w:val="single" w:color="auto" w:sz="4" w:space="0"/>
              <w:left w:val="single" w:color="auto" w:sz="4" w:space="0"/>
              <w:bottom w:val="nil"/>
              <w:right w:val="nil"/>
            </w:tcBorders>
            <w:shd w:val="clear" w:color="auto" w:fill="auto"/>
            <w:noWrap/>
            <w:vAlign w:val="center"/>
            <w:hideMark/>
          </w:tcPr>
          <w:p w:rsidRPr="007644EF" w:rsidR="001222FC" w:rsidP="001222FC" w:rsidRDefault="001222FC" w14:paraId="677C187E"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11,5%</w:t>
            </w:r>
          </w:p>
        </w:tc>
        <w:tc>
          <w:tcPr>
            <w:tcW w:w="2007" w:type="dxa"/>
            <w:tcBorders>
              <w:top w:val="single" w:color="auto" w:sz="4" w:space="0"/>
              <w:left w:val="single" w:color="auto" w:sz="4" w:space="0"/>
              <w:bottom w:val="nil"/>
              <w:right w:val="nil"/>
            </w:tcBorders>
            <w:shd w:val="clear" w:color="auto" w:fill="auto"/>
            <w:noWrap/>
            <w:vAlign w:val="center"/>
            <w:hideMark/>
          </w:tcPr>
          <w:p w:rsidRPr="007644EF" w:rsidR="001222FC" w:rsidP="001222FC" w:rsidRDefault="001222FC" w14:paraId="1EC48765"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0,7%</w:t>
            </w:r>
          </w:p>
        </w:tc>
        <w:tc>
          <w:tcPr>
            <w:tcW w:w="2007" w:type="dxa"/>
            <w:tcBorders>
              <w:top w:val="single" w:color="auto" w:sz="4" w:space="0"/>
              <w:left w:val="single" w:color="auto" w:sz="4" w:space="0"/>
              <w:bottom w:val="nil"/>
              <w:right w:val="single" w:color="auto" w:sz="4" w:space="0"/>
            </w:tcBorders>
            <w:shd w:val="clear" w:color="auto" w:fill="auto"/>
            <w:noWrap/>
            <w:vAlign w:val="center"/>
            <w:hideMark/>
          </w:tcPr>
          <w:p w:rsidRPr="007644EF" w:rsidR="001222FC" w:rsidP="001222FC" w:rsidRDefault="001222FC" w14:paraId="748AFD90"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12,2%</w:t>
            </w:r>
          </w:p>
        </w:tc>
      </w:tr>
      <w:tr w:rsidRPr="006A2293" w:rsidR="001D1B50" w:rsidTr="001D1B50" w14:paraId="6206475A" w14:textId="77777777">
        <w:trPr>
          <w:trHeight w:val="263"/>
        </w:trPr>
        <w:tc>
          <w:tcPr>
            <w:tcW w:w="2830" w:type="dxa"/>
            <w:tcBorders>
              <w:top w:val="single" w:color="auto" w:sz="4" w:space="0"/>
              <w:left w:val="single" w:color="auto" w:sz="4" w:space="0"/>
              <w:bottom w:val="nil"/>
              <w:right w:val="nil"/>
            </w:tcBorders>
            <w:shd w:val="clear" w:color="auto" w:fill="auto"/>
            <w:noWrap/>
            <w:vAlign w:val="center"/>
            <w:hideMark/>
          </w:tcPr>
          <w:p w:rsidRPr="007644EF" w:rsidR="001222FC" w:rsidP="001222FC" w:rsidRDefault="001222FC" w14:paraId="776FDB45"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Canteras y pilas públicas</w:t>
            </w:r>
          </w:p>
        </w:tc>
        <w:tc>
          <w:tcPr>
            <w:tcW w:w="1735" w:type="dxa"/>
            <w:tcBorders>
              <w:top w:val="single" w:color="auto" w:sz="4" w:space="0"/>
              <w:left w:val="single" w:color="auto" w:sz="4" w:space="0"/>
              <w:bottom w:val="nil"/>
              <w:right w:val="nil"/>
            </w:tcBorders>
            <w:shd w:val="clear" w:color="auto" w:fill="auto"/>
            <w:noWrap/>
            <w:vAlign w:val="center"/>
            <w:hideMark/>
          </w:tcPr>
          <w:p w:rsidRPr="007644EF" w:rsidR="001222FC" w:rsidP="001222FC" w:rsidRDefault="001222FC" w14:paraId="193BD629"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29,5%</w:t>
            </w:r>
          </w:p>
        </w:tc>
        <w:tc>
          <w:tcPr>
            <w:tcW w:w="2007" w:type="dxa"/>
            <w:tcBorders>
              <w:top w:val="single" w:color="auto" w:sz="4" w:space="0"/>
              <w:left w:val="single" w:color="auto" w:sz="4" w:space="0"/>
              <w:bottom w:val="nil"/>
              <w:right w:val="nil"/>
            </w:tcBorders>
            <w:shd w:val="clear" w:color="auto" w:fill="auto"/>
            <w:noWrap/>
            <w:vAlign w:val="center"/>
            <w:hideMark/>
          </w:tcPr>
          <w:p w:rsidRPr="007644EF" w:rsidR="001222FC" w:rsidP="001222FC" w:rsidRDefault="001222FC" w14:paraId="2793B28C"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0,2%</w:t>
            </w:r>
          </w:p>
        </w:tc>
        <w:tc>
          <w:tcPr>
            <w:tcW w:w="2007" w:type="dxa"/>
            <w:tcBorders>
              <w:top w:val="single" w:color="auto" w:sz="4" w:space="0"/>
              <w:left w:val="single" w:color="auto" w:sz="4" w:space="0"/>
              <w:bottom w:val="nil"/>
              <w:right w:val="single" w:color="auto" w:sz="4" w:space="0"/>
            </w:tcBorders>
            <w:shd w:val="clear" w:color="auto" w:fill="auto"/>
            <w:noWrap/>
            <w:vAlign w:val="center"/>
            <w:hideMark/>
          </w:tcPr>
          <w:p w:rsidRPr="007644EF" w:rsidR="001222FC" w:rsidP="001222FC" w:rsidRDefault="001222FC" w14:paraId="68355B8E"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29,7%</w:t>
            </w:r>
          </w:p>
        </w:tc>
      </w:tr>
      <w:tr w:rsidRPr="006A2293" w:rsidR="001D1B50" w:rsidTr="001D1B50" w14:paraId="49FE8F07" w14:textId="77777777">
        <w:trPr>
          <w:trHeight w:val="263"/>
        </w:trPr>
        <w:tc>
          <w:tcPr>
            <w:tcW w:w="2830" w:type="dxa"/>
            <w:tcBorders>
              <w:top w:val="single" w:color="auto" w:sz="4" w:space="0"/>
              <w:left w:val="single" w:color="auto" w:sz="4" w:space="0"/>
              <w:bottom w:val="nil"/>
              <w:right w:val="nil"/>
            </w:tcBorders>
            <w:shd w:val="clear" w:color="D9E1F2" w:fill="D9E1F2"/>
            <w:noWrap/>
            <w:vAlign w:val="center"/>
            <w:hideMark/>
          </w:tcPr>
          <w:p w:rsidRPr="007644EF" w:rsidR="001222FC" w:rsidP="001222FC" w:rsidRDefault="003822DC" w14:paraId="25EC2FB3" w14:textId="1A44AA72">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Cobertura Global De Agua</w:t>
            </w:r>
          </w:p>
        </w:tc>
        <w:tc>
          <w:tcPr>
            <w:tcW w:w="1735" w:type="dxa"/>
            <w:tcBorders>
              <w:top w:val="single" w:color="auto" w:sz="4" w:space="0"/>
              <w:left w:val="single" w:color="auto" w:sz="4" w:space="0"/>
              <w:bottom w:val="nil"/>
              <w:right w:val="nil"/>
            </w:tcBorders>
            <w:shd w:val="clear" w:color="D9E1F2" w:fill="D9E1F2"/>
            <w:noWrap/>
            <w:vAlign w:val="center"/>
            <w:hideMark/>
          </w:tcPr>
          <w:p w:rsidRPr="007644EF" w:rsidR="001222FC" w:rsidP="001222FC" w:rsidRDefault="001222FC" w14:paraId="70EE9DFF"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74,2%</w:t>
            </w:r>
          </w:p>
        </w:tc>
        <w:tc>
          <w:tcPr>
            <w:tcW w:w="2007" w:type="dxa"/>
            <w:tcBorders>
              <w:top w:val="single" w:color="auto" w:sz="4" w:space="0"/>
              <w:left w:val="single" w:color="auto" w:sz="4" w:space="0"/>
              <w:bottom w:val="nil"/>
              <w:right w:val="nil"/>
            </w:tcBorders>
            <w:shd w:val="clear" w:color="D9E1F2" w:fill="D9E1F2"/>
            <w:noWrap/>
            <w:vAlign w:val="center"/>
            <w:hideMark/>
          </w:tcPr>
          <w:p w:rsidRPr="007644EF" w:rsidR="001222FC" w:rsidP="001222FC" w:rsidRDefault="001222FC" w14:paraId="0D3033C7"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1,8%</w:t>
            </w:r>
          </w:p>
        </w:tc>
        <w:tc>
          <w:tcPr>
            <w:tcW w:w="2007" w:type="dxa"/>
            <w:tcBorders>
              <w:top w:val="single" w:color="auto" w:sz="4" w:space="0"/>
              <w:left w:val="single" w:color="auto" w:sz="4" w:space="0"/>
              <w:bottom w:val="nil"/>
              <w:right w:val="single" w:color="auto" w:sz="4" w:space="0"/>
            </w:tcBorders>
            <w:shd w:val="clear" w:color="D9E1F2" w:fill="D9E1F2"/>
            <w:noWrap/>
            <w:vAlign w:val="center"/>
            <w:hideMark/>
          </w:tcPr>
          <w:p w:rsidRPr="007644EF" w:rsidR="001222FC" w:rsidP="001222FC" w:rsidRDefault="001222FC" w14:paraId="0D3F21C1"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76,0%</w:t>
            </w:r>
          </w:p>
        </w:tc>
      </w:tr>
      <w:tr w:rsidRPr="006A2293" w:rsidR="001D1B50" w:rsidTr="001D1B50" w14:paraId="6E6682BB" w14:textId="77777777">
        <w:trPr>
          <w:trHeight w:val="263"/>
        </w:trPr>
        <w:tc>
          <w:tcPr>
            <w:tcW w:w="2830" w:type="dxa"/>
            <w:tcBorders>
              <w:top w:val="single" w:color="auto" w:sz="4" w:space="0"/>
              <w:left w:val="single" w:color="auto" w:sz="4" w:space="0"/>
              <w:bottom w:val="nil"/>
              <w:right w:val="nil"/>
            </w:tcBorders>
            <w:shd w:val="clear" w:color="auto" w:fill="auto"/>
            <w:noWrap/>
            <w:vAlign w:val="center"/>
            <w:hideMark/>
          </w:tcPr>
          <w:p w:rsidRPr="007644EF" w:rsidR="001222FC" w:rsidP="001222FC" w:rsidRDefault="001222FC" w14:paraId="45C1D5EF" w14:textId="403635A5">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 xml:space="preserve">Conexión </w:t>
            </w:r>
            <w:r w:rsidRPr="007644EF" w:rsidR="0079447D">
              <w:rPr>
                <w:rFonts w:eastAsia="Times New Roman" w:cstheme="majorHAnsi"/>
                <w:color w:val="000000"/>
                <w:sz w:val="18"/>
                <w:szCs w:val="18"/>
                <w:lang w:eastAsia="es-CO"/>
              </w:rPr>
              <w:t>domiciliaria</w:t>
            </w:r>
          </w:p>
        </w:tc>
        <w:tc>
          <w:tcPr>
            <w:tcW w:w="1735" w:type="dxa"/>
            <w:tcBorders>
              <w:top w:val="single" w:color="auto" w:sz="4" w:space="0"/>
              <w:left w:val="single" w:color="auto" w:sz="4" w:space="0"/>
              <w:bottom w:val="single" w:color="auto" w:sz="4" w:space="0"/>
              <w:right w:val="nil"/>
            </w:tcBorders>
            <w:shd w:val="clear" w:color="auto" w:fill="auto"/>
            <w:noWrap/>
            <w:vAlign w:val="center"/>
            <w:hideMark/>
          </w:tcPr>
          <w:p w:rsidRPr="007644EF" w:rsidR="001222FC" w:rsidP="001222FC" w:rsidRDefault="001222FC" w14:paraId="38391C39"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60,0%</w:t>
            </w:r>
          </w:p>
        </w:tc>
        <w:tc>
          <w:tcPr>
            <w:tcW w:w="2007" w:type="dxa"/>
            <w:tcBorders>
              <w:top w:val="single" w:color="auto" w:sz="4" w:space="0"/>
              <w:left w:val="single" w:color="auto" w:sz="4" w:space="0"/>
              <w:bottom w:val="single" w:color="auto" w:sz="4" w:space="0"/>
              <w:right w:val="nil"/>
            </w:tcBorders>
            <w:shd w:val="clear" w:color="auto" w:fill="auto"/>
            <w:noWrap/>
            <w:vAlign w:val="center"/>
            <w:hideMark/>
          </w:tcPr>
          <w:p w:rsidRPr="007644EF" w:rsidR="001222FC" w:rsidP="001222FC" w:rsidRDefault="001222FC" w14:paraId="01FC8DDA"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1,7%</w:t>
            </w:r>
          </w:p>
        </w:tc>
        <w:tc>
          <w:tcPr>
            <w:tcW w:w="2007"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7644EF" w:rsidR="001222FC" w:rsidP="001222FC" w:rsidRDefault="001222FC" w14:paraId="50DAA130"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61,7%</w:t>
            </w:r>
          </w:p>
        </w:tc>
      </w:tr>
      <w:tr w:rsidRPr="006A2293" w:rsidR="001D1B50" w:rsidTr="001D1B50" w14:paraId="7C83EC08" w14:textId="77777777">
        <w:trPr>
          <w:trHeight w:val="263"/>
        </w:trPr>
        <w:tc>
          <w:tcPr>
            <w:tcW w:w="2830" w:type="dxa"/>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7644EF" w:rsidR="001222FC" w:rsidP="001222FC" w:rsidRDefault="001222FC" w14:paraId="6DB23E09"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Canteras y pilas públicas</w:t>
            </w:r>
          </w:p>
        </w:tc>
        <w:tc>
          <w:tcPr>
            <w:tcW w:w="1735" w:type="dxa"/>
            <w:tcBorders>
              <w:top w:val="nil"/>
              <w:left w:val="nil"/>
              <w:bottom w:val="single" w:color="auto" w:sz="4" w:space="0"/>
              <w:right w:val="nil"/>
            </w:tcBorders>
            <w:shd w:val="clear" w:color="auto" w:fill="auto"/>
            <w:noWrap/>
            <w:vAlign w:val="center"/>
            <w:hideMark/>
          </w:tcPr>
          <w:p w:rsidRPr="007644EF" w:rsidR="001222FC" w:rsidP="001222FC" w:rsidRDefault="001222FC" w14:paraId="6A02D415"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14,2%</w:t>
            </w:r>
          </w:p>
        </w:tc>
        <w:tc>
          <w:tcPr>
            <w:tcW w:w="2007" w:type="dxa"/>
            <w:tcBorders>
              <w:top w:val="nil"/>
              <w:left w:val="single" w:color="auto" w:sz="4" w:space="0"/>
              <w:bottom w:val="single" w:color="auto" w:sz="4" w:space="0"/>
              <w:right w:val="nil"/>
            </w:tcBorders>
            <w:shd w:val="clear" w:color="auto" w:fill="auto"/>
            <w:noWrap/>
            <w:vAlign w:val="center"/>
            <w:hideMark/>
          </w:tcPr>
          <w:p w:rsidRPr="007644EF" w:rsidR="001222FC" w:rsidP="001222FC" w:rsidRDefault="001222FC" w14:paraId="098F0A5D"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0,1%</w:t>
            </w:r>
          </w:p>
        </w:tc>
        <w:tc>
          <w:tcPr>
            <w:tcW w:w="2007" w:type="dxa"/>
            <w:tcBorders>
              <w:top w:val="nil"/>
              <w:left w:val="single" w:color="auto" w:sz="4" w:space="0"/>
              <w:bottom w:val="single" w:color="auto" w:sz="4" w:space="0"/>
              <w:right w:val="single" w:color="auto" w:sz="4" w:space="0"/>
            </w:tcBorders>
            <w:shd w:val="clear" w:color="auto" w:fill="auto"/>
            <w:noWrap/>
            <w:vAlign w:val="center"/>
            <w:hideMark/>
          </w:tcPr>
          <w:p w:rsidRPr="007644EF" w:rsidR="001222FC" w:rsidP="001222FC" w:rsidRDefault="001222FC" w14:paraId="4F8D585E" w14:textId="77777777">
            <w:pPr>
              <w:spacing w:after="0" w:line="240" w:lineRule="auto"/>
              <w:jc w:val="center"/>
              <w:rPr>
                <w:rFonts w:eastAsia="Times New Roman" w:cstheme="majorHAnsi"/>
                <w:color w:val="000000"/>
                <w:sz w:val="18"/>
                <w:szCs w:val="18"/>
                <w:lang w:eastAsia="es-CO"/>
              </w:rPr>
            </w:pPr>
            <w:r w:rsidRPr="007644EF">
              <w:rPr>
                <w:rFonts w:eastAsia="Times New Roman" w:cstheme="majorHAnsi"/>
                <w:color w:val="000000"/>
                <w:sz w:val="18"/>
                <w:szCs w:val="18"/>
                <w:lang w:eastAsia="es-CO"/>
              </w:rPr>
              <w:t>14,3%</w:t>
            </w:r>
          </w:p>
        </w:tc>
      </w:tr>
    </w:tbl>
    <w:p w:rsidRPr="006A2293" w:rsidR="00712EF2" w:rsidP="00712EF2" w:rsidRDefault="00712EF2" w14:paraId="63A286CA" w14:textId="7A48FFD5">
      <w:pPr>
        <w:jc w:val="center"/>
        <w:rPr>
          <w:rFonts w:cstheme="majorHAnsi"/>
        </w:rPr>
      </w:pPr>
      <w:r w:rsidRPr="007644EF">
        <w:rPr>
          <w:rFonts w:cstheme="majorHAnsi"/>
          <w:i/>
          <w:iCs/>
          <w:color w:val="44546A" w:themeColor="text2"/>
          <w:sz w:val="20"/>
          <w:szCs w:val="20"/>
        </w:rPr>
        <w:t>Fuente: Elaboración propia con datos tomados del Boletín estadístico 2020 ANDA</w:t>
      </w:r>
      <w:r w:rsidR="008C0816">
        <w:rPr>
          <w:rFonts w:cstheme="majorHAnsi"/>
          <w:i/>
          <w:iCs/>
          <w:color w:val="44546A" w:themeColor="text2"/>
          <w:sz w:val="20"/>
          <w:szCs w:val="20"/>
        </w:rPr>
        <w:t>.</w:t>
      </w:r>
    </w:p>
    <w:p w:rsidRPr="00EF1CDD" w:rsidR="003F1BD4" w:rsidP="00E7496F" w:rsidRDefault="00E7496F" w14:paraId="43BCFEAB" w14:textId="7B133C72">
      <w:pPr>
        <w:pStyle w:val="Heading3"/>
        <w:rPr>
          <w:rFonts w:cstheme="majorHAnsi"/>
        </w:rPr>
      </w:pPr>
      <w:bookmarkStart w:name="_Toc104886463" w:id="17"/>
      <w:r w:rsidRPr="00735739">
        <w:rPr>
          <w:rFonts w:cstheme="majorHAnsi"/>
        </w:rPr>
        <w:t xml:space="preserve">Cobertura de </w:t>
      </w:r>
      <w:r w:rsidRPr="00DB53C0" w:rsidR="003A1695">
        <w:rPr>
          <w:rFonts w:cstheme="majorHAnsi"/>
        </w:rPr>
        <w:t>alcantarillado</w:t>
      </w:r>
      <w:bookmarkEnd w:id="17"/>
      <w:r w:rsidRPr="00EF1CDD">
        <w:rPr>
          <w:rFonts w:cstheme="majorHAnsi"/>
        </w:rPr>
        <w:t xml:space="preserve"> </w:t>
      </w:r>
    </w:p>
    <w:p w:rsidR="00016336" w:rsidP="003A1695" w:rsidRDefault="005863FD" w14:paraId="7666D511" w14:textId="4889C2DA">
      <w:pPr>
        <w:rPr>
          <w:rFonts w:cstheme="majorHAnsi"/>
        </w:rPr>
      </w:pPr>
      <w:r>
        <w:rPr>
          <w:rFonts w:cstheme="majorHAnsi"/>
        </w:rPr>
        <w:t xml:space="preserve">El servicio </w:t>
      </w:r>
      <w:r w:rsidRPr="00EF1CDD" w:rsidR="003A1695">
        <w:rPr>
          <w:rFonts w:cstheme="majorHAnsi"/>
        </w:rPr>
        <w:t xml:space="preserve">de </w:t>
      </w:r>
      <w:r w:rsidRPr="00EF1CDD" w:rsidR="00F31E2C">
        <w:rPr>
          <w:rFonts w:cstheme="majorHAnsi"/>
        </w:rPr>
        <w:t>alcantarillado</w:t>
      </w:r>
      <w:r w:rsidR="00BD1350">
        <w:rPr>
          <w:rFonts w:cstheme="majorHAnsi"/>
        </w:rPr>
        <w:t xml:space="preserve"> </w:t>
      </w:r>
      <w:r>
        <w:rPr>
          <w:rFonts w:cstheme="majorHAnsi"/>
        </w:rPr>
        <w:t>brindado por A</w:t>
      </w:r>
      <w:r w:rsidR="00BD1350">
        <w:rPr>
          <w:rFonts w:cstheme="majorHAnsi"/>
        </w:rPr>
        <w:t>NDA</w:t>
      </w:r>
      <w:r w:rsidRPr="006A2293" w:rsidR="003A1695">
        <w:rPr>
          <w:rFonts w:cstheme="majorHAnsi"/>
        </w:rPr>
        <w:t xml:space="preserve"> </w:t>
      </w:r>
      <w:r>
        <w:rPr>
          <w:rFonts w:cstheme="majorHAnsi"/>
        </w:rPr>
        <w:t xml:space="preserve">directamente </w:t>
      </w:r>
      <w:r w:rsidRPr="006A2293" w:rsidR="003A1695">
        <w:rPr>
          <w:rFonts w:cstheme="majorHAnsi"/>
        </w:rPr>
        <w:t>durante el año 2020</w:t>
      </w:r>
      <w:r>
        <w:rPr>
          <w:rFonts w:cstheme="majorHAnsi"/>
        </w:rPr>
        <w:t xml:space="preserve"> llegó a </w:t>
      </w:r>
      <w:r w:rsidR="00BD1350">
        <w:rPr>
          <w:rFonts w:cstheme="majorHAnsi"/>
        </w:rPr>
        <w:t>cerc</w:t>
      </w:r>
      <w:r>
        <w:rPr>
          <w:rFonts w:cstheme="majorHAnsi"/>
        </w:rPr>
        <w:t>a de</w:t>
      </w:r>
      <w:r w:rsidR="00BD1350">
        <w:rPr>
          <w:rFonts w:cstheme="majorHAnsi"/>
        </w:rPr>
        <w:t xml:space="preserve"> </w:t>
      </w:r>
      <w:r w:rsidR="00EE453A">
        <w:rPr>
          <w:rFonts w:cstheme="majorHAnsi"/>
        </w:rPr>
        <w:t>2,</w:t>
      </w:r>
      <w:r w:rsidR="00B97F53">
        <w:rPr>
          <w:rFonts w:cstheme="majorHAnsi"/>
        </w:rPr>
        <w:t>8</w:t>
      </w:r>
      <w:r w:rsidR="00EE453A">
        <w:rPr>
          <w:rFonts w:cstheme="majorHAnsi"/>
        </w:rPr>
        <w:t xml:space="preserve"> millones de habitantes (</w:t>
      </w:r>
      <w:r w:rsidRPr="00735739" w:rsidR="00D95F15">
        <w:rPr>
          <w:rFonts w:cstheme="majorHAnsi"/>
        </w:rPr>
        <w:t>41</w:t>
      </w:r>
      <w:r w:rsidRPr="00EF1CDD" w:rsidR="003A1695">
        <w:rPr>
          <w:rFonts w:cstheme="majorHAnsi"/>
        </w:rPr>
        <w:t>,</w:t>
      </w:r>
      <w:r w:rsidRPr="00EF1CDD" w:rsidR="00D95F15">
        <w:rPr>
          <w:rFonts w:cstheme="majorHAnsi"/>
        </w:rPr>
        <w:t>9</w:t>
      </w:r>
      <w:r w:rsidRPr="00EF1CDD" w:rsidR="003A1695">
        <w:rPr>
          <w:rFonts w:cstheme="majorHAnsi"/>
        </w:rPr>
        <w:t>%</w:t>
      </w:r>
      <w:r>
        <w:rPr>
          <w:rFonts w:cstheme="majorHAnsi"/>
        </w:rPr>
        <w:t xml:space="preserve"> de </w:t>
      </w:r>
      <w:r w:rsidR="00B97F53">
        <w:rPr>
          <w:rFonts w:cstheme="majorHAnsi"/>
        </w:rPr>
        <w:t>los habitantes del país</w:t>
      </w:r>
      <w:r w:rsidR="00EE453A">
        <w:rPr>
          <w:rFonts w:cstheme="majorHAnsi"/>
        </w:rPr>
        <w:t>)</w:t>
      </w:r>
      <w:r w:rsidR="00B97F53">
        <w:rPr>
          <w:rFonts w:cstheme="majorHAnsi"/>
        </w:rPr>
        <w:t xml:space="preserve">, Esa cobertura total se compone </w:t>
      </w:r>
      <w:r w:rsidR="00835C77">
        <w:rPr>
          <w:rFonts w:cstheme="majorHAnsi"/>
        </w:rPr>
        <w:t xml:space="preserve">por </w:t>
      </w:r>
      <w:r w:rsidR="00835C77">
        <w:rPr>
          <w:rFonts w:cstheme="majorHAnsi"/>
        </w:rPr>
        <w:lastRenderedPageBreak/>
        <w:t>una</w:t>
      </w:r>
      <w:r w:rsidR="00B97F53">
        <w:rPr>
          <w:rFonts w:cstheme="majorHAnsi"/>
        </w:rPr>
        <w:t xml:space="preserve"> cobertura en </w:t>
      </w:r>
      <w:r w:rsidRPr="00A35D8E" w:rsidR="007525CC">
        <w:rPr>
          <w:rFonts w:cstheme="majorHAnsi"/>
        </w:rPr>
        <w:t>zonas urbanas</w:t>
      </w:r>
      <w:r w:rsidR="007525CC">
        <w:rPr>
          <w:rFonts w:cstheme="majorHAnsi"/>
        </w:rPr>
        <w:t xml:space="preserve"> </w:t>
      </w:r>
      <w:r w:rsidR="00B97F53">
        <w:rPr>
          <w:rFonts w:cstheme="majorHAnsi"/>
        </w:rPr>
        <w:t xml:space="preserve">del </w:t>
      </w:r>
      <w:r w:rsidRPr="003B2DEC" w:rsidR="00D95F15">
        <w:rPr>
          <w:rFonts w:cstheme="majorHAnsi"/>
        </w:rPr>
        <w:t>66</w:t>
      </w:r>
      <w:r w:rsidRPr="001F0615" w:rsidR="003A1695">
        <w:rPr>
          <w:rFonts w:cstheme="majorHAnsi"/>
        </w:rPr>
        <w:t>,</w:t>
      </w:r>
      <w:r w:rsidRPr="00A35D8E" w:rsidR="00D95F15">
        <w:rPr>
          <w:rFonts w:cstheme="majorHAnsi"/>
        </w:rPr>
        <w:t>1</w:t>
      </w:r>
      <w:r w:rsidR="00101158">
        <w:rPr>
          <w:rFonts w:cstheme="majorHAnsi"/>
        </w:rPr>
        <w:t>%</w:t>
      </w:r>
      <w:r w:rsidRPr="00A35D8E" w:rsidR="003A1695">
        <w:rPr>
          <w:rFonts w:cstheme="majorHAnsi"/>
        </w:rPr>
        <w:t xml:space="preserve"> y </w:t>
      </w:r>
      <w:r w:rsidR="00B97F53">
        <w:rPr>
          <w:rFonts w:cstheme="majorHAnsi"/>
        </w:rPr>
        <w:t xml:space="preserve">sin </w:t>
      </w:r>
      <w:r w:rsidR="00835C77">
        <w:rPr>
          <w:rFonts w:cstheme="majorHAnsi"/>
        </w:rPr>
        <w:t xml:space="preserve">servicio </w:t>
      </w:r>
      <w:r w:rsidRPr="00A35D8E" w:rsidR="00835C77">
        <w:rPr>
          <w:rFonts w:cstheme="majorHAnsi"/>
        </w:rPr>
        <w:t>alguno</w:t>
      </w:r>
      <w:r w:rsidR="00B97F53">
        <w:rPr>
          <w:rFonts w:cstheme="majorHAnsi"/>
        </w:rPr>
        <w:t xml:space="preserve"> en </w:t>
      </w:r>
      <w:r w:rsidRPr="001834B7" w:rsidR="003A1695">
        <w:rPr>
          <w:rFonts w:cstheme="majorHAnsi"/>
        </w:rPr>
        <w:t>las zonas rurales.</w:t>
      </w:r>
      <w:r w:rsidR="00ED3D0C">
        <w:rPr>
          <w:rFonts w:cstheme="majorHAnsi"/>
        </w:rPr>
        <w:t xml:space="preserve"> </w:t>
      </w:r>
      <w:r w:rsidRPr="001834B7" w:rsidR="003A1695">
        <w:rPr>
          <w:rFonts w:cstheme="majorHAnsi"/>
        </w:rPr>
        <w:t xml:space="preserve">Al </w:t>
      </w:r>
      <w:r w:rsidR="00B97F53">
        <w:rPr>
          <w:rFonts w:cstheme="majorHAnsi"/>
        </w:rPr>
        <w:t>incluir el servicio brindado p</w:t>
      </w:r>
      <w:r w:rsidRPr="001834B7" w:rsidR="003A1695">
        <w:rPr>
          <w:rFonts w:cstheme="majorHAnsi"/>
        </w:rPr>
        <w:t xml:space="preserve">or </w:t>
      </w:r>
      <w:r w:rsidR="00B97F53">
        <w:rPr>
          <w:rFonts w:cstheme="majorHAnsi"/>
        </w:rPr>
        <w:t xml:space="preserve">medio de </w:t>
      </w:r>
      <w:r w:rsidRPr="001834B7" w:rsidR="003A1695">
        <w:rPr>
          <w:rFonts w:cstheme="majorHAnsi"/>
        </w:rPr>
        <w:t>operadores descentralizados</w:t>
      </w:r>
      <w:r w:rsidR="00B97F53">
        <w:rPr>
          <w:rFonts w:cstheme="majorHAnsi"/>
        </w:rPr>
        <w:t>,</w:t>
      </w:r>
      <w:r w:rsidRPr="001834B7" w:rsidR="003A1695">
        <w:rPr>
          <w:rFonts w:cstheme="majorHAnsi"/>
        </w:rPr>
        <w:t xml:space="preserve"> la cobertura global de </w:t>
      </w:r>
      <w:r w:rsidRPr="008421F8" w:rsidR="00593CB5">
        <w:rPr>
          <w:rFonts w:cstheme="majorHAnsi"/>
        </w:rPr>
        <w:t>alcantarillado</w:t>
      </w:r>
      <w:r w:rsidRPr="008421F8" w:rsidR="003A1695">
        <w:rPr>
          <w:rFonts w:cstheme="majorHAnsi"/>
        </w:rPr>
        <w:t xml:space="preserve"> para el año 2020 aumenta </w:t>
      </w:r>
      <w:r w:rsidRPr="008421F8" w:rsidR="00887323">
        <w:rPr>
          <w:rFonts w:cstheme="majorHAnsi"/>
        </w:rPr>
        <w:t>0</w:t>
      </w:r>
      <w:r w:rsidRPr="008421F8" w:rsidR="003A1695">
        <w:rPr>
          <w:rFonts w:cstheme="majorHAnsi"/>
        </w:rPr>
        <w:t>,</w:t>
      </w:r>
      <w:r w:rsidRPr="008421F8" w:rsidR="00887323">
        <w:rPr>
          <w:rFonts w:cstheme="majorHAnsi"/>
        </w:rPr>
        <w:t>7</w:t>
      </w:r>
      <w:r w:rsidRPr="008421F8" w:rsidR="003A1695">
        <w:rPr>
          <w:rFonts w:cstheme="majorHAnsi"/>
        </w:rPr>
        <w:t xml:space="preserve">% pasando a ser de </w:t>
      </w:r>
      <w:r w:rsidRPr="008421F8" w:rsidR="00887323">
        <w:rPr>
          <w:rFonts w:cstheme="majorHAnsi"/>
        </w:rPr>
        <w:t>42,6</w:t>
      </w:r>
      <w:r w:rsidRPr="008421F8" w:rsidR="003A1695">
        <w:rPr>
          <w:rFonts w:cstheme="majorHAnsi"/>
        </w:rPr>
        <w:t>%</w:t>
      </w:r>
      <w:r w:rsidR="00B97F53">
        <w:rPr>
          <w:rFonts w:cstheme="majorHAnsi"/>
        </w:rPr>
        <w:t>,</w:t>
      </w:r>
      <w:r w:rsidR="00756D58">
        <w:rPr>
          <w:rFonts w:cstheme="majorHAnsi"/>
        </w:rPr>
        <w:t xml:space="preserve"> </w:t>
      </w:r>
      <w:r w:rsidR="00B97F53">
        <w:rPr>
          <w:rFonts w:cstheme="majorHAnsi"/>
        </w:rPr>
        <w:t xml:space="preserve">sirviendo a un </w:t>
      </w:r>
      <w:r w:rsidR="00756D58">
        <w:rPr>
          <w:rFonts w:cstheme="majorHAnsi"/>
        </w:rPr>
        <w:t xml:space="preserve">total cercano a </w:t>
      </w:r>
      <w:r w:rsidR="00016336">
        <w:rPr>
          <w:rFonts w:cstheme="majorHAnsi"/>
        </w:rPr>
        <w:t>2,9</w:t>
      </w:r>
      <w:r w:rsidR="00756D58">
        <w:rPr>
          <w:rFonts w:cstheme="majorHAnsi"/>
        </w:rPr>
        <w:t xml:space="preserve"> millones de habitantes</w:t>
      </w:r>
      <w:r w:rsidRPr="008421F8" w:rsidR="003A1695">
        <w:rPr>
          <w:rFonts w:cstheme="majorHAnsi"/>
        </w:rPr>
        <w:t>.</w:t>
      </w:r>
    </w:p>
    <w:p w:rsidRPr="00675739" w:rsidR="00675739" w:rsidP="00675739" w:rsidRDefault="00675739" w14:paraId="64339850" w14:textId="61FB0BB9">
      <w:pPr>
        <w:pStyle w:val="Caption"/>
        <w:rPr>
          <w:rFonts w:cstheme="majorHAnsi"/>
          <w:sz w:val="22"/>
          <w:szCs w:val="22"/>
        </w:rPr>
      </w:pPr>
      <w:bookmarkStart w:name="_Toc104306504" w:id="18"/>
      <w:r w:rsidRPr="00675739">
        <w:rPr>
          <w:rFonts w:cstheme="majorHAnsi"/>
          <w:sz w:val="22"/>
          <w:szCs w:val="22"/>
        </w:rPr>
        <w:t xml:space="preserve">Tabla </w:t>
      </w:r>
      <w:r w:rsidRPr="00675739">
        <w:rPr>
          <w:rFonts w:cstheme="majorHAnsi"/>
          <w:sz w:val="22"/>
          <w:szCs w:val="22"/>
        </w:rPr>
        <w:fldChar w:fldCharType="begin"/>
      </w:r>
      <w:r w:rsidRPr="00675739">
        <w:rPr>
          <w:rFonts w:cstheme="majorHAnsi"/>
          <w:sz w:val="22"/>
          <w:szCs w:val="22"/>
        </w:rPr>
        <w:instrText xml:space="preserve"> SEQ Tabla \* ARABIC </w:instrText>
      </w:r>
      <w:r w:rsidRPr="00675739">
        <w:rPr>
          <w:rFonts w:cstheme="majorHAnsi"/>
          <w:sz w:val="22"/>
          <w:szCs w:val="22"/>
        </w:rPr>
        <w:fldChar w:fldCharType="separate"/>
      </w:r>
      <w:r w:rsidR="008F06E6">
        <w:rPr>
          <w:rFonts w:cstheme="majorHAnsi"/>
          <w:noProof/>
          <w:sz w:val="22"/>
          <w:szCs w:val="22"/>
        </w:rPr>
        <w:t>6</w:t>
      </w:r>
      <w:r w:rsidRPr="00675739">
        <w:rPr>
          <w:rFonts w:cstheme="majorHAnsi"/>
          <w:sz w:val="22"/>
          <w:szCs w:val="22"/>
        </w:rPr>
        <w:fldChar w:fldCharType="end"/>
      </w:r>
      <w:r w:rsidRPr="00FE0B21" w:rsidR="00FE0B21">
        <w:rPr>
          <w:rFonts w:cstheme="majorHAnsi"/>
          <w:sz w:val="22"/>
          <w:szCs w:val="22"/>
        </w:rPr>
        <w:t xml:space="preserve"> </w:t>
      </w:r>
      <w:r w:rsidR="00FE0B21">
        <w:rPr>
          <w:rFonts w:cstheme="majorHAnsi"/>
          <w:sz w:val="22"/>
          <w:szCs w:val="22"/>
        </w:rPr>
        <w:t xml:space="preserve">Habitantes con cobertura de </w:t>
      </w:r>
      <w:r w:rsidR="00A04705">
        <w:rPr>
          <w:rFonts w:cstheme="majorHAnsi"/>
          <w:sz w:val="22"/>
          <w:szCs w:val="22"/>
        </w:rPr>
        <w:t>alcantarillado</w:t>
      </w:r>
      <w:r w:rsidR="00FE0B21">
        <w:rPr>
          <w:rFonts w:cstheme="majorHAnsi"/>
          <w:sz w:val="22"/>
          <w:szCs w:val="22"/>
        </w:rPr>
        <w:t xml:space="preserve"> por zonas y operadores 2020</w:t>
      </w:r>
      <w:bookmarkEnd w:id="18"/>
    </w:p>
    <w:tbl>
      <w:tblPr>
        <w:tblW w:w="8850" w:type="dxa"/>
        <w:tblCellMar>
          <w:left w:w="70" w:type="dxa"/>
          <w:right w:w="70" w:type="dxa"/>
        </w:tblCellMar>
        <w:tblLook w:val="04A0" w:firstRow="1" w:lastRow="0" w:firstColumn="1" w:lastColumn="0" w:noHBand="0" w:noVBand="1"/>
      </w:tblPr>
      <w:tblGrid>
        <w:gridCol w:w="3776"/>
        <w:gridCol w:w="1649"/>
        <w:gridCol w:w="1776"/>
        <w:gridCol w:w="1649"/>
      </w:tblGrid>
      <w:tr w:rsidRPr="004639FF" w:rsidR="004639FF" w:rsidTr="004639FF" w14:paraId="344891B8" w14:textId="77777777">
        <w:trPr>
          <w:trHeight w:val="551"/>
        </w:trPr>
        <w:tc>
          <w:tcPr>
            <w:tcW w:w="3776" w:type="dxa"/>
            <w:tcBorders>
              <w:top w:val="single" w:color="auto" w:sz="4" w:space="0"/>
              <w:left w:val="single" w:color="auto" w:sz="4" w:space="0"/>
              <w:bottom w:val="single" w:color="auto" w:sz="4" w:space="0"/>
              <w:right w:val="single" w:color="auto" w:sz="4" w:space="0"/>
            </w:tcBorders>
            <w:shd w:val="clear" w:color="4472C4" w:fill="00B050"/>
            <w:vAlign w:val="center"/>
            <w:hideMark/>
          </w:tcPr>
          <w:p w:rsidRPr="004639FF" w:rsidR="004639FF" w:rsidP="004639FF" w:rsidRDefault="004639FF" w14:paraId="1B066F98" w14:textId="77777777">
            <w:pPr>
              <w:spacing w:after="0" w:line="240" w:lineRule="auto"/>
              <w:jc w:val="center"/>
              <w:rPr>
                <w:rFonts w:eastAsia="Times New Roman" w:cstheme="majorHAnsi"/>
                <w:b/>
                <w:bCs/>
                <w:color w:val="FFFFFF"/>
                <w:sz w:val="18"/>
                <w:szCs w:val="18"/>
                <w:lang w:eastAsia="es-CO"/>
              </w:rPr>
            </w:pPr>
            <w:r w:rsidRPr="004639FF">
              <w:rPr>
                <w:rFonts w:eastAsia="Times New Roman" w:cstheme="majorHAnsi"/>
                <w:b/>
                <w:bCs/>
                <w:color w:val="FFFFFF"/>
                <w:sz w:val="18"/>
                <w:szCs w:val="18"/>
                <w:lang w:eastAsia="es-CO"/>
              </w:rPr>
              <w:t>CONCEPTO</w:t>
            </w:r>
          </w:p>
        </w:tc>
        <w:tc>
          <w:tcPr>
            <w:tcW w:w="1649" w:type="dxa"/>
            <w:tcBorders>
              <w:top w:val="single" w:color="auto" w:sz="4" w:space="0"/>
              <w:left w:val="nil"/>
              <w:bottom w:val="single" w:color="auto" w:sz="4" w:space="0"/>
              <w:right w:val="single" w:color="auto" w:sz="4" w:space="0"/>
            </w:tcBorders>
            <w:shd w:val="clear" w:color="4472C4" w:fill="00B050"/>
            <w:vAlign w:val="center"/>
            <w:hideMark/>
          </w:tcPr>
          <w:p w:rsidRPr="004639FF" w:rsidR="004639FF" w:rsidP="004639FF" w:rsidRDefault="004639FF" w14:paraId="60F3D436" w14:textId="77777777">
            <w:pPr>
              <w:spacing w:after="0" w:line="240" w:lineRule="auto"/>
              <w:jc w:val="center"/>
              <w:rPr>
                <w:rFonts w:eastAsia="Times New Roman" w:cstheme="majorHAnsi"/>
                <w:b/>
                <w:bCs/>
                <w:color w:val="FFFFFF"/>
                <w:sz w:val="18"/>
                <w:szCs w:val="18"/>
                <w:lang w:eastAsia="es-CO"/>
              </w:rPr>
            </w:pPr>
            <w:r w:rsidRPr="004639FF">
              <w:rPr>
                <w:rFonts w:eastAsia="Times New Roman" w:cstheme="majorHAnsi"/>
                <w:b/>
                <w:bCs/>
                <w:color w:val="FFFFFF"/>
                <w:sz w:val="18"/>
                <w:szCs w:val="18"/>
                <w:lang w:eastAsia="es-CO"/>
              </w:rPr>
              <w:t>ANDA</w:t>
            </w:r>
          </w:p>
        </w:tc>
        <w:tc>
          <w:tcPr>
            <w:tcW w:w="1776" w:type="dxa"/>
            <w:tcBorders>
              <w:top w:val="single" w:color="auto" w:sz="4" w:space="0"/>
              <w:left w:val="nil"/>
              <w:bottom w:val="single" w:color="auto" w:sz="4" w:space="0"/>
              <w:right w:val="single" w:color="auto" w:sz="4" w:space="0"/>
            </w:tcBorders>
            <w:shd w:val="clear" w:color="4472C4" w:fill="00B050"/>
            <w:vAlign w:val="center"/>
            <w:hideMark/>
          </w:tcPr>
          <w:p w:rsidRPr="004639FF" w:rsidR="004639FF" w:rsidP="004639FF" w:rsidRDefault="004639FF" w14:paraId="05210C17" w14:textId="77777777">
            <w:pPr>
              <w:spacing w:after="0" w:line="240" w:lineRule="auto"/>
              <w:jc w:val="center"/>
              <w:rPr>
                <w:rFonts w:eastAsia="Times New Roman" w:cstheme="majorHAnsi"/>
                <w:b/>
                <w:bCs/>
                <w:color w:val="FFFFFF"/>
                <w:sz w:val="18"/>
                <w:szCs w:val="18"/>
                <w:lang w:eastAsia="es-CO"/>
              </w:rPr>
            </w:pPr>
            <w:r w:rsidRPr="004639FF">
              <w:rPr>
                <w:rFonts w:eastAsia="Times New Roman" w:cstheme="majorHAnsi"/>
                <w:b/>
                <w:bCs/>
                <w:color w:val="FFFFFF"/>
                <w:sz w:val="18"/>
                <w:szCs w:val="18"/>
                <w:lang w:eastAsia="es-CO"/>
              </w:rPr>
              <w:t>OPERADORES DESCENTRALIZADOS</w:t>
            </w:r>
          </w:p>
        </w:tc>
        <w:tc>
          <w:tcPr>
            <w:tcW w:w="1649" w:type="dxa"/>
            <w:tcBorders>
              <w:top w:val="single" w:color="auto" w:sz="4" w:space="0"/>
              <w:left w:val="nil"/>
              <w:bottom w:val="single" w:color="auto" w:sz="4" w:space="0"/>
              <w:right w:val="single" w:color="auto" w:sz="4" w:space="0"/>
            </w:tcBorders>
            <w:shd w:val="clear" w:color="4472C4" w:fill="00B050"/>
            <w:vAlign w:val="center"/>
            <w:hideMark/>
          </w:tcPr>
          <w:p w:rsidRPr="004639FF" w:rsidR="004639FF" w:rsidP="004639FF" w:rsidRDefault="004639FF" w14:paraId="5FD9741E" w14:textId="77777777">
            <w:pPr>
              <w:spacing w:after="0" w:line="240" w:lineRule="auto"/>
              <w:jc w:val="center"/>
              <w:rPr>
                <w:rFonts w:eastAsia="Times New Roman" w:cstheme="majorHAnsi"/>
                <w:b/>
                <w:bCs/>
                <w:color w:val="FFFFFF"/>
                <w:sz w:val="18"/>
                <w:szCs w:val="18"/>
                <w:lang w:eastAsia="es-CO"/>
              </w:rPr>
            </w:pPr>
            <w:r w:rsidRPr="004639FF">
              <w:rPr>
                <w:rFonts w:eastAsia="Times New Roman" w:cstheme="majorHAnsi"/>
                <w:b/>
                <w:bCs/>
                <w:color w:val="FFFFFF"/>
                <w:sz w:val="18"/>
                <w:szCs w:val="18"/>
                <w:lang w:eastAsia="es-CO"/>
              </w:rPr>
              <w:t>ANDA + OPERADORES DESCENTRALIZADOS</w:t>
            </w:r>
          </w:p>
        </w:tc>
      </w:tr>
      <w:tr w:rsidRPr="004639FF" w:rsidR="004639FF" w:rsidTr="004639FF" w14:paraId="756169C7" w14:textId="77777777">
        <w:trPr>
          <w:trHeight w:val="275"/>
        </w:trPr>
        <w:tc>
          <w:tcPr>
            <w:tcW w:w="3776" w:type="dxa"/>
            <w:tcBorders>
              <w:top w:val="nil"/>
              <w:left w:val="single" w:color="auto" w:sz="4" w:space="0"/>
              <w:bottom w:val="single" w:color="auto" w:sz="4" w:space="0"/>
              <w:right w:val="single" w:color="auto" w:sz="4" w:space="0"/>
            </w:tcBorders>
            <w:shd w:val="clear" w:color="D9E1F2" w:fill="C6E0B4"/>
            <w:noWrap/>
            <w:vAlign w:val="center"/>
            <w:hideMark/>
          </w:tcPr>
          <w:p w:rsidRPr="004639FF" w:rsidR="004639FF" w:rsidP="004639FF" w:rsidRDefault="003D6979" w14:paraId="5F0B0C1F" w14:textId="645479DF">
            <w:pPr>
              <w:spacing w:after="0" w:line="240" w:lineRule="auto"/>
              <w:jc w:val="center"/>
              <w:rPr>
                <w:rFonts w:eastAsia="Times New Roman" w:cstheme="majorHAnsi"/>
                <w:color w:val="000000"/>
                <w:sz w:val="18"/>
                <w:szCs w:val="18"/>
                <w:lang w:eastAsia="es-CO"/>
              </w:rPr>
            </w:pPr>
            <w:r w:rsidRPr="004639FF">
              <w:rPr>
                <w:rFonts w:eastAsia="Times New Roman" w:cstheme="majorHAnsi"/>
                <w:color w:val="000000"/>
                <w:sz w:val="18"/>
                <w:szCs w:val="18"/>
                <w:lang w:eastAsia="es-CO"/>
              </w:rPr>
              <w:t>Habitantes Con Cobertura Zona Urbana</w:t>
            </w:r>
          </w:p>
        </w:tc>
        <w:tc>
          <w:tcPr>
            <w:tcW w:w="1649" w:type="dxa"/>
            <w:tcBorders>
              <w:top w:val="nil"/>
              <w:left w:val="nil"/>
              <w:bottom w:val="single" w:color="auto" w:sz="4" w:space="0"/>
              <w:right w:val="single" w:color="auto" w:sz="4" w:space="0"/>
            </w:tcBorders>
            <w:shd w:val="clear" w:color="D9E1F2" w:fill="C6E0B4"/>
            <w:noWrap/>
            <w:vAlign w:val="center"/>
            <w:hideMark/>
          </w:tcPr>
          <w:p w:rsidRPr="004639FF" w:rsidR="004639FF" w:rsidP="004639FF" w:rsidRDefault="004639FF" w14:paraId="45DCD7A7" w14:textId="18A31EE2">
            <w:pPr>
              <w:spacing w:after="0" w:line="240" w:lineRule="auto"/>
              <w:jc w:val="center"/>
              <w:rPr>
                <w:rFonts w:eastAsia="Times New Roman" w:cstheme="majorHAnsi"/>
                <w:color w:val="000000"/>
                <w:sz w:val="18"/>
                <w:szCs w:val="18"/>
                <w:lang w:eastAsia="es-CO"/>
              </w:rPr>
            </w:pPr>
            <w:r w:rsidRPr="004639FF">
              <w:rPr>
                <w:rFonts w:eastAsia="Times New Roman" w:cstheme="majorHAnsi"/>
                <w:color w:val="000000"/>
                <w:sz w:val="18"/>
                <w:szCs w:val="18"/>
                <w:lang w:eastAsia="es-CO"/>
              </w:rPr>
              <w:t>2.828.601</w:t>
            </w:r>
          </w:p>
        </w:tc>
        <w:tc>
          <w:tcPr>
            <w:tcW w:w="1776" w:type="dxa"/>
            <w:tcBorders>
              <w:top w:val="nil"/>
              <w:left w:val="nil"/>
              <w:bottom w:val="single" w:color="auto" w:sz="4" w:space="0"/>
              <w:right w:val="single" w:color="auto" w:sz="4" w:space="0"/>
            </w:tcBorders>
            <w:shd w:val="clear" w:color="D9E1F2" w:fill="C6E0B4"/>
            <w:noWrap/>
            <w:vAlign w:val="center"/>
            <w:hideMark/>
          </w:tcPr>
          <w:p w:rsidRPr="004639FF" w:rsidR="004639FF" w:rsidP="004639FF" w:rsidRDefault="004639FF" w14:paraId="444A0C11" w14:textId="5E03ED13">
            <w:pPr>
              <w:spacing w:after="0" w:line="240" w:lineRule="auto"/>
              <w:jc w:val="center"/>
              <w:rPr>
                <w:rFonts w:eastAsia="Times New Roman" w:cstheme="majorHAnsi"/>
                <w:color w:val="000000"/>
                <w:sz w:val="18"/>
                <w:szCs w:val="18"/>
                <w:lang w:eastAsia="es-CO"/>
              </w:rPr>
            </w:pPr>
            <w:r w:rsidRPr="004639FF">
              <w:rPr>
                <w:rFonts w:eastAsia="Times New Roman" w:cstheme="majorHAnsi"/>
                <w:color w:val="000000"/>
                <w:sz w:val="18"/>
                <w:szCs w:val="18"/>
                <w:lang w:eastAsia="es-CO"/>
              </w:rPr>
              <w:t>46.944</w:t>
            </w:r>
          </w:p>
        </w:tc>
        <w:tc>
          <w:tcPr>
            <w:tcW w:w="1649" w:type="dxa"/>
            <w:tcBorders>
              <w:top w:val="nil"/>
              <w:left w:val="nil"/>
              <w:bottom w:val="single" w:color="auto" w:sz="4" w:space="0"/>
              <w:right w:val="single" w:color="auto" w:sz="4" w:space="0"/>
            </w:tcBorders>
            <w:shd w:val="clear" w:color="D9E1F2" w:fill="C6E0B4"/>
            <w:noWrap/>
            <w:vAlign w:val="center"/>
            <w:hideMark/>
          </w:tcPr>
          <w:p w:rsidRPr="004639FF" w:rsidR="004639FF" w:rsidP="004639FF" w:rsidRDefault="004639FF" w14:paraId="67BDBF51" w14:textId="787884C4">
            <w:pPr>
              <w:spacing w:after="0" w:line="240" w:lineRule="auto"/>
              <w:jc w:val="center"/>
              <w:rPr>
                <w:rFonts w:eastAsia="Times New Roman" w:cstheme="majorHAnsi"/>
                <w:color w:val="000000"/>
                <w:sz w:val="18"/>
                <w:szCs w:val="18"/>
                <w:lang w:eastAsia="es-CO"/>
              </w:rPr>
            </w:pPr>
            <w:r w:rsidRPr="004639FF">
              <w:rPr>
                <w:rFonts w:eastAsia="Times New Roman" w:cstheme="majorHAnsi"/>
                <w:color w:val="000000"/>
                <w:sz w:val="18"/>
                <w:szCs w:val="18"/>
                <w:lang w:eastAsia="es-CO"/>
              </w:rPr>
              <w:t>2.875.545</w:t>
            </w:r>
          </w:p>
        </w:tc>
      </w:tr>
      <w:tr w:rsidRPr="004639FF" w:rsidR="004639FF" w:rsidTr="004639FF" w14:paraId="2B738548" w14:textId="77777777">
        <w:trPr>
          <w:trHeight w:val="275"/>
        </w:trPr>
        <w:tc>
          <w:tcPr>
            <w:tcW w:w="3776" w:type="dxa"/>
            <w:tcBorders>
              <w:top w:val="nil"/>
              <w:left w:val="single" w:color="auto" w:sz="4" w:space="0"/>
              <w:bottom w:val="single" w:color="auto" w:sz="4" w:space="0"/>
              <w:right w:val="single" w:color="auto" w:sz="4" w:space="0"/>
            </w:tcBorders>
            <w:shd w:val="clear" w:color="auto" w:fill="auto"/>
            <w:noWrap/>
            <w:vAlign w:val="center"/>
            <w:hideMark/>
          </w:tcPr>
          <w:p w:rsidRPr="004639FF" w:rsidR="004639FF" w:rsidP="004639FF" w:rsidRDefault="004639FF" w14:paraId="3523F1F4" w14:textId="0D5F2741">
            <w:pPr>
              <w:spacing w:after="0" w:line="240" w:lineRule="auto"/>
              <w:jc w:val="center"/>
              <w:rPr>
                <w:rFonts w:eastAsia="Times New Roman" w:cstheme="majorHAnsi"/>
                <w:color w:val="000000"/>
                <w:sz w:val="18"/>
                <w:szCs w:val="18"/>
                <w:lang w:eastAsia="es-CO"/>
              </w:rPr>
            </w:pPr>
            <w:r w:rsidRPr="004639FF">
              <w:rPr>
                <w:rFonts w:eastAsia="Times New Roman" w:cstheme="majorHAnsi"/>
                <w:color w:val="000000"/>
                <w:sz w:val="18"/>
                <w:szCs w:val="18"/>
                <w:lang w:eastAsia="es-CO"/>
              </w:rPr>
              <w:t>Conexión domiciliaria</w:t>
            </w:r>
          </w:p>
        </w:tc>
        <w:tc>
          <w:tcPr>
            <w:tcW w:w="1649" w:type="dxa"/>
            <w:tcBorders>
              <w:top w:val="nil"/>
              <w:left w:val="nil"/>
              <w:bottom w:val="single" w:color="auto" w:sz="4" w:space="0"/>
              <w:right w:val="single" w:color="auto" w:sz="4" w:space="0"/>
            </w:tcBorders>
            <w:shd w:val="clear" w:color="auto" w:fill="auto"/>
            <w:noWrap/>
            <w:vAlign w:val="center"/>
            <w:hideMark/>
          </w:tcPr>
          <w:p w:rsidRPr="004639FF" w:rsidR="004639FF" w:rsidP="004639FF" w:rsidRDefault="004639FF" w14:paraId="3F05DE74" w14:textId="1B19194A">
            <w:pPr>
              <w:spacing w:after="0" w:line="240" w:lineRule="auto"/>
              <w:jc w:val="center"/>
              <w:rPr>
                <w:rFonts w:eastAsia="Times New Roman" w:cstheme="majorHAnsi"/>
                <w:color w:val="000000"/>
                <w:sz w:val="18"/>
                <w:szCs w:val="18"/>
                <w:lang w:eastAsia="es-CO"/>
              </w:rPr>
            </w:pPr>
            <w:r w:rsidRPr="004639FF">
              <w:rPr>
                <w:rFonts w:eastAsia="Times New Roman" w:cstheme="majorHAnsi"/>
                <w:color w:val="000000"/>
                <w:sz w:val="18"/>
                <w:szCs w:val="18"/>
                <w:lang w:eastAsia="es-CO"/>
              </w:rPr>
              <w:t>2.828.601</w:t>
            </w:r>
          </w:p>
        </w:tc>
        <w:tc>
          <w:tcPr>
            <w:tcW w:w="1776" w:type="dxa"/>
            <w:tcBorders>
              <w:top w:val="nil"/>
              <w:left w:val="nil"/>
              <w:bottom w:val="single" w:color="auto" w:sz="4" w:space="0"/>
              <w:right w:val="single" w:color="auto" w:sz="4" w:space="0"/>
            </w:tcBorders>
            <w:shd w:val="clear" w:color="auto" w:fill="auto"/>
            <w:noWrap/>
            <w:vAlign w:val="center"/>
            <w:hideMark/>
          </w:tcPr>
          <w:p w:rsidRPr="004639FF" w:rsidR="004639FF" w:rsidP="004639FF" w:rsidRDefault="004639FF" w14:paraId="5F33E68C" w14:textId="15CE48BE">
            <w:pPr>
              <w:spacing w:after="0" w:line="240" w:lineRule="auto"/>
              <w:jc w:val="center"/>
              <w:rPr>
                <w:rFonts w:eastAsia="Times New Roman" w:cstheme="majorHAnsi"/>
                <w:color w:val="000000"/>
                <w:sz w:val="18"/>
                <w:szCs w:val="18"/>
                <w:lang w:eastAsia="es-CO"/>
              </w:rPr>
            </w:pPr>
            <w:r w:rsidRPr="004639FF">
              <w:rPr>
                <w:rFonts w:eastAsia="Times New Roman" w:cstheme="majorHAnsi"/>
                <w:color w:val="000000"/>
                <w:sz w:val="18"/>
                <w:szCs w:val="18"/>
                <w:lang w:eastAsia="es-CO"/>
              </w:rPr>
              <w:t>46.944</w:t>
            </w:r>
          </w:p>
        </w:tc>
        <w:tc>
          <w:tcPr>
            <w:tcW w:w="1649" w:type="dxa"/>
            <w:tcBorders>
              <w:top w:val="nil"/>
              <w:left w:val="nil"/>
              <w:bottom w:val="single" w:color="auto" w:sz="4" w:space="0"/>
              <w:right w:val="single" w:color="auto" w:sz="4" w:space="0"/>
            </w:tcBorders>
            <w:shd w:val="clear" w:color="auto" w:fill="auto"/>
            <w:noWrap/>
            <w:vAlign w:val="center"/>
            <w:hideMark/>
          </w:tcPr>
          <w:p w:rsidRPr="004639FF" w:rsidR="004639FF" w:rsidP="004639FF" w:rsidRDefault="004639FF" w14:paraId="652083F7" w14:textId="2CCF5E2E">
            <w:pPr>
              <w:spacing w:after="0" w:line="240" w:lineRule="auto"/>
              <w:jc w:val="center"/>
              <w:rPr>
                <w:rFonts w:eastAsia="Times New Roman" w:cstheme="majorHAnsi"/>
                <w:color w:val="000000"/>
                <w:sz w:val="18"/>
                <w:szCs w:val="18"/>
                <w:lang w:eastAsia="es-CO"/>
              </w:rPr>
            </w:pPr>
            <w:r>
              <w:rPr>
                <w:rFonts w:eastAsia="Times New Roman" w:cstheme="majorHAnsi"/>
                <w:color w:val="000000"/>
                <w:sz w:val="18"/>
                <w:szCs w:val="18"/>
                <w:lang w:eastAsia="es-CO"/>
              </w:rPr>
              <w:t>-</w:t>
            </w:r>
          </w:p>
        </w:tc>
      </w:tr>
    </w:tbl>
    <w:p w:rsidRPr="006A2293" w:rsidR="00A04705" w:rsidP="00A04705" w:rsidRDefault="00A04705" w14:paraId="035E5CAC" w14:textId="5D8B7780">
      <w:pPr>
        <w:jc w:val="center"/>
        <w:rPr>
          <w:rFonts w:cstheme="majorHAnsi"/>
        </w:rPr>
      </w:pPr>
      <w:r w:rsidRPr="007644EF">
        <w:rPr>
          <w:rFonts w:cstheme="majorHAnsi"/>
          <w:i/>
          <w:iCs/>
          <w:color w:val="44546A" w:themeColor="text2"/>
          <w:sz w:val="20"/>
          <w:szCs w:val="20"/>
        </w:rPr>
        <w:t>Fuente: Elaboración propia con datos tomados del Boletín estadístico 2020 ANDA</w:t>
      </w:r>
      <w:r w:rsidR="008C0816">
        <w:rPr>
          <w:rFonts w:cstheme="majorHAnsi"/>
          <w:i/>
          <w:iCs/>
          <w:color w:val="44546A" w:themeColor="text2"/>
          <w:sz w:val="20"/>
          <w:szCs w:val="20"/>
        </w:rPr>
        <w:t>.</w:t>
      </w:r>
    </w:p>
    <w:p w:rsidRPr="00735739" w:rsidR="003A1695" w:rsidP="003A1695" w:rsidRDefault="003A1695" w14:paraId="0C54EDF1" w14:textId="272DA4EA">
      <w:pPr>
        <w:pStyle w:val="Caption"/>
        <w:rPr>
          <w:rFonts w:cstheme="majorHAnsi"/>
          <w:sz w:val="22"/>
          <w:szCs w:val="22"/>
        </w:rPr>
      </w:pPr>
      <w:bookmarkStart w:name="_Toc104306505" w:id="19"/>
      <w:r w:rsidRPr="006A2293">
        <w:rPr>
          <w:rFonts w:cstheme="majorHAnsi"/>
          <w:sz w:val="22"/>
          <w:szCs w:val="22"/>
        </w:rPr>
        <w:t xml:space="preserve">Tabla </w:t>
      </w:r>
      <w:r w:rsidRPr="00735739">
        <w:rPr>
          <w:rFonts w:cstheme="majorHAnsi"/>
          <w:sz w:val="22"/>
          <w:szCs w:val="22"/>
        </w:rPr>
        <w:fldChar w:fldCharType="begin"/>
      </w:r>
      <w:r w:rsidRPr="006A2293">
        <w:rPr>
          <w:rFonts w:cstheme="majorHAnsi"/>
          <w:sz w:val="22"/>
          <w:szCs w:val="22"/>
        </w:rPr>
        <w:instrText xml:space="preserve"> SEQ Tabla \* ARABIC </w:instrText>
      </w:r>
      <w:r w:rsidRPr="00735739">
        <w:rPr>
          <w:rFonts w:cstheme="majorHAnsi"/>
          <w:sz w:val="22"/>
          <w:szCs w:val="22"/>
        </w:rPr>
        <w:fldChar w:fldCharType="separate"/>
      </w:r>
      <w:r w:rsidR="008F06E6">
        <w:rPr>
          <w:rFonts w:cstheme="majorHAnsi"/>
          <w:noProof/>
          <w:sz w:val="22"/>
          <w:szCs w:val="22"/>
        </w:rPr>
        <w:t>7</w:t>
      </w:r>
      <w:r w:rsidRPr="00735739">
        <w:rPr>
          <w:rFonts w:cstheme="majorHAnsi"/>
          <w:sz w:val="22"/>
          <w:szCs w:val="22"/>
        </w:rPr>
        <w:fldChar w:fldCharType="end"/>
      </w:r>
      <w:r w:rsidRPr="006A2293">
        <w:rPr>
          <w:rFonts w:cstheme="majorHAnsi"/>
          <w:sz w:val="22"/>
          <w:szCs w:val="22"/>
        </w:rPr>
        <w:t xml:space="preserve"> Cobertura de alcantarillado por zonas y operadores 2020</w:t>
      </w:r>
      <w:bookmarkEnd w:id="19"/>
    </w:p>
    <w:tbl>
      <w:tblPr>
        <w:tblW w:w="8545" w:type="dxa"/>
        <w:tblCellMar>
          <w:left w:w="70" w:type="dxa"/>
          <w:right w:w="70" w:type="dxa"/>
        </w:tblCellMar>
        <w:tblLook w:val="04A0" w:firstRow="1" w:lastRow="0" w:firstColumn="1" w:lastColumn="0" w:noHBand="0" w:noVBand="1"/>
      </w:tblPr>
      <w:tblGrid>
        <w:gridCol w:w="3256"/>
        <w:gridCol w:w="1275"/>
        <w:gridCol w:w="2007"/>
        <w:gridCol w:w="2007"/>
      </w:tblGrid>
      <w:tr w:rsidRPr="006A2293" w:rsidR="00625A99" w:rsidTr="00C549AF" w14:paraId="57A791D8" w14:textId="77777777">
        <w:trPr>
          <w:trHeight w:val="533"/>
        </w:trPr>
        <w:tc>
          <w:tcPr>
            <w:tcW w:w="3256" w:type="dxa"/>
            <w:tcBorders>
              <w:top w:val="single" w:color="auto" w:sz="4" w:space="0"/>
              <w:left w:val="single" w:color="auto" w:sz="4" w:space="0"/>
              <w:bottom w:val="single" w:color="auto" w:sz="4" w:space="0"/>
              <w:right w:val="single" w:color="auto" w:sz="4" w:space="0"/>
            </w:tcBorders>
            <w:shd w:val="clear" w:color="4472C4" w:fill="00B050"/>
            <w:vAlign w:val="center"/>
            <w:hideMark/>
          </w:tcPr>
          <w:p w:rsidRPr="001C0347" w:rsidR="00625A99" w:rsidP="00625A99" w:rsidRDefault="00625A99" w14:paraId="69CD0639" w14:textId="77777777">
            <w:pPr>
              <w:spacing w:after="0" w:line="240" w:lineRule="auto"/>
              <w:jc w:val="center"/>
              <w:rPr>
                <w:rFonts w:eastAsia="Times New Roman" w:cstheme="majorHAnsi"/>
                <w:b/>
                <w:bCs/>
                <w:color w:val="FFFFFF"/>
                <w:sz w:val="18"/>
                <w:szCs w:val="18"/>
                <w:lang w:eastAsia="es-CO"/>
              </w:rPr>
            </w:pPr>
            <w:r w:rsidRPr="001C0347">
              <w:rPr>
                <w:rFonts w:eastAsia="Times New Roman" w:cstheme="majorHAnsi"/>
                <w:b/>
                <w:bCs/>
                <w:color w:val="FFFFFF"/>
                <w:sz w:val="18"/>
                <w:szCs w:val="18"/>
                <w:lang w:eastAsia="es-CO"/>
              </w:rPr>
              <w:t>CONCEPTO</w:t>
            </w:r>
          </w:p>
        </w:tc>
        <w:tc>
          <w:tcPr>
            <w:tcW w:w="1275" w:type="dxa"/>
            <w:tcBorders>
              <w:top w:val="single" w:color="auto" w:sz="4" w:space="0"/>
              <w:left w:val="nil"/>
              <w:bottom w:val="single" w:color="auto" w:sz="4" w:space="0"/>
              <w:right w:val="single" w:color="auto" w:sz="4" w:space="0"/>
            </w:tcBorders>
            <w:shd w:val="clear" w:color="4472C4" w:fill="00B050"/>
            <w:vAlign w:val="center"/>
            <w:hideMark/>
          </w:tcPr>
          <w:p w:rsidRPr="001C0347" w:rsidR="00625A99" w:rsidP="00625A99" w:rsidRDefault="00625A99" w14:paraId="7974B995" w14:textId="77777777">
            <w:pPr>
              <w:spacing w:after="0" w:line="240" w:lineRule="auto"/>
              <w:jc w:val="center"/>
              <w:rPr>
                <w:rFonts w:eastAsia="Times New Roman" w:cstheme="majorHAnsi"/>
                <w:b/>
                <w:bCs/>
                <w:color w:val="FFFFFF"/>
                <w:sz w:val="18"/>
                <w:szCs w:val="18"/>
                <w:lang w:eastAsia="es-CO"/>
              </w:rPr>
            </w:pPr>
            <w:r w:rsidRPr="001C0347">
              <w:rPr>
                <w:rFonts w:eastAsia="Times New Roman" w:cstheme="majorHAnsi"/>
                <w:b/>
                <w:bCs/>
                <w:color w:val="FFFFFF"/>
                <w:sz w:val="18"/>
                <w:szCs w:val="18"/>
                <w:lang w:eastAsia="es-CO"/>
              </w:rPr>
              <w:t>ANDA</w:t>
            </w:r>
          </w:p>
        </w:tc>
        <w:tc>
          <w:tcPr>
            <w:tcW w:w="2007" w:type="dxa"/>
            <w:tcBorders>
              <w:top w:val="single" w:color="auto" w:sz="4" w:space="0"/>
              <w:left w:val="nil"/>
              <w:bottom w:val="single" w:color="auto" w:sz="4" w:space="0"/>
              <w:right w:val="single" w:color="auto" w:sz="4" w:space="0"/>
            </w:tcBorders>
            <w:shd w:val="clear" w:color="4472C4" w:fill="00B050"/>
            <w:vAlign w:val="center"/>
            <w:hideMark/>
          </w:tcPr>
          <w:p w:rsidRPr="001C0347" w:rsidR="00625A99" w:rsidP="00625A99" w:rsidRDefault="00625A99" w14:paraId="0E007328" w14:textId="77777777">
            <w:pPr>
              <w:spacing w:after="0" w:line="240" w:lineRule="auto"/>
              <w:jc w:val="center"/>
              <w:rPr>
                <w:rFonts w:eastAsia="Times New Roman" w:cstheme="majorHAnsi"/>
                <w:b/>
                <w:bCs/>
                <w:color w:val="FFFFFF"/>
                <w:sz w:val="18"/>
                <w:szCs w:val="18"/>
                <w:lang w:eastAsia="es-CO"/>
              </w:rPr>
            </w:pPr>
            <w:r w:rsidRPr="001C0347">
              <w:rPr>
                <w:rFonts w:eastAsia="Times New Roman" w:cstheme="majorHAnsi"/>
                <w:b/>
                <w:bCs/>
                <w:color w:val="FFFFFF"/>
                <w:sz w:val="18"/>
                <w:szCs w:val="18"/>
                <w:lang w:eastAsia="es-CO"/>
              </w:rPr>
              <w:t>OPERADORES DESCENTRALIZADOS</w:t>
            </w:r>
          </w:p>
        </w:tc>
        <w:tc>
          <w:tcPr>
            <w:tcW w:w="2007" w:type="dxa"/>
            <w:tcBorders>
              <w:top w:val="single" w:color="auto" w:sz="4" w:space="0"/>
              <w:left w:val="nil"/>
              <w:bottom w:val="single" w:color="auto" w:sz="4" w:space="0"/>
              <w:right w:val="single" w:color="auto" w:sz="4" w:space="0"/>
            </w:tcBorders>
            <w:shd w:val="clear" w:color="4472C4" w:fill="00B050"/>
            <w:vAlign w:val="center"/>
            <w:hideMark/>
          </w:tcPr>
          <w:p w:rsidRPr="001C0347" w:rsidR="00625A99" w:rsidP="00625A99" w:rsidRDefault="00625A99" w14:paraId="424E79E8" w14:textId="77777777">
            <w:pPr>
              <w:spacing w:after="0" w:line="240" w:lineRule="auto"/>
              <w:jc w:val="center"/>
              <w:rPr>
                <w:rFonts w:eastAsia="Times New Roman" w:cstheme="majorHAnsi"/>
                <w:b/>
                <w:bCs/>
                <w:color w:val="FFFFFF"/>
                <w:sz w:val="18"/>
                <w:szCs w:val="18"/>
                <w:lang w:eastAsia="es-CO"/>
              </w:rPr>
            </w:pPr>
            <w:r w:rsidRPr="001C0347">
              <w:rPr>
                <w:rFonts w:eastAsia="Times New Roman" w:cstheme="majorHAnsi"/>
                <w:b/>
                <w:bCs/>
                <w:color w:val="FFFFFF"/>
                <w:sz w:val="18"/>
                <w:szCs w:val="18"/>
                <w:lang w:eastAsia="es-CO"/>
              </w:rPr>
              <w:t>ANDA + OPERADORES DESCENTRALIZADOS</w:t>
            </w:r>
          </w:p>
        </w:tc>
      </w:tr>
      <w:tr w:rsidRPr="006A2293" w:rsidR="00625A99" w:rsidTr="00C549AF" w14:paraId="22D45B3E" w14:textId="77777777">
        <w:trPr>
          <w:trHeight w:val="266"/>
        </w:trPr>
        <w:tc>
          <w:tcPr>
            <w:tcW w:w="3256" w:type="dxa"/>
            <w:tcBorders>
              <w:top w:val="nil"/>
              <w:left w:val="single" w:color="auto" w:sz="4" w:space="0"/>
              <w:bottom w:val="single" w:color="auto" w:sz="4" w:space="0"/>
              <w:right w:val="single" w:color="auto" w:sz="4" w:space="0"/>
            </w:tcBorders>
            <w:shd w:val="clear" w:color="D9E1F2" w:fill="C6E0B4"/>
            <w:noWrap/>
            <w:vAlign w:val="center"/>
            <w:hideMark/>
          </w:tcPr>
          <w:p w:rsidRPr="001C0347" w:rsidR="00625A99" w:rsidP="00625A99" w:rsidRDefault="003D6979" w14:paraId="52930022" w14:textId="6162081A">
            <w:pPr>
              <w:spacing w:after="0" w:line="240" w:lineRule="auto"/>
              <w:jc w:val="center"/>
              <w:rPr>
                <w:rFonts w:eastAsia="Times New Roman" w:cstheme="majorHAnsi"/>
                <w:color w:val="000000"/>
                <w:sz w:val="18"/>
                <w:szCs w:val="18"/>
                <w:lang w:eastAsia="es-CO"/>
              </w:rPr>
            </w:pPr>
            <w:r w:rsidRPr="001C0347">
              <w:rPr>
                <w:rFonts w:eastAsia="Times New Roman" w:cstheme="majorHAnsi"/>
                <w:color w:val="000000"/>
                <w:sz w:val="18"/>
                <w:szCs w:val="18"/>
                <w:lang w:eastAsia="es-CO"/>
              </w:rPr>
              <w:t>Cobertura De Alcantarillado Zona Urbana</w:t>
            </w:r>
          </w:p>
        </w:tc>
        <w:tc>
          <w:tcPr>
            <w:tcW w:w="1275" w:type="dxa"/>
            <w:tcBorders>
              <w:top w:val="nil"/>
              <w:left w:val="nil"/>
              <w:bottom w:val="single" w:color="auto" w:sz="4" w:space="0"/>
              <w:right w:val="single" w:color="auto" w:sz="4" w:space="0"/>
            </w:tcBorders>
            <w:shd w:val="clear" w:color="D9E1F2" w:fill="C6E0B4"/>
            <w:noWrap/>
            <w:vAlign w:val="center"/>
            <w:hideMark/>
          </w:tcPr>
          <w:p w:rsidRPr="001C0347" w:rsidR="00625A99" w:rsidP="00625A99" w:rsidRDefault="00625A99" w14:paraId="6C78EB12" w14:textId="77777777">
            <w:pPr>
              <w:spacing w:after="0" w:line="240" w:lineRule="auto"/>
              <w:jc w:val="center"/>
              <w:rPr>
                <w:rFonts w:eastAsia="Times New Roman" w:cstheme="majorHAnsi"/>
                <w:color w:val="000000"/>
                <w:sz w:val="18"/>
                <w:szCs w:val="18"/>
                <w:lang w:eastAsia="es-CO"/>
              </w:rPr>
            </w:pPr>
            <w:r w:rsidRPr="001C0347">
              <w:rPr>
                <w:rFonts w:eastAsia="Times New Roman" w:cstheme="majorHAnsi"/>
                <w:color w:val="000000"/>
                <w:sz w:val="18"/>
                <w:szCs w:val="18"/>
                <w:lang w:eastAsia="es-CO"/>
              </w:rPr>
              <w:t>66,1%</w:t>
            </w:r>
          </w:p>
        </w:tc>
        <w:tc>
          <w:tcPr>
            <w:tcW w:w="2007" w:type="dxa"/>
            <w:tcBorders>
              <w:top w:val="nil"/>
              <w:left w:val="nil"/>
              <w:bottom w:val="single" w:color="auto" w:sz="4" w:space="0"/>
              <w:right w:val="single" w:color="auto" w:sz="4" w:space="0"/>
            </w:tcBorders>
            <w:shd w:val="clear" w:color="D9E1F2" w:fill="C6E0B4"/>
            <w:noWrap/>
            <w:vAlign w:val="center"/>
            <w:hideMark/>
          </w:tcPr>
          <w:p w:rsidRPr="001C0347" w:rsidR="00625A99" w:rsidP="00625A99" w:rsidRDefault="00625A99" w14:paraId="75DEFFC1" w14:textId="77777777">
            <w:pPr>
              <w:spacing w:after="0" w:line="240" w:lineRule="auto"/>
              <w:jc w:val="center"/>
              <w:rPr>
                <w:rFonts w:eastAsia="Times New Roman" w:cstheme="majorHAnsi"/>
                <w:color w:val="000000"/>
                <w:sz w:val="18"/>
                <w:szCs w:val="18"/>
                <w:lang w:eastAsia="es-CO"/>
              </w:rPr>
            </w:pPr>
            <w:r w:rsidRPr="001C0347">
              <w:rPr>
                <w:rFonts w:eastAsia="Times New Roman" w:cstheme="majorHAnsi"/>
                <w:color w:val="000000"/>
                <w:sz w:val="18"/>
                <w:szCs w:val="18"/>
                <w:lang w:eastAsia="es-CO"/>
              </w:rPr>
              <w:t>1,1%</w:t>
            </w:r>
          </w:p>
        </w:tc>
        <w:tc>
          <w:tcPr>
            <w:tcW w:w="2007" w:type="dxa"/>
            <w:tcBorders>
              <w:top w:val="nil"/>
              <w:left w:val="nil"/>
              <w:bottom w:val="single" w:color="auto" w:sz="4" w:space="0"/>
              <w:right w:val="single" w:color="auto" w:sz="4" w:space="0"/>
            </w:tcBorders>
            <w:shd w:val="clear" w:color="D9E1F2" w:fill="C6E0B4"/>
            <w:noWrap/>
            <w:vAlign w:val="center"/>
            <w:hideMark/>
          </w:tcPr>
          <w:p w:rsidRPr="001C0347" w:rsidR="00625A99" w:rsidP="00625A99" w:rsidRDefault="00625A99" w14:paraId="070696D0" w14:textId="77777777">
            <w:pPr>
              <w:spacing w:after="0" w:line="240" w:lineRule="auto"/>
              <w:jc w:val="center"/>
              <w:rPr>
                <w:rFonts w:eastAsia="Times New Roman" w:cstheme="majorHAnsi"/>
                <w:color w:val="000000"/>
                <w:sz w:val="18"/>
                <w:szCs w:val="18"/>
                <w:lang w:eastAsia="es-CO"/>
              </w:rPr>
            </w:pPr>
            <w:r w:rsidRPr="001C0347">
              <w:rPr>
                <w:rFonts w:eastAsia="Times New Roman" w:cstheme="majorHAnsi"/>
                <w:color w:val="000000"/>
                <w:sz w:val="18"/>
                <w:szCs w:val="18"/>
                <w:lang w:eastAsia="es-CO"/>
              </w:rPr>
              <w:t>67,2%</w:t>
            </w:r>
          </w:p>
        </w:tc>
      </w:tr>
      <w:tr w:rsidRPr="006A2293" w:rsidR="00625A99" w:rsidTr="00C549AF" w14:paraId="7E6F4886" w14:textId="77777777">
        <w:trPr>
          <w:trHeight w:val="266"/>
        </w:trPr>
        <w:tc>
          <w:tcPr>
            <w:tcW w:w="3256" w:type="dxa"/>
            <w:tcBorders>
              <w:top w:val="nil"/>
              <w:left w:val="single" w:color="auto" w:sz="4" w:space="0"/>
              <w:bottom w:val="single" w:color="auto" w:sz="4" w:space="0"/>
              <w:right w:val="single" w:color="auto" w:sz="4" w:space="0"/>
            </w:tcBorders>
            <w:shd w:val="clear" w:color="D9E1F2" w:fill="C6E0B4"/>
            <w:noWrap/>
            <w:vAlign w:val="center"/>
            <w:hideMark/>
          </w:tcPr>
          <w:p w:rsidRPr="001C0347" w:rsidR="00625A99" w:rsidP="00625A99" w:rsidRDefault="003D6979" w14:paraId="62683AAA" w14:textId="2E571AB3">
            <w:pPr>
              <w:spacing w:after="0" w:line="240" w:lineRule="auto"/>
              <w:jc w:val="center"/>
              <w:rPr>
                <w:rFonts w:eastAsia="Times New Roman" w:cstheme="majorHAnsi"/>
                <w:color w:val="000000"/>
                <w:sz w:val="18"/>
                <w:szCs w:val="18"/>
                <w:lang w:eastAsia="es-CO"/>
              </w:rPr>
            </w:pPr>
            <w:r w:rsidRPr="001C0347">
              <w:rPr>
                <w:rFonts w:eastAsia="Times New Roman" w:cstheme="majorHAnsi"/>
                <w:color w:val="000000"/>
                <w:sz w:val="18"/>
                <w:szCs w:val="18"/>
                <w:lang w:eastAsia="es-CO"/>
              </w:rPr>
              <w:t>Cobertura Saneamiento Zona Rural</w:t>
            </w:r>
          </w:p>
        </w:tc>
        <w:tc>
          <w:tcPr>
            <w:tcW w:w="1275" w:type="dxa"/>
            <w:tcBorders>
              <w:top w:val="nil"/>
              <w:left w:val="nil"/>
              <w:bottom w:val="single" w:color="auto" w:sz="4" w:space="0"/>
              <w:right w:val="single" w:color="auto" w:sz="4" w:space="0"/>
            </w:tcBorders>
            <w:shd w:val="clear" w:color="D9E1F2" w:fill="C6E0B4"/>
            <w:noWrap/>
            <w:vAlign w:val="center"/>
            <w:hideMark/>
          </w:tcPr>
          <w:p w:rsidRPr="001C0347" w:rsidR="00625A99" w:rsidP="00625A99" w:rsidRDefault="00625A99" w14:paraId="539F6ED0" w14:textId="77777777">
            <w:pPr>
              <w:spacing w:after="0" w:line="240" w:lineRule="auto"/>
              <w:jc w:val="center"/>
              <w:rPr>
                <w:rFonts w:eastAsia="Times New Roman" w:cstheme="majorHAnsi"/>
                <w:color w:val="000000"/>
                <w:sz w:val="18"/>
                <w:szCs w:val="18"/>
                <w:lang w:eastAsia="es-CO"/>
              </w:rPr>
            </w:pPr>
            <w:r w:rsidRPr="001C0347">
              <w:rPr>
                <w:rFonts w:eastAsia="Times New Roman" w:cstheme="majorHAnsi"/>
                <w:color w:val="000000"/>
                <w:sz w:val="18"/>
                <w:szCs w:val="18"/>
                <w:lang w:eastAsia="es-CO"/>
              </w:rPr>
              <w:t>0,0%</w:t>
            </w:r>
          </w:p>
        </w:tc>
        <w:tc>
          <w:tcPr>
            <w:tcW w:w="2007" w:type="dxa"/>
            <w:tcBorders>
              <w:top w:val="nil"/>
              <w:left w:val="nil"/>
              <w:bottom w:val="single" w:color="auto" w:sz="4" w:space="0"/>
              <w:right w:val="single" w:color="auto" w:sz="4" w:space="0"/>
            </w:tcBorders>
            <w:shd w:val="clear" w:color="D9E1F2" w:fill="C6E0B4"/>
            <w:noWrap/>
            <w:vAlign w:val="center"/>
            <w:hideMark/>
          </w:tcPr>
          <w:p w:rsidRPr="001C0347" w:rsidR="00625A99" w:rsidP="00625A99" w:rsidRDefault="00625A99" w14:paraId="266B0059" w14:textId="77777777">
            <w:pPr>
              <w:spacing w:after="0" w:line="240" w:lineRule="auto"/>
              <w:jc w:val="center"/>
              <w:rPr>
                <w:rFonts w:eastAsia="Times New Roman" w:cstheme="majorHAnsi"/>
                <w:color w:val="000000"/>
                <w:sz w:val="18"/>
                <w:szCs w:val="18"/>
                <w:lang w:eastAsia="es-CO"/>
              </w:rPr>
            </w:pPr>
            <w:r w:rsidRPr="001C0347">
              <w:rPr>
                <w:rFonts w:eastAsia="Times New Roman" w:cstheme="majorHAnsi"/>
                <w:color w:val="000000"/>
                <w:sz w:val="18"/>
                <w:szCs w:val="18"/>
                <w:lang w:eastAsia="es-CO"/>
              </w:rPr>
              <w:t>0,0%</w:t>
            </w:r>
          </w:p>
        </w:tc>
        <w:tc>
          <w:tcPr>
            <w:tcW w:w="2007" w:type="dxa"/>
            <w:tcBorders>
              <w:top w:val="nil"/>
              <w:left w:val="nil"/>
              <w:bottom w:val="single" w:color="auto" w:sz="4" w:space="0"/>
              <w:right w:val="single" w:color="auto" w:sz="4" w:space="0"/>
            </w:tcBorders>
            <w:shd w:val="clear" w:color="D9E1F2" w:fill="C6E0B4"/>
            <w:noWrap/>
            <w:vAlign w:val="center"/>
            <w:hideMark/>
          </w:tcPr>
          <w:p w:rsidRPr="001C0347" w:rsidR="00625A99" w:rsidP="00625A99" w:rsidRDefault="00625A99" w14:paraId="71F9278D" w14:textId="77777777">
            <w:pPr>
              <w:spacing w:after="0" w:line="240" w:lineRule="auto"/>
              <w:jc w:val="center"/>
              <w:rPr>
                <w:rFonts w:eastAsia="Times New Roman" w:cstheme="majorHAnsi"/>
                <w:color w:val="000000"/>
                <w:sz w:val="18"/>
                <w:szCs w:val="18"/>
                <w:lang w:eastAsia="es-CO"/>
              </w:rPr>
            </w:pPr>
            <w:r w:rsidRPr="001C0347">
              <w:rPr>
                <w:rFonts w:eastAsia="Times New Roman" w:cstheme="majorHAnsi"/>
                <w:color w:val="000000"/>
                <w:sz w:val="18"/>
                <w:szCs w:val="18"/>
                <w:lang w:eastAsia="es-CO"/>
              </w:rPr>
              <w:t>0,0%</w:t>
            </w:r>
          </w:p>
        </w:tc>
      </w:tr>
      <w:tr w:rsidRPr="006A2293" w:rsidR="00625A99" w:rsidTr="00C549AF" w14:paraId="6F57B87F" w14:textId="77777777">
        <w:trPr>
          <w:trHeight w:val="266"/>
        </w:trPr>
        <w:tc>
          <w:tcPr>
            <w:tcW w:w="3256" w:type="dxa"/>
            <w:tcBorders>
              <w:top w:val="nil"/>
              <w:left w:val="single" w:color="auto" w:sz="4" w:space="0"/>
              <w:bottom w:val="single" w:color="auto" w:sz="4" w:space="0"/>
              <w:right w:val="single" w:color="auto" w:sz="4" w:space="0"/>
            </w:tcBorders>
            <w:shd w:val="clear" w:color="D9E1F2" w:fill="C6E0B4"/>
            <w:noWrap/>
            <w:vAlign w:val="center"/>
            <w:hideMark/>
          </w:tcPr>
          <w:p w:rsidRPr="001C0347" w:rsidR="00625A99" w:rsidP="00625A99" w:rsidRDefault="003D6979" w14:paraId="523B2122" w14:textId="4C0510D6">
            <w:pPr>
              <w:spacing w:after="0" w:line="240" w:lineRule="auto"/>
              <w:jc w:val="center"/>
              <w:rPr>
                <w:rFonts w:eastAsia="Times New Roman" w:cstheme="majorHAnsi"/>
                <w:color w:val="000000"/>
                <w:sz w:val="18"/>
                <w:szCs w:val="18"/>
                <w:lang w:eastAsia="es-CO"/>
              </w:rPr>
            </w:pPr>
            <w:r w:rsidRPr="001C0347">
              <w:rPr>
                <w:rFonts w:eastAsia="Times New Roman" w:cstheme="majorHAnsi"/>
                <w:color w:val="000000"/>
                <w:sz w:val="18"/>
                <w:szCs w:val="18"/>
                <w:lang w:eastAsia="es-CO"/>
              </w:rPr>
              <w:t>Cobertura Global De Alcantarillado</w:t>
            </w:r>
          </w:p>
        </w:tc>
        <w:tc>
          <w:tcPr>
            <w:tcW w:w="1275" w:type="dxa"/>
            <w:tcBorders>
              <w:top w:val="nil"/>
              <w:left w:val="nil"/>
              <w:bottom w:val="single" w:color="auto" w:sz="4" w:space="0"/>
              <w:right w:val="single" w:color="auto" w:sz="4" w:space="0"/>
            </w:tcBorders>
            <w:shd w:val="clear" w:color="D9E1F2" w:fill="C6E0B4"/>
            <w:noWrap/>
            <w:vAlign w:val="center"/>
            <w:hideMark/>
          </w:tcPr>
          <w:p w:rsidRPr="001C0347" w:rsidR="00625A99" w:rsidP="00625A99" w:rsidRDefault="00625A99" w14:paraId="4172F868" w14:textId="77777777">
            <w:pPr>
              <w:spacing w:after="0" w:line="240" w:lineRule="auto"/>
              <w:jc w:val="center"/>
              <w:rPr>
                <w:rFonts w:eastAsia="Times New Roman" w:cstheme="majorHAnsi"/>
                <w:color w:val="000000"/>
                <w:sz w:val="18"/>
                <w:szCs w:val="18"/>
                <w:lang w:eastAsia="es-CO"/>
              </w:rPr>
            </w:pPr>
            <w:r w:rsidRPr="001C0347">
              <w:rPr>
                <w:rFonts w:eastAsia="Times New Roman" w:cstheme="majorHAnsi"/>
                <w:color w:val="000000"/>
                <w:sz w:val="18"/>
                <w:szCs w:val="18"/>
                <w:lang w:eastAsia="es-CO"/>
              </w:rPr>
              <w:t>41,9%</w:t>
            </w:r>
          </w:p>
        </w:tc>
        <w:tc>
          <w:tcPr>
            <w:tcW w:w="2007" w:type="dxa"/>
            <w:tcBorders>
              <w:top w:val="nil"/>
              <w:left w:val="nil"/>
              <w:bottom w:val="single" w:color="auto" w:sz="4" w:space="0"/>
              <w:right w:val="single" w:color="auto" w:sz="4" w:space="0"/>
            </w:tcBorders>
            <w:shd w:val="clear" w:color="D9E1F2" w:fill="C6E0B4"/>
            <w:noWrap/>
            <w:vAlign w:val="center"/>
            <w:hideMark/>
          </w:tcPr>
          <w:p w:rsidRPr="001C0347" w:rsidR="00625A99" w:rsidP="00625A99" w:rsidRDefault="00625A99" w14:paraId="72B08C90" w14:textId="77777777">
            <w:pPr>
              <w:spacing w:after="0" w:line="240" w:lineRule="auto"/>
              <w:jc w:val="center"/>
              <w:rPr>
                <w:rFonts w:eastAsia="Times New Roman" w:cstheme="majorHAnsi"/>
                <w:color w:val="000000"/>
                <w:sz w:val="18"/>
                <w:szCs w:val="18"/>
                <w:lang w:eastAsia="es-CO"/>
              </w:rPr>
            </w:pPr>
            <w:r w:rsidRPr="001C0347">
              <w:rPr>
                <w:rFonts w:eastAsia="Times New Roman" w:cstheme="majorHAnsi"/>
                <w:color w:val="000000"/>
                <w:sz w:val="18"/>
                <w:szCs w:val="18"/>
                <w:lang w:eastAsia="es-CO"/>
              </w:rPr>
              <w:t>0,7%</w:t>
            </w:r>
          </w:p>
        </w:tc>
        <w:tc>
          <w:tcPr>
            <w:tcW w:w="2007" w:type="dxa"/>
            <w:tcBorders>
              <w:top w:val="nil"/>
              <w:left w:val="nil"/>
              <w:bottom w:val="single" w:color="auto" w:sz="4" w:space="0"/>
              <w:right w:val="single" w:color="auto" w:sz="4" w:space="0"/>
            </w:tcBorders>
            <w:shd w:val="clear" w:color="D9E1F2" w:fill="C6E0B4"/>
            <w:noWrap/>
            <w:vAlign w:val="center"/>
            <w:hideMark/>
          </w:tcPr>
          <w:p w:rsidRPr="001C0347" w:rsidR="00625A99" w:rsidP="00625A99" w:rsidRDefault="00625A99" w14:paraId="7A0D67E5" w14:textId="77777777">
            <w:pPr>
              <w:spacing w:after="0" w:line="240" w:lineRule="auto"/>
              <w:jc w:val="center"/>
              <w:rPr>
                <w:rFonts w:eastAsia="Times New Roman" w:cstheme="majorHAnsi"/>
                <w:color w:val="000000"/>
                <w:sz w:val="18"/>
                <w:szCs w:val="18"/>
                <w:lang w:eastAsia="es-CO"/>
              </w:rPr>
            </w:pPr>
            <w:r w:rsidRPr="001C0347">
              <w:rPr>
                <w:rFonts w:eastAsia="Times New Roman" w:cstheme="majorHAnsi"/>
                <w:color w:val="000000"/>
                <w:sz w:val="18"/>
                <w:szCs w:val="18"/>
                <w:lang w:eastAsia="es-CO"/>
              </w:rPr>
              <w:t>42,6%</w:t>
            </w:r>
          </w:p>
        </w:tc>
      </w:tr>
    </w:tbl>
    <w:p w:rsidR="003A1695" w:rsidP="003A1695" w:rsidRDefault="003A1695" w14:paraId="3BC96FEA" w14:textId="3A1C51F9">
      <w:pPr>
        <w:jc w:val="center"/>
        <w:rPr>
          <w:rFonts w:cstheme="majorHAnsi"/>
          <w:i/>
          <w:iCs/>
          <w:color w:val="44546A" w:themeColor="text2"/>
          <w:sz w:val="20"/>
          <w:szCs w:val="20"/>
        </w:rPr>
      </w:pPr>
      <w:r w:rsidRPr="001C0347">
        <w:rPr>
          <w:rFonts w:cstheme="majorHAnsi"/>
          <w:i/>
          <w:iCs/>
          <w:color w:val="44546A" w:themeColor="text2"/>
          <w:sz w:val="20"/>
          <w:szCs w:val="20"/>
        </w:rPr>
        <w:t>Fuente: Elaboración propia con datos tomados del Boletín estadístico 2020 ANDA</w:t>
      </w:r>
      <w:r w:rsidR="008C0816">
        <w:rPr>
          <w:rFonts w:cstheme="majorHAnsi"/>
          <w:i/>
          <w:iCs/>
          <w:color w:val="44546A" w:themeColor="text2"/>
          <w:sz w:val="20"/>
          <w:szCs w:val="20"/>
        </w:rPr>
        <w:t>.</w:t>
      </w:r>
    </w:p>
    <w:p w:rsidR="00B97F53" w:rsidP="00B97F53" w:rsidRDefault="00B97F53" w14:paraId="738026F0" w14:textId="2883A182">
      <w:pPr>
        <w:rPr>
          <w:rFonts w:cstheme="majorHAnsi"/>
        </w:rPr>
      </w:pPr>
      <w:r w:rsidRPr="00F83014">
        <w:rPr>
          <w:rFonts w:cstheme="majorHAnsi"/>
        </w:rPr>
        <w:t xml:space="preserve">Es importante resaltar que a partir del año 2007 </w:t>
      </w:r>
      <w:r>
        <w:rPr>
          <w:rFonts w:cstheme="majorHAnsi"/>
        </w:rPr>
        <w:t xml:space="preserve">ni </w:t>
      </w:r>
      <w:r w:rsidRPr="00F83014">
        <w:rPr>
          <w:rFonts w:cstheme="majorHAnsi"/>
        </w:rPr>
        <w:t xml:space="preserve">ANDA </w:t>
      </w:r>
      <w:r>
        <w:rPr>
          <w:rFonts w:cstheme="majorHAnsi"/>
        </w:rPr>
        <w:t>ni</w:t>
      </w:r>
      <w:r w:rsidRPr="00F83014">
        <w:rPr>
          <w:rFonts w:cstheme="majorHAnsi"/>
        </w:rPr>
        <w:t xml:space="preserve"> los operadores descentralizados cuenta los servicios de letrinas</w:t>
      </w:r>
      <w:r>
        <w:rPr>
          <w:rFonts w:cstheme="majorHAnsi"/>
        </w:rPr>
        <w:t xml:space="preserve"> dentro de su cobertura del servicio</w:t>
      </w:r>
      <w:r w:rsidRPr="00F83014">
        <w:rPr>
          <w:rFonts w:cstheme="majorHAnsi"/>
        </w:rPr>
        <w:t>.</w:t>
      </w:r>
    </w:p>
    <w:p w:rsidR="0086087D" w:rsidP="0086087D" w:rsidRDefault="0086087D" w14:paraId="5B1370D8" w14:textId="09EE7BA8">
      <w:pPr>
        <w:pStyle w:val="Heading2"/>
      </w:pPr>
      <w:bookmarkStart w:name="_Toc95930083" w:id="20"/>
      <w:bookmarkStart w:name="_Toc104886464" w:id="21"/>
      <w:r w:rsidRPr="00C44F11">
        <w:t xml:space="preserve">Cobertura de </w:t>
      </w:r>
      <w:bookmarkEnd w:id="20"/>
      <w:r w:rsidRPr="00C44F11" w:rsidR="001423A1">
        <w:t>Micromedición</w:t>
      </w:r>
      <w:bookmarkEnd w:id="21"/>
      <w:r w:rsidRPr="00C44F11">
        <w:t xml:space="preserve">  </w:t>
      </w:r>
    </w:p>
    <w:p w:rsidR="0086087D" w:rsidP="0086087D" w:rsidRDefault="0086087D" w14:paraId="13DCE9E2" w14:textId="77777777">
      <w:r w:rsidRPr="008E3BAC">
        <w:rPr>
          <w:rFonts w:cstheme="majorHAnsi"/>
        </w:rPr>
        <w:t xml:space="preserve">En la siguiente tabla se presentan los niveles de micro medición de </w:t>
      </w:r>
      <w:r>
        <w:rPr>
          <w:rFonts w:cstheme="majorHAnsi"/>
        </w:rPr>
        <w:t>ANDA</w:t>
      </w:r>
      <w:r w:rsidRPr="008E3BAC">
        <w:rPr>
          <w:rFonts w:cstheme="majorHAnsi"/>
        </w:rPr>
        <w:t xml:space="preserve"> (medidores funcionando / total conexiones de servicio) de los últimos </w:t>
      </w:r>
      <w:r>
        <w:rPr>
          <w:rFonts w:cstheme="majorHAnsi"/>
        </w:rPr>
        <w:t>dos años, donde se evidencia el aumento del 1,5% pasando de 93,5% en 2020 a 95% en 2021.</w:t>
      </w:r>
    </w:p>
    <w:p w:rsidRPr="008E3BAC" w:rsidR="0086087D" w:rsidP="0086087D" w:rsidRDefault="0086087D" w14:paraId="1D054DA8" w14:textId="07F7B013">
      <w:pPr>
        <w:pStyle w:val="Caption"/>
        <w:rPr>
          <w:rFonts w:cstheme="majorHAnsi"/>
          <w:sz w:val="22"/>
          <w:szCs w:val="22"/>
        </w:rPr>
      </w:pPr>
      <w:bookmarkStart w:name="_Toc95930103" w:id="22"/>
      <w:bookmarkStart w:name="_Toc104306506" w:id="23"/>
      <w:r w:rsidRPr="008E3BAC">
        <w:rPr>
          <w:rFonts w:cstheme="majorHAnsi"/>
          <w:sz w:val="22"/>
          <w:szCs w:val="22"/>
        </w:rPr>
        <w:t xml:space="preserve">Tabla </w:t>
      </w:r>
      <w:r w:rsidRPr="008E3BAC">
        <w:rPr>
          <w:rFonts w:cstheme="majorHAnsi"/>
          <w:sz w:val="22"/>
          <w:szCs w:val="22"/>
        </w:rPr>
        <w:fldChar w:fldCharType="begin"/>
      </w:r>
      <w:r w:rsidRPr="008E3BAC">
        <w:rPr>
          <w:rFonts w:cstheme="majorHAnsi"/>
          <w:sz w:val="22"/>
          <w:szCs w:val="22"/>
        </w:rPr>
        <w:instrText xml:space="preserve"> SEQ Tabla \* ARABIC </w:instrText>
      </w:r>
      <w:r w:rsidRPr="008E3BAC">
        <w:rPr>
          <w:rFonts w:cstheme="majorHAnsi"/>
          <w:sz w:val="22"/>
          <w:szCs w:val="22"/>
        </w:rPr>
        <w:fldChar w:fldCharType="separate"/>
      </w:r>
      <w:r w:rsidR="008F06E6">
        <w:rPr>
          <w:rFonts w:cstheme="majorHAnsi"/>
          <w:noProof/>
          <w:sz w:val="22"/>
          <w:szCs w:val="22"/>
        </w:rPr>
        <w:t>8</w:t>
      </w:r>
      <w:r w:rsidRPr="008E3BAC">
        <w:rPr>
          <w:rFonts w:cstheme="majorHAnsi"/>
          <w:sz w:val="22"/>
          <w:szCs w:val="22"/>
        </w:rPr>
        <w:fldChar w:fldCharType="end"/>
      </w:r>
      <w:r>
        <w:rPr>
          <w:rFonts w:cstheme="majorHAnsi"/>
          <w:sz w:val="22"/>
          <w:szCs w:val="22"/>
        </w:rPr>
        <w:t xml:space="preserve"> Cobertura </w:t>
      </w:r>
      <w:r w:rsidR="001423A1">
        <w:rPr>
          <w:rFonts w:cstheme="majorHAnsi"/>
          <w:sz w:val="22"/>
          <w:szCs w:val="22"/>
        </w:rPr>
        <w:t>Micromedición</w:t>
      </w:r>
      <w:r>
        <w:rPr>
          <w:rFonts w:cstheme="majorHAnsi"/>
          <w:sz w:val="22"/>
          <w:szCs w:val="22"/>
        </w:rPr>
        <w:t xml:space="preserve"> ANDA 2020-2021</w:t>
      </w:r>
      <w:bookmarkEnd w:id="22"/>
      <w:bookmarkEnd w:id="23"/>
    </w:p>
    <w:tbl>
      <w:tblPr>
        <w:tblStyle w:val="GridTable6Colorful-Accent5"/>
        <w:tblW w:w="0" w:type="auto"/>
        <w:jc w:val="center"/>
        <w:tblLook w:val="04A0" w:firstRow="1" w:lastRow="0" w:firstColumn="1" w:lastColumn="0" w:noHBand="0" w:noVBand="1"/>
      </w:tblPr>
      <w:tblGrid>
        <w:gridCol w:w="1745"/>
        <w:gridCol w:w="664"/>
        <w:gridCol w:w="664"/>
      </w:tblGrid>
      <w:tr w:rsidRPr="003828EA" w:rsidR="0086087D" w:rsidTr="00A828E0" w14:paraId="6091670C"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3828EA" w:rsidR="0086087D" w:rsidP="00A828E0" w:rsidRDefault="0086087D" w14:paraId="6F80F59A" w14:textId="77777777">
            <w:pPr>
              <w:jc w:val="center"/>
              <w:rPr>
                <w:rFonts w:ascii="Calibri" w:hAnsi="Calibri" w:eastAsia="Times New Roman" w:cs="Calibri"/>
                <w:color w:val="000000"/>
                <w:sz w:val="18"/>
                <w:szCs w:val="18"/>
                <w:lang w:eastAsia="es-CO"/>
              </w:rPr>
            </w:pPr>
            <w:r w:rsidRPr="00745846">
              <w:rPr>
                <w:rFonts w:ascii="Calibri" w:hAnsi="Calibri" w:eastAsia="Times New Roman" w:cs="Calibri"/>
                <w:color w:val="000000"/>
                <w:sz w:val="18"/>
                <w:szCs w:val="18"/>
                <w:lang w:eastAsia="es-CO"/>
              </w:rPr>
              <w:t>ANDA</w:t>
            </w:r>
          </w:p>
        </w:tc>
        <w:tc>
          <w:tcPr>
            <w:tcW w:w="0" w:type="auto"/>
            <w:noWrap/>
            <w:hideMark/>
          </w:tcPr>
          <w:p w:rsidRPr="003828EA" w:rsidR="0086087D" w:rsidP="00A828E0" w:rsidRDefault="0086087D" w14:paraId="415B1167"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3828EA">
              <w:rPr>
                <w:rFonts w:ascii="Calibri" w:hAnsi="Calibri" w:eastAsia="Times New Roman" w:cs="Calibri"/>
                <w:color w:val="000000"/>
                <w:sz w:val="18"/>
                <w:szCs w:val="18"/>
                <w:lang w:eastAsia="es-CO"/>
              </w:rPr>
              <w:t>2020</w:t>
            </w:r>
          </w:p>
        </w:tc>
        <w:tc>
          <w:tcPr>
            <w:tcW w:w="0" w:type="auto"/>
            <w:noWrap/>
            <w:hideMark/>
          </w:tcPr>
          <w:p w:rsidRPr="003828EA" w:rsidR="0086087D" w:rsidP="00A828E0" w:rsidRDefault="0086087D" w14:paraId="5DB76B04"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3828EA">
              <w:rPr>
                <w:rFonts w:ascii="Calibri" w:hAnsi="Calibri" w:eastAsia="Times New Roman" w:cs="Calibri"/>
                <w:color w:val="000000"/>
                <w:sz w:val="18"/>
                <w:szCs w:val="18"/>
                <w:lang w:eastAsia="es-CO"/>
              </w:rPr>
              <w:t>2021</w:t>
            </w:r>
          </w:p>
        </w:tc>
      </w:tr>
      <w:tr w:rsidRPr="003828EA" w:rsidR="0086087D" w:rsidTr="00A828E0" w14:paraId="11FDB425" w14:textId="7777777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3828EA" w:rsidR="0086087D" w:rsidP="00A828E0" w:rsidRDefault="0086087D" w14:paraId="452B1518" w14:textId="77777777">
            <w:pPr>
              <w:jc w:val="left"/>
              <w:rPr>
                <w:rFonts w:ascii="Calibri" w:hAnsi="Calibri" w:eastAsia="Times New Roman" w:cs="Calibri"/>
                <w:color w:val="000000"/>
                <w:sz w:val="18"/>
                <w:szCs w:val="18"/>
                <w:lang w:eastAsia="es-CO"/>
              </w:rPr>
            </w:pPr>
            <w:r w:rsidRPr="003828EA">
              <w:rPr>
                <w:rFonts w:ascii="Calibri" w:hAnsi="Calibri" w:eastAsia="Times New Roman" w:cs="Calibri"/>
                <w:color w:val="000000"/>
                <w:sz w:val="18"/>
                <w:szCs w:val="18"/>
                <w:lang w:eastAsia="es-CO"/>
              </w:rPr>
              <w:t>% de Micromedición</w:t>
            </w:r>
          </w:p>
        </w:tc>
        <w:tc>
          <w:tcPr>
            <w:tcW w:w="0" w:type="auto"/>
            <w:noWrap/>
            <w:hideMark/>
          </w:tcPr>
          <w:p w:rsidRPr="003828EA" w:rsidR="0086087D" w:rsidP="00A828E0" w:rsidRDefault="0086087D" w14:paraId="20D51C7A"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3828EA">
              <w:rPr>
                <w:rFonts w:ascii="Calibri" w:hAnsi="Calibri" w:eastAsia="Times New Roman" w:cs="Calibri"/>
                <w:color w:val="000000"/>
                <w:sz w:val="18"/>
                <w:szCs w:val="18"/>
                <w:lang w:eastAsia="es-CO"/>
              </w:rPr>
              <w:t>9</w:t>
            </w:r>
            <w:r>
              <w:rPr>
                <w:rFonts w:ascii="Calibri" w:hAnsi="Calibri" w:eastAsia="Times New Roman" w:cs="Calibri"/>
                <w:color w:val="000000"/>
                <w:sz w:val="18"/>
                <w:szCs w:val="18"/>
                <w:lang w:eastAsia="es-CO"/>
              </w:rPr>
              <w:t>3,5</w:t>
            </w:r>
            <w:r w:rsidRPr="003828EA">
              <w:rPr>
                <w:rFonts w:ascii="Calibri" w:hAnsi="Calibri" w:eastAsia="Times New Roman" w:cs="Calibri"/>
                <w:color w:val="000000"/>
                <w:sz w:val="18"/>
                <w:szCs w:val="18"/>
                <w:lang w:eastAsia="es-CO"/>
              </w:rPr>
              <w:t>%</w:t>
            </w:r>
          </w:p>
        </w:tc>
        <w:tc>
          <w:tcPr>
            <w:tcW w:w="0" w:type="auto"/>
            <w:noWrap/>
            <w:hideMark/>
          </w:tcPr>
          <w:p w:rsidRPr="003828EA" w:rsidR="0086087D" w:rsidP="00A828E0" w:rsidRDefault="0086087D" w14:paraId="2AB2373C"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3828EA">
              <w:rPr>
                <w:rFonts w:ascii="Calibri" w:hAnsi="Calibri" w:eastAsia="Times New Roman" w:cs="Calibri"/>
                <w:color w:val="000000"/>
                <w:sz w:val="18"/>
                <w:szCs w:val="18"/>
                <w:lang w:eastAsia="es-CO"/>
              </w:rPr>
              <w:t>95</w:t>
            </w:r>
            <w:r>
              <w:rPr>
                <w:rFonts w:ascii="Calibri" w:hAnsi="Calibri" w:eastAsia="Times New Roman" w:cs="Calibri"/>
                <w:color w:val="000000"/>
                <w:sz w:val="18"/>
                <w:szCs w:val="18"/>
                <w:lang w:eastAsia="es-CO"/>
              </w:rPr>
              <w:t>,0</w:t>
            </w:r>
            <w:r w:rsidRPr="003828EA">
              <w:rPr>
                <w:rFonts w:ascii="Calibri" w:hAnsi="Calibri" w:eastAsia="Times New Roman" w:cs="Calibri"/>
                <w:color w:val="000000"/>
                <w:sz w:val="18"/>
                <w:szCs w:val="18"/>
                <w:lang w:eastAsia="es-CO"/>
              </w:rPr>
              <w:t>%</w:t>
            </w:r>
          </w:p>
        </w:tc>
      </w:tr>
    </w:tbl>
    <w:p w:rsidR="0086087D" w:rsidP="0086087D" w:rsidRDefault="0086087D" w14:paraId="4CF49D86" w14:textId="0512C0E6">
      <w:pPr>
        <w:jc w:val="center"/>
        <w:rPr>
          <w:rFonts w:cstheme="majorHAnsi"/>
          <w:i/>
          <w:iCs/>
          <w:color w:val="44546A" w:themeColor="text2"/>
          <w:sz w:val="20"/>
          <w:szCs w:val="20"/>
        </w:rPr>
      </w:pPr>
      <w:r w:rsidRPr="007644EF">
        <w:rPr>
          <w:rFonts w:cstheme="majorHAnsi"/>
          <w:i/>
          <w:iCs/>
          <w:color w:val="44546A" w:themeColor="text2"/>
          <w:sz w:val="20"/>
          <w:szCs w:val="20"/>
        </w:rPr>
        <w:t xml:space="preserve">Fuente: </w:t>
      </w:r>
      <w:r>
        <w:rPr>
          <w:rFonts w:cstheme="majorHAnsi"/>
          <w:i/>
          <w:iCs/>
          <w:color w:val="44546A" w:themeColor="text2"/>
          <w:sz w:val="20"/>
          <w:szCs w:val="20"/>
        </w:rPr>
        <w:t>Información suministrada por</w:t>
      </w:r>
      <w:r w:rsidRPr="007644EF">
        <w:rPr>
          <w:rFonts w:cstheme="majorHAnsi"/>
          <w:i/>
          <w:iCs/>
          <w:color w:val="44546A" w:themeColor="text2"/>
          <w:sz w:val="20"/>
          <w:szCs w:val="20"/>
        </w:rPr>
        <w:t xml:space="preserve"> ANDA</w:t>
      </w:r>
      <w:r>
        <w:rPr>
          <w:rFonts w:cstheme="majorHAnsi"/>
          <w:i/>
          <w:iCs/>
          <w:color w:val="44546A" w:themeColor="text2"/>
          <w:sz w:val="20"/>
          <w:szCs w:val="20"/>
        </w:rPr>
        <w:t>.</w:t>
      </w:r>
    </w:p>
    <w:p w:rsidR="00DC7F22" w:rsidP="00DC7F22" w:rsidRDefault="00DC7F22" w14:paraId="3B7ED8C0" w14:textId="16ADB26E">
      <w:r>
        <w:t xml:space="preserve">Para el 2021 ANDA contaba con </w:t>
      </w:r>
      <w:r w:rsidR="00D86B0E">
        <w:t>un total de 882.200 medidores instalados, de estos 763.634</w:t>
      </w:r>
      <w:r w:rsidR="00A55359">
        <w:t xml:space="preserve"> (86</w:t>
      </w:r>
      <w:r w:rsidR="00494253">
        <w:t>,6%)</w:t>
      </w:r>
      <w:r w:rsidR="00D86B0E">
        <w:t xml:space="preserve"> se encuentran funcionando, 51.609</w:t>
      </w:r>
      <w:r w:rsidR="00A55359">
        <w:t xml:space="preserve"> </w:t>
      </w:r>
      <w:r w:rsidR="00494253">
        <w:t xml:space="preserve">(5.9%) </w:t>
      </w:r>
      <w:r w:rsidR="00A55359">
        <w:t xml:space="preserve">se encuentran detenidos y 66.957 </w:t>
      </w:r>
      <w:r w:rsidR="00494253">
        <w:t xml:space="preserve">(7,6%) </w:t>
      </w:r>
      <w:r w:rsidR="00A55359">
        <w:t xml:space="preserve">están directos </w:t>
      </w:r>
      <w:r w:rsidR="00494253">
        <w:t xml:space="preserve">como su muestra a continuación: </w:t>
      </w:r>
    </w:p>
    <w:p w:rsidRPr="00304B1F" w:rsidR="00C53282" w:rsidP="00C53282" w:rsidRDefault="00C53282" w14:paraId="0F5AC721" w14:textId="1284402C">
      <w:pPr>
        <w:pStyle w:val="Caption"/>
        <w:rPr>
          <w:rFonts w:cstheme="majorHAnsi"/>
          <w:sz w:val="22"/>
          <w:szCs w:val="22"/>
          <w:lang w:val="pt-PT"/>
        </w:rPr>
      </w:pPr>
      <w:bookmarkStart w:name="_Toc104306536" w:id="24"/>
      <w:r w:rsidRPr="00304B1F">
        <w:rPr>
          <w:rFonts w:cstheme="majorHAnsi"/>
          <w:sz w:val="22"/>
          <w:szCs w:val="22"/>
          <w:lang w:val="pt-PT"/>
        </w:rPr>
        <w:lastRenderedPageBreak/>
        <w:t xml:space="preserve">Gráfica </w:t>
      </w:r>
      <w:r w:rsidR="000B65C0">
        <w:rPr>
          <w:rFonts w:cstheme="majorHAnsi"/>
          <w:sz w:val="22"/>
          <w:szCs w:val="22"/>
          <w:lang w:val="pt-PT"/>
        </w:rPr>
        <w:fldChar w:fldCharType="begin"/>
      </w:r>
      <w:r w:rsidR="000B65C0">
        <w:rPr>
          <w:rFonts w:cstheme="majorHAnsi"/>
          <w:sz w:val="22"/>
          <w:szCs w:val="22"/>
          <w:lang w:val="pt-PT"/>
        </w:rPr>
        <w:instrText xml:space="preserve"> SEQ Gráfica \* ARABIC </w:instrText>
      </w:r>
      <w:r w:rsidR="000B65C0">
        <w:rPr>
          <w:rFonts w:cstheme="majorHAnsi"/>
          <w:sz w:val="22"/>
          <w:szCs w:val="22"/>
          <w:lang w:val="pt-PT"/>
        </w:rPr>
        <w:fldChar w:fldCharType="separate"/>
      </w:r>
      <w:r w:rsidR="00EE6E9B">
        <w:rPr>
          <w:rFonts w:cstheme="majorHAnsi"/>
          <w:noProof/>
          <w:sz w:val="22"/>
          <w:szCs w:val="22"/>
          <w:lang w:val="pt-PT"/>
        </w:rPr>
        <w:t>1</w:t>
      </w:r>
      <w:r w:rsidR="000B65C0">
        <w:rPr>
          <w:rFonts w:cstheme="majorHAnsi"/>
          <w:sz w:val="22"/>
          <w:szCs w:val="22"/>
          <w:lang w:val="pt-PT"/>
        </w:rPr>
        <w:fldChar w:fldCharType="end"/>
      </w:r>
      <w:r w:rsidRPr="00304B1F" w:rsidR="009E202D">
        <w:rPr>
          <w:rFonts w:cstheme="majorHAnsi"/>
          <w:sz w:val="22"/>
          <w:szCs w:val="22"/>
          <w:lang w:val="pt-PT"/>
        </w:rPr>
        <w:t xml:space="preserve"> </w:t>
      </w:r>
      <w:r w:rsidRPr="00304B1F">
        <w:rPr>
          <w:rFonts w:cstheme="majorHAnsi"/>
          <w:sz w:val="22"/>
          <w:szCs w:val="22"/>
          <w:lang w:val="pt-PT"/>
        </w:rPr>
        <w:t>Estatus de medidores ANDA 2021</w:t>
      </w:r>
      <w:bookmarkEnd w:id="24"/>
    </w:p>
    <w:p w:rsidRPr="006A2293" w:rsidR="00494253" w:rsidP="00C53282" w:rsidRDefault="00C53282" w14:paraId="20A2E5A7" w14:textId="613F5999">
      <w:pPr>
        <w:jc w:val="center"/>
      </w:pPr>
      <w:r>
        <w:rPr>
          <w:noProof/>
        </w:rPr>
        <w:drawing>
          <wp:inline distT="0" distB="0" distL="0" distR="0" wp14:anchorId="565D1BBF" wp14:editId="4CFE4E12">
            <wp:extent cx="4572000" cy="2743200"/>
            <wp:effectExtent l="0" t="0" r="0" b="0"/>
            <wp:docPr id="23" name="Gráfico 23">
              <a:extLst xmlns:a="http://schemas.openxmlformats.org/drawingml/2006/main">
                <a:ext uri="{FF2B5EF4-FFF2-40B4-BE49-F238E27FC236}">
                  <a16:creationId xmlns:a16="http://schemas.microsoft.com/office/drawing/2014/main" id="{5A23F1FA-C3DA-4056-94DB-B9274A2CCE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rsidR="00C53282" w:rsidP="00C53282" w:rsidRDefault="00C53282" w14:paraId="10D68FFB" w14:textId="7030E7CB">
      <w:pPr>
        <w:jc w:val="center"/>
        <w:rPr>
          <w:rFonts w:cstheme="majorHAnsi"/>
          <w:i/>
          <w:iCs/>
          <w:color w:val="44546A" w:themeColor="text2"/>
          <w:sz w:val="20"/>
          <w:szCs w:val="20"/>
        </w:rPr>
      </w:pPr>
      <w:r w:rsidRPr="007644EF">
        <w:rPr>
          <w:rFonts w:cstheme="majorHAnsi"/>
          <w:i/>
          <w:iCs/>
          <w:color w:val="44546A" w:themeColor="text2"/>
          <w:sz w:val="20"/>
          <w:szCs w:val="20"/>
        </w:rPr>
        <w:t>Fuente: Elaboración propia con datos tomados de</w:t>
      </w:r>
      <w:sdt>
        <w:sdtPr>
          <w:rPr>
            <w:rFonts w:cstheme="majorHAnsi"/>
            <w:i/>
            <w:iCs/>
            <w:color w:val="44546A" w:themeColor="text2"/>
            <w:sz w:val="20"/>
            <w:szCs w:val="20"/>
          </w:rPr>
          <w:id w:val="821780919"/>
          <w:citation/>
        </w:sdtPr>
        <w:sdtEndPr/>
        <w:sdtContent>
          <w:r w:rsidR="007444EB">
            <w:rPr>
              <w:rFonts w:cstheme="majorHAnsi"/>
              <w:i/>
              <w:iCs/>
              <w:color w:val="44546A" w:themeColor="text2"/>
              <w:sz w:val="20"/>
              <w:szCs w:val="20"/>
            </w:rPr>
            <w:fldChar w:fldCharType="begin"/>
          </w:r>
          <w:r w:rsidR="009E202D">
            <w:rPr>
              <w:rFonts w:cstheme="majorHAnsi"/>
              <w:i/>
              <w:iCs/>
              <w:color w:val="44546A" w:themeColor="text2"/>
              <w:sz w:val="20"/>
              <w:szCs w:val="20"/>
            </w:rPr>
            <w:instrText xml:space="preserve">CITATION AMB22 \l 9226 </w:instrText>
          </w:r>
          <w:r w:rsidR="007444EB">
            <w:rPr>
              <w:rFonts w:cstheme="majorHAnsi"/>
              <w:i/>
              <w:iCs/>
              <w:color w:val="44546A" w:themeColor="text2"/>
              <w:sz w:val="20"/>
              <w:szCs w:val="20"/>
            </w:rPr>
            <w:fldChar w:fldCharType="separate"/>
          </w:r>
          <w:r w:rsidR="009E202D">
            <w:rPr>
              <w:rFonts w:cstheme="majorHAnsi"/>
              <w:i/>
              <w:iCs/>
              <w:noProof/>
              <w:color w:val="44546A" w:themeColor="text2"/>
              <w:sz w:val="20"/>
              <w:szCs w:val="20"/>
            </w:rPr>
            <w:t xml:space="preserve"> </w:t>
          </w:r>
          <w:r w:rsidRPr="009E202D" w:rsidR="009E202D">
            <w:rPr>
              <w:rFonts w:cstheme="majorHAnsi"/>
              <w:noProof/>
              <w:color w:val="44546A" w:themeColor="text2"/>
              <w:sz w:val="20"/>
              <w:szCs w:val="20"/>
            </w:rPr>
            <w:t>(AMBIGEST S.A., 2022)</w:t>
          </w:r>
          <w:r w:rsidR="007444EB">
            <w:rPr>
              <w:rFonts w:cstheme="majorHAnsi"/>
              <w:i/>
              <w:iCs/>
              <w:color w:val="44546A" w:themeColor="text2"/>
              <w:sz w:val="20"/>
              <w:szCs w:val="20"/>
            </w:rPr>
            <w:fldChar w:fldCharType="end"/>
          </w:r>
        </w:sdtContent>
      </w:sdt>
      <w:r w:rsidR="00C01ADC">
        <w:rPr>
          <w:rFonts w:cstheme="majorHAnsi"/>
          <w:i/>
          <w:iCs/>
          <w:color w:val="44546A" w:themeColor="text2"/>
          <w:sz w:val="20"/>
          <w:szCs w:val="20"/>
        </w:rPr>
        <w:t>.</w:t>
      </w:r>
    </w:p>
    <w:p w:rsidRPr="00AE7555" w:rsidR="00727213" w:rsidP="00727213" w:rsidRDefault="00727213" w14:paraId="6636A305" w14:textId="792219D6">
      <w:pPr>
        <w:pStyle w:val="Heading2"/>
      </w:pPr>
      <w:bookmarkStart w:name="_Toc104886465" w:id="25"/>
      <w:r>
        <w:t>USUARIOS (CONEXIONES)</w:t>
      </w:r>
      <w:bookmarkEnd w:id="25"/>
    </w:p>
    <w:p w:rsidRPr="00905BDD" w:rsidR="00727213" w:rsidP="00727213" w:rsidRDefault="00B97F53" w14:paraId="5918EFD3" w14:textId="019155CC">
      <w:pPr>
        <w:pStyle w:val="Caption"/>
        <w:jc w:val="both"/>
        <w:rPr>
          <w:rFonts w:cstheme="majorHAnsi"/>
          <w:i w:val="0"/>
          <w:iCs w:val="0"/>
          <w:color w:val="auto"/>
          <w:sz w:val="22"/>
          <w:szCs w:val="22"/>
        </w:rPr>
      </w:pPr>
      <w:r>
        <w:rPr>
          <w:rFonts w:cstheme="majorHAnsi"/>
          <w:i w:val="0"/>
          <w:iCs w:val="0"/>
          <w:color w:val="auto"/>
          <w:sz w:val="22"/>
          <w:szCs w:val="22"/>
        </w:rPr>
        <w:t xml:space="preserve">El total de </w:t>
      </w:r>
      <w:r w:rsidR="00727213">
        <w:rPr>
          <w:rFonts w:cstheme="majorHAnsi"/>
          <w:i w:val="0"/>
          <w:iCs w:val="0"/>
          <w:color w:val="auto"/>
          <w:sz w:val="22"/>
          <w:szCs w:val="22"/>
        </w:rPr>
        <w:t>usuarios (conexiones o cuentas) de ANDA para octubre de 2021 era de 888.564, de los cuales el 71,1% contaban simultáneamente con los servicios de agua potable y saneamiento, porcentaje que no ha variado mucho en los últimos tres años como se puede observar en la siguiente tabla:</w:t>
      </w:r>
    </w:p>
    <w:p w:rsidRPr="0057434D" w:rsidR="00727213" w:rsidP="00727213" w:rsidRDefault="00727213" w14:paraId="2CB558E8" w14:textId="6F97FA5C">
      <w:pPr>
        <w:pStyle w:val="Caption"/>
        <w:rPr>
          <w:rFonts w:cstheme="majorHAnsi"/>
          <w:sz w:val="22"/>
          <w:szCs w:val="22"/>
        </w:rPr>
      </w:pPr>
      <w:bookmarkStart w:name="_Toc104306507" w:id="26"/>
      <w:r w:rsidRPr="0057434D">
        <w:rPr>
          <w:rFonts w:cstheme="majorHAnsi"/>
          <w:sz w:val="22"/>
          <w:szCs w:val="22"/>
        </w:rPr>
        <w:t xml:space="preserve">Tabla </w:t>
      </w:r>
      <w:r w:rsidRPr="0057434D">
        <w:rPr>
          <w:rFonts w:cstheme="majorHAnsi"/>
          <w:sz w:val="22"/>
          <w:szCs w:val="22"/>
        </w:rPr>
        <w:fldChar w:fldCharType="begin"/>
      </w:r>
      <w:r w:rsidRPr="0057434D">
        <w:rPr>
          <w:rFonts w:cstheme="majorHAnsi"/>
          <w:sz w:val="22"/>
          <w:szCs w:val="22"/>
        </w:rPr>
        <w:instrText xml:space="preserve"> SEQ Tabla \* ARABIC </w:instrText>
      </w:r>
      <w:r w:rsidRPr="0057434D">
        <w:rPr>
          <w:rFonts w:cstheme="majorHAnsi"/>
          <w:sz w:val="22"/>
          <w:szCs w:val="22"/>
        </w:rPr>
        <w:fldChar w:fldCharType="separate"/>
      </w:r>
      <w:r w:rsidR="008F06E6">
        <w:rPr>
          <w:rFonts w:cstheme="majorHAnsi"/>
          <w:noProof/>
          <w:sz w:val="22"/>
          <w:szCs w:val="22"/>
        </w:rPr>
        <w:t>9</w:t>
      </w:r>
      <w:r w:rsidRPr="0057434D">
        <w:rPr>
          <w:rFonts w:cstheme="majorHAnsi"/>
          <w:sz w:val="22"/>
          <w:szCs w:val="22"/>
        </w:rPr>
        <w:fldChar w:fldCharType="end"/>
      </w:r>
      <w:r w:rsidRPr="0057434D">
        <w:rPr>
          <w:rFonts w:cstheme="majorHAnsi"/>
          <w:sz w:val="22"/>
          <w:szCs w:val="22"/>
        </w:rPr>
        <w:t xml:space="preserve"> Usuarios ANDA 2019-2021</w:t>
      </w:r>
      <w:bookmarkEnd w:id="26"/>
    </w:p>
    <w:tbl>
      <w:tblPr>
        <w:tblStyle w:val="GridTable4-Accent1"/>
        <w:tblW w:w="0" w:type="auto"/>
        <w:jc w:val="center"/>
        <w:tblLook w:val="04A0" w:firstRow="1" w:lastRow="0" w:firstColumn="1" w:lastColumn="0" w:noHBand="0" w:noVBand="1"/>
      </w:tblPr>
      <w:tblGrid>
        <w:gridCol w:w="671"/>
        <w:gridCol w:w="1213"/>
        <w:gridCol w:w="1204"/>
        <w:gridCol w:w="2353"/>
        <w:gridCol w:w="809"/>
      </w:tblGrid>
      <w:tr w:rsidRPr="0059081B" w:rsidR="00727213" w:rsidTr="00A31C2E" w14:paraId="06D62334" w14:textId="77777777">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E1E77" w:rsidR="00727213" w:rsidP="00A31C2E" w:rsidRDefault="00727213" w14:paraId="44207B4C" w14:textId="77777777">
            <w:pPr>
              <w:jc w:val="center"/>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Año</w:t>
            </w:r>
          </w:p>
        </w:tc>
        <w:tc>
          <w:tcPr>
            <w:tcW w:w="0" w:type="auto"/>
            <w:noWrap/>
            <w:vAlign w:val="center"/>
            <w:hideMark/>
          </w:tcPr>
          <w:p w:rsidRPr="00BE1E77" w:rsidR="00727213" w:rsidP="00A31C2E" w:rsidRDefault="00727213" w14:paraId="2D26E33C"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A</w:t>
            </w:r>
            <w:r w:rsidRPr="0059081B">
              <w:rPr>
                <w:rFonts w:ascii="Calibri" w:hAnsi="Calibri" w:eastAsia="Times New Roman" w:cs="Calibri"/>
                <w:color w:val="000000"/>
                <w:sz w:val="18"/>
                <w:szCs w:val="18"/>
                <w:lang w:eastAsia="es-CO"/>
              </w:rPr>
              <w:t>gua potable</w:t>
            </w:r>
          </w:p>
        </w:tc>
        <w:tc>
          <w:tcPr>
            <w:tcW w:w="0" w:type="auto"/>
            <w:noWrap/>
            <w:vAlign w:val="center"/>
            <w:hideMark/>
          </w:tcPr>
          <w:p w:rsidRPr="00BE1E77" w:rsidR="00727213" w:rsidP="00A31C2E" w:rsidRDefault="00727213" w14:paraId="47E8395B"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Saneamiento</w:t>
            </w:r>
          </w:p>
        </w:tc>
        <w:tc>
          <w:tcPr>
            <w:tcW w:w="0" w:type="auto"/>
            <w:noWrap/>
            <w:vAlign w:val="center"/>
            <w:hideMark/>
          </w:tcPr>
          <w:p w:rsidRPr="00BE1E77" w:rsidR="00727213" w:rsidP="00A31C2E" w:rsidRDefault="00727213" w14:paraId="32ED399E"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A</w:t>
            </w:r>
            <w:r w:rsidRPr="0059081B">
              <w:rPr>
                <w:rFonts w:ascii="Calibri" w:hAnsi="Calibri" w:eastAsia="Times New Roman" w:cs="Calibri"/>
                <w:color w:val="000000"/>
                <w:sz w:val="18"/>
                <w:szCs w:val="18"/>
                <w:lang w:eastAsia="es-CO"/>
              </w:rPr>
              <w:t xml:space="preserve">gua potable </w:t>
            </w:r>
            <w:r w:rsidRPr="00BE1E77">
              <w:rPr>
                <w:rFonts w:ascii="Calibri" w:hAnsi="Calibri" w:eastAsia="Times New Roman" w:cs="Calibri"/>
                <w:color w:val="000000"/>
                <w:sz w:val="18"/>
                <w:szCs w:val="18"/>
                <w:lang w:eastAsia="es-CO"/>
              </w:rPr>
              <w:t>y saneamiento</w:t>
            </w:r>
          </w:p>
        </w:tc>
        <w:tc>
          <w:tcPr>
            <w:tcW w:w="0" w:type="auto"/>
            <w:noWrap/>
            <w:vAlign w:val="center"/>
            <w:hideMark/>
          </w:tcPr>
          <w:p w:rsidRPr="00BE1E77" w:rsidR="00727213" w:rsidP="00A31C2E" w:rsidRDefault="00727213" w14:paraId="51C828E8"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Total</w:t>
            </w:r>
          </w:p>
        </w:tc>
      </w:tr>
      <w:tr w:rsidRPr="0059081B" w:rsidR="00727213" w:rsidTr="00A31C2E" w14:paraId="17A7AB40" w14:textId="7777777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E1E77" w:rsidR="00727213" w:rsidP="00A31C2E" w:rsidRDefault="00727213" w14:paraId="601129FA" w14:textId="77777777">
            <w:pPr>
              <w:jc w:val="center"/>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2019</w:t>
            </w:r>
          </w:p>
        </w:tc>
        <w:tc>
          <w:tcPr>
            <w:tcW w:w="0" w:type="auto"/>
            <w:noWrap/>
            <w:vAlign w:val="center"/>
            <w:hideMark/>
          </w:tcPr>
          <w:p w:rsidRPr="00BE1E77" w:rsidR="00727213" w:rsidP="00A31C2E" w:rsidRDefault="00727213" w14:paraId="0D843C7B"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243.278</w:t>
            </w:r>
          </w:p>
        </w:tc>
        <w:tc>
          <w:tcPr>
            <w:tcW w:w="0" w:type="auto"/>
            <w:noWrap/>
            <w:vAlign w:val="center"/>
            <w:hideMark/>
          </w:tcPr>
          <w:p w:rsidRPr="00BE1E77" w:rsidR="00727213" w:rsidP="00A31C2E" w:rsidRDefault="00727213" w14:paraId="2510FA4D"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6.965</w:t>
            </w:r>
          </w:p>
        </w:tc>
        <w:tc>
          <w:tcPr>
            <w:tcW w:w="0" w:type="auto"/>
            <w:noWrap/>
            <w:vAlign w:val="center"/>
            <w:hideMark/>
          </w:tcPr>
          <w:p w:rsidRPr="00BE1E77" w:rsidR="00727213" w:rsidP="00A31C2E" w:rsidRDefault="00727213" w14:paraId="175F179E"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624.625</w:t>
            </w:r>
          </w:p>
        </w:tc>
        <w:tc>
          <w:tcPr>
            <w:tcW w:w="0" w:type="auto"/>
            <w:noWrap/>
            <w:vAlign w:val="center"/>
            <w:hideMark/>
          </w:tcPr>
          <w:p w:rsidRPr="00BE1E77" w:rsidR="00727213" w:rsidP="00A31C2E" w:rsidRDefault="00727213" w14:paraId="3619D25B"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874.868</w:t>
            </w:r>
          </w:p>
        </w:tc>
      </w:tr>
      <w:tr w:rsidRPr="0059081B" w:rsidR="00727213" w:rsidTr="00A31C2E" w14:paraId="01655BB7"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E1E77" w:rsidR="00727213" w:rsidP="00A31C2E" w:rsidRDefault="00727213" w14:paraId="166186F3" w14:textId="77777777">
            <w:pPr>
              <w:jc w:val="center"/>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2020</w:t>
            </w:r>
          </w:p>
        </w:tc>
        <w:tc>
          <w:tcPr>
            <w:tcW w:w="0" w:type="auto"/>
            <w:noWrap/>
            <w:vAlign w:val="center"/>
            <w:hideMark/>
          </w:tcPr>
          <w:p w:rsidRPr="00BE1E77" w:rsidR="00727213" w:rsidP="00A31C2E" w:rsidRDefault="00727213" w14:paraId="3682E3CE"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245.715</w:t>
            </w:r>
          </w:p>
        </w:tc>
        <w:tc>
          <w:tcPr>
            <w:tcW w:w="0" w:type="auto"/>
            <w:noWrap/>
            <w:vAlign w:val="center"/>
            <w:hideMark/>
          </w:tcPr>
          <w:p w:rsidRPr="00BE1E77" w:rsidR="00727213" w:rsidP="00A31C2E" w:rsidRDefault="00727213" w14:paraId="566A3345"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7.177</w:t>
            </w:r>
          </w:p>
        </w:tc>
        <w:tc>
          <w:tcPr>
            <w:tcW w:w="0" w:type="auto"/>
            <w:noWrap/>
            <w:vAlign w:val="center"/>
            <w:hideMark/>
          </w:tcPr>
          <w:p w:rsidRPr="00BE1E77" w:rsidR="00727213" w:rsidP="00A31C2E" w:rsidRDefault="00727213" w14:paraId="433DCB50"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628.918</w:t>
            </w:r>
          </w:p>
        </w:tc>
        <w:tc>
          <w:tcPr>
            <w:tcW w:w="0" w:type="auto"/>
            <w:noWrap/>
            <w:vAlign w:val="center"/>
            <w:hideMark/>
          </w:tcPr>
          <w:p w:rsidRPr="00BE1E77" w:rsidR="00727213" w:rsidP="00A31C2E" w:rsidRDefault="00727213" w14:paraId="34AD8F75"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881.810</w:t>
            </w:r>
          </w:p>
        </w:tc>
      </w:tr>
      <w:tr w:rsidRPr="0059081B" w:rsidR="00727213" w:rsidTr="00A31C2E" w14:paraId="6A10F709"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E1E77" w:rsidR="00727213" w:rsidP="00A31C2E" w:rsidRDefault="00727213" w14:paraId="287C37A6" w14:textId="77777777">
            <w:pPr>
              <w:jc w:val="center"/>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2021</w:t>
            </w:r>
            <w:r w:rsidRPr="0059081B">
              <w:rPr>
                <w:rFonts w:ascii="Calibri" w:hAnsi="Calibri" w:eastAsia="Times New Roman" w:cs="Calibri"/>
                <w:color w:val="000000"/>
                <w:sz w:val="18"/>
                <w:szCs w:val="18"/>
                <w:lang w:eastAsia="es-CO"/>
              </w:rPr>
              <w:t>*</w:t>
            </w:r>
          </w:p>
        </w:tc>
        <w:tc>
          <w:tcPr>
            <w:tcW w:w="0" w:type="auto"/>
            <w:noWrap/>
            <w:vAlign w:val="center"/>
            <w:hideMark/>
          </w:tcPr>
          <w:p w:rsidRPr="00BE1E77" w:rsidR="00727213" w:rsidP="00A31C2E" w:rsidRDefault="00727213" w14:paraId="406FAFAD"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249.566</w:t>
            </w:r>
          </w:p>
        </w:tc>
        <w:tc>
          <w:tcPr>
            <w:tcW w:w="0" w:type="auto"/>
            <w:noWrap/>
            <w:vAlign w:val="center"/>
            <w:hideMark/>
          </w:tcPr>
          <w:p w:rsidRPr="00BE1E77" w:rsidR="00727213" w:rsidP="00A31C2E" w:rsidRDefault="00727213" w14:paraId="17B3530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7.303</w:t>
            </w:r>
          </w:p>
        </w:tc>
        <w:tc>
          <w:tcPr>
            <w:tcW w:w="0" w:type="auto"/>
            <w:noWrap/>
            <w:vAlign w:val="center"/>
            <w:hideMark/>
          </w:tcPr>
          <w:p w:rsidRPr="00BE1E77" w:rsidR="00727213" w:rsidP="00A31C2E" w:rsidRDefault="00727213" w14:paraId="5586221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631.695</w:t>
            </w:r>
          </w:p>
        </w:tc>
        <w:tc>
          <w:tcPr>
            <w:tcW w:w="0" w:type="auto"/>
            <w:noWrap/>
            <w:vAlign w:val="center"/>
            <w:hideMark/>
          </w:tcPr>
          <w:p w:rsidRPr="00BE1E77" w:rsidR="00727213" w:rsidP="00A31C2E" w:rsidRDefault="00727213" w14:paraId="15D6BCAD"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BE1E77">
              <w:rPr>
                <w:rFonts w:ascii="Calibri" w:hAnsi="Calibri" w:eastAsia="Times New Roman" w:cs="Calibri"/>
                <w:color w:val="000000"/>
                <w:sz w:val="18"/>
                <w:szCs w:val="18"/>
                <w:lang w:eastAsia="es-CO"/>
              </w:rPr>
              <w:t>888.564</w:t>
            </w:r>
          </w:p>
        </w:tc>
      </w:tr>
    </w:tbl>
    <w:p w:rsidRPr="00607170" w:rsidR="00727213" w:rsidP="00607170" w:rsidRDefault="00607170" w14:paraId="27E20B55" w14:textId="060D2353">
      <w:pPr>
        <w:jc w:val="center"/>
        <w:rPr>
          <w:rFonts w:cstheme="majorHAnsi"/>
        </w:rPr>
      </w:pPr>
      <w:r w:rsidRPr="007644EF">
        <w:rPr>
          <w:rFonts w:cstheme="majorHAnsi"/>
          <w:i/>
          <w:iCs/>
          <w:color w:val="44546A" w:themeColor="text2"/>
          <w:sz w:val="20"/>
          <w:szCs w:val="20"/>
        </w:rPr>
        <w:t xml:space="preserve">Fuente: </w:t>
      </w:r>
      <w:r>
        <w:rPr>
          <w:rFonts w:cstheme="majorHAnsi"/>
          <w:i/>
          <w:iCs/>
          <w:color w:val="44546A" w:themeColor="text2"/>
          <w:sz w:val="20"/>
          <w:szCs w:val="20"/>
        </w:rPr>
        <w:t>Información suministrada por</w:t>
      </w:r>
      <w:r w:rsidRPr="007644EF">
        <w:rPr>
          <w:rFonts w:cstheme="majorHAnsi"/>
          <w:i/>
          <w:iCs/>
          <w:color w:val="44546A" w:themeColor="text2"/>
          <w:sz w:val="20"/>
          <w:szCs w:val="20"/>
        </w:rPr>
        <w:t xml:space="preserve"> ANDA</w:t>
      </w:r>
      <w:r>
        <w:rPr>
          <w:rFonts w:cstheme="majorHAnsi"/>
          <w:i/>
          <w:iCs/>
          <w:color w:val="44546A" w:themeColor="text2"/>
          <w:sz w:val="20"/>
          <w:szCs w:val="20"/>
        </w:rPr>
        <w:t xml:space="preserve">. </w:t>
      </w:r>
      <w:r w:rsidR="00727213">
        <w:rPr>
          <w:rFonts w:cstheme="majorHAnsi"/>
          <w:i/>
          <w:iCs/>
          <w:color w:val="44546A" w:themeColor="text2"/>
          <w:sz w:val="20"/>
          <w:szCs w:val="20"/>
        </w:rPr>
        <w:t>*La información del año 2021 corresponde al mes de octubre.</w:t>
      </w:r>
    </w:p>
    <w:p w:rsidR="00727213" w:rsidP="00727213" w:rsidRDefault="00727213" w14:paraId="252C7E38" w14:textId="7F2FF74B">
      <w:pPr>
        <w:rPr>
          <w:rFonts w:cstheme="majorHAnsi"/>
        </w:rPr>
      </w:pPr>
      <w:r>
        <w:rPr>
          <w:rFonts w:cstheme="majorHAnsi"/>
        </w:rPr>
        <w:t xml:space="preserve">Los usuarios totales presentaron un aumento del 0,8% del 2019 al 2020 pasando de 874.868 a 881.810 usuarios, de manera similar lo usuarios totales de </w:t>
      </w:r>
      <w:r w:rsidRPr="00367FDC">
        <w:rPr>
          <w:rFonts w:cstheme="majorHAnsi"/>
        </w:rPr>
        <w:t>diciembre 2020</w:t>
      </w:r>
      <w:r>
        <w:rPr>
          <w:rFonts w:cstheme="majorHAnsi"/>
        </w:rPr>
        <w:t xml:space="preserve"> a </w:t>
      </w:r>
      <w:r w:rsidRPr="00367FDC">
        <w:rPr>
          <w:rFonts w:cstheme="majorHAnsi"/>
        </w:rPr>
        <w:t>octubre 2021</w:t>
      </w:r>
      <w:r>
        <w:rPr>
          <w:rFonts w:cstheme="majorHAnsi"/>
        </w:rPr>
        <w:t xml:space="preserve"> presentaron un aumento del 0,8% </w:t>
      </w:r>
      <w:r w:rsidR="00B97F53">
        <w:rPr>
          <w:rFonts w:cstheme="majorHAnsi"/>
        </w:rPr>
        <w:t xml:space="preserve">llegando </w:t>
      </w:r>
      <w:r>
        <w:rPr>
          <w:rFonts w:cstheme="majorHAnsi"/>
        </w:rPr>
        <w:t>a 888.564 usuarios.</w:t>
      </w:r>
    </w:p>
    <w:p w:rsidR="00625A99" w:rsidP="002A4169" w:rsidRDefault="00177693" w14:paraId="7A079505" w14:textId="53BF726C">
      <w:pPr>
        <w:pStyle w:val="Heading2"/>
        <w:rPr>
          <w:rFonts w:cstheme="majorHAnsi"/>
        </w:rPr>
      </w:pPr>
      <w:bookmarkStart w:name="_Toc104886466" w:id="27"/>
      <w:r w:rsidRPr="001F0615">
        <w:rPr>
          <w:rFonts w:cstheme="majorHAnsi"/>
        </w:rPr>
        <w:t>PRODUCCI</w:t>
      </w:r>
      <w:r w:rsidRPr="001F0615" w:rsidR="002915F3">
        <w:rPr>
          <w:rFonts w:cstheme="majorHAnsi"/>
        </w:rPr>
        <w:t>Ó</w:t>
      </w:r>
      <w:r w:rsidRPr="00A35D8E">
        <w:rPr>
          <w:rFonts w:cstheme="majorHAnsi"/>
        </w:rPr>
        <w:t>N Y CONSUMO</w:t>
      </w:r>
      <w:r w:rsidRPr="00A35D8E" w:rsidR="002915F3">
        <w:rPr>
          <w:rFonts w:cstheme="majorHAnsi"/>
        </w:rPr>
        <w:t xml:space="preserve"> </w:t>
      </w:r>
      <w:r w:rsidRPr="00A35D8E" w:rsidR="002A4169">
        <w:rPr>
          <w:rFonts w:cstheme="majorHAnsi"/>
        </w:rPr>
        <w:t>DE AGUA</w:t>
      </w:r>
      <w:bookmarkEnd w:id="27"/>
    </w:p>
    <w:p w:rsidRPr="006A2293" w:rsidR="00F83014" w:rsidP="00490204" w:rsidRDefault="00490204" w14:paraId="2D3D65A7" w14:textId="6BA597B4">
      <w:pPr>
        <w:rPr>
          <w:rFonts w:cstheme="majorHAnsi"/>
        </w:rPr>
      </w:pPr>
      <w:r w:rsidRPr="006A2293">
        <w:rPr>
          <w:rFonts w:cstheme="majorHAnsi"/>
        </w:rPr>
        <w:t xml:space="preserve">En el año 2020 la empresa produjo alrededor de </w:t>
      </w:r>
      <w:r w:rsidRPr="006A2293" w:rsidR="00153168">
        <w:rPr>
          <w:rFonts w:cstheme="majorHAnsi"/>
        </w:rPr>
        <w:t>404</w:t>
      </w:r>
      <w:r w:rsidRPr="00735739" w:rsidR="00C93C28">
        <w:rPr>
          <w:rFonts w:cstheme="majorHAnsi"/>
        </w:rPr>
        <w:t>,9</w:t>
      </w:r>
      <w:r w:rsidRPr="00EF1CDD">
        <w:rPr>
          <w:rFonts w:cstheme="majorHAnsi"/>
        </w:rPr>
        <w:t xml:space="preserve"> millones de metros cúbicos de agua potable, de los cuales el </w:t>
      </w:r>
      <w:r w:rsidRPr="003B2DEC" w:rsidR="00124D65">
        <w:rPr>
          <w:rFonts w:cstheme="majorHAnsi"/>
        </w:rPr>
        <w:t>23</w:t>
      </w:r>
      <w:r w:rsidRPr="001F0615" w:rsidR="004C715D">
        <w:rPr>
          <w:rFonts w:cstheme="majorHAnsi"/>
        </w:rPr>
        <w:t>,7</w:t>
      </w:r>
      <w:r w:rsidRPr="00A35D8E">
        <w:rPr>
          <w:rFonts w:cstheme="majorHAnsi"/>
        </w:rPr>
        <w:t xml:space="preserve">% es producida </w:t>
      </w:r>
      <w:r w:rsidRPr="00A35D8E" w:rsidR="004C715D">
        <w:rPr>
          <w:rFonts w:cstheme="majorHAnsi"/>
        </w:rPr>
        <w:t xml:space="preserve">por medio de </w:t>
      </w:r>
      <w:r w:rsidR="00B97F53">
        <w:rPr>
          <w:rFonts w:cstheme="majorHAnsi"/>
        </w:rPr>
        <w:t xml:space="preserve">numerosos </w:t>
      </w:r>
      <w:r w:rsidRPr="00A35D8E" w:rsidR="004C715D">
        <w:rPr>
          <w:rFonts w:cstheme="majorHAnsi"/>
        </w:rPr>
        <w:t>sistemas tradicionales</w:t>
      </w:r>
      <w:r w:rsidRPr="00A35D8E" w:rsidR="0075399A">
        <w:rPr>
          <w:rFonts w:cstheme="majorHAnsi"/>
        </w:rPr>
        <w:t xml:space="preserve">, el sistema </w:t>
      </w:r>
      <w:r w:rsidR="006A2293">
        <w:rPr>
          <w:rFonts w:cstheme="majorHAnsi"/>
        </w:rPr>
        <w:t>S</w:t>
      </w:r>
      <w:r w:rsidRPr="0025314E" w:rsidR="0075399A">
        <w:rPr>
          <w:rFonts w:cstheme="majorHAnsi"/>
        </w:rPr>
        <w:t xml:space="preserve">anta Ana produce </w:t>
      </w:r>
      <w:r w:rsidR="006A2293">
        <w:rPr>
          <w:rFonts w:cstheme="majorHAnsi"/>
        </w:rPr>
        <w:t xml:space="preserve">el </w:t>
      </w:r>
      <w:r w:rsidRPr="006A2293" w:rsidR="0075399A">
        <w:rPr>
          <w:rFonts w:cstheme="majorHAnsi"/>
        </w:rPr>
        <w:t>12,6%</w:t>
      </w:r>
      <w:r w:rsidR="006A2293">
        <w:rPr>
          <w:rFonts w:cstheme="majorHAnsi"/>
        </w:rPr>
        <w:t xml:space="preserve"> del total</w:t>
      </w:r>
      <w:r w:rsidRPr="006A2293" w:rsidR="00B15EB3">
        <w:rPr>
          <w:rFonts w:cstheme="majorHAnsi"/>
        </w:rPr>
        <w:t xml:space="preserve">, </w:t>
      </w:r>
      <w:r w:rsidRPr="006A2293" w:rsidR="004630A6">
        <w:rPr>
          <w:rFonts w:cstheme="majorHAnsi"/>
        </w:rPr>
        <w:t xml:space="preserve">el sistema </w:t>
      </w:r>
      <w:r w:rsidR="001F3702">
        <w:rPr>
          <w:rFonts w:cstheme="majorHAnsi"/>
        </w:rPr>
        <w:t>l</w:t>
      </w:r>
      <w:r w:rsidRPr="006A2293" w:rsidR="004630A6">
        <w:rPr>
          <w:rFonts w:cstheme="majorHAnsi"/>
        </w:rPr>
        <w:t xml:space="preserve">as </w:t>
      </w:r>
      <w:r w:rsidR="008C33D1">
        <w:rPr>
          <w:rFonts w:cstheme="majorHAnsi"/>
        </w:rPr>
        <w:t>P</w:t>
      </w:r>
      <w:r w:rsidRPr="006A2293" w:rsidR="004630A6">
        <w:rPr>
          <w:rFonts w:cstheme="majorHAnsi"/>
        </w:rPr>
        <w:t xml:space="preserve">avas con </w:t>
      </w:r>
      <w:r w:rsidR="006A2293">
        <w:rPr>
          <w:rFonts w:cstheme="majorHAnsi"/>
        </w:rPr>
        <w:t xml:space="preserve">el </w:t>
      </w:r>
      <w:r w:rsidRPr="006A2293" w:rsidR="004630A6">
        <w:rPr>
          <w:rFonts w:cstheme="majorHAnsi"/>
        </w:rPr>
        <w:t>11,4%</w:t>
      </w:r>
      <w:r w:rsidR="005C5E8B">
        <w:rPr>
          <w:rFonts w:cstheme="majorHAnsi"/>
        </w:rPr>
        <w:t xml:space="preserve">, </w:t>
      </w:r>
      <w:r w:rsidRPr="006A2293" w:rsidR="004630A6">
        <w:rPr>
          <w:rFonts w:cstheme="majorHAnsi"/>
        </w:rPr>
        <w:t xml:space="preserve">la </w:t>
      </w:r>
      <w:r w:rsidR="001F3702">
        <w:rPr>
          <w:rFonts w:cstheme="majorHAnsi"/>
        </w:rPr>
        <w:t>z</w:t>
      </w:r>
      <w:r w:rsidRPr="006A2293" w:rsidR="004630A6">
        <w:rPr>
          <w:rFonts w:cstheme="majorHAnsi"/>
        </w:rPr>
        <w:t>ona norte con un 11,2%</w:t>
      </w:r>
      <w:r w:rsidRPr="006A2293" w:rsidR="007203F4">
        <w:rPr>
          <w:rFonts w:cstheme="majorHAnsi"/>
        </w:rPr>
        <w:t xml:space="preserve">, </w:t>
      </w:r>
      <w:r w:rsidRPr="00735739" w:rsidR="00C320DD">
        <w:rPr>
          <w:rFonts w:cstheme="majorHAnsi"/>
        </w:rPr>
        <w:t xml:space="preserve">el </w:t>
      </w:r>
      <w:r w:rsidRPr="00EF1CDD">
        <w:rPr>
          <w:rFonts w:cstheme="majorHAnsi"/>
        </w:rPr>
        <w:t>restante e</w:t>
      </w:r>
      <w:r w:rsidRPr="00EF1CDD" w:rsidR="00C320DD">
        <w:rPr>
          <w:rFonts w:cstheme="majorHAnsi"/>
        </w:rPr>
        <w:t>s producido en los otros 13 sistemas</w:t>
      </w:r>
      <w:r w:rsidRPr="00EF1CDD">
        <w:rPr>
          <w:rFonts w:cstheme="majorHAnsi"/>
        </w:rPr>
        <w:t xml:space="preserve">. La participación de cada una de las plantas de tratamiento en la producción de agua potable total se muestra en la </w:t>
      </w:r>
      <w:r w:rsidRPr="006A2293" w:rsidR="005206B0">
        <w:rPr>
          <w:rFonts w:cstheme="majorHAnsi"/>
        </w:rPr>
        <w:fldChar w:fldCharType="begin"/>
      </w:r>
      <w:r w:rsidRPr="0025314E" w:rsidR="005206B0">
        <w:rPr>
          <w:rFonts w:cstheme="majorHAnsi"/>
        </w:rPr>
        <w:instrText xml:space="preserve"> REF _Ref87463257 \h </w:instrText>
      </w:r>
      <w:r w:rsidR="006A2293">
        <w:rPr>
          <w:rFonts w:cstheme="majorHAnsi"/>
        </w:rPr>
        <w:instrText xml:space="preserve"> \* MERGEFORMAT </w:instrText>
      </w:r>
      <w:r w:rsidRPr="006A2293" w:rsidR="005206B0">
        <w:rPr>
          <w:rFonts w:cstheme="majorHAnsi"/>
        </w:rPr>
      </w:r>
      <w:r w:rsidRPr="006A2293" w:rsidR="005206B0">
        <w:rPr>
          <w:rFonts w:cstheme="majorHAnsi"/>
        </w:rPr>
        <w:fldChar w:fldCharType="separate"/>
      </w:r>
      <w:r w:rsidRPr="006A2293" w:rsidR="006F4FB0">
        <w:rPr>
          <w:rFonts w:cstheme="majorHAnsi"/>
        </w:rPr>
        <w:t xml:space="preserve">Tabla </w:t>
      </w:r>
      <w:r w:rsidR="006F4FB0">
        <w:rPr>
          <w:rFonts w:cstheme="majorHAnsi"/>
          <w:noProof/>
        </w:rPr>
        <w:t>10</w:t>
      </w:r>
      <w:r w:rsidRPr="006A2293" w:rsidR="005206B0">
        <w:rPr>
          <w:rFonts w:cstheme="majorHAnsi"/>
        </w:rPr>
        <w:fldChar w:fldCharType="end"/>
      </w:r>
      <w:r w:rsidRPr="006A2293">
        <w:rPr>
          <w:rFonts w:cstheme="majorHAnsi"/>
        </w:rPr>
        <w:t>.</w:t>
      </w:r>
    </w:p>
    <w:p w:rsidRPr="00317246" w:rsidR="005206B0" w:rsidP="00040F72" w:rsidRDefault="005206B0" w14:paraId="59986767" w14:textId="0D09C5FD">
      <w:pPr>
        <w:pStyle w:val="Caption"/>
        <w:spacing w:after="120"/>
      </w:pPr>
      <w:bookmarkStart w:name="_Ref87463257" w:id="28"/>
      <w:bookmarkStart w:name="_Toc104306508" w:id="29"/>
      <w:r w:rsidRPr="006A2293">
        <w:rPr>
          <w:rFonts w:cstheme="majorHAnsi"/>
          <w:sz w:val="22"/>
          <w:szCs w:val="22"/>
        </w:rPr>
        <w:lastRenderedPageBreak/>
        <w:t xml:space="preserve">Tabla </w:t>
      </w:r>
      <w:r w:rsidRPr="006A2293">
        <w:rPr>
          <w:rFonts w:cstheme="majorHAnsi"/>
          <w:sz w:val="22"/>
          <w:szCs w:val="22"/>
        </w:rPr>
        <w:fldChar w:fldCharType="begin"/>
      </w:r>
      <w:r w:rsidRPr="006A2293">
        <w:rPr>
          <w:rFonts w:cstheme="majorHAnsi"/>
          <w:sz w:val="22"/>
          <w:szCs w:val="22"/>
        </w:rPr>
        <w:instrText xml:space="preserve"> SEQ Tabla \* ARABIC </w:instrText>
      </w:r>
      <w:r w:rsidRPr="006A2293">
        <w:rPr>
          <w:rFonts w:cstheme="majorHAnsi"/>
          <w:sz w:val="22"/>
          <w:szCs w:val="22"/>
        </w:rPr>
        <w:fldChar w:fldCharType="separate"/>
      </w:r>
      <w:r w:rsidR="008F06E6">
        <w:rPr>
          <w:rFonts w:cstheme="majorHAnsi"/>
          <w:noProof/>
          <w:sz w:val="22"/>
          <w:szCs w:val="22"/>
        </w:rPr>
        <w:t>10</w:t>
      </w:r>
      <w:r w:rsidRPr="006A2293">
        <w:rPr>
          <w:rFonts w:cstheme="majorHAnsi"/>
          <w:sz w:val="22"/>
          <w:szCs w:val="22"/>
        </w:rPr>
        <w:fldChar w:fldCharType="end"/>
      </w:r>
      <w:bookmarkEnd w:id="28"/>
      <w:r w:rsidRPr="006A2293" w:rsidR="003470DA">
        <w:rPr>
          <w:rFonts w:cstheme="majorHAnsi"/>
          <w:sz w:val="22"/>
          <w:szCs w:val="22"/>
        </w:rPr>
        <w:t xml:space="preserve"> </w:t>
      </w:r>
      <w:r w:rsidRPr="006A2293" w:rsidR="00CF74B6">
        <w:rPr>
          <w:rFonts w:cstheme="majorHAnsi"/>
          <w:sz w:val="22"/>
          <w:szCs w:val="22"/>
        </w:rPr>
        <w:t xml:space="preserve">Agua producida </w:t>
      </w:r>
      <w:r w:rsidRPr="006A2293" w:rsidR="0038239A">
        <w:rPr>
          <w:rFonts w:cstheme="majorHAnsi"/>
          <w:sz w:val="22"/>
          <w:szCs w:val="22"/>
        </w:rPr>
        <w:t>en los sistemas administrados por la ANDA</w:t>
      </w:r>
      <w:r w:rsidR="006A2293">
        <w:rPr>
          <w:rFonts w:cstheme="majorHAnsi"/>
          <w:sz w:val="22"/>
          <w:szCs w:val="22"/>
        </w:rPr>
        <w:t xml:space="preserve"> 20</w:t>
      </w:r>
      <w:r w:rsidR="00F83014">
        <w:rPr>
          <w:rFonts w:cstheme="majorHAnsi"/>
          <w:sz w:val="22"/>
          <w:szCs w:val="22"/>
        </w:rPr>
        <w:t>20</w:t>
      </w:r>
      <w:r w:rsidR="00C360AB">
        <w:br/>
      </w:r>
      <w:r w:rsidRPr="00317246" w:rsidR="00C360AB">
        <w:t>M</w:t>
      </w:r>
      <w:r w:rsidRPr="00317246" w:rsidR="0038239A">
        <w:t>iles de metros cúbicos</w:t>
      </w:r>
      <w:bookmarkEnd w:id="29"/>
    </w:p>
    <w:tbl>
      <w:tblPr>
        <w:tblW w:w="0" w:type="auto"/>
        <w:jc w:val="center"/>
        <w:tblCellMar>
          <w:left w:w="70" w:type="dxa"/>
          <w:right w:w="70" w:type="dxa"/>
        </w:tblCellMar>
        <w:tblLook w:val="04A0" w:firstRow="1" w:lastRow="0" w:firstColumn="1" w:lastColumn="0" w:noHBand="0" w:noVBand="1"/>
      </w:tblPr>
      <w:tblGrid>
        <w:gridCol w:w="2250"/>
        <w:gridCol w:w="1974"/>
        <w:gridCol w:w="1583"/>
      </w:tblGrid>
      <w:tr w:rsidRPr="006A2293" w:rsidR="000810D0" w:rsidTr="00A36A50" w14:paraId="43B27671" w14:textId="77777777">
        <w:trPr>
          <w:trHeight w:val="432"/>
          <w:jc w:val="center"/>
        </w:trPr>
        <w:tc>
          <w:tcPr>
            <w:tcW w:w="2250" w:type="dxa"/>
            <w:tcBorders>
              <w:top w:val="single" w:color="auto" w:sz="4" w:space="0"/>
              <w:left w:val="single" w:color="auto" w:sz="4" w:space="0"/>
              <w:bottom w:val="single" w:color="auto" w:sz="4" w:space="0"/>
              <w:right w:val="single" w:color="auto" w:sz="4" w:space="0"/>
            </w:tcBorders>
            <w:shd w:val="clear" w:color="4472C4" w:fill="4472C4"/>
            <w:vAlign w:val="center"/>
            <w:hideMark/>
          </w:tcPr>
          <w:p w:rsidRPr="00F83014" w:rsidR="000810D0" w:rsidP="000810D0" w:rsidRDefault="000810D0" w14:paraId="365BE15F" w14:textId="77777777">
            <w:pPr>
              <w:spacing w:after="0" w:line="240" w:lineRule="auto"/>
              <w:jc w:val="center"/>
              <w:rPr>
                <w:rFonts w:eastAsia="Times New Roman" w:cstheme="majorHAnsi"/>
                <w:b/>
                <w:bCs/>
                <w:color w:val="FFFFFF"/>
                <w:sz w:val="18"/>
                <w:szCs w:val="18"/>
                <w:lang w:eastAsia="es-CO"/>
              </w:rPr>
            </w:pPr>
            <w:r w:rsidRPr="00F83014">
              <w:rPr>
                <w:rFonts w:eastAsia="Times New Roman" w:cstheme="majorHAnsi"/>
                <w:b/>
                <w:bCs/>
                <w:color w:val="FFFFFF"/>
                <w:sz w:val="18"/>
                <w:szCs w:val="18"/>
                <w:lang w:eastAsia="es-CO"/>
              </w:rPr>
              <w:t>SISTEMAS ADMINISTRADOS POR ANDA</w:t>
            </w:r>
          </w:p>
        </w:tc>
        <w:tc>
          <w:tcPr>
            <w:tcW w:w="0" w:type="auto"/>
            <w:tcBorders>
              <w:top w:val="single" w:color="auto" w:sz="4" w:space="0"/>
              <w:left w:val="single" w:color="auto" w:sz="4" w:space="0"/>
              <w:bottom w:val="single" w:color="auto" w:sz="4" w:space="0"/>
              <w:right w:val="single" w:color="auto" w:sz="4" w:space="0"/>
            </w:tcBorders>
            <w:shd w:val="clear" w:color="4472C4" w:fill="4472C4"/>
            <w:vAlign w:val="center"/>
            <w:hideMark/>
          </w:tcPr>
          <w:p w:rsidR="000810D0" w:rsidP="000810D0" w:rsidRDefault="000810D0" w14:paraId="38C89065" w14:textId="77777777">
            <w:pPr>
              <w:spacing w:after="0" w:line="240" w:lineRule="auto"/>
              <w:jc w:val="center"/>
              <w:rPr>
                <w:rFonts w:eastAsia="Times New Roman" w:cstheme="majorHAnsi"/>
                <w:b/>
                <w:bCs/>
                <w:color w:val="FFFFFF"/>
                <w:sz w:val="18"/>
                <w:szCs w:val="18"/>
                <w:lang w:eastAsia="es-CO"/>
              </w:rPr>
            </w:pPr>
            <w:r w:rsidRPr="00F83014">
              <w:rPr>
                <w:rFonts w:eastAsia="Times New Roman" w:cstheme="majorHAnsi"/>
                <w:b/>
                <w:bCs/>
                <w:color w:val="FFFFFF"/>
                <w:sz w:val="18"/>
                <w:szCs w:val="18"/>
                <w:lang w:eastAsia="es-CO"/>
              </w:rPr>
              <w:t xml:space="preserve">AGUA PRODUCIDA </w:t>
            </w:r>
          </w:p>
          <w:p w:rsidRPr="00F83014" w:rsidR="00A36A50" w:rsidP="000810D0" w:rsidRDefault="00A36A50" w14:paraId="7DE1D0BA" w14:textId="62BEB59B">
            <w:pPr>
              <w:spacing w:after="0" w:line="240" w:lineRule="auto"/>
              <w:jc w:val="center"/>
              <w:rPr>
                <w:rFonts w:eastAsia="Times New Roman" w:cstheme="majorHAnsi"/>
                <w:b/>
                <w:bCs/>
                <w:color w:val="FFFFFF"/>
                <w:sz w:val="18"/>
                <w:szCs w:val="18"/>
                <w:lang w:eastAsia="es-CO"/>
              </w:rPr>
            </w:pPr>
            <w:r>
              <w:rPr>
                <w:rFonts w:eastAsia="Times New Roman" w:cstheme="majorHAnsi"/>
                <w:b/>
                <w:bCs/>
                <w:color w:val="FFFFFF"/>
                <w:sz w:val="18"/>
                <w:szCs w:val="18"/>
                <w:lang w:eastAsia="es-CO"/>
              </w:rPr>
              <w:t>Miles de m</w:t>
            </w:r>
            <w:r w:rsidRPr="00A36A50">
              <w:rPr>
                <w:rFonts w:eastAsia="Times New Roman" w:cstheme="majorHAnsi"/>
                <w:b/>
                <w:bCs/>
                <w:color w:val="FFFFFF"/>
                <w:sz w:val="18"/>
                <w:szCs w:val="18"/>
                <w:vertAlign w:val="superscript"/>
                <w:lang w:eastAsia="es-CO"/>
              </w:rPr>
              <w:t>3</w:t>
            </w:r>
          </w:p>
        </w:tc>
        <w:tc>
          <w:tcPr>
            <w:tcW w:w="1583" w:type="dxa"/>
            <w:tcBorders>
              <w:top w:val="single" w:color="auto" w:sz="4" w:space="0"/>
              <w:left w:val="single" w:color="auto" w:sz="4" w:space="0"/>
              <w:bottom w:val="single" w:color="auto" w:sz="4" w:space="0"/>
              <w:right w:val="single" w:color="auto" w:sz="4" w:space="0"/>
            </w:tcBorders>
            <w:shd w:val="clear" w:color="4472C4" w:fill="4472C4"/>
            <w:vAlign w:val="center"/>
            <w:hideMark/>
          </w:tcPr>
          <w:p w:rsidRPr="00F83014" w:rsidR="000810D0" w:rsidP="000810D0" w:rsidRDefault="000810D0" w14:paraId="5B1159E4" w14:textId="3DFF78E6">
            <w:pPr>
              <w:spacing w:after="0" w:line="240" w:lineRule="auto"/>
              <w:jc w:val="center"/>
              <w:rPr>
                <w:rFonts w:eastAsia="Times New Roman" w:cstheme="majorHAnsi"/>
                <w:b/>
                <w:bCs/>
                <w:color w:val="FFFFFF"/>
                <w:sz w:val="18"/>
                <w:szCs w:val="18"/>
                <w:lang w:eastAsia="es-CO"/>
              </w:rPr>
            </w:pPr>
            <w:r w:rsidRPr="00F83014">
              <w:rPr>
                <w:rFonts w:eastAsia="Times New Roman" w:cstheme="majorHAnsi"/>
                <w:b/>
                <w:bCs/>
                <w:color w:val="FFFFFF"/>
                <w:sz w:val="18"/>
                <w:szCs w:val="18"/>
                <w:lang w:eastAsia="es-CO"/>
              </w:rPr>
              <w:t>AGUA PRODUCIDA</w:t>
            </w:r>
            <w:r w:rsidRPr="00F83014" w:rsidR="00E75DCB">
              <w:rPr>
                <w:rFonts w:eastAsia="Times New Roman" w:cstheme="majorHAnsi"/>
                <w:b/>
                <w:bCs/>
                <w:color w:val="FFFFFF"/>
                <w:sz w:val="18"/>
                <w:szCs w:val="18"/>
                <w:lang w:eastAsia="es-CO"/>
              </w:rPr>
              <w:t xml:space="preserve"> (%)</w:t>
            </w:r>
          </w:p>
        </w:tc>
      </w:tr>
      <w:tr w:rsidRPr="006A2293" w:rsidR="000810D0" w:rsidTr="00A36A50" w14:paraId="2B265E00"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897D2B" w14:paraId="30769522" w14:textId="2DCD6FCD">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Sistema las pavas</w:t>
            </w:r>
          </w:p>
        </w:tc>
        <w:tc>
          <w:tcPr>
            <w:tcW w:w="0" w:type="auto"/>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50440926"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46.096 </w:t>
            </w:r>
          </w:p>
        </w:tc>
        <w:tc>
          <w:tcPr>
            <w:tcW w:w="1583"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5D1FE1CD"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11,4%</w:t>
            </w:r>
          </w:p>
        </w:tc>
      </w:tr>
      <w:tr w:rsidRPr="006A2293" w:rsidR="000810D0" w:rsidTr="00A36A50" w14:paraId="69AC0334"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897D2B" w14:paraId="79F0E862" w14:textId="63DADF9A">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Zona norte</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2A0FF542"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45.544 </w:t>
            </w:r>
          </w:p>
        </w:tc>
        <w:tc>
          <w:tcPr>
            <w:tcW w:w="158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4140AFFB"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11,2%</w:t>
            </w:r>
          </w:p>
        </w:tc>
      </w:tr>
      <w:tr w:rsidRPr="006A2293" w:rsidR="000810D0" w:rsidTr="00A36A50" w14:paraId="16645905"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897D2B" w14:paraId="0703C5A0" w14:textId="2FF2865E">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Sistemas tradicionales</w:t>
            </w:r>
          </w:p>
        </w:tc>
        <w:tc>
          <w:tcPr>
            <w:tcW w:w="0" w:type="auto"/>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36C13589"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95.835 </w:t>
            </w:r>
          </w:p>
        </w:tc>
        <w:tc>
          <w:tcPr>
            <w:tcW w:w="1583"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2D2F9B44"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23,7%</w:t>
            </w:r>
          </w:p>
        </w:tc>
      </w:tr>
      <w:tr w:rsidRPr="006A2293" w:rsidR="000810D0" w:rsidTr="00A36A50" w14:paraId="18C2729A"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897D2B" w14:paraId="22B7DC13" w14:textId="1D2B42FA">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Chalatenango</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028294C8"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3.853 </w:t>
            </w:r>
          </w:p>
        </w:tc>
        <w:tc>
          <w:tcPr>
            <w:tcW w:w="158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669261E5"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1,0%</w:t>
            </w:r>
          </w:p>
        </w:tc>
      </w:tr>
      <w:tr w:rsidRPr="006A2293" w:rsidR="000810D0" w:rsidTr="00A36A50" w14:paraId="6F042260"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897D2B" w14:paraId="76B33158" w14:textId="049459E5">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La libertad</w:t>
            </w:r>
          </w:p>
        </w:tc>
        <w:tc>
          <w:tcPr>
            <w:tcW w:w="0" w:type="auto"/>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5378EE09"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30.323 </w:t>
            </w:r>
          </w:p>
        </w:tc>
        <w:tc>
          <w:tcPr>
            <w:tcW w:w="1583"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6150ACDA"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7,5%</w:t>
            </w:r>
          </w:p>
        </w:tc>
      </w:tr>
      <w:tr w:rsidRPr="006A2293" w:rsidR="000810D0" w:rsidTr="00A36A50" w14:paraId="50808F23"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897D2B" w14:paraId="0CA7AE65" w14:textId="7C2F9936">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San salvador</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17DA135D"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16.155 </w:t>
            </w:r>
          </w:p>
        </w:tc>
        <w:tc>
          <w:tcPr>
            <w:tcW w:w="158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242592E1"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4,0%</w:t>
            </w:r>
          </w:p>
        </w:tc>
      </w:tr>
      <w:tr w:rsidRPr="006A2293" w:rsidR="000810D0" w:rsidTr="00A36A50" w14:paraId="68231737"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897D2B" w14:paraId="6F0023E7" w14:textId="5DE77961">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Cuscatlán</w:t>
            </w:r>
          </w:p>
        </w:tc>
        <w:tc>
          <w:tcPr>
            <w:tcW w:w="0" w:type="auto"/>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736E4E39"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13.142 </w:t>
            </w:r>
          </w:p>
        </w:tc>
        <w:tc>
          <w:tcPr>
            <w:tcW w:w="1583"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69BBE3E7"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3,2%</w:t>
            </w:r>
          </w:p>
        </w:tc>
      </w:tr>
      <w:tr w:rsidRPr="006A2293" w:rsidR="000810D0" w:rsidTr="00A36A50" w14:paraId="176F9457"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897D2B" w14:paraId="253E9450" w14:textId="6CD5D145">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La paz</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6CCC9A26"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12.853 </w:t>
            </w:r>
          </w:p>
        </w:tc>
        <w:tc>
          <w:tcPr>
            <w:tcW w:w="158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0042A2E3"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3,2%</w:t>
            </w:r>
          </w:p>
        </w:tc>
      </w:tr>
      <w:tr w:rsidRPr="006A2293" w:rsidR="000810D0" w:rsidTr="00A36A50" w14:paraId="621BDFD6"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897D2B" w14:paraId="2E9A9816" w14:textId="23CFE919">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Cabañas</w:t>
            </w:r>
          </w:p>
        </w:tc>
        <w:tc>
          <w:tcPr>
            <w:tcW w:w="0" w:type="auto"/>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7BC95AF6"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5.590 </w:t>
            </w:r>
          </w:p>
        </w:tc>
        <w:tc>
          <w:tcPr>
            <w:tcW w:w="1583"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76B39303"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1,4%</w:t>
            </w:r>
          </w:p>
        </w:tc>
      </w:tr>
      <w:tr w:rsidRPr="006A2293" w:rsidR="000810D0" w:rsidTr="00A36A50" w14:paraId="52904470"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897D2B" w14:paraId="6266F76C" w14:textId="7E901F75">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San </w:t>
            </w:r>
            <w:r w:rsidR="00284CB0">
              <w:rPr>
                <w:rFonts w:eastAsia="Times New Roman" w:cstheme="majorHAnsi"/>
                <w:color w:val="000000"/>
                <w:sz w:val="18"/>
                <w:szCs w:val="18"/>
                <w:lang w:eastAsia="es-CO"/>
              </w:rPr>
              <w:t>V</w:t>
            </w:r>
            <w:r w:rsidRPr="00F83014">
              <w:rPr>
                <w:rFonts w:eastAsia="Times New Roman" w:cstheme="majorHAnsi"/>
                <w:color w:val="000000"/>
                <w:sz w:val="18"/>
                <w:szCs w:val="18"/>
                <w:lang w:eastAsia="es-CO"/>
              </w:rPr>
              <w:t xml:space="preserve">icente </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232ECC8B"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8.767 </w:t>
            </w:r>
          </w:p>
        </w:tc>
        <w:tc>
          <w:tcPr>
            <w:tcW w:w="158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5569AFF6"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2,2%</w:t>
            </w:r>
          </w:p>
        </w:tc>
      </w:tr>
      <w:tr w:rsidRPr="006A2293" w:rsidR="000810D0" w:rsidTr="00A36A50" w14:paraId="70BB6FA1"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897D2B" w14:paraId="039E4EE3" w14:textId="6175735D">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Santa </w:t>
            </w:r>
            <w:r w:rsidR="00284CB0">
              <w:rPr>
                <w:rFonts w:eastAsia="Times New Roman" w:cstheme="majorHAnsi"/>
                <w:color w:val="000000"/>
                <w:sz w:val="18"/>
                <w:szCs w:val="18"/>
                <w:lang w:eastAsia="es-CO"/>
              </w:rPr>
              <w:t>A</w:t>
            </w:r>
            <w:r w:rsidRPr="00F83014">
              <w:rPr>
                <w:rFonts w:eastAsia="Times New Roman" w:cstheme="majorHAnsi"/>
                <w:color w:val="000000"/>
                <w:sz w:val="18"/>
                <w:szCs w:val="18"/>
                <w:lang w:eastAsia="es-CO"/>
              </w:rPr>
              <w:t>na</w:t>
            </w:r>
          </w:p>
        </w:tc>
        <w:tc>
          <w:tcPr>
            <w:tcW w:w="0" w:type="auto"/>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6B4517E7"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51.137 </w:t>
            </w:r>
          </w:p>
        </w:tc>
        <w:tc>
          <w:tcPr>
            <w:tcW w:w="1583"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54B2F705"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12,6%</w:t>
            </w:r>
          </w:p>
        </w:tc>
      </w:tr>
      <w:tr w:rsidRPr="006A2293" w:rsidR="000810D0" w:rsidTr="00A36A50" w14:paraId="600FB479"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897D2B" w14:paraId="61B65425" w14:textId="6B64B1A4">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Sonsonate</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2AC6F592"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19.492 </w:t>
            </w:r>
          </w:p>
        </w:tc>
        <w:tc>
          <w:tcPr>
            <w:tcW w:w="158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2DC7AB9F"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4,8%</w:t>
            </w:r>
          </w:p>
        </w:tc>
      </w:tr>
      <w:tr w:rsidRPr="006A2293" w:rsidR="000810D0" w:rsidTr="00A36A50" w14:paraId="627D699B"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897D2B" w14:paraId="558B6B42" w14:textId="4308EE48">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Ahuachapán</w:t>
            </w:r>
          </w:p>
        </w:tc>
        <w:tc>
          <w:tcPr>
            <w:tcW w:w="0" w:type="auto"/>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609EB2FE"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13.548 </w:t>
            </w:r>
          </w:p>
        </w:tc>
        <w:tc>
          <w:tcPr>
            <w:tcW w:w="1583"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4345A951"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3,3%</w:t>
            </w:r>
          </w:p>
        </w:tc>
      </w:tr>
      <w:tr w:rsidRPr="006A2293" w:rsidR="000810D0" w:rsidTr="00A36A50" w14:paraId="4F4D64BE"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897D2B" w14:paraId="00494FB5" w14:textId="42F5E350">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Usultán</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1783718D"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15.127 </w:t>
            </w:r>
          </w:p>
        </w:tc>
        <w:tc>
          <w:tcPr>
            <w:tcW w:w="158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28A7FACD"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3,7%</w:t>
            </w:r>
          </w:p>
        </w:tc>
      </w:tr>
      <w:tr w:rsidRPr="006A2293" w:rsidR="000810D0" w:rsidTr="00A36A50" w14:paraId="3ACF4E6F"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897D2B" w14:paraId="671EAA02" w14:textId="1DE6EE57">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San miguel</w:t>
            </w:r>
          </w:p>
        </w:tc>
        <w:tc>
          <w:tcPr>
            <w:tcW w:w="0" w:type="auto"/>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1E6CF887"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16.008 </w:t>
            </w:r>
          </w:p>
        </w:tc>
        <w:tc>
          <w:tcPr>
            <w:tcW w:w="1583"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558718CD"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4,0%</w:t>
            </w:r>
          </w:p>
        </w:tc>
      </w:tr>
      <w:tr w:rsidRPr="006A2293" w:rsidR="000810D0" w:rsidTr="00A36A50" w14:paraId="69046F4E"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897D2B" w14:paraId="3E00C99F" w14:textId="508CB225">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Morazán</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3F43B5AC"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530 </w:t>
            </w:r>
          </w:p>
        </w:tc>
        <w:tc>
          <w:tcPr>
            <w:tcW w:w="158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F83014" w:rsidR="000810D0" w:rsidP="000810D0" w:rsidRDefault="000810D0" w14:paraId="239D6A51"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0,1%</w:t>
            </w:r>
          </w:p>
        </w:tc>
      </w:tr>
      <w:tr w:rsidRPr="006A2293" w:rsidR="000810D0" w:rsidTr="00A36A50" w14:paraId="12E15F9F"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897D2B" w14:paraId="6A2EE0EB" w14:textId="17051613">
            <w:pPr>
              <w:spacing w:after="0" w:line="240" w:lineRule="auto"/>
              <w:jc w:val="left"/>
              <w:rPr>
                <w:rFonts w:eastAsia="Times New Roman" w:cstheme="majorHAnsi"/>
                <w:color w:val="000000"/>
                <w:sz w:val="18"/>
                <w:szCs w:val="18"/>
                <w:lang w:eastAsia="es-CO"/>
              </w:rPr>
            </w:pPr>
            <w:r w:rsidRPr="00F83014">
              <w:rPr>
                <w:rFonts w:eastAsia="Times New Roman" w:cstheme="majorHAnsi"/>
                <w:color w:val="000000"/>
                <w:sz w:val="18"/>
                <w:szCs w:val="18"/>
                <w:lang w:eastAsia="es-CO"/>
              </w:rPr>
              <w:t>La unión</w:t>
            </w:r>
          </w:p>
        </w:tc>
        <w:tc>
          <w:tcPr>
            <w:tcW w:w="0" w:type="auto"/>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2377928E"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 xml:space="preserve">                                10.905 </w:t>
            </w:r>
          </w:p>
        </w:tc>
        <w:tc>
          <w:tcPr>
            <w:tcW w:w="1583" w:type="dxa"/>
            <w:tcBorders>
              <w:top w:val="single" w:color="auto" w:sz="4" w:space="0"/>
              <w:left w:val="single" w:color="auto" w:sz="4" w:space="0"/>
              <w:bottom w:val="single" w:color="auto" w:sz="4" w:space="0"/>
              <w:right w:val="single" w:color="auto" w:sz="4" w:space="0"/>
            </w:tcBorders>
            <w:shd w:val="clear" w:color="D9E1F2" w:fill="D9E1F2"/>
            <w:noWrap/>
            <w:vAlign w:val="bottom"/>
            <w:hideMark/>
          </w:tcPr>
          <w:p w:rsidRPr="00F83014" w:rsidR="000810D0" w:rsidP="000810D0" w:rsidRDefault="000810D0" w14:paraId="3D3E1CBD" w14:textId="77777777">
            <w:pPr>
              <w:spacing w:after="0" w:line="240" w:lineRule="auto"/>
              <w:jc w:val="right"/>
              <w:rPr>
                <w:rFonts w:eastAsia="Times New Roman" w:cstheme="majorHAnsi"/>
                <w:color w:val="000000"/>
                <w:sz w:val="18"/>
                <w:szCs w:val="18"/>
                <w:lang w:eastAsia="es-CO"/>
              </w:rPr>
            </w:pPr>
            <w:r w:rsidRPr="00F83014">
              <w:rPr>
                <w:rFonts w:eastAsia="Times New Roman" w:cstheme="majorHAnsi"/>
                <w:color w:val="000000"/>
                <w:sz w:val="18"/>
                <w:szCs w:val="18"/>
                <w:lang w:eastAsia="es-CO"/>
              </w:rPr>
              <w:t>2,7%</w:t>
            </w:r>
          </w:p>
        </w:tc>
      </w:tr>
      <w:tr w:rsidRPr="006A2293" w:rsidR="000810D0" w:rsidTr="00A36A50" w14:paraId="7A98FB53" w14:textId="77777777">
        <w:trPr>
          <w:trHeight w:val="215"/>
          <w:jc w:val="center"/>
        </w:trPr>
        <w:tc>
          <w:tcPr>
            <w:tcW w:w="225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780396" w:rsidR="000810D0" w:rsidP="000810D0" w:rsidRDefault="000810D0" w14:paraId="6B1E0BE2" w14:textId="77777777">
            <w:pPr>
              <w:spacing w:after="0" w:line="240" w:lineRule="auto"/>
              <w:jc w:val="left"/>
              <w:rPr>
                <w:rFonts w:eastAsia="Times New Roman" w:cstheme="majorHAnsi"/>
                <w:b/>
                <w:bCs/>
                <w:color w:val="000000"/>
                <w:sz w:val="18"/>
                <w:szCs w:val="18"/>
                <w:lang w:eastAsia="es-CO"/>
              </w:rPr>
            </w:pPr>
            <w:r w:rsidRPr="00780396">
              <w:rPr>
                <w:rFonts w:eastAsia="Times New Roman" w:cstheme="majorHAnsi"/>
                <w:b/>
                <w:bCs/>
                <w:color w:val="000000"/>
                <w:sz w:val="18"/>
                <w:szCs w:val="18"/>
                <w:lang w:eastAsia="es-CO"/>
              </w:rPr>
              <w:t>TOTAL</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780396" w:rsidR="000810D0" w:rsidP="000810D0" w:rsidRDefault="000810D0" w14:paraId="7ABAD4FC" w14:textId="77777777">
            <w:pPr>
              <w:spacing w:after="0" w:line="240" w:lineRule="auto"/>
              <w:jc w:val="right"/>
              <w:rPr>
                <w:rFonts w:eastAsia="Times New Roman" w:cstheme="majorHAnsi"/>
                <w:b/>
                <w:bCs/>
                <w:color w:val="000000"/>
                <w:sz w:val="18"/>
                <w:szCs w:val="18"/>
                <w:lang w:eastAsia="es-CO"/>
              </w:rPr>
            </w:pPr>
            <w:r w:rsidRPr="00780396">
              <w:rPr>
                <w:rFonts w:eastAsia="Times New Roman" w:cstheme="majorHAnsi"/>
                <w:b/>
                <w:bCs/>
                <w:color w:val="000000"/>
                <w:sz w:val="18"/>
                <w:szCs w:val="18"/>
                <w:lang w:eastAsia="es-CO"/>
              </w:rPr>
              <w:t xml:space="preserve">                              404.902 </w:t>
            </w:r>
          </w:p>
        </w:tc>
        <w:tc>
          <w:tcPr>
            <w:tcW w:w="1583"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780396" w:rsidR="000810D0" w:rsidP="000810D0" w:rsidRDefault="000810D0" w14:paraId="6C89B95C" w14:textId="77777777">
            <w:pPr>
              <w:spacing w:after="0" w:line="240" w:lineRule="auto"/>
              <w:jc w:val="right"/>
              <w:rPr>
                <w:rFonts w:eastAsia="Times New Roman" w:cstheme="majorHAnsi"/>
                <w:b/>
                <w:bCs/>
                <w:color w:val="000000"/>
                <w:sz w:val="18"/>
                <w:szCs w:val="18"/>
                <w:lang w:eastAsia="es-CO"/>
              </w:rPr>
            </w:pPr>
            <w:r w:rsidRPr="00780396">
              <w:rPr>
                <w:rFonts w:eastAsia="Times New Roman" w:cstheme="majorHAnsi"/>
                <w:b/>
                <w:bCs/>
                <w:color w:val="000000"/>
                <w:sz w:val="18"/>
                <w:szCs w:val="18"/>
                <w:lang w:eastAsia="es-CO"/>
              </w:rPr>
              <w:t>100,0%</w:t>
            </w:r>
          </w:p>
        </w:tc>
      </w:tr>
    </w:tbl>
    <w:p w:rsidRPr="006A2293" w:rsidR="005206B0" w:rsidP="005206B0" w:rsidRDefault="005206B0" w14:paraId="4880CAEC" w14:textId="6E21FA68">
      <w:pPr>
        <w:jc w:val="center"/>
        <w:rPr>
          <w:rFonts w:cstheme="majorHAnsi"/>
        </w:rPr>
      </w:pPr>
      <w:r w:rsidRPr="00F83014">
        <w:rPr>
          <w:rFonts w:cstheme="majorHAnsi"/>
          <w:i/>
          <w:iCs/>
          <w:color w:val="44546A" w:themeColor="text2"/>
          <w:sz w:val="20"/>
          <w:szCs w:val="20"/>
        </w:rPr>
        <w:t>Fuente: Elaboración propia con datos tomados del Boletín estadístico 2020 ANDA</w:t>
      </w:r>
      <w:r w:rsidR="008C0816">
        <w:rPr>
          <w:rFonts w:cstheme="majorHAnsi"/>
          <w:i/>
          <w:iCs/>
          <w:color w:val="44546A" w:themeColor="text2"/>
          <w:sz w:val="20"/>
          <w:szCs w:val="20"/>
        </w:rPr>
        <w:t>.</w:t>
      </w:r>
    </w:p>
    <w:p w:rsidRPr="006A2293" w:rsidR="00011FCD" w:rsidP="00011FCD" w:rsidRDefault="00011FCD" w14:paraId="2385E910" w14:textId="2300A0F8">
      <w:pPr>
        <w:rPr>
          <w:rFonts w:cstheme="majorHAnsi"/>
        </w:rPr>
      </w:pPr>
      <w:r w:rsidRPr="00735739">
        <w:rPr>
          <w:rFonts w:cstheme="majorHAnsi"/>
        </w:rPr>
        <w:t xml:space="preserve">A pesar de la gran cantidad de agua potable producida, la empresa </w:t>
      </w:r>
      <w:r w:rsidRPr="00DB53C0">
        <w:rPr>
          <w:rFonts w:cstheme="majorHAnsi"/>
        </w:rPr>
        <w:t>facturó en 2020 un volumen de 143,8 millones de metros cúbicos, lo que corresponde tan solo al 36% del</w:t>
      </w:r>
      <w:r w:rsidR="00A36A50">
        <w:rPr>
          <w:rFonts w:cstheme="majorHAnsi"/>
        </w:rPr>
        <w:t xml:space="preserve"> </w:t>
      </w:r>
      <w:r w:rsidRPr="00DB53C0">
        <w:rPr>
          <w:rFonts w:cstheme="majorHAnsi"/>
        </w:rPr>
        <w:t>total producid</w:t>
      </w:r>
      <w:r w:rsidR="00A36A50">
        <w:rPr>
          <w:rFonts w:cstheme="majorHAnsi"/>
        </w:rPr>
        <w:t>o</w:t>
      </w:r>
      <w:r w:rsidRPr="00DB53C0">
        <w:rPr>
          <w:rFonts w:cstheme="majorHAnsi"/>
        </w:rPr>
        <w:t xml:space="preserve">. Estos valores significan que la empresa tiene un nivel de pérdidas </w:t>
      </w:r>
      <w:r w:rsidR="00A36A50">
        <w:rPr>
          <w:rFonts w:cstheme="majorHAnsi"/>
        </w:rPr>
        <w:t>cercano al</w:t>
      </w:r>
      <w:r w:rsidRPr="006A2293">
        <w:rPr>
          <w:rFonts w:cstheme="majorHAnsi"/>
        </w:rPr>
        <w:t xml:space="preserve"> 64%.</w:t>
      </w:r>
    </w:p>
    <w:p w:rsidRPr="006A2293" w:rsidR="00D85860" w:rsidP="00D85860" w:rsidRDefault="00D85860" w14:paraId="2E54255B" w14:textId="6C1DEC2A">
      <w:pPr>
        <w:pStyle w:val="Caption"/>
        <w:rPr>
          <w:rFonts w:cstheme="majorHAnsi"/>
          <w:sz w:val="22"/>
          <w:szCs w:val="22"/>
        </w:rPr>
      </w:pPr>
      <w:bookmarkStart w:name="_Toc104306537" w:id="30"/>
      <w:r w:rsidRPr="006A2293">
        <w:rPr>
          <w:rFonts w:cstheme="majorHAnsi"/>
          <w:sz w:val="22"/>
          <w:szCs w:val="22"/>
        </w:rPr>
        <w:t xml:space="preserve">Gráfica </w:t>
      </w:r>
      <w:r w:rsidR="000B65C0">
        <w:rPr>
          <w:rFonts w:cstheme="majorHAnsi"/>
          <w:sz w:val="22"/>
          <w:szCs w:val="22"/>
        </w:rPr>
        <w:fldChar w:fldCharType="begin"/>
      </w:r>
      <w:r w:rsidR="000B65C0">
        <w:rPr>
          <w:rFonts w:cstheme="majorHAnsi"/>
          <w:sz w:val="22"/>
          <w:szCs w:val="22"/>
        </w:rPr>
        <w:instrText xml:space="preserve"> SEQ Gráfica \* ARABIC </w:instrText>
      </w:r>
      <w:r w:rsidR="000B65C0">
        <w:rPr>
          <w:rFonts w:cstheme="majorHAnsi"/>
          <w:sz w:val="22"/>
          <w:szCs w:val="22"/>
        </w:rPr>
        <w:fldChar w:fldCharType="separate"/>
      </w:r>
      <w:r w:rsidR="00EE6E9B">
        <w:rPr>
          <w:rFonts w:cstheme="majorHAnsi"/>
          <w:noProof/>
          <w:sz w:val="22"/>
          <w:szCs w:val="22"/>
        </w:rPr>
        <w:t>2</w:t>
      </w:r>
      <w:r w:rsidR="000B65C0">
        <w:rPr>
          <w:rFonts w:cstheme="majorHAnsi"/>
          <w:sz w:val="22"/>
          <w:szCs w:val="22"/>
        </w:rPr>
        <w:fldChar w:fldCharType="end"/>
      </w:r>
      <w:r w:rsidRPr="006A2293" w:rsidR="00011FCD">
        <w:rPr>
          <w:rFonts w:cstheme="majorHAnsi"/>
          <w:sz w:val="22"/>
          <w:szCs w:val="22"/>
        </w:rPr>
        <w:t xml:space="preserve"> </w:t>
      </w:r>
      <w:r w:rsidR="004568B6">
        <w:rPr>
          <w:rFonts w:cstheme="majorHAnsi"/>
          <w:sz w:val="22"/>
          <w:szCs w:val="22"/>
        </w:rPr>
        <w:t>A</w:t>
      </w:r>
      <w:r w:rsidRPr="006A2293" w:rsidR="00011FCD">
        <w:rPr>
          <w:rFonts w:cstheme="majorHAnsi"/>
          <w:sz w:val="22"/>
          <w:szCs w:val="22"/>
        </w:rPr>
        <w:t>gua potable</w:t>
      </w:r>
      <w:r w:rsidR="004568B6">
        <w:rPr>
          <w:rFonts w:cstheme="majorHAnsi"/>
          <w:sz w:val="22"/>
          <w:szCs w:val="22"/>
        </w:rPr>
        <w:t xml:space="preserve"> facturada</w:t>
      </w:r>
      <w:r w:rsidRPr="006A2293" w:rsidR="00011FCD">
        <w:rPr>
          <w:rFonts w:cstheme="majorHAnsi"/>
          <w:sz w:val="22"/>
          <w:szCs w:val="22"/>
        </w:rPr>
        <w:t xml:space="preserve"> por regiones 2020</w:t>
      </w:r>
      <w:r w:rsidRPr="006A2293" w:rsidR="00011FCD">
        <w:rPr>
          <w:rFonts w:cstheme="majorHAnsi"/>
          <w:sz w:val="22"/>
          <w:szCs w:val="22"/>
        </w:rPr>
        <w:br/>
      </w:r>
      <w:r w:rsidR="005C5E8B">
        <w:rPr>
          <w:rFonts w:cstheme="majorHAnsi"/>
          <w:sz w:val="22"/>
          <w:szCs w:val="22"/>
        </w:rPr>
        <w:t>M</w:t>
      </w:r>
      <w:r w:rsidRPr="006A2293" w:rsidR="009F0AD0">
        <w:rPr>
          <w:rFonts w:cstheme="majorHAnsi"/>
          <w:sz w:val="22"/>
          <w:szCs w:val="22"/>
        </w:rPr>
        <w:t>illones de m</w:t>
      </w:r>
      <w:r w:rsidRPr="006A2293" w:rsidR="00265328">
        <w:rPr>
          <w:rFonts w:cstheme="majorHAnsi"/>
          <w:sz w:val="22"/>
          <w:szCs w:val="22"/>
        </w:rPr>
        <w:t>etros cúbicos</w:t>
      </w:r>
      <w:bookmarkEnd w:id="30"/>
    </w:p>
    <w:p w:rsidRPr="006A2293" w:rsidR="00DA1F23" w:rsidP="2A2F5FC2" w:rsidRDefault="00916A1A" w14:paraId="33D5D9A8" w14:textId="226ADEB8">
      <w:pPr>
        <w:jc w:val="center"/>
        <w:rPr>
          <w:rFonts w:cs="Calibri Light" w:cstheme="majorAscii"/>
        </w:rPr>
      </w:pPr>
      <w:r>
        <w:rPr>
          <w:noProof/>
        </w:rPr>
        <w:drawing>
          <wp:inline distT="0" distB="0" distL="0" distR="0" wp14:anchorId="78EEF3BC" wp14:editId="7CCADB4A">
            <wp:extent cx="4619625" cy="2130950"/>
            <wp:effectExtent l="0" t="0" r="9525" b="3175"/>
            <wp:docPr id="13" name="Gráfico 13">
              <a:extLst xmlns:a="http://schemas.openxmlformats.org/drawingml/2006/main">
                <a:ext uri="{FF2B5EF4-FFF2-40B4-BE49-F238E27FC236}">
                  <a16:creationId xmlns:a16="http://schemas.microsoft.com/office/drawing/2014/main" id="{BEAB7487-D17E-48E2-9A0A-8734317BB7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rsidRPr="006A2293" w:rsidR="00D85860" w:rsidP="00D85860" w:rsidRDefault="00D85860" w14:paraId="5F82FC8B" w14:textId="289057F3">
      <w:pPr>
        <w:jc w:val="center"/>
        <w:rPr>
          <w:rFonts w:cstheme="majorHAnsi"/>
        </w:rPr>
      </w:pPr>
      <w:r w:rsidRPr="00074578">
        <w:rPr>
          <w:rFonts w:cstheme="majorHAnsi"/>
          <w:i/>
          <w:iCs/>
          <w:color w:val="44546A" w:themeColor="text2"/>
          <w:sz w:val="20"/>
          <w:szCs w:val="20"/>
        </w:rPr>
        <w:t>Fuente: Elaboración propia con datos tomados del Boletín estadístico 2020 ANDA</w:t>
      </w:r>
      <w:r w:rsidR="008C0816">
        <w:rPr>
          <w:rFonts w:cstheme="majorHAnsi"/>
          <w:i/>
          <w:iCs/>
          <w:color w:val="44546A" w:themeColor="text2"/>
          <w:sz w:val="20"/>
          <w:szCs w:val="20"/>
        </w:rPr>
        <w:t>.</w:t>
      </w:r>
    </w:p>
    <w:p w:rsidR="00CB046B" w:rsidP="00433F33" w:rsidRDefault="00011FCD" w14:paraId="14B07542" w14:textId="5F4A967A">
      <w:pPr>
        <w:rPr>
          <w:rFonts w:cstheme="majorHAnsi"/>
        </w:rPr>
      </w:pPr>
      <w:r w:rsidRPr="006A2293">
        <w:rPr>
          <w:rFonts w:cstheme="majorHAnsi"/>
        </w:rPr>
        <w:t xml:space="preserve">Del consumo facturado total, el 50% correspondió al consumo de los usuarios </w:t>
      </w:r>
      <w:r w:rsidRPr="00735739">
        <w:rPr>
          <w:rFonts w:cstheme="majorHAnsi"/>
        </w:rPr>
        <w:t>en la región metropolitana</w:t>
      </w:r>
      <w:r w:rsidRPr="00EF1CDD">
        <w:rPr>
          <w:rFonts w:cstheme="majorHAnsi"/>
        </w:rPr>
        <w:t xml:space="preserve">, </w:t>
      </w:r>
      <w:r w:rsidR="006A2293">
        <w:rPr>
          <w:rFonts w:cstheme="majorHAnsi"/>
        </w:rPr>
        <w:t xml:space="preserve">el </w:t>
      </w:r>
      <w:r w:rsidRPr="006A2293">
        <w:rPr>
          <w:rFonts w:cstheme="majorHAnsi"/>
        </w:rPr>
        <w:t xml:space="preserve">21% de </w:t>
      </w:r>
      <w:r w:rsidR="006A2293">
        <w:rPr>
          <w:rFonts w:cstheme="majorHAnsi"/>
        </w:rPr>
        <w:t xml:space="preserve">los usuarios de </w:t>
      </w:r>
      <w:r w:rsidRPr="006A2293">
        <w:rPr>
          <w:rFonts w:cstheme="majorHAnsi"/>
        </w:rPr>
        <w:t>la región central,</w:t>
      </w:r>
      <w:r w:rsidR="006A2293">
        <w:rPr>
          <w:rFonts w:cstheme="majorHAnsi"/>
        </w:rPr>
        <w:t xml:space="preserve"> el </w:t>
      </w:r>
      <w:r w:rsidRPr="006A2293">
        <w:rPr>
          <w:rFonts w:cstheme="majorHAnsi"/>
        </w:rPr>
        <w:t>19% de la región occidental y 10% de la región oriental.</w:t>
      </w:r>
    </w:p>
    <w:p w:rsidR="005B520D" w:rsidP="005B520D" w:rsidRDefault="00FB65B7" w14:paraId="5977F98F" w14:textId="4CCCD9D0">
      <w:pPr>
        <w:pStyle w:val="Heading2"/>
        <w:rPr>
          <w:rFonts w:cstheme="majorHAnsi"/>
        </w:rPr>
      </w:pPr>
      <w:bookmarkStart w:name="_Ref98948227" w:id="31"/>
      <w:bookmarkStart w:name="_Toc104886467" w:id="32"/>
      <w:r>
        <w:rPr>
          <w:rFonts w:cstheme="majorHAnsi"/>
        </w:rPr>
        <w:lastRenderedPageBreak/>
        <w:t>AGUA NO CONSUMIDA</w:t>
      </w:r>
      <w:bookmarkEnd w:id="31"/>
      <w:bookmarkEnd w:id="32"/>
    </w:p>
    <w:p w:rsidR="005B520D" w:rsidP="005B520D" w:rsidRDefault="00FB65B7" w14:paraId="01F16759" w14:textId="725AB62F">
      <w:r>
        <w:t xml:space="preserve">ANDA presenta </w:t>
      </w:r>
      <w:r w:rsidR="00115B3C">
        <w:t>elevados</w:t>
      </w:r>
      <w:r w:rsidR="008C64BC">
        <w:t xml:space="preserve"> niveles de agua no consumida en los últimos tres años con un promedio de </w:t>
      </w:r>
      <w:r w:rsidR="00D77C14">
        <w:t>60</w:t>
      </w:r>
      <w:r w:rsidR="00AC1B8E">
        <w:t>%</w:t>
      </w:r>
      <w:r w:rsidR="00BB0789">
        <w:t xml:space="preserve">, </w:t>
      </w:r>
      <w:r w:rsidR="00BB003D">
        <w:t>en la siguiente grafica se observa la evolución que ha presentado este indicador desde 2019 hasta 2021.</w:t>
      </w:r>
    </w:p>
    <w:p w:rsidRPr="00BB003D" w:rsidR="00994BB2" w:rsidP="00994BB2" w:rsidRDefault="00994BB2" w14:paraId="5A8ABFC9" w14:textId="4BC9095B">
      <w:pPr>
        <w:pStyle w:val="Caption"/>
        <w:rPr>
          <w:rFonts w:cstheme="majorHAnsi"/>
          <w:sz w:val="22"/>
          <w:szCs w:val="22"/>
        </w:rPr>
      </w:pPr>
      <w:bookmarkStart w:name="_Toc104306538" w:id="33"/>
      <w:r w:rsidRPr="00BB003D">
        <w:rPr>
          <w:rFonts w:cstheme="majorHAnsi"/>
          <w:sz w:val="22"/>
          <w:szCs w:val="22"/>
        </w:rPr>
        <w:t xml:space="preserve">Gráfica </w:t>
      </w:r>
      <w:r w:rsidR="000B65C0">
        <w:rPr>
          <w:rFonts w:cstheme="majorHAnsi"/>
          <w:sz w:val="22"/>
          <w:szCs w:val="22"/>
        </w:rPr>
        <w:fldChar w:fldCharType="begin"/>
      </w:r>
      <w:r w:rsidR="000B65C0">
        <w:rPr>
          <w:rFonts w:cstheme="majorHAnsi"/>
          <w:sz w:val="22"/>
          <w:szCs w:val="22"/>
        </w:rPr>
        <w:instrText xml:space="preserve"> SEQ Gráfica \* ARABIC </w:instrText>
      </w:r>
      <w:r w:rsidR="000B65C0">
        <w:rPr>
          <w:rFonts w:cstheme="majorHAnsi"/>
          <w:sz w:val="22"/>
          <w:szCs w:val="22"/>
        </w:rPr>
        <w:fldChar w:fldCharType="separate"/>
      </w:r>
      <w:r w:rsidR="00EE6E9B">
        <w:rPr>
          <w:rFonts w:cstheme="majorHAnsi"/>
          <w:noProof/>
          <w:sz w:val="22"/>
          <w:szCs w:val="22"/>
        </w:rPr>
        <w:t>3</w:t>
      </w:r>
      <w:r w:rsidR="000B65C0">
        <w:rPr>
          <w:rFonts w:cstheme="majorHAnsi"/>
          <w:sz w:val="22"/>
          <w:szCs w:val="22"/>
        </w:rPr>
        <w:fldChar w:fldCharType="end"/>
      </w:r>
      <w:r w:rsidRPr="00BB003D">
        <w:rPr>
          <w:rFonts w:cstheme="majorHAnsi"/>
          <w:sz w:val="22"/>
          <w:szCs w:val="22"/>
        </w:rPr>
        <w:t xml:space="preserve"> Evolución agua no consumida ANDA 2019-2021</w:t>
      </w:r>
      <w:bookmarkEnd w:id="33"/>
    </w:p>
    <w:p w:rsidR="00713983" w:rsidP="00713983" w:rsidRDefault="00994BB2" w14:paraId="7461C4FD" w14:textId="2BE33FAD">
      <w:pPr>
        <w:keepNext w:val="1"/>
        <w:jc w:val="center"/>
      </w:pPr>
      <w:r>
        <w:rPr>
          <w:noProof/>
        </w:rPr>
        <w:drawing>
          <wp:inline distT="0" distB="0" distL="0" distR="0" wp14:anchorId="480E9CB9" wp14:editId="6698057B">
            <wp:extent cx="3927861" cy="2210462"/>
            <wp:effectExtent l="0" t="0" r="15875" b="18415"/>
            <wp:docPr id="12" name="Gráfico 12">
              <a:extLst xmlns:a="http://schemas.openxmlformats.org/drawingml/2006/main">
                <a:ext uri="{FF2B5EF4-FFF2-40B4-BE49-F238E27FC236}">
                  <a16:creationId xmlns:a16="http://schemas.microsoft.com/office/drawing/2014/main" id="{87E56246-989B-48BC-BBEC-794D841284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rsidR="00994BB2" w:rsidP="00994BB2" w:rsidRDefault="00994BB2" w14:paraId="2750A66D" w14:textId="7BF65F9C">
      <w:pPr>
        <w:jc w:val="center"/>
        <w:rPr>
          <w:rFonts w:cstheme="majorHAnsi"/>
          <w:i/>
          <w:iCs/>
          <w:color w:val="44546A" w:themeColor="text2"/>
          <w:sz w:val="20"/>
          <w:szCs w:val="20"/>
        </w:rPr>
      </w:pPr>
      <w:r w:rsidRPr="00D1583C">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00410562" w:rsidP="00DD5071" w:rsidRDefault="00DD5071" w14:paraId="53EFF3B4" w14:textId="3AF4902C">
      <w:pPr>
        <w:pStyle w:val="Heading1"/>
        <w:rPr>
          <w:rFonts w:cstheme="majorHAnsi"/>
        </w:rPr>
      </w:pPr>
      <w:bookmarkStart w:name="_Toc104886468" w:id="34"/>
      <w:r w:rsidRPr="001F0615">
        <w:rPr>
          <w:rFonts w:cstheme="majorHAnsi"/>
        </w:rPr>
        <w:t>ANÁLISIS DE LA SITUACIÓN TARIFARIA</w:t>
      </w:r>
      <w:bookmarkEnd w:id="34"/>
    </w:p>
    <w:p w:rsidR="00161836" w:rsidP="00161836" w:rsidRDefault="00161836" w14:paraId="62936BBB" w14:textId="77777777">
      <w:pPr>
        <w:rPr>
          <w:rFonts w:cstheme="majorHAnsi"/>
        </w:rPr>
      </w:pPr>
      <w:r w:rsidRPr="00BC75E0">
        <w:rPr>
          <w:rFonts w:cstheme="majorHAnsi"/>
        </w:rPr>
        <w:t xml:space="preserve">ANDA </w:t>
      </w:r>
      <w:r>
        <w:rPr>
          <w:rFonts w:cstheme="majorHAnsi"/>
        </w:rPr>
        <w:t>c</w:t>
      </w:r>
      <w:r w:rsidRPr="00735739">
        <w:rPr>
          <w:rFonts w:cstheme="majorHAnsi"/>
        </w:rPr>
        <w:t>omo ente autónomo es la encargada de crear y aplicar el marco tarifario</w:t>
      </w:r>
      <w:r>
        <w:rPr>
          <w:rFonts w:cstheme="majorHAnsi"/>
        </w:rPr>
        <w:t xml:space="preserve"> del sector</w:t>
      </w:r>
      <w:r w:rsidRPr="00735739">
        <w:rPr>
          <w:rFonts w:cstheme="majorHAnsi"/>
        </w:rPr>
        <w:t xml:space="preserve"> </w:t>
      </w:r>
      <w:r w:rsidRPr="00EF1CDD">
        <w:rPr>
          <w:rFonts w:cstheme="majorHAnsi"/>
        </w:rPr>
        <w:t xml:space="preserve">(estructurar las tarifas y aplicarlas), </w:t>
      </w:r>
      <w:r>
        <w:rPr>
          <w:rFonts w:cstheme="majorHAnsi"/>
        </w:rPr>
        <w:t xml:space="preserve">pero por disposiciones gubernamentales internas se ha definido que ellas requieren previa </w:t>
      </w:r>
      <w:r w:rsidRPr="00A35D8E">
        <w:rPr>
          <w:rFonts w:cstheme="majorHAnsi"/>
        </w:rPr>
        <w:t>aproba</w:t>
      </w:r>
      <w:r>
        <w:rPr>
          <w:rFonts w:cstheme="majorHAnsi"/>
        </w:rPr>
        <w:t>ción</w:t>
      </w:r>
      <w:r w:rsidRPr="00A35D8E">
        <w:rPr>
          <w:rFonts w:cstheme="majorHAnsi"/>
        </w:rPr>
        <w:t xml:space="preserve"> </w:t>
      </w:r>
      <w:r>
        <w:rPr>
          <w:rFonts w:cstheme="majorHAnsi"/>
        </w:rPr>
        <w:t>d</w:t>
      </w:r>
      <w:r w:rsidRPr="00A35D8E">
        <w:rPr>
          <w:rFonts w:cstheme="majorHAnsi"/>
        </w:rPr>
        <w:t xml:space="preserve">el </w:t>
      </w:r>
      <w:r>
        <w:rPr>
          <w:rFonts w:cstheme="majorHAnsi"/>
        </w:rPr>
        <w:t>M</w:t>
      </w:r>
      <w:r w:rsidRPr="00A35D8E">
        <w:rPr>
          <w:rFonts w:cstheme="majorHAnsi"/>
        </w:rPr>
        <w:t xml:space="preserve">inisterio de </w:t>
      </w:r>
      <w:r>
        <w:rPr>
          <w:rFonts w:cstheme="majorHAnsi"/>
        </w:rPr>
        <w:t>E</w:t>
      </w:r>
      <w:r w:rsidRPr="00A35D8E">
        <w:rPr>
          <w:rFonts w:cstheme="majorHAnsi"/>
        </w:rPr>
        <w:t>conomía</w:t>
      </w:r>
      <w:r>
        <w:rPr>
          <w:rFonts w:cstheme="majorHAnsi"/>
        </w:rPr>
        <w:t xml:space="preserve">, el cual </w:t>
      </w:r>
      <w:r w:rsidRPr="001C0347">
        <w:rPr>
          <w:rFonts w:cstheme="majorHAnsi"/>
        </w:rPr>
        <w:t xml:space="preserve">debe velar porque se cumpla lo estipulado en el artículo 3 del </w:t>
      </w:r>
      <w:r w:rsidRPr="00F34343">
        <w:rPr>
          <w:rFonts w:cstheme="majorHAnsi"/>
        </w:rPr>
        <w:t xml:space="preserve">Decreto Ley 341 </w:t>
      </w:r>
      <w:r w:rsidRPr="00BC75E0">
        <w:rPr>
          <w:rFonts w:cstheme="majorHAnsi"/>
        </w:rPr>
        <w:t xml:space="preserve">con un criterio de empresa de servicio público social autofinanciable. </w:t>
      </w:r>
    </w:p>
    <w:p w:rsidR="00161836" w:rsidP="00161836" w:rsidRDefault="00161836" w14:paraId="4C98D1CE" w14:textId="77777777">
      <w:pPr>
        <w:rPr>
          <w:rFonts w:cstheme="majorHAnsi"/>
        </w:rPr>
      </w:pPr>
      <w:r>
        <w:rPr>
          <w:rFonts w:cstheme="majorHAnsi"/>
        </w:rPr>
        <w:t xml:space="preserve">Aunque no se tiene definido </w:t>
      </w:r>
      <w:r w:rsidRPr="00BC75E0">
        <w:rPr>
          <w:rFonts w:cstheme="majorHAnsi"/>
        </w:rPr>
        <w:t>ningún mecanismo de actualización automática por inflación</w:t>
      </w:r>
      <w:r>
        <w:rPr>
          <w:rFonts w:cstheme="majorHAnsi"/>
        </w:rPr>
        <w:t xml:space="preserve">, las tarifas </w:t>
      </w:r>
      <w:r w:rsidRPr="00BC75E0">
        <w:rPr>
          <w:rFonts w:cstheme="majorHAnsi"/>
        </w:rPr>
        <w:t>pueden ser revisadas anualmente para ajustarlas a los costos de prestación del servicio</w:t>
      </w:r>
      <w:r>
        <w:rPr>
          <w:rFonts w:cstheme="majorHAnsi"/>
        </w:rPr>
        <w:t>, utilizando el mecanismo de aprobación anotado</w:t>
      </w:r>
      <w:r w:rsidRPr="00BC75E0">
        <w:rPr>
          <w:rFonts w:cstheme="majorHAnsi"/>
        </w:rPr>
        <w:t>.</w:t>
      </w:r>
    </w:p>
    <w:p w:rsidR="00161836" w:rsidP="00BE7061" w:rsidRDefault="005446CF" w14:paraId="732A3548" w14:textId="0355327E">
      <w:r w:rsidRPr="00F34343">
        <w:rPr>
          <w:rFonts w:cstheme="majorHAnsi"/>
        </w:rPr>
        <w:t xml:space="preserve">La estructura tarifaria de ANDA </w:t>
      </w:r>
      <w:r w:rsidR="00161836">
        <w:rPr>
          <w:rFonts w:cstheme="majorHAnsi"/>
        </w:rPr>
        <w:t xml:space="preserve">aplica de forma diferencial entre </w:t>
      </w:r>
      <w:r>
        <w:rPr>
          <w:rFonts w:cstheme="majorHAnsi"/>
        </w:rPr>
        <w:t xml:space="preserve">usuarios </w:t>
      </w:r>
      <w:r w:rsidRPr="00F34343">
        <w:rPr>
          <w:rFonts w:cstheme="majorHAnsi"/>
        </w:rPr>
        <w:t xml:space="preserve">entre residenciales y no residenciales como se puede observar en la </w:t>
      </w:r>
      <w:r w:rsidRPr="006A2293">
        <w:rPr>
          <w:rFonts w:cstheme="majorHAnsi"/>
        </w:rPr>
        <w:fldChar w:fldCharType="begin"/>
      </w:r>
      <w:r w:rsidRPr="00F34343">
        <w:rPr>
          <w:rFonts w:cstheme="majorHAnsi"/>
        </w:rPr>
        <w:instrText xml:space="preserve"> REF _Ref87563180 \h </w:instrText>
      </w:r>
      <w:r>
        <w:rPr>
          <w:rFonts w:cstheme="majorHAnsi"/>
        </w:rPr>
        <w:instrText xml:space="preserve"> \* MERGEFORMAT </w:instrText>
      </w:r>
      <w:r w:rsidRPr="006A2293">
        <w:rPr>
          <w:rFonts w:cstheme="majorHAnsi"/>
        </w:rPr>
      </w:r>
      <w:r w:rsidRPr="006A2293">
        <w:rPr>
          <w:rFonts w:cstheme="majorHAnsi"/>
        </w:rPr>
        <w:fldChar w:fldCharType="separate"/>
      </w:r>
      <w:r w:rsidRPr="006A2293" w:rsidR="006F4FB0">
        <w:rPr>
          <w:rFonts w:cstheme="majorHAnsi"/>
        </w:rPr>
        <w:t xml:space="preserve">Tabla </w:t>
      </w:r>
      <w:r w:rsidR="006F4FB0">
        <w:rPr>
          <w:rFonts w:cstheme="majorHAnsi"/>
          <w:noProof/>
        </w:rPr>
        <w:t>11</w:t>
      </w:r>
      <w:r w:rsidRPr="006A2293">
        <w:rPr>
          <w:rFonts w:cstheme="majorHAnsi"/>
        </w:rPr>
        <w:fldChar w:fldCharType="end"/>
      </w:r>
      <w:r w:rsidRPr="006A2293">
        <w:rPr>
          <w:rFonts w:cstheme="majorHAnsi"/>
        </w:rPr>
        <w:t xml:space="preserve"> y </w:t>
      </w:r>
      <w:r w:rsidRPr="006A2293">
        <w:rPr>
          <w:rFonts w:cstheme="majorHAnsi"/>
        </w:rPr>
        <w:fldChar w:fldCharType="begin"/>
      </w:r>
      <w:r w:rsidRPr="00F34343">
        <w:rPr>
          <w:rFonts w:cstheme="majorHAnsi"/>
        </w:rPr>
        <w:instrText xml:space="preserve"> REF _Ref87563185 \h </w:instrText>
      </w:r>
      <w:r>
        <w:rPr>
          <w:rFonts w:cstheme="majorHAnsi"/>
        </w:rPr>
        <w:instrText xml:space="preserve"> \* MERGEFORMAT </w:instrText>
      </w:r>
      <w:r w:rsidRPr="006A2293">
        <w:rPr>
          <w:rFonts w:cstheme="majorHAnsi"/>
        </w:rPr>
      </w:r>
      <w:r w:rsidRPr="006A2293">
        <w:rPr>
          <w:rFonts w:cstheme="majorHAnsi"/>
        </w:rPr>
        <w:fldChar w:fldCharType="separate"/>
      </w:r>
      <w:r w:rsidRPr="00DB53C0" w:rsidR="006F4FB0">
        <w:rPr>
          <w:rFonts w:cstheme="majorHAnsi"/>
        </w:rPr>
        <w:t xml:space="preserve">Tabla </w:t>
      </w:r>
      <w:r w:rsidR="006F4FB0">
        <w:rPr>
          <w:rFonts w:cstheme="majorHAnsi"/>
        </w:rPr>
        <w:t>12</w:t>
      </w:r>
      <w:r w:rsidRPr="006A2293">
        <w:rPr>
          <w:rFonts w:cstheme="majorHAnsi"/>
        </w:rPr>
        <w:fldChar w:fldCharType="end"/>
      </w:r>
      <w:r w:rsidR="00161836">
        <w:rPr>
          <w:rFonts w:cstheme="majorHAnsi"/>
        </w:rPr>
        <w:t>, respectivamente</w:t>
      </w:r>
      <w:r w:rsidR="00161836">
        <w:t>.</w:t>
      </w:r>
    </w:p>
    <w:p w:rsidRPr="005446CF" w:rsidR="00BE7061" w:rsidP="00BE7061" w:rsidRDefault="00C57F21" w14:paraId="66AF640A" w14:textId="04C2BDC0">
      <w:pPr>
        <w:rPr>
          <w:rFonts w:cstheme="majorHAnsi"/>
        </w:rPr>
      </w:pPr>
      <w:r>
        <w:t>E</w:t>
      </w:r>
      <w:r w:rsidRPr="00161836" w:rsidR="00161836">
        <w:t xml:space="preserve">n </w:t>
      </w:r>
      <w:r w:rsidR="00161836">
        <w:t xml:space="preserve">el servicio de agua, </w:t>
      </w:r>
      <w:r w:rsidR="0088116C">
        <w:t xml:space="preserve">se </w:t>
      </w:r>
      <w:r w:rsidR="00BE7061">
        <w:t>aplica un cargo fijo por consumo</w:t>
      </w:r>
      <w:r w:rsidR="00161836">
        <w:t>s</w:t>
      </w:r>
      <w:r w:rsidR="00BE7061">
        <w:t xml:space="preserve"> menores o iguales a 10 m3 para los usuarios </w:t>
      </w:r>
      <w:r w:rsidR="00C80065">
        <w:t>residenciales</w:t>
      </w:r>
      <w:r w:rsidR="00BE7061">
        <w:t xml:space="preserve"> y </w:t>
      </w:r>
      <w:r>
        <w:t xml:space="preserve">por consumos </w:t>
      </w:r>
      <w:r w:rsidR="00BE7061">
        <w:t xml:space="preserve">menores o iguales a 5 m3 para usuarios </w:t>
      </w:r>
      <w:r w:rsidR="00C80065">
        <w:t>no residenciales.</w:t>
      </w:r>
      <w:r w:rsidR="00BE7061">
        <w:t xml:space="preserve"> Adicional al cargo fijo, existen </w:t>
      </w:r>
      <w:r w:rsidR="005F2AA8">
        <w:t xml:space="preserve">tarifas por </w:t>
      </w:r>
      <w:r w:rsidR="00BE7061">
        <w:t>bloques de consumo</w:t>
      </w:r>
      <w:r w:rsidR="005F2AA8">
        <w:t>:</w:t>
      </w:r>
      <w:r w:rsidR="00BE7061">
        <w:t xml:space="preserve"> 22 bloques de consumo para los usuarios </w:t>
      </w:r>
      <w:r w:rsidR="00A64289">
        <w:t xml:space="preserve">residenciales </w:t>
      </w:r>
      <w:r w:rsidR="00BE7061">
        <w:t xml:space="preserve">y 8 bloques de consumo para los </w:t>
      </w:r>
      <w:r w:rsidR="00A64289">
        <w:t>no residenciales</w:t>
      </w:r>
      <w:r w:rsidR="00BE7061">
        <w:t>.</w:t>
      </w:r>
    </w:p>
    <w:p w:rsidR="00BE7061" w:rsidP="00BE7061" w:rsidRDefault="00BE7061" w14:paraId="719DC2AD" w14:textId="71171C5E">
      <w:r>
        <w:t xml:space="preserve">Para los usuarios que cuentan con servicio de alcantarillado se cobra una tarifa fija (USD/suscriptor/mes) por este servicio, en el caso de los usuarios </w:t>
      </w:r>
      <w:r w:rsidR="00A64289">
        <w:t>residenciales</w:t>
      </w:r>
      <w:r>
        <w:t xml:space="preserve"> y </w:t>
      </w:r>
      <w:r w:rsidR="00A64289">
        <w:t>no residenciales</w:t>
      </w:r>
      <w:r>
        <w:t xml:space="preserve"> esta tarifa cambia según el bloque de consumo en el que se encuentre su consumo de agua. </w:t>
      </w:r>
    </w:p>
    <w:p w:rsidR="00633CE3" w:rsidP="00BE7061" w:rsidRDefault="00633CE3" w14:paraId="1EA83671" w14:textId="77777777"/>
    <w:p w:rsidR="00BE7061" w:rsidP="00BE7061" w:rsidRDefault="00BE7061" w14:paraId="4C424807" w14:textId="77777777">
      <w:r>
        <w:lastRenderedPageBreak/>
        <w:t>De esta manera, con la estructura tarifaria actual, la factura para cada uno de los usuarios se cobra de la siguiente manera:</w:t>
      </w:r>
    </w:p>
    <w:p w:rsidRPr="00C57F21" w:rsidR="00BE7061" w:rsidP="00BE7061" w:rsidRDefault="00BE7061" w14:paraId="25D22503" w14:textId="65999E8E">
      <w:pPr>
        <w:rPr>
          <w:rFonts w:eastAsiaTheme="minorEastAsia"/>
        </w:rPr>
      </w:pPr>
      <m:oMathPara>
        <m:oMath>
          <m:r>
            <w:rPr>
              <w:rFonts w:ascii="Cambria Math" w:hAnsi="Cambria Math"/>
            </w:rPr>
            <m:t>Factura mensual=</m:t>
          </m:r>
          <m:d>
            <m:dPr>
              <m:ctrlPr>
                <w:ins w:author="Carlos Guiza" w:date="2022-06-15T16:11:00Z" w:id="35">
                  <w:rPr>
                    <w:rFonts w:ascii="Cambria Math" w:hAnsi="Cambria Math"/>
                    <w:i/>
                  </w:rPr>
                </w:ins>
              </m:ctrlPr>
            </m:dPr>
            <m:e>
              <m:r>
                <w:rPr>
                  <w:rFonts w:ascii="Cambria Math" w:hAnsi="Cambria Math"/>
                </w:rPr>
                <m:t>Tarifa de acueducto*m3 consumidos</m:t>
              </m:r>
            </m:e>
          </m:d>
          <m:r>
            <w:rPr>
              <w:rFonts w:ascii="Cambria Math" w:hAnsi="Cambria Math"/>
            </w:rPr>
            <m:t>+Tarifa alcantarillado</m:t>
          </m:r>
        </m:oMath>
      </m:oMathPara>
    </w:p>
    <w:p w:rsidR="00C57F21" w:rsidP="00BE7061" w:rsidRDefault="00C57F21" w14:paraId="5942A4A0" w14:textId="14953CB4">
      <w:r>
        <w:rPr>
          <w:rFonts w:eastAsiaTheme="minorEastAsia"/>
        </w:rPr>
        <w:t>Debe anotarse que la aplicación de las tarifas por bloques es de tipo marginal, es decir que la totalidad del consumo se facturará a la tarifa del último bloque para el cual se registre consumo.</w:t>
      </w:r>
    </w:p>
    <w:p w:rsidRPr="006A2293" w:rsidR="009D67CB" w:rsidP="009D67CB" w:rsidRDefault="009D67CB" w14:paraId="4B1A8447" w14:textId="70F132B9">
      <w:pPr>
        <w:pStyle w:val="Caption"/>
        <w:rPr>
          <w:rFonts w:cstheme="majorHAnsi"/>
          <w:sz w:val="22"/>
          <w:szCs w:val="22"/>
        </w:rPr>
      </w:pPr>
      <w:bookmarkStart w:name="_Ref87563180" w:id="36"/>
      <w:bookmarkStart w:name="_Toc104306509" w:id="37"/>
      <w:r w:rsidRPr="006A2293">
        <w:rPr>
          <w:rFonts w:cstheme="majorHAnsi"/>
          <w:sz w:val="22"/>
          <w:szCs w:val="22"/>
        </w:rPr>
        <w:t xml:space="preserve">Tabla </w:t>
      </w:r>
      <w:r w:rsidRPr="006A2293">
        <w:rPr>
          <w:rFonts w:cstheme="majorHAnsi"/>
          <w:sz w:val="22"/>
          <w:szCs w:val="22"/>
        </w:rPr>
        <w:fldChar w:fldCharType="begin"/>
      </w:r>
      <w:r w:rsidRPr="006A2293">
        <w:rPr>
          <w:rFonts w:cstheme="majorHAnsi"/>
          <w:sz w:val="22"/>
          <w:szCs w:val="22"/>
        </w:rPr>
        <w:instrText xml:space="preserve"> SEQ Tabla \* ARABIC </w:instrText>
      </w:r>
      <w:r w:rsidRPr="006A2293">
        <w:rPr>
          <w:rFonts w:cstheme="majorHAnsi"/>
          <w:sz w:val="22"/>
          <w:szCs w:val="22"/>
        </w:rPr>
        <w:fldChar w:fldCharType="separate"/>
      </w:r>
      <w:r w:rsidR="008F06E6">
        <w:rPr>
          <w:rFonts w:cstheme="majorHAnsi"/>
          <w:noProof/>
          <w:sz w:val="22"/>
          <w:szCs w:val="22"/>
        </w:rPr>
        <w:t>11</w:t>
      </w:r>
      <w:r w:rsidRPr="006A2293">
        <w:rPr>
          <w:rFonts w:cstheme="majorHAnsi"/>
          <w:sz w:val="22"/>
          <w:szCs w:val="22"/>
        </w:rPr>
        <w:fldChar w:fldCharType="end"/>
      </w:r>
      <w:bookmarkEnd w:id="36"/>
      <w:r w:rsidRPr="006A2293" w:rsidR="00516918">
        <w:rPr>
          <w:rFonts w:cstheme="majorHAnsi"/>
          <w:sz w:val="22"/>
          <w:szCs w:val="22"/>
        </w:rPr>
        <w:t xml:space="preserve"> Tarifa residencial ANDA</w:t>
      </w:r>
      <w:r w:rsidR="006A2293">
        <w:rPr>
          <w:rFonts w:cstheme="majorHAnsi"/>
          <w:sz w:val="22"/>
          <w:szCs w:val="22"/>
        </w:rPr>
        <w:t xml:space="preserve"> vigentes a</w:t>
      </w:r>
      <w:r w:rsidR="00110E55">
        <w:rPr>
          <w:rFonts w:cstheme="majorHAnsi"/>
          <w:sz w:val="22"/>
          <w:szCs w:val="22"/>
        </w:rPr>
        <w:t xml:space="preserve"> </w:t>
      </w:r>
      <w:r w:rsidR="006B411F">
        <w:rPr>
          <w:rFonts w:cstheme="majorHAnsi"/>
          <w:sz w:val="22"/>
          <w:szCs w:val="22"/>
        </w:rPr>
        <w:t>febrero</w:t>
      </w:r>
      <w:r w:rsidR="00110E55">
        <w:rPr>
          <w:rFonts w:cstheme="majorHAnsi"/>
          <w:sz w:val="22"/>
          <w:szCs w:val="22"/>
        </w:rPr>
        <w:t xml:space="preserve"> 202</w:t>
      </w:r>
      <w:r w:rsidR="006B411F">
        <w:rPr>
          <w:rFonts w:cstheme="majorHAnsi"/>
          <w:sz w:val="22"/>
          <w:szCs w:val="22"/>
        </w:rPr>
        <w:t>2</w:t>
      </w:r>
      <w:bookmarkEnd w:id="37"/>
    </w:p>
    <w:tbl>
      <w:tblPr>
        <w:tblStyle w:val="GridTable6Colorful-Accent1"/>
        <w:tblW w:w="7008" w:type="dxa"/>
        <w:jc w:val="center"/>
        <w:tblLook w:val="04A0" w:firstRow="1" w:lastRow="0" w:firstColumn="1" w:lastColumn="0" w:noHBand="0" w:noVBand="1"/>
      </w:tblPr>
      <w:tblGrid>
        <w:gridCol w:w="2638"/>
        <w:gridCol w:w="1611"/>
        <w:gridCol w:w="2759"/>
      </w:tblGrid>
      <w:tr w:rsidRPr="006A2293" w:rsidR="006C6458" w:rsidTr="009F685E" w14:paraId="356D27F3" w14:textId="77777777">
        <w:trPr>
          <w:cnfStyle w:val="100000000000" w:firstRow="1" w:lastRow="0" w:firstColumn="0" w:lastColumn="0" w:oddVBand="0" w:evenVBand="0" w:oddHBand="0" w:evenHBand="0" w:firstRowFirstColumn="0" w:firstRowLastColumn="0" w:lastRowFirstColumn="0" w:lastRowLastColumn="0"/>
          <w:trHeight w:val="603"/>
          <w:jc w:val="center"/>
        </w:trPr>
        <w:tc>
          <w:tcPr>
            <w:cnfStyle w:val="001000000000" w:firstRow="0" w:lastRow="0" w:firstColumn="1" w:lastColumn="0" w:oddVBand="0" w:evenVBand="0" w:oddHBand="0" w:evenHBand="0" w:firstRowFirstColumn="0" w:firstRowLastColumn="0" w:lastRowFirstColumn="0" w:lastRowLastColumn="0"/>
            <w:tcW w:w="2638" w:type="dxa"/>
            <w:hideMark/>
          </w:tcPr>
          <w:p w:rsidRPr="00F34343" w:rsidR="006C6458" w:rsidP="006C6458" w:rsidRDefault="006C6458" w14:paraId="4C81FD8A" w14:textId="77777777">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RANGO DE CONSUMO (M3)</w:t>
            </w:r>
          </w:p>
        </w:tc>
        <w:tc>
          <w:tcPr>
            <w:tcW w:w="1611" w:type="dxa"/>
            <w:hideMark/>
          </w:tcPr>
          <w:p w:rsidRPr="00F34343" w:rsidR="006C6458" w:rsidP="006C6458" w:rsidRDefault="006C6458" w14:paraId="31E87FA9"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TARIFA DE AGUA (USD/M3)</w:t>
            </w:r>
          </w:p>
        </w:tc>
        <w:tc>
          <w:tcPr>
            <w:tcW w:w="2759" w:type="dxa"/>
            <w:hideMark/>
          </w:tcPr>
          <w:p w:rsidRPr="00F34343" w:rsidR="006C6458" w:rsidP="006C6458" w:rsidRDefault="006C6458" w14:paraId="3F7638C8" w14:textId="3DD3C376">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TARIFA DE ALCANTARILLADO (USD/</w:t>
            </w:r>
            <w:r w:rsidR="004568B6">
              <w:rPr>
                <w:rFonts w:eastAsia="Times New Roman" w:cstheme="majorHAnsi"/>
                <w:color w:val="000000"/>
                <w:sz w:val="18"/>
                <w:szCs w:val="18"/>
                <w:lang w:eastAsia="es-CO"/>
              </w:rPr>
              <w:t>mes</w:t>
            </w:r>
            <w:r w:rsidRPr="00F34343">
              <w:rPr>
                <w:rFonts w:eastAsia="Times New Roman" w:cstheme="majorHAnsi"/>
                <w:color w:val="000000"/>
                <w:sz w:val="18"/>
                <w:szCs w:val="18"/>
                <w:lang w:eastAsia="es-CO"/>
              </w:rPr>
              <w:t>)</w:t>
            </w:r>
          </w:p>
        </w:tc>
      </w:tr>
      <w:tr w:rsidRPr="006A2293" w:rsidR="006C6458" w:rsidTr="009F685E" w14:paraId="40907EFC" w14:textId="77777777">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37A26035" w14:textId="4F9C237A">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Entre 0 y 10*</w:t>
            </w:r>
          </w:p>
        </w:tc>
        <w:tc>
          <w:tcPr>
            <w:tcW w:w="1611" w:type="dxa"/>
            <w:noWrap/>
            <w:hideMark/>
          </w:tcPr>
          <w:p w:rsidRPr="00F34343" w:rsidR="006C6458" w:rsidP="006C6458" w:rsidRDefault="006C6458" w14:paraId="6B519D4E"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2,29</w:t>
            </w:r>
          </w:p>
        </w:tc>
        <w:tc>
          <w:tcPr>
            <w:tcW w:w="2759" w:type="dxa"/>
            <w:noWrap/>
            <w:hideMark/>
          </w:tcPr>
          <w:p w:rsidRPr="00F34343" w:rsidR="006C6458" w:rsidP="006C6458" w:rsidRDefault="006C6458" w14:paraId="350CA130"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0,10</w:t>
            </w:r>
          </w:p>
        </w:tc>
      </w:tr>
      <w:tr w:rsidRPr="006A2293" w:rsidR="006C6458" w:rsidTr="009F685E" w14:paraId="1B9FE6EA" w14:textId="77777777">
        <w:trPr>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02646D81" w14:textId="7C048739">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Entre 11 y 20</w:t>
            </w:r>
          </w:p>
        </w:tc>
        <w:tc>
          <w:tcPr>
            <w:tcW w:w="1611" w:type="dxa"/>
            <w:noWrap/>
            <w:hideMark/>
          </w:tcPr>
          <w:p w:rsidRPr="00F34343" w:rsidR="006C6458" w:rsidP="006C6458" w:rsidRDefault="006C6458" w14:paraId="61C9AD2D"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0,21</w:t>
            </w:r>
          </w:p>
        </w:tc>
        <w:tc>
          <w:tcPr>
            <w:tcW w:w="2759" w:type="dxa"/>
            <w:noWrap/>
            <w:hideMark/>
          </w:tcPr>
          <w:p w:rsidRPr="00F34343" w:rsidR="006C6458" w:rsidP="006C6458" w:rsidRDefault="006C6458" w14:paraId="110583D9"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0,10</w:t>
            </w:r>
          </w:p>
        </w:tc>
      </w:tr>
      <w:tr w:rsidRPr="006A2293" w:rsidR="006C6458" w:rsidTr="009F685E" w14:paraId="1B7E586E" w14:textId="77777777">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606A52A2" w14:textId="16095701">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21</w:t>
            </w:r>
          </w:p>
        </w:tc>
        <w:tc>
          <w:tcPr>
            <w:tcW w:w="1611" w:type="dxa"/>
            <w:noWrap/>
            <w:hideMark/>
          </w:tcPr>
          <w:p w:rsidRPr="00F34343" w:rsidR="006C6458" w:rsidP="006C6458" w:rsidRDefault="006C6458" w14:paraId="69F0F075"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0,25</w:t>
            </w:r>
          </w:p>
        </w:tc>
        <w:tc>
          <w:tcPr>
            <w:tcW w:w="2759" w:type="dxa"/>
            <w:noWrap/>
            <w:hideMark/>
          </w:tcPr>
          <w:p w:rsidRPr="00F34343" w:rsidR="006C6458" w:rsidP="006C6458" w:rsidRDefault="006C6458" w14:paraId="5B45B003"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1,80</w:t>
            </w:r>
          </w:p>
        </w:tc>
      </w:tr>
      <w:tr w:rsidRPr="006A2293" w:rsidR="006C6458" w:rsidTr="009F685E" w14:paraId="423C8F6D" w14:textId="77777777">
        <w:trPr>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591338AB" w14:textId="74F6F2BF">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22</w:t>
            </w:r>
          </w:p>
        </w:tc>
        <w:tc>
          <w:tcPr>
            <w:tcW w:w="1611" w:type="dxa"/>
            <w:noWrap/>
            <w:hideMark/>
          </w:tcPr>
          <w:p w:rsidRPr="00F34343" w:rsidR="006C6458" w:rsidP="006C6458" w:rsidRDefault="006C6458" w14:paraId="5171E79D"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0,28</w:t>
            </w:r>
          </w:p>
        </w:tc>
        <w:tc>
          <w:tcPr>
            <w:tcW w:w="2759" w:type="dxa"/>
            <w:noWrap/>
            <w:hideMark/>
          </w:tcPr>
          <w:p w:rsidRPr="00F34343" w:rsidR="006C6458" w:rsidP="006C6458" w:rsidRDefault="006C6458" w14:paraId="19CF56AB"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1,80</w:t>
            </w:r>
          </w:p>
        </w:tc>
      </w:tr>
      <w:tr w:rsidRPr="006A2293" w:rsidR="006C6458" w:rsidTr="009F685E" w14:paraId="29C355E9" w14:textId="77777777">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28571002" w14:textId="58C3D61F">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23</w:t>
            </w:r>
          </w:p>
        </w:tc>
        <w:tc>
          <w:tcPr>
            <w:tcW w:w="1611" w:type="dxa"/>
            <w:noWrap/>
            <w:hideMark/>
          </w:tcPr>
          <w:p w:rsidRPr="00F34343" w:rsidR="006C6458" w:rsidP="006C6458" w:rsidRDefault="006C6458" w14:paraId="2F0DD42D"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0,31</w:t>
            </w:r>
          </w:p>
        </w:tc>
        <w:tc>
          <w:tcPr>
            <w:tcW w:w="2759" w:type="dxa"/>
            <w:noWrap/>
            <w:hideMark/>
          </w:tcPr>
          <w:p w:rsidRPr="00F34343" w:rsidR="006C6458" w:rsidP="006C6458" w:rsidRDefault="006C6458" w14:paraId="409185B5"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1,80</w:t>
            </w:r>
          </w:p>
        </w:tc>
      </w:tr>
      <w:tr w:rsidRPr="006A2293" w:rsidR="006C6458" w:rsidTr="009F685E" w14:paraId="13A66596" w14:textId="77777777">
        <w:trPr>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45C3875D" w14:textId="7D065D95">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24</w:t>
            </w:r>
          </w:p>
        </w:tc>
        <w:tc>
          <w:tcPr>
            <w:tcW w:w="1611" w:type="dxa"/>
            <w:noWrap/>
            <w:hideMark/>
          </w:tcPr>
          <w:p w:rsidRPr="00F34343" w:rsidR="006C6458" w:rsidP="006C6458" w:rsidRDefault="006C6458" w14:paraId="792CCBB4"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0,34</w:t>
            </w:r>
          </w:p>
        </w:tc>
        <w:tc>
          <w:tcPr>
            <w:tcW w:w="2759" w:type="dxa"/>
            <w:noWrap/>
            <w:hideMark/>
          </w:tcPr>
          <w:p w:rsidRPr="00F34343" w:rsidR="006C6458" w:rsidP="006C6458" w:rsidRDefault="006C6458" w14:paraId="468FBF30"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1,80</w:t>
            </w:r>
          </w:p>
        </w:tc>
      </w:tr>
      <w:tr w:rsidRPr="006A2293" w:rsidR="006C6458" w:rsidTr="009F685E" w14:paraId="351430BB" w14:textId="77777777">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7193FA77" w14:textId="13958A88">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Entre 25 y 30</w:t>
            </w:r>
          </w:p>
        </w:tc>
        <w:tc>
          <w:tcPr>
            <w:tcW w:w="1611" w:type="dxa"/>
            <w:noWrap/>
            <w:hideMark/>
          </w:tcPr>
          <w:p w:rsidRPr="00F34343" w:rsidR="006C6458" w:rsidP="006C6458" w:rsidRDefault="006C6458" w14:paraId="54FC924D"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0,37</w:t>
            </w:r>
          </w:p>
        </w:tc>
        <w:tc>
          <w:tcPr>
            <w:tcW w:w="2759" w:type="dxa"/>
            <w:noWrap/>
            <w:hideMark/>
          </w:tcPr>
          <w:p w:rsidRPr="00F34343" w:rsidR="006C6458" w:rsidP="006C6458" w:rsidRDefault="006C6458" w14:paraId="7885838A"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1,80</w:t>
            </w:r>
          </w:p>
        </w:tc>
      </w:tr>
      <w:tr w:rsidRPr="006A2293" w:rsidR="006C6458" w:rsidTr="009F685E" w14:paraId="64BF2982" w14:textId="77777777">
        <w:trPr>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629E497A" w14:textId="2ECF0023">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31</w:t>
            </w:r>
          </w:p>
        </w:tc>
        <w:tc>
          <w:tcPr>
            <w:tcW w:w="1611" w:type="dxa"/>
            <w:noWrap/>
            <w:hideMark/>
          </w:tcPr>
          <w:p w:rsidRPr="00F34343" w:rsidR="006C6458" w:rsidP="006C6458" w:rsidRDefault="006C6458" w14:paraId="6D75BB76"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0,42</w:t>
            </w:r>
          </w:p>
        </w:tc>
        <w:tc>
          <w:tcPr>
            <w:tcW w:w="2759" w:type="dxa"/>
            <w:noWrap/>
            <w:hideMark/>
          </w:tcPr>
          <w:p w:rsidRPr="00F34343" w:rsidR="006C6458" w:rsidP="006C6458" w:rsidRDefault="006C6458" w14:paraId="58A59E85"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3,00</w:t>
            </w:r>
          </w:p>
        </w:tc>
      </w:tr>
      <w:tr w:rsidRPr="006A2293" w:rsidR="006C6458" w:rsidTr="009F685E" w14:paraId="4A06EC7A" w14:textId="77777777">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14A84E39" w14:textId="2F484540">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32</w:t>
            </w:r>
          </w:p>
        </w:tc>
        <w:tc>
          <w:tcPr>
            <w:tcW w:w="1611" w:type="dxa"/>
            <w:noWrap/>
            <w:hideMark/>
          </w:tcPr>
          <w:p w:rsidRPr="00F34343" w:rsidR="006C6458" w:rsidP="006C6458" w:rsidRDefault="006C6458" w14:paraId="17CDAD10"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0,48</w:t>
            </w:r>
          </w:p>
        </w:tc>
        <w:tc>
          <w:tcPr>
            <w:tcW w:w="2759" w:type="dxa"/>
            <w:noWrap/>
            <w:hideMark/>
          </w:tcPr>
          <w:p w:rsidRPr="00F34343" w:rsidR="006C6458" w:rsidP="006C6458" w:rsidRDefault="006C6458" w14:paraId="4874F5CF"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3,00</w:t>
            </w:r>
          </w:p>
        </w:tc>
      </w:tr>
      <w:tr w:rsidRPr="006A2293" w:rsidR="006C6458" w:rsidTr="009F685E" w14:paraId="16A0E41E" w14:textId="77777777">
        <w:trPr>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06AADBD7" w14:textId="37E9B4DD">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33</w:t>
            </w:r>
          </w:p>
        </w:tc>
        <w:tc>
          <w:tcPr>
            <w:tcW w:w="1611" w:type="dxa"/>
            <w:noWrap/>
            <w:hideMark/>
          </w:tcPr>
          <w:p w:rsidRPr="00F34343" w:rsidR="006C6458" w:rsidP="006C6458" w:rsidRDefault="006C6458" w14:paraId="63C08093"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0,54</w:t>
            </w:r>
          </w:p>
        </w:tc>
        <w:tc>
          <w:tcPr>
            <w:tcW w:w="2759" w:type="dxa"/>
            <w:noWrap/>
            <w:hideMark/>
          </w:tcPr>
          <w:p w:rsidRPr="00F34343" w:rsidR="006C6458" w:rsidP="006C6458" w:rsidRDefault="006C6458" w14:paraId="6B116D74"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3,00</w:t>
            </w:r>
          </w:p>
        </w:tc>
      </w:tr>
      <w:tr w:rsidRPr="006A2293" w:rsidR="006C6458" w:rsidTr="009F685E" w14:paraId="32696D5B" w14:textId="77777777">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355C18CF" w14:textId="074AFF15">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34</w:t>
            </w:r>
          </w:p>
        </w:tc>
        <w:tc>
          <w:tcPr>
            <w:tcW w:w="1611" w:type="dxa"/>
            <w:noWrap/>
            <w:hideMark/>
          </w:tcPr>
          <w:p w:rsidRPr="00F34343" w:rsidR="006C6458" w:rsidP="006C6458" w:rsidRDefault="006C6458" w14:paraId="293082BC"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0,64</w:t>
            </w:r>
          </w:p>
        </w:tc>
        <w:tc>
          <w:tcPr>
            <w:tcW w:w="2759" w:type="dxa"/>
            <w:noWrap/>
            <w:hideMark/>
          </w:tcPr>
          <w:p w:rsidRPr="00F34343" w:rsidR="006C6458" w:rsidP="006C6458" w:rsidRDefault="006C6458" w14:paraId="45142F5A"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3,00</w:t>
            </w:r>
          </w:p>
        </w:tc>
      </w:tr>
      <w:tr w:rsidRPr="006A2293" w:rsidR="006C6458" w:rsidTr="009F685E" w14:paraId="51847E5D" w14:textId="77777777">
        <w:trPr>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119517D9" w14:textId="1D9E6075">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Entre 35 y 40</w:t>
            </w:r>
          </w:p>
        </w:tc>
        <w:tc>
          <w:tcPr>
            <w:tcW w:w="1611" w:type="dxa"/>
            <w:noWrap/>
            <w:hideMark/>
          </w:tcPr>
          <w:p w:rsidRPr="00F34343" w:rsidR="006C6458" w:rsidP="006C6458" w:rsidRDefault="006C6458" w14:paraId="1FC0A6DE"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0,76</w:t>
            </w:r>
          </w:p>
        </w:tc>
        <w:tc>
          <w:tcPr>
            <w:tcW w:w="2759" w:type="dxa"/>
            <w:noWrap/>
            <w:hideMark/>
          </w:tcPr>
          <w:p w:rsidRPr="00F34343" w:rsidR="006C6458" w:rsidP="006C6458" w:rsidRDefault="006C6458" w14:paraId="3CCE4D9E"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3,00</w:t>
            </w:r>
          </w:p>
        </w:tc>
      </w:tr>
      <w:tr w:rsidRPr="006A2293" w:rsidR="006C6458" w:rsidTr="009F685E" w14:paraId="35848346" w14:textId="77777777">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62F09910" w14:textId="0EC4D12F">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41</w:t>
            </w:r>
          </w:p>
        </w:tc>
        <w:tc>
          <w:tcPr>
            <w:tcW w:w="1611" w:type="dxa"/>
            <w:noWrap/>
            <w:hideMark/>
          </w:tcPr>
          <w:p w:rsidRPr="00F34343" w:rsidR="006C6458" w:rsidP="006C6458" w:rsidRDefault="006C6458" w14:paraId="432CEE80"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0,90</w:t>
            </w:r>
          </w:p>
        </w:tc>
        <w:tc>
          <w:tcPr>
            <w:tcW w:w="2759" w:type="dxa"/>
            <w:noWrap/>
            <w:hideMark/>
          </w:tcPr>
          <w:p w:rsidRPr="00F34343" w:rsidR="006C6458" w:rsidP="006C6458" w:rsidRDefault="006C6458" w14:paraId="2DC68FB9"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4,00</w:t>
            </w:r>
          </w:p>
        </w:tc>
      </w:tr>
      <w:tr w:rsidRPr="006A2293" w:rsidR="006C6458" w:rsidTr="009F685E" w14:paraId="15B571D9" w14:textId="77777777">
        <w:trPr>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37ACF0D1" w14:textId="337147C0">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42</w:t>
            </w:r>
          </w:p>
        </w:tc>
        <w:tc>
          <w:tcPr>
            <w:tcW w:w="1611" w:type="dxa"/>
            <w:noWrap/>
            <w:hideMark/>
          </w:tcPr>
          <w:p w:rsidRPr="00F34343" w:rsidR="006C6458" w:rsidP="006C6458" w:rsidRDefault="006C6458" w14:paraId="009F5A58"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1,05</w:t>
            </w:r>
          </w:p>
        </w:tc>
        <w:tc>
          <w:tcPr>
            <w:tcW w:w="2759" w:type="dxa"/>
            <w:noWrap/>
            <w:hideMark/>
          </w:tcPr>
          <w:p w:rsidRPr="00F34343" w:rsidR="006C6458" w:rsidP="006C6458" w:rsidRDefault="006C6458" w14:paraId="7C59A254"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4,00</w:t>
            </w:r>
          </w:p>
        </w:tc>
      </w:tr>
      <w:tr w:rsidRPr="006A2293" w:rsidR="006C6458" w:rsidTr="009F685E" w14:paraId="6C29FA7E" w14:textId="77777777">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6CDD3E1D" w14:textId="2609CB17">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43</w:t>
            </w:r>
          </w:p>
        </w:tc>
        <w:tc>
          <w:tcPr>
            <w:tcW w:w="1611" w:type="dxa"/>
            <w:noWrap/>
            <w:hideMark/>
          </w:tcPr>
          <w:p w:rsidRPr="00F34343" w:rsidR="006C6458" w:rsidP="006C6458" w:rsidRDefault="006C6458" w14:paraId="7EA4C5C8"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1,20</w:t>
            </w:r>
          </w:p>
        </w:tc>
        <w:tc>
          <w:tcPr>
            <w:tcW w:w="2759" w:type="dxa"/>
            <w:noWrap/>
            <w:hideMark/>
          </w:tcPr>
          <w:p w:rsidRPr="00F34343" w:rsidR="006C6458" w:rsidP="006C6458" w:rsidRDefault="006C6458" w14:paraId="1244958D"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4,00</w:t>
            </w:r>
          </w:p>
        </w:tc>
      </w:tr>
      <w:tr w:rsidRPr="006A2293" w:rsidR="006C6458" w:rsidTr="009F685E" w14:paraId="2D13963C" w14:textId="77777777">
        <w:trPr>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217B9D6D" w14:textId="63EF2759">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44</w:t>
            </w:r>
          </w:p>
        </w:tc>
        <w:tc>
          <w:tcPr>
            <w:tcW w:w="1611" w:type="dxa"/>
            <w:noWrap/>
            <w:hideMark/>
          </w:tcPr>
          <w:p w:rsidRPr="00F34343" w:rsidR="006C6458" w:rsidP="006C6458" w:rsidRDefault="006C6458" w14:paraId="1E531692"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1,40</w:t>
            </w:r>
          </w:p>
        </w:tc>
        <w:tc>
          <w:tcPr>
            <w:tcW w:w="2759" w:type="dxa"/>
            <w:noWrap/>
            <w:hideMark/>
          </w:tcPr>
          <w:p w:rsidRPr="00F34343" w:rsidR="006C6458" w:rsidP="006C6458" w:rsidRDefault="006C6458" w14:paraId="7495ACD0"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4,00</w:t>
            </w:r>
          </w:p>
        </w:tc>
      </w:tr>
      <w:tr w:rsidRPr="006A2293" w:rsidR="006C6458" w:rsidTr="009F685E" w14:paraId="04A795A6" w14:textId="77777777">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63773A36" w14:textId="3FBC02C5">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Entre 45 y 50</w:t>
            </w:r>
          </w:p>
        </w:tc>
        <w:tc>
          <w:tcPr>
            <w:tcW w:w="1611" w:type="dxa"/>
            <w:noWrap/>
            <w:hideMark/>
          </w:tcPr>
          <w:p w:rsidRPr="00F34343" w:rsidR="006C6458" w:rsidP="006C6458" w:rsidRDefault="006C6458" w14:paraId="70010F38"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1,65</w:t>
            </w:r>
          </w:p>
        </w:tc>
        <w:tc>
          <w:tcPr>
            <w:tcW w:w="2759" w:type="dxa"/>
            <w:noWrap/>
            <w:hideMark/>
          </w:tcPr>
          <w:p w:rsidRPr="00F34343" w:rsidR="006C6458" w:rsidP="006C6458" w:rsidRDefault="006C6458" w14:paraId="73B1BCDE"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4,00</w:t>
            </w:r>
          </w:p>
        </w:tc>
      </w:tr>
      <w:tr w:rsidRPr="006A2293" w:rsidR="006C6458" w:rsidTr="009F685E" w14:paraId="7C2B6E7D" w14:textId="77777777">
        <w:trPr>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2C24C4AB" w14:textId="1A19F7CD">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Entre 51 y 60</w:t>
            </w:r>
          </w:p>
        </w:tc>
        <w:tc>
          <w:tcPr>
            <w:tcW w:w="1611" w:type="dxa"/>
            <w:noWrap/>
            <w:hideMark/>
          </w:tcPr>
          <w:p w:rsidRPr="00F34343" w:rsidR="006C6458" w:rsidP="006C6458" w:rsidRDefault="006C6458" w14:paraId="199992EA"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1,90</w:t>
            </w:r>
          </w:p>
        </w:tc>
        <w:tc>
          <w:tcPr>
            <w:tcW w:w="2759" w:type="dxa"/>
            <w:noWrap/>
            <w:hideMark/>
          </w:tcPr>
          <w:p w:rsidRPr="00F34343" w:rsidR="006C6458" w:rsidP="006C6458" w:rsidRDefault="006C6458" w14:paraId="33A5D6BA"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7,50</w:t>
            </w:r>
          </w:p>
        </w:tc>
      </w:tr>
      <w:tr w:rsidRPr="006A2293" w:rsidR="006C6458" w:rsidTr="009F685E" w14:paraId="4FFE5766" w14:textId="77777777">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293AB835" w14:textId="5F4941EE">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Entre 61 y 70</w:t>
            </w:r>
          </w:p>
        </w:tc>
        <w:tc>
          <w:tcPr>
            <w:tcW w:w="1611" w:type="dxa"/>
            <w:noWrap/>
            <w:hideMark/>
          </w:tcPr>
          <w:p w:rsidRPr="00F34343" w:rsidR="006C6458" w:rsidP="006C6458" w:rsidRDefault="006C6458" w14:paraId="4CB99A67"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2,20</w:t>
            </w:r>
          </w:p>
        </w:tc>
        <w:tc>
          <w:tcPr>
            <w:tcW w:w="2759" w:type="dxa"/>
            <w:noWrap/>
            <w:hideMark/>
          </w:tcPr>
          <w:p w:rsidRPr="00F34343" w:rsidR="006C6458" w:rsidP="006C6458" w:rsidRDefault="006C6458" w14:paraId="07653065"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7,50</w:t>
            </w:r>
          </w:p>
        </w:tc>
      </w:tr>
      <w:tr w:rsidRPr="006A2293" w:rsidR="006C6458" w:rsidTr="009F685E" w14:paraId="148B438C" w14:textId="77777777">
        <w:trPr>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6B6BD38C" w14:textId="15B442EC">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Entre 71 y 90</w:t>
            </w:r>
          </w:p>
        </w:tc>
        <w:tc>
          <w:tcPr>
            <w:tcW w:w="1611" w:type="dxa"/>
            <w:noWrap/>
            <w:hideMark/>
          </w:tcPr>
          <w:p w:rsidRPr="00F34343" w:rsidR="006C6458" w:rsidP="006C6458" w:rsidRDefault="006C6458" w14:paraId="229F867D"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2,50</w:t>
            </w:r>
          </w:p>
        </w:tc>
        <w:tc>
          <w:tcPr>
            <w:tcW w:w="2759" w:type="dxa"/>
            <w:noWrap/>
            <w:hideMark/>
          </w:tcPr>
          <w:p w:rsidRPr="00F34343" w:rsidR="006C6458" w:rsidP="006C6458" w:rsidRDefault="006C6458" w14:paraId="5CF74126"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7,50</w:t>
            </w:r>
          </w:p>
        </w:tc>
      </w:tr>
      <w:tr w:rsidRPr="006A2293" w:rsidR="006C6458" w:rsidTr="009F685E" w14:paraId="0DF8E5E1" w14:textId="77777777">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3DAB0530" w14:textId="7AFCAC2A">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Entre 91 y 100</w:t>
            </w:r>
          </w:p>
        </w:tc>
        <w:tc>
          <w:tcPr>
            <w:tcW w:w="1611" w:type="dxa"/>
            <w:noWrap/>
            <w:hideMark/>
          </w:tcPr>
          <w:p w:rsidRPr="00F34343" w:rsidR="006C6458" w:rsidP="006C6458" w:rsidRDefault="006C6458" w14:paraId="64F2C62C"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2,90</w:t>
            </w:r>
          </w:p>
        </w:tc>
        <w:tc>
          <w:tcPr>
            <w:tcW w:w="2759" w:type="dxa"/>
            <w:noWrap/>
            <w:hideMark/>
          </w:tcPr>
          <w:p w:rsidRPr="00F34343" w:rsidR="006C6458" w:rsidP="006C6458" w:rsidRDefault="006C6458" w14:paraId="50A9679E"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7,50</w:t>
            </w:r>
          </w:p>
        </w:tc>
      </w:tr>
      <w:tr w:rsidRPr="006A2293" w:rsidR="006C6458" w:rsidTr="009F685E" w14:paraId="0A7DCDB1" w14:textId="77777777">
        <w:trPr>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2097952C" w14:textId="3ED83DA6">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Entre 101 y 500</w:t>
            </w:r>
          </w:p>
        </w:tc>
        <w:tc>
          <w:tcPr>
            <w:tcW w:w="1611" w:type="dxa"/>
            <w:noWrap/>
            <w:hideMark/>
          </w:tcPr>
          <w:p w:rsidRPr="00F34343" w:rsidR="006C6458" w:rsidP="006C6458" w:rsidRDefault="006C6458" w14:paraId="724287CE"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3,40</w:t>
            </w:r>
          </w:p>
        </w:tc>
        <w:tc>
          <w:tcPr>
            <w:tcW w:w="2759" w:type="dxa"/>
            <w:noWrap/>
            <w:hideMark/>
          </w:tcPr>
          <w:p w:rsidRPr="00F34343" w:rsidR="006C6458" w:rsidP="006C6458" w:rsidRDefault="006C6458" w14:paraId="7D60ED55"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10,00</w:t>
            </w:r>
          </w:p>
        </w:tc>
      </w:tr>
      <w:tr w:rsidRPr="006A2293" w:rsidR="006C6458" w:rsidTr="009F685E" w14:paraId="34409FB8" w14:textId="77777777">
        <w:trPr>
          <w:cnfStyle w:val="000000100000" w:firstRow="0" w:lastRow="0" w:firstColumn="0" w:lastColumn="0" w:oddVBand="0" w:evenVBand="0" w:oddHBand="1" w:evenHBand="0" w:firstRowFirstColumn="0" w:firstRowLastColumn="0" w:lastRowFirstColumn="0" w:lastRowLastColumn="0"/>
          <w:trHeight w:val="294"/>
          <w:jc w:val="center"/>
        </w:trPr>
        <w:tc>
          <w:tcPr>
            <w:cnfStyle w:val="001000000000" w:firstRow="0" w:lastRow="0" w:firstColumn="1" w:lastColumn="0" w:oddVBand="0" w:evenVBand="0" w:oddHBand="0" w:evenHBand="0" w:firstRowFirstColumn="0" w:firstRowLastColumn="0" w:lastRowFirstColumn="0" w:lastRowLastColumn="0"/>
            <w:tcW w:w="2638" w:type="dxa"/>
            <w:noWrap/>
            <w:hideMark/>
          </w:tcPr>
          <w:p w:rsidRPr="00F34343" w:rsidR="006C6458" w:rsidP="006C6458" w:rsidRDefault="0084567C" w14:paraId="1748C3DD" w14:textId="0EB890B3">
            <w:pPr>
              <w:jc w:val="center"/>
              <w:rPr>
                <w:rFonts w:eastAsia="Times New Roman" w:cstheme="majorHAnsi"/>
                <w:color w:val="000000"/>
                <w:sz w:val="18"/>
                <w:szCs w:val="18"/>
                <w:lang w:eastAsia="es-CO"/>
              </w:rPr>
            </w:pPr>
            <w:r w:rsidRPr="00F34343">
              <w:rPr>
                <w:rFonts w:eastAsia="Times New Roman" w:cstheme="majorHAnsi"/>
                <w:color w:val="000000"/>
                <w:sz w:val="18"/>
                <w:szCs w:val="18"/>
                <w:lang w:eastAsia="es-CO"/>
              </w:rPr>
              <w:t>Mayor a 500</w:t>
            </w:r>
          </w:p>
        </w:tc>
        <w:tc>
          <w:tcPr>
            <w:tcW w:w="1611" w:type="dxa"/>
            <w:noWrap/>
            <w:hideMark/>
          </w:tcPr>
          <w:p w:rsidRPr="00F34343" w:rsidR="006C6458" w:rsidP="006C6458" w:rsidRDefault="006C6458" w14:paraId="5D8EB07A"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3,90</w:t>
            </w:r>
          </w:p>
        </w:tc>
        <w:tc>
          <w:tcPr>
            <w:tcW w:w="2759" w:type="dxa"/>
            <w:noWrap/>
            <w:hideMark/>
          </w:tcPr>
          <w:p w:rsidRPr="00F34343" w:rsidR="006C6458" w:rsidP="006C6458" w:rsidRDefault="006C6458" w14:paraId="46152531"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F34343">
              <w:rPr>
                <w:rFonts w:eastAsia="Times New Roman" w:cstheme="majorHAnsi"/>
                <w:color w:val="000000"/>
                <w:sz w:val="18"/>
                <w:szCs w:val="18"/>
                <w:lang w:eastAsia="es-CO"/>
              </w:rPr>
              <w:t>20,00</w:t>
            </w:r>
          </w:p>
        </w:tc>
      </w:tr>
    </w:tbl>
    <w:p w:rsidR="00C57F21" w:rsidP="009F0B12" w:rsidRDefault="0058590D" w14:paraId="2BD61FC0" w14:textId="15D5A728">
      <w:pPr>
        <w:jc w:val="center"/>
        <w:rPr>
          <w:rFonts w:cstheme="majorHAnsi"/>
          <w:i/>
          <w:iCs/>
          <w:color w:val="44546A" w:themeColor="text2"/>
          <w:sz w:val="20"/>
          <w:szCs w:val="20"/>
        </w:rPr>
      </w:pPr>
      <w:r w:rsidRPr="002945B0">
        <w:rPr>
          <w:rFonts w:cstheme="majorHAnsi"/>
          <w:i/>
          <w:iCs/>
          <w:color w:val="44546A" w:themeColor="text2"/>
          <w:sz w:val="20"/>
          <w:szCs w:val="20"/>
        </w:rPr>
        <w:t xml:space="preserve">Fuente: </w:t>
      </w:r>
      <w:r w:rsidRPr="002945B0" w:rsidR="00D51695">
        <w:rPr>
          <w:rFonts w:cstheme="majorHAnsi"/>
          <w:i/>
          <w:iCs/>
          <w:color w:val="44546A" w:themeColor="text2"/>
          <w:sz w:val="20"/>
          <w:szCs w:val="20"/>
        </w:rPr>
        <w:t xml:space="preserve">Administración Nacional de Acueductos y Alcantarillados. (1 de Julio de 2019). Pliego tarifario. Obtenido de Página web ANDA: </w:t>
      </w:r>
      <w:hyperlink w:history="1" r:id="rId23">
        <w:r w:rsidRPr="006A1377" w:rsidR="00607170">
          <w:rPr>
            <w:rStyle w:val="Hyperlink"/>
            <w:rFonts w:cstheme="majorHAnsi"/>
            <w:i/>
            <w:iCs/>
            <w:sz w:val="20"/>
            <w:szCs w:val="20"/>
          </w:rPr>
          <w:t>https://www.anda.gob.sv/pliego-tarifario/</w:t>
        </w:r>
      </w:hyperlink>
      <w:r w:rsidR="00607170">
        <w:rPr>
          <w:rFonts w:cstheme="majorHAnsi"/>
          <w:i/>
          <w:iCs/>
          <w:color w:val="44546A" w:themeColor="text2"/>
          <w:sz w:val="20"/>
          <w:szCs w:val="20"/>
        </w:rPr>
        <w:t xml:space="preserve"> </w:t>
      </w:r>
      <w:r w:rsidRPr="00607170" w:rsidR="00607170">
        <w:rPr>
          <w:rFonts w:cstheme="majorHAnsi"/>
          <w:i/>
          <w:iCs/>
          <w:color w:val="44546A" w:themeColor="text2"/>
          <w:sz w:val="20"/>
          <w:szCs w:val="20"/>
        </w:rPr>
        <w:t>*Tarifa mínima</w:t>
      </w:r>
      <w:r w:rsidR="009B5C2E">
        <w:rPr>
          <w:rFonts w:cstheme="majorHAnsi"/>
          <w:i/>
          <w:iCs/>
          <w:color w:val="44546A" w:themeColor="text2"/>
          <w:sz w:val="20"/>
          <w:szCs w:val="20"/>
        </w:rPr>
        <w:t>.</w:t>
      </w:r>
    </w:p>
    <w:p w:rsidR="009B5C2E" w:rsidP="009F0B12" w:rsidRDefault="009B5C2E" w14:paraId="407A68FF" w14:textId="0192BD16">
      <w:pPr>
        <w:jc w:val="center"/>
        <w:rPr>
          <w:rFonts w:cstheme="majorHAnsi"/>
          <w:i/>
          <w:iCs/>
          <w:color w:val="44546A" w:themeColor="text2"/>
          <w:sz w:val="20"/>
          <w:szCs w:val="20"/>
        </w:rPr>
      </w:pPr>
    </w:p>
    <w:p w:rsidR="00C74D45" w:rsidP="009F0B12" w:rsidRDefault="00C74D45" w14:paraId="50346B9E" w14:textId="77777777">
      <w:pPr>
        <w:jc w:val="center"/>
        <w:rPr>
          <w:rFonts w:cstheme="majorHAnsi"/>
          <w:i/>
          <w:iCs/>
          <w:color w:val="44546A" w:themeColor="text2"/>
          <w:sz w:val="20"/>
          <w:szCs w:val="20"/>
        </w:rPr>
      </w:pPr>
    </w:p>
    <w:p w:rsidR="009B5C2E" w:rsidP="009F0B12" w:rsidRDefault="009B5C2E" w14:paraId="756CA65E" w14:textId="77777777">
      <w:pPr>
        <w:jc w:val="center"/>
        <w:rPr>
          <w:rFonts w:cstheme="majorHAnsi"/>
          <w:i/>
          <w:iCs/>
          <w:color w:val="44546A" w:themeColor="text2"/>
          <w:sz w:val="20"/>
          <w:szCs w:val="20"/>
        </w:rPr>
      </w:pPr>
    </w:p>
    <w:p w:rsidRPr="006A2293" w:rsidR="00932CB1" w:rsidP="00932CB1" w:rsidRDefault="00932CB1" w14:paraId="7FAB9291" w14:textId="7EB114C7">
      <w:pPr>
        <w:pStyle w:val="Caption"/>
        <w:rPr>
          <w:rFonts w:cstheme="majorHAnsi"/>
          <w:sz w:val="22"/>
          <w:szCs w:val="22"/>
        </w:rPr>
      </w:pPr>
      <w:bookmarkStart w:name="_Ref87563185" w:id="38"/>
      <w:bookmarkStart w:name="_Toc104306510" w:id="39"/>
      <w:r w:rsidRPr="00DB53C0">
        <w:rPr>
          <w:rFonts w:cstheme="majorHAnsi"/>
          <w:sz w:val="22"/>
          <w:szCs w:val="22"/>
        </w:rPr>
        <w:t xml:space="preserve">Tabla </w:t>
      </w:r>
      <w:r w:rsidRPr="006A2293">
        <w:rPr>
          <w:rFonts w:cstheme="majorHAnsi"/>
          <w:sz w:val="22"/>
          <w:szCs w:val="22"/>
        </w:rPr>
        <w:fldChar w:fldCharType="begin"/>
      </w:r>
      <w:r w:rsidRPr="006A2293">
        <w:rPr>
          <w:rFonts w:cstheme="majorHAnsi"/>
          <w:sz w:val="22"/>
          <w:szCs w:val="22"/>
        </w:rPr>
        <w:instrText xml:space="preserve"> SEQ Tabla \* ARABIC </w:instrText>
      </w:r>
      <w:r w:rsidRPr="006A2293">
        <w:rPr>
          <w:rFonts w:cstheme="majorHAnsi"/>
          <w:sz w:val="22"/>
          <w:szCs w:val="22"/>
        </w:rPr>
        <w:fldChar w:fldCharType="separate"/>
      </w:r>
      <w:r w:rsidR="008F06E6">
        <w:rPr>
          <w:rFonts w:cstheme="majorHAnsi"/>
          <w:noProof/>
          <w:sz w:val="22"/>
          <w:szCs w:val="22"/>
        </w:rPr>
        <w:t>12</w:t>
      </w:r>
      <w:r w:rsidRPr="006A2293">
        <w:rPr>
          <w:rFonts w:cstheme="majorHAnsi"/>
          <w:sz w:val="22"/>
          <w:szCs w:val="22"/>
        </w:rPr>
        <w:fldChar w:fldCharType="end"/>
      </w:r>
      <w:bookmarkEnd w:id="38"/>
      <w:r w:rsidRPr="006A2293">
        <w:rPr>
          <w:rFonts w:cstheme="majorHAnsi"/>
          <w:sz w:val="22"/>
          <w:szCs w:val="22"/>
        </w:rPr>
        <w:t xml:space="preserve"> Tarifa no residencial ANDA</w:t>
      </w:r>
      <w:r w:rsidR="004B7FF7">
        <w:rPr>
          <w:rFonts w:cstheme="majorHAnsi"/>
          <w:sz w:val="22"/>
          <w:szCs w:val="22"/>
        </w:rPr>
        <w:t xml:space="preserve"> vigentes a </w:t>
      </w:r>
      <w:r w:rsidR="006B411F">
        <w:rPr>
          <w:rFonts w:cstheme="majorHAnsi"/>
          <w:sz w:val="22"/>
          <w:szCs w:val="22"/>
        </w:rPr>
        <w:t>febrero</w:t>
      </w:r>
      <w:r w:rsidR="004B7FF7">
        <w:rPr>
          <w:rFonts w:cstheme="majorHAnsi"/>
          <w:sz w:val="22"/>
          <w:szCs w:val="22"/>
        </w:rPr>
        <w:t xml:space="preserve"> 202</w:t>
      </w:r>
      <w:r w:rsidR="006B411F">
        <w:rPr>
          <w:rFonts w:cstheme="majorHAnsi"/>
          <w:sz w:val="22"/>
          <w:szCs w:val="22"/>
        </w:rPr>
        <w:t>2</w:t>
      </w:r>
      <w:bookmarkEnd w:id="39"/>
    </w:p>
    <w:tbl>
      <w:tblPr>
        <w:tblStyle w:val="GridTable6Colorful-Accent1"/>
        <w:tblW w:w="6960" w:type="dxa"/>
        <w:jc w:val="center"/>
        <w:tblLook w:val="04A0" w:firstRow="1" w:lastRow="0" w:firstColumn="1" w:lastColumn="0" w:noHBand="0" w:noVBand="1"/>
      </w:tblPr>
      <w:tblGrid>
        <w:gridCol w:w="2620"/>
        <w:gridCol w:w="1600"/>
        <w:gridCol w:w="2740"/>
      </w:tblGrid>
      <w:tr w:rsidRPr="006A2293" w:rsidR="00932CB1" w:rsidTr="0084567C" w14:paraId="329A34E9" w14:textId="77777777">
        <w:trPr>
          <w:cnfStyle w:val="100000000000" w:firstRow="1" w:lastRow="0" w:firstColumn="0" w:lastColumn="0" w:oddVBand="0" w:evenVBand="0" w:oddHBand="0"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620" w:type="dxa"/>
            <w:hideMark/>
          </w:tcPr>
          <w:p w:rsidRPr="0084567C" w:rsidR="00932CB1" w:rsidP="00932CB1" w:rsidRDefault="00932CB1" w14:paraId="78D19670" w14:textId="77777777">
            <w:pPr>
              <w:jc w:val="center"/>
              <w:rPr>
                <w:rFonts w:eastAsia="Times New Roman" w:cstheme="majorHAnsi"/>
                <w:color w:val="000000"/>
                <w:sz w:val="18"/>
                <w:szCs w:val="18"/>
                <w:lang w:eastAsia="es-CO"/>
              </w:rPr>
            </w:pPr>
            <w:r w:rsidRPr="0084567C">
              <w:rPr>
                <w:rFonts w:eastAsia="Times New Roman" w:cstheme="majorHAnsi"/>
                <w:color w:val="000000"/>
                <w:sz w:val="18"/>
                <w:szCs w:val="18"/>
                <w:lang w:eastAsia="es-CO"/>
              </w:rPr>
              <w:t>RANGO DE CONSUMO (M3)</w:t>
            </w:r>
          </w:p>
        </w:tc>
        <w:tc>
          <w:tcPr>
            <w:tcW w:w="1600" w:type="dxa"/>
            <w:hideMark/>
          </w:tcPr>
          <w:p w:rsidRPr="0084567C" w:rsidR="00932CB1" w:rsidP="00932CB1" w:rsidRDefault="00932CB1" w14:paraId="1B855128"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TARIFA DE AGUA (USD/M3)</w:t>
            </w:r>
          </w:p>
        </w:tc>
        <w:tc>
          <w:tcPr>
            <w:tcW w:w="2740" w:type="dxa"/>
            <w:hideMark/>
          </w:tcPr>
          <w:p w:rsidRPr="0084567C" w:rsidR="00932CB1" w:rsidP="00932CB1" w:rsidRDefault="00932CB1" w14:paraId="648738C8" w14:textId="4FA39B8C">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TARIFA DE ALCANTARILLADO (USD/</w:t>
            </w:r>
            <w:r w:rsidR="0054529B">
              <w:rPr>
                <w:rFonts w:eastAsia="Times New Roman" w:cstheme="majorHAnsi"/>
                <w:color w:val="000000"/>
                <w:sz w:val="18"/>
                <w:szCs w:val="18"/>
                <w:lang w:eastAsia="es-CO"/>
              </w:rPr>
              <w:t>Mes</w:t>
            </w:r>
            <w:r w:rsidRPr="0084567C">
              <w:rPr>
                <w:rFonts w:eastAsia="Times New Roman" w:cstheme="majorHAnsi"/>
                <w:color w:val="000000"/>
                <w:sz w:val="18"/>
                <w:szCs w:val="18"/>
                <w:lang w:eastAsia="es-CO"/>
              </w:rPr>
              <w:t>)</w:t>
            </w:r>
          </w:p>
        </w:tc>
      </w:tr>
      <w:tr w:rsidRPr="006A2293" w:rsidR="00932CB1" w:rsidTr="0084567C" w14:paraId="07FF09C0"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20" w:type="dxa"/>
            <w:noWrap/>
            <w:hideMark/>
          </w:tcPr>
          <w:p w:rsidRPr="0084567C" w:rsidR="00932CB1" w:rsidP="00932CB1" w:rsidRDefault="0084567C" w14:paraId="60ECA9D5" w14:textId="4B711C54">
            <w:pPr>
              <w:jc w:val="center"/>
              <w:rPr>
                <w:rFonts w:eastAsia="Times New Roman" w:cstheme="majorHAnsi"/>
                <w:color w:val="000000"/>
                <w:sz w:val="18"/>
                <w:szCs w:val="18"/>
                <w:lang w:eastAsia="es-CO"/>
              </w:rPr>
            </w:pPr>
            <w:r w:rsidRPr="0084567C">
              <w:rPr>
                <w:rFonts w:eastAsia="Times New Roman" w:cstheme="majorHAnsi"/>
                <w:color w:val="000000"/>
                <w:sz w:val="18"/>
                <w:szCs w:val="18"/>
                <w:lang w:eastAsia="es-CO"/>
              </w:rPr>
              <w:lastRenderedPageBreak/>
              <w:t>Entre 0 y 5*</w:t>
            </w:r>
          </w:p>
        </w:tc>
        <w:tc>
          <w:tcPr>
            <w:tcW w:w="1600" w:type="dxa"/>
            <w:noWrap/>
            <w:hideMark/>
          </w:tcPr>
          <w:p w:rsidRPr="0084567C" w:rsidR="00932CB1" w:rsidP="00932CB1" w:rsidRDefault="00932CB1" w14:paraId="723C2C63"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3,76</w:t>
            </w:r>
          </w:p>
        </w:tc>
        <w:tc>
          <w:tcPr>
            <w:tcW w:w="2740" w:type="dxa"/>
            <w:noWrap/>
            <w:hideMark/>
          </w:tcPr>
          <w:p w:rsidRPr="0084567C" w:rsidR="00932CB1" w:rsidP="00932CB1" w:rsidRDefault="00932CB1" w14:paraId="097FD445"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0,10</w:t>
            </w:r>
          </w:p>
        </w:tc>
      </w:tr>
      <w:tr w:rsidRPr="006A2293" w:rsidR="00932CB1" w:rsidTr="0084567C" w14:paraId="3D134390"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620" w:type="dxa"/>
            <w:noWrap/>
            <w:hideMark/>
          </w:tcPr>
          <w:p w:rsidRPr="0084567C" w:rsidR="00932CB1" w:rsidP="00932CB1" w:rsidRDefault="0084567C" w14:paraId="5E25C471" w14:textId="5C815493">
            <w:pPr>
              <w:jc w:val="center"/>
              <w:rPr>
                <w:rFonts w:eastAsia="Times New Roman" w:cstheme="majorHAnsi"/>
                <w:color w:val="000000"/>
                <w:sz w:val="18"/>
                <w:szCs w:val="18"/>
                <w:lang w:eastAsia="es-CO"/>
              </w:rPr>
            </w:pPr>
            <w:r w:rsidRPr="0084567C">
              <w:rPr>
                <w:rFonts w:eastAsia="Times New Roman" w:cstheme="majorHAnsi"/>
                <w:color w:val="000000"/>
                <w:sz w:val="18"/>
                <w:szCs w:val="18"/>
                <w:lang w:eastAsia="es-CO"/>
              </w:rPr>
              <w:t>Entre 6 y 20</w:t>
            </w:r>
          </w:p>
        </w:tc>
        <w:tc>
          <w:tcPr>
            <w:tcW w:w="1600" w:type="dxa"/>
            <w:noWrap/>
            <w:hideMark/>
          </w:tcPr>
          <w:p w:rsidRPr="0084567C" w:rsidR="00932CB1" w:rsidP="00932CB1" w:rsidRDefault="00932CB1" w14:paraId="69EE1E02"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0,90</w:t>
            </w:r>
          </w:p>
        </w:tc>
        <w:tc>
          <w:tcPr>
            <w:tcW w:w="2740" w:type="dxa"/>
            <w:noWrap/>
            <w:hideMark/>
          </w:tcPr>
          <w:p w:rsidRPr="0084567C" w:rsidR="00932CB1" w:rsidP="00932CB1" w:rsidRDefault="00932CB1" w14:paraId="6F020F56"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5,00</w:t>
            </w:r>
          </w:p>
        </w:tc>
      </w:tr>
      <w:tr w:rsidRPr="006A2293" w:rsidR="00932CB1" w:rsidTr="0084567C" w14:paraId="791E0EFB"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20" w:type="dxa"/>
            <w:noWrap/>
            <w:hideMark/>
          </w:tcPr>
          <w:p w:rsidRPr="0084567C" w:rsidR="00932CB1" w:rsidP="00932CB1" w:rsidRDefault="0084567C" w14:paraId="2713C5C1" w14:textId="6C15D46F">
            <w:pPr>
              <w:jc w:val="center"/>
              <w:rPr>
                <w:rFonts w:eastAsia="Times New Roman" w:cstheme="majorHAnsi"/>
                <w:color w:val="000000"/>
                <w:sz w:val="18"/>
                <w:szCs w:val="18"/>
                <w:lang w:eastAsia="es-CO"/>
              </w:rPr>
            </w:pPr>
            <w:r w:rsidRPr="0084567C">
              <w:rPr>
                <w:rFonts w:eastAsia="Times New Roman" w:cstheme="majorHAnsi"/>
                <w:color w:val="000000"/>
                <w:sz w:val="18"/>
                <w:szCs w:val="18"/>
                <w:lang w:eastAsia="es-CO"/>
              </w:rPr>
              <w:t>Entre 21 y 30</w:t>
            </w:r>
          </w:p>
        </w:tc>
        <w:tc>
          <w:tcPr>
            <w:tcW w:w="1600" w:type="dxa"/>
            <w:noWrap/>
            <w:hideMark/>
          </w:tcPr>
          <w:p w:rsidRPr="0084567C" w:rsidR="00932CB1" w:rsidP="00932CB1" w:rsidRDefault="00932CB1" w14:paraId="3C9639CE"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1,20</w:t>
            </w:r>
          </w:p>
        </w:tc>
        <w:tc>
          <w:tcPr>
            <w:tcW w:w="2740" w:type="dxa"/>
            <w:noWrap/>
            <w:hideMark/>
          </w:tcPr>
          <w:p w:rsidRPr="0084567C" w:rsidR="00932CB1" w:rsidP="00932CB1" w:rsidRDefault="00932CB1" w14:paraId="6A34729E"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5,00</w:t>
            </w:r>
          </w:p>
        </w:tc>
      </w:tr>
      <w:tr w:rsidRPr="006A2293" w:rsidR="00932CB1" w:rsidTr="0084567C" w14:paraId="41AA33E1"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620" w:type="dxa"/>
            <w:noWrap/>
            <w:hideMark/>
          </w:tcPr>
          <w:p w:rsidRPr="0084567C" w:rsidR="00932CB1" w:rsidP="00932CB1" w:rsidRDefault="0084567C" w14:paraId="1131AF7E" w14:textId="019E1A89">
            <w:pPr>
              <w:jc w:val="center"/>
              <w:rPr>
                <w:rFonts w:eastAsia="Times New Roman" w:cstheme="majorHAnsi"/>
                <w:color w:val="000000"/>
                <w:sz w:val="18"/>
                <w:szCs w:val="18"/>
                <w:lang w:eastAsia="es-CO"/>
              </w:rPr>
            </w:pPr>
            <w:r w:rsidRPr="0084567C">
              <w:rPr>
                <w:rFonts w:eastAsia="Times New Roman" w:cstheme="majorHAnsi"/>
                <w:color w:val="000000"/>
                <w:sz w:val="18"/>
                <w:szCs w:val="18"/>
                <w:lang w:eastAsia="es-CO"/>
              </w:rPr>
              <w:t>Entre 31 y 50</w:t>
            </w:r>
          </w:p>
        </w:tc>
        <w:tc>
          <w:tcPr>
            <w:tcW w:w="1600" w:type="dxa"/>
            <w:noWrap/>
            <w:hideMark/>
          </w:tcPr>
          <w:p w:rsidRPr="0084567C" w:rsidR="00932CB1" w:rsidP="00932CB1" w:rsidRDefault="00932CB1" w14:paraId="3A263570"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1,50</w:t>
            </w:r>
          </w:p>
        </w:tc>
        <w:tc>
          <w:tcPr>
            <w:tcW w:w="2740" w:type="dxa"/>
            <w:noWrap/>
            <w:hideMark/>
          </w:tcPr>
          <w:p w:rsidRPr="0084567C" w:rsidR="00932CB1" w:rsidP="00932CB1" w:rsidRDefault="00932CB1" w14:paraId="66DCDA29"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7,50</w:t>
            </w:r>
          </w:p>
        </w:tc>
      </w:tr>
      <w:tr w:rsidRPr="006A2293" w:rsidR="00932CB1" w:rsidTr="0084567C" w14:paraId="61C511AE"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20" w:type="dxa"/>
            <w:noWrap/>
            <w:hideMark/>
          </w:tcPr>
          <w:p w:rsidRPr="0084567C" w:rsidR="00932CB1" w:rsidP="00932CB1" w:rsidRDefault="0084567C" w14:paraId="3995288A" w14:textId="48FCFE89">
            <w:pPr>
              <w:jc w:val="center"/>
              <w:rPr>
                <w:rFonts w:eastAsia="Times New Roman" w:cstheme="majorHAnsi"/>
                <w:color w:val="000000"/>
                <w:sz w:val="18"/>
                <w:szCs w:val="18"/>
                <w:lang w:eastAsia="es-CO"/>
              </w:rPr>
            </w:pPr>
            <w:r w:rsidRPr="0084567C">
              <w:rPr>
                <w:rFonts w:eastAsia="Times New Roman" w:cstheme="majorHAnsi"/>
                <w:color w:val="000000"/>
                <w:sz w:val="18"/>
                <w:szCs w:val="18"/>
                <w:lang w:eastAsia="es-CO"/>
              </w:rPr>
              <w:t>Entre 51 y 60</w:t>
            </w:r>
          </w:p>
        </w:tc>
        <w:tc>
          <w:tcPr>
            <w:tcW w:w="1600" w:type="dxa"/>
            <w:noWrap/>
            <w:hideMark/>
          </w:tcPr>
          <w:p w:rsidRPr="0084567C" w:rsidR="00932CB1" w:rsidP="00932CB1" w:rsidRDefault="00932CB1" w14:paraId="2A40FBE5"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1,88</w:t>
            </w:r>
          </w:p>
        </w:tc>
        <w:tc>
          <w:tcPr>
            <w:tcW w:w="2740" w:type="dxa"/>
            <w:noWrap/>
            <w:hideMark/>
          </w:tcPr>
          <w:p w:rsidRPr="0084567C" w:rsidR="00932CB1" w:rsidP="00932CB1" w:rsidRDefault="00932CB1" w14:paraId="1A0C37CA"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7,50</w:t>
            </w:r>
          </w:p>
        </w:tc>
      </w:tr>
      <w:tr w:rsidRPr="006A2293" w:rsidR="00932CB1" w:rsidTr="0084567C" w14:paraId="07CBBE2C"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620" w:type="dxa"/>
            <w:noWrap/>
            <w:hideMark/>
          </w:tcPr>
          <w:p w:rsidRPr="0084567C" w:rsidR="00932CB1" w:rsidP="00932CB1" w:rsidRDefault="0084567C" w14:paraId="60441D1F" w14:textId="0170DD48">
            <w:pPr>
              <w:jc w:val="center"/>
              <w:rPr>
                <w:rFonts w:eastAsia="Times New Roman" w:cstheme="majorHAnsi"/>
                <w:color w:val="000000"/>
                <w:sz w:val="18"/>
                <w:szCs w:val="18"/>
                <w:lang w:eastAsia="es-CO"/>
              </w:rPr>
            </w:pPr>
            <w:r w:rsidRPr="0084567C">
              <w:rPr>
                <w:rFonts w:eastAsia="Times New Roman" w:cstheme="majorHAnsi"/>
                <w:color w:val="000000"/>
                <w:sz w:val="18"/>
                <w:szCs w:val="18"/>
                <w:lang w:eastAsia="es-CO"/>
              </w:rPr>
              <w:t>Entre 61 y 90</w:t>
            </w:r>
          </w:p>
        </w:tc>
        <w:tc>
          <w:tcPr>
            <w:tcW w:w="1600" w:type="dxa"/>
            <w:noWrap/>
            <w:hideMark/>
          </w:tcPr>
          <w:p w:rsidRPr="0084567C" w:rsidR="00932CB1" w:rsidP="00932CB1" w:rsidRDefault="00932CB1" w14:paraId="301E1118"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2,34</w:t>
            </w:r>
          </w:p>
        </w:tc>
        <w:tc>
          <w:tcPr>
            <w:tcW w:w="2740" w:type="dxa"/>
            <w:noWrap/>
            <w:hideMark/>
          </w:tcPr>
          <w:p w:rsidRPr="0084567C" w:rsidR="00932CB1" w:rsidP="00932CB1" w:rsidRDefault="00932CB1" w14:paraId="0C828F9A"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7,50</w:t>
            </w:r>
          </w:p>
        </w:tc>
      </w:tr>
      <w:tr w:rsidRPr="006A2293" w:rsidR="00932CB1" w:rsidTr="0084567C" w14:paraId="64930551"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20" w:type="dxa"/>
            <w:noWrap/>
            <w:hideMark/>
          </w:tcPr>
          <w:p w:rsidRPr="0084567C" w:rsidR="00932CB1" w:rsidP="00932CB1" w:rsidRDefault="0084567C" w14:paraId="2E4B4C71" w14:textId="47F37BA9">
            <w:pPr>
              <w:jc w:val="center"/>
              <w:rPr>
                <w:rFonts w:eastAsia="Times New Roman" w:cstheme="majorHAnsi"/>
                <w:color w:val="000000"/>
                <w:sz w:val="18"/>
                <w:szCs w:val="18"/>
                <w:lang w:eastAsia="es-CO"/>
              </w:rPr>
            </w:pPr>
            <w:r w:rsidRPr="0084567C">
              <w:rPr>
                <w:rFonts w:eastAsia="Times New Roman" w:cstheme="majorHAnsi"/>
                <w:color w:val="000000"/>
                <w:sz w:val="18"/>
                <w:szCs w:val="18"/>
                <w:lang w:eastAsia="es-CO"/>
              </w:rPr>
              <w:t>Entre 91 y 100</w:t>
            </w:r>
          </w:p>
        </w:tc>
        <w:tc>
          <w:tcPr>
            <w:tcW w:w="1600" w:type="dxa"/>
            <w:noWrap/>
            <w:hideMark/>
          </w:tcPr>
          <w:p w:rsidRPr="0084567C" w:rsidR="00932CB1" w:rsidP="00932CB1" w:rsidRDefault="00932CB1" w14:paraId="19C05635"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2,93</w:t>
            </w:r>
          </w:p>
        </w:tc>
        <w:tc>
          <w:tcPr>
            <w:tcW w:w="2740" w:type="dxa"/>
            <w:noWrap/>
            <w:hideMark/>
          </w:tcPr>
          <w:p w:rsidRPr="0084567C" w:rsidR="00932CB1" w:rsidP="00932CB1" w:rsidRDefault="00932CB1" w14:paraId="02B7E9DA"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7,50</w:t>
            </w:r>
          </w:p>
        </w:tc>
      </w:tr>
      <w:tr w:rsidRPr="006A2293" w:rsidR="00932CB1" w:rsidTr="0084567C" w14:paraId="1E9DC06A"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2620" w:type="dxa"/>
            <w:noWrap/>
            <w:hideMark/>
          </w:tcPr>
          <w:p w:rsidRPr="0084567C" w:rsidR="00932CB1" w:rsidP="00932CB1" w:rsidRDefault="0084567C" w14:paraId="773FEC4F" w14:textId="2920CA03">
            <w:pPr>
              <w:jc w:val="center"/>
              <w:rPr>
                <w:rFonts w:eastAsia="Times New Roman" w:cstheme="majorHAnsi"/>
                <w:color w:val="000000"/>
                <w:sz w:val="18"/>
                <w:szCs w:val="18"/>
                <w:lang w:eastAsia="es-CO"/>
              </w:rPr>
            </w:pPr>
            <w:r w:rsidRPr="0084567C">
              <w:rPr>
                <w:rFonts w:eastAsia="Times New Roman" w:cstheme="majorHAnsi"/>
                <w:color w:val="000000"/>
                <w:sz w:val="18"/>
                <w:szCs w:val="18"/>
                <w:lang w:eastAsia="es-CO"/>
              </w:rPr>
              <w:t>Entre 101 y 500</w:t>
            </w:r>
          </w:p>
        </w:tc>
        <w:tc>
          <w:tcPr>
            <w:tcW w:w="1600" w:type="dxa"/>
            <w:noWrap/>
            <w:hideMark/>
          </w:tcPr>
          <w:p w:rsidRPr="0084567C" w:rsidR="00932CB1" w:rsidP="00932CB1" w:rsidRDefault="00932CB1" w14:paraId="6A599B84"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3,66</w:t>
            </w:r>
          </w:p>
        </w:tc>
        <w:tc>
          <w:tcPr>
            <w:tcW w:w="2740" w:type="dxa"/>
            <w:noWrap/>
            <w:hideMark/>
          </w:tcPr>
          <w:p w:rsidRPr="0084567C" w:rsidR="00932CB1" w:rsidP="00932CB1" w:rsidRDefault="00932CB1" w14:paraId="0AB00ADF"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10,00</w:t>
            </w:r>
          </w:p>
        </w:tc>
      </w:tr>
      <w:tr w:rsidRPr="006A2293" w:rsidR="00932CB1" w:rsidTr="0084567C" w14:paraId="170FE875"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20" w:type="dxa"/>
            <w:noWrap/>
            <w:hideMark/>
          </w:tcPr>
          <w:p w:rsidRPr="0084567C" w:rsidR="00932CB1" w:rsidP="00932CB1" w:rsidRDefault="0084567C" w14:paraId="24EB6D37" w14:textId="1B39B426">
            <w:pPr>
              <w:jc w:val="center"/>
              <w:rPr>
                <w:rFonts w:eastAsia="Times New Roman" w:cstheme="majorHAnsi"/>
                <w:color w:val="000000"/>
                <w:sz w:val="18"/>
                <w:szCs w:val="18"/>
                <w:lang w:eastAsia="es-CO"/>
              </w:rPr>
            </w:pPr>
            <w:r w:rsidRPr="0084567C">
              <w:rPr>
                <w:rFonts w:eastAsia="Times New Roman" w:cstheme="majorHAnsi"/>
                <w:color w:val="000000"/>
                <w:sz w:val="18"/>
                <w:szCs w:val="18"/>
                <w:lang w:eastAsia="es-CO"/>
              </w:rPr>
              <w:t>Mayor a 500</w:t>
            </w:r>
          </w:p>
        </w:tc>
        <w:tc>
          <w:tcPr>
            <w:tcW w:w="1600" w:type="dxa"/>
            <w:noWrap/>
            <w:hideMark/>
          </w:tcPr>
          <w:p w:rsidRPr="0084567C" w:rsidR="00932CB1" w:rsidP="00932CB1" w:rsidRDefault="00932CB1" w14:paraId="76C98E20"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4,58</w:t>
            </w:r>
          </w:p>
        </w:tc>
        <w:tc>
          <w:tcPr>
            <w:tcW w:w="2740" w:type="dxa"/>
            <w:noWrap/>
            <w:hideMark/>
          </w:tcPr>
          <w:p w:rsidRPr="0084567C" w:rsidR="00932CB1" w:rsidP="00932CB1" w:rsidRDefault="00932CB1" w14:paraId="2D5E55D7"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84567C">
              <w:rPr>
                <w:rFonts w:eastAsia="Times New Roman" w:cstheme="majorHAnsi"/>
                <w:color w:val="000000"/>
                <w:sz w:val="18"/>
                <w:szCs w:val="18"/>
                <w:lang w:eastAsia="es-CO"/>
              </w:rPr>
              <w:t>20,00</w:t>
            </w:r>
          </w:p>
        </w:tc>
      </w:tr>
    </w:tbl>
    <w:p w:rsidR="00932CB1" w:rsidP="00932CB1" w:rsidRDefault="00932CB1" w14:paraId="46633C9C" w14:textId="4EA40EAB">
      <w:pPr>
        <w:jc w:val="center"/>
        <w:rPr>
          <w:rFonts w:cstheme="majorHAnsi"/>
          <w:i/>
          <w:iCs/>
          <w:color w:val="44546A" w:themeColor="text2"/>
          <w:sz w:val="20"/>
          <w:szCs w:val="20"/>
        </w:rPr>
      </w:pPr>
      <w:r w:rsidRPr="0084567C">
        <w:rPr>
          <w:rFonts w:cstheme="majorHAnsi"/>
          <w:i/>
          <w:iCs/>
          <w:color w:val="44546A" w:themeColor="text2"/>
          <w:sz w:val="20"/>
          <w:szCs w:val="20"/>
        </w:rPr>
        <w:t xml:space="preserve">Fuente: Administración Nacional de Acueductos y Alcantarillados. (1 de Julio de 2019). Pliego tarifario. Obtenido de Página web ANDA: </w:t>
      </w:r>
      <w:hyperlink w:history="1" r:id="rId24">
        <w:r w:rsidRPr="006A1377" w:rsidR="009B5C2E">
          <w:rPr>
            <w:rStyle w:val="Hyperlink"/>
            <w:rFonts w:cstheme="majorHAnsi"/>
            <w:i/>
            <w:iCs/>
            <w:sz w:val="20"/>
            <w:szCs w:val="20"/>
          </w:rPr>
          <w:t>https://www.anda.gob.sv/pliego-tarifario/</w:t>
        </w:r>
      </w:hyperlink>
      <w:r w:rsidR="009B5C2E">
        <w:rPr>
          <w:rFonts w:cstheme="majorHAnsi"/>
          <w:i/>
          <w:iCs/>
          <w:color w:val="44546A" w:themeColor="text2"/>
          <w:sz w:val="20"/>
          <w:szCs w:val="20"/>
        </w:rPr>
        <w:t xml:space="preserve"> </w:t>
      </w:r>
      <w:r w:rsidRPr="009B5C2E" w:rsidR="009B5C2E">
        <w:rPr>
          <w:rFonts w:cstheme="majorHAnsi"/>
          <w:i/>
          <w:iCs/>
          <w:color w:val="44546A" w:themeColor="text2"/>
          <w:sz w:val="20"/>
          <w:szCs w:val="20"/>
        </w:rPr>
        <w:t>*Tarifa mínima en USD/mes</w:t>
      </w:r>
      <w:r w:rsidR="009B5C2E">
        <w:rPr>
          <w:rFonts w:cstheme="majorHAnsi"/>
          <w:i/>
          <w:iCs/>
          <w:color w:val="44546A" w:themeColor="text2"/>
          <w:sz w:val="20"/>
          <w:szCs w:val="20"/>
        </w:rPr>
        <w:t>.</w:t>
      </w:r>
    </w:p>
    <w:p w:rsidR="00D32701" w:rsidP="00AC22FF" w:rsidRDefault="00DF3599" w14:paraId="6D5B7DCD" w14:textId="1339BEAB">
      <w:pPr>
        <w:rPr>
          <w:rFonts w:eastAsia="Times New Roman" w:cstheme="majorHAnsi"/>
          <w:color w:val="000000"/>
          <w:lang w:eastAsia="es-CO"/>
        </w:rPr>
      </w:pPr>
      <w:r>
        <w:rPr>
          <w:rFonts w:eastAsia="Times New Roman" w:cstheme="majorHAnsi"/>
          <w:color w:val="000000"/>
          <w:lang w:eastAsia="es-CO"/>
        </w:rPr>
        <w:t xml:space="preserve">ANDA no cuenta con un subsidio integrado en su esquema tarifario, sin embargo al contar con tarifas inferiores a los costos de operación y producción se asume que los usuarios cuentan con un subsidio </w:t>
      </w:r>
      <w:r w:rsidR="00CD2122">
        <w:rPr>
          <w:rFonts w:eastAsia="Times New Roman" w:cstheme="majorHAnsi"/>
          <w:color w:val="000000"/>
          <w:lang w:eastAsia="es-CO"/>
        </w:rPr>
        <w:t>implícito</w:t>
      </w:r>
      <w:r>
        <w:rPr>
          <w:rFonts w:eastAsia="Times New Roman" w:cstheme="majorHAnsi"/>
          <w:color w:val="000000"/>
          <w:lang w:eastAsia="es-CO"/>
        </w:rPr>
        <w:t xml:space="preserve"> al no transferírseles estos costos.</w:t>
      </w:r>
      <w:r w:rsidR="00744F2D">
        <w:rPr>
          <w:rFonts w:eastAsia="Times New Roman" w:cstheme="majorHAnsi"/>
          <w:color w:val="000000"/>
          <w:lang w:eastAsia="es-CO"/>
        </w:rPr>
        <w:t xml:space="preserve"> Sin embargo, </w:t>
      </w:r>
      <w:r w:rsidR="00E24D70">
        <w:rPr>
          <w:rFonts w:eastAsia="Times New Roman" w:cstheme="majorHAnsi"/>
          <w:color w:val="000000"/>
          <w:lang w:eastAsia="es-CO"/>
        </w:rPr>
        <w:t xml:space="preserve">para el año 2017 este </w:t>
      </w:r>
      <w:r w:rsidR="007A6C12">
        <w:rPr>
          <w:rFonts w:eastAsia="Times New Roman" w:cstheme="majorHAnsi"/>
          <w:color w:val="000000"/>
          <w:lang w:eastAsia="es-CO"/>
        </w:rPr>
        <w:t xml:space="preserve">subsidio implícito era de </w:t>
      </w:r>
      <w:r w:rsidR="006C1BCF">
        <w:rPr>
          <w:rFonts w:eastAsia="Times New Roman" w:cstheme="majorHAnsi"/>
          <w:color w:val="000000"/>
          <w:lang w:eastAsia="es-CO"/>
        </w:rPr>
        <w:t xml:space="preserve">USD 0,12 </w:t>
      </w:r>
      <w:r w:rsidR="00413598">
        <w:rPr>
          <w:rFonts w:eastAsia="Times New Roman" w:cstheme="majorHAnsi"/>
          <w:color w:val="000000"/>
          <w:lang w:eastAsia="es-CO"/>
        </w:rPr>
        <w:t xml:space="preserve">por m3, resultado del costo </w:t>
      </w:r>
      <w:r w:rsidR="007D7558">
        <w:rPr>
          <w:rFonts w:eastAsia="Times New Roman" w:cstheme="majorHAnsi"/>
          <w:color w:val="000000"/>
          <w:lang w:eastAsia="es-CO"/>
        </w:rPr>
        <w:t xml:space="preserve">total </w:t>
      </w:r>
      <w:r w:rsidR="00413598">
        <w:rPr>
          <w:rFonts w:eastAsia="Times New Roman" w:cstheme="majorHAnsi"/>
          <w:color w:val="000000"/>
          <w:lang w:eastAsia="es-CO"/>
        </w:rPr>
        <w:t xml:space="preserve">por m3 </w:t>
      </w:r>
      <w:r w:rsidR="007D7558">
        <w:rPr>
          <w:rFonts w:eastAsia="Times New Roman" w:cstheme="majorHAnsi"/>
          <w:color w:val="000000"/>
          <w:lang w:eastAsia="es-CO"/>
        </w:rPr>
        <w:t>facturado (USD 0,8</w:t>
      </w:r>
      <w:r w:rsidR="00806D24">
        <w:rPr>
          <w:rFonts w:eastAsia="Times New Roman" w:cstheme="majorHAnsi"/>
          <w:color w:val="000000"/>
          <w:lang w:eastAsia="es-CO"/>
        </w:rPr>
        <w:t>2</w:t>
      </w:r>
      <w:r w:rsidR="007D7558">
        <w:rPr>
          <w:rFonts w:eastAsia="Times New Roman" w:cstheme="majorHAnsi"/>
          <w:color w:val="000000"/>
          <w:lang w:eastAsia="es-CO"/>
        </w:rPr>
        <w:t xml:space="preserve">) y </w:t>
      </w:r>
      <w:r w:rsidR="00806D24">
        <w:rPr>
          <w:rFonts w:eastAsia="Times New Roman" w:cstheme="majorHAnsi"/>
          <w:color w:val="000000"/>
          <w:lang w:eastAsia="es-CO"/>
        </w:rPr>
        <w:t>el precio de venta promedio por m3 (USD 0,70).</w:t>
      </w:r>
    </w:p>
    <w:p w:rsidR="0086257F" w:rsidP="0086257F" w:rsidRDefault="0060106B" w14:paraId="2D4CF914" w14:textId="54DA5B00">
      <w:pPr>
        <w:rPr>
          <w:rFonts w:eastAsia="Times New Roman" w:cstheme="majorHAnsi"/>
          <w:color w:val="000000"/>
          <w:lang w:eastAsia="es-CO"/>
        </w:rPr>
      </w:pPr>
      <w:r>
        <w:rPr>
          <w:rFonts w:eastAsia="Times New Roman" w:cstheme="majorHAnsi"/>
          <w:color w:val="000000"/>
          <w:lang w:eastAsia="es-CO"/>
        </w:rPr>
        <w:t xml:space="preserve">Para mejorar las </w:t>
      </w:r>
      <w:r w:rsidR="00784EB5">
        <w:rPr>
          <w:rFonts w:eastAsia="Times New Roman" w:cstheme="majorHAnsi"/>
          <w:color w:val="000000"/>
          <w:lang w:eastAsia="es-CO"/>
        </w:rPr>
        <w:t>condiciones</w:t>
      </w:r>
      <w:r>
        <w:rPr>
          <w:rFonts w:eastAsia="Times New Roman" w:cstheme="majorHAnsi"/>
          <w:color w:val="000000"/>
          <w:lang w:eastAsia="es-CO"/>
        </w:rPr>
        <w:t xml:space="preserve"> del pliego tarifario </w:t>
      </w:r>
      <w:sdt>
        <w:sdtPr>
          <w:rPr>
            <w:rFonts w:eastAsia="Times New Roman" w:cstheme="majorHAnsi"/>
            <w:color w:val="000000"/>
            <w:lang w:eastAsia="es-CO"/>
          </w:rPr>
          <w:id w:val="-544686334"/>
          <w:citation/>
        </w:sdtPr>
        <w:sdtEndPr/>
        <w:sdtContent>
          <w:r w:rsidR="00ED7FAB">
            <w:rPr>
              <w:rFonts w:eastAsia="Times New Roman" w:cstheme="majorHAnsi"/>
              <w:color w:val="000000"/>
              <w:lang w:eastAsia="es-CO"/>
            </w:rPr>
            <w:fldChar w:fldCharType="begin"/>
          </w:r>
          <w:r w:rsidR="00ED7FAB">
            <w:rPr>
              <w:rFonts w:eastAsia="Times New Roman" w:cstheme="majorHAnsi"/>
              <w:color w:val="000000"/>
              <w:lang w:eastAsia="es-CO"/>
            </w:rPr>
            <w:instrText xml:space="preserve"> CITATION Fer19 \l 9226 </w:instrText>
          </w:r>
          <w:r w:rsidR="00ED7FAB">
            <w:rPr>
              <w:rFonts w:eastAsia="Times New Roman" w:cstheme="majorHAnsi"/>
              <w:color w:val="000000"/>
              <w:lang w:eastAsia="es-CO"/>
            </w:rPr>
            <w:fldChar w:fldCharType="separate"/>
          </w:r>
          <w:r w:rsidRPr="00ED7FAB" w:rsidR="00ED7FAB">
            <w:rPr>
              <w:rFonts w:eastAsia="Times New Roman" w:cstheme="majorHAnsi"/>
              <w:noProof/>
              <w:color w:val="000000"/>
              <w:lang w:eastAsia="es-CO"/>
            </w:rPr>
            <w:t>(Fernandez, Estudio tarifario de los servicios de agua potable, alcantarillado y tratamiento de aguas residuales prestados por ANDA, 2019)</w:t>
          </w:r>
          <w:r w:rsidR="00ED7FAB">
            <w:rPr>
              <w:rFonts w:eastAsia="Times New Roman" w:cstheme="majorHAnsi"/>
              <w:color w:val="000000"/>
              <w:lang w:eastAsia="es-CO"/>
            </w:rPr>
            <w:fldChar w:fldCharType="end"/>
          </w:r>
        </w:sdtContent>
      </w:sdt>
      <w:r w:rsidR="004402A6">
        <w:rPr>
          <w:rFonts w:eastAsia="Times New Roman" w:cstheme="majorHAnsi"/>
          <w:color w:val="000000"/>
          <w:lang w:eastAsia="es-CO"/>
        </w:rPr>
        <w:t xml:space="preserve"> propuso</w:t>
      </w:r>
      <w:r w:rsidR="0086257F">
        <w:rPr>
          <w:rFonts w:eastAsia="Times New Roman" w:cstheme="majorHAnsi"/>
          <w:color w:val="000000"/>
          <w:lang w:eastAsia="es-CO"/>
        </w:rPr>
        <w:t>:</w:t>
      </w:r>
    </w:p>
    <w:p w:rsidRPr="004B32F3" w:rsidR="004B32F3" w:rsidP="00CC4BE6" w:rsidRDefault="00CC4BE6" w14:paraId="6DF01B91" w14:textId="308DE9AC">
      <w:pPr>
        <w:pStyle w:val="ListParagraph"/>
        <w:ind w:left="714"/>
        <w:contextualSpacing w:val="0"/>
        <w:rPr>
          <w:i/>
          <w:iCs/>
        </w:rPr>
      </w:pPr>
      <w:r>
        <w:rPr>
          <w:i/>
          <w:iCs/>
        </w:rPr>
        <w:t xml:space="preserve">“a. </w:t>
      </w:r>
      <w:r w:rsidRPr="004B32F3" w:rsidR="004B32F3">
        <w:rPr>
          <w:i/>
          <w:iCs/>
        </w:rPr>
        <w:t>La disminución del número de bloques de consumo de los actuales 23 (bloques que actualmente se aplican) para usuarios domiciliares, y los 9 para los usuarios comerciales, a solo 5 bloques para ambos tipos de usuarios</w:t>
      </w:r>
      <w:r>
        <w:rPr>
          <w:i/>
          <w:iCs/>
        </w:rPr>
        <w:t>.</w:t>
      </w:r>
      <w:r w:rsidRPr="004B32F3" w:rsidR="004B32F3">
        <w:rPr>
          <w:i/>
          <w:iCs/>
        </w:rPr>
        <w:t xml:space="preserve"> </w:t>
      </w:r>
    </w:p>
    <w:p w:rsidRPr="004B32F3" w:rsidR="004B32F3" w:rsidP="00CC4BE6" w:rsidRDefault="00CC4BE6" w14:paraId="2F5E8ADA" w14:textId="00E371B5">
      <w:pPr>
        <w:pStyle w:val="ListParagraph"/>
        <w:ind w:left="714"/>
        <w:contextualSpacing w:val="0"/>
        <w:rPr>
          <w:i/>
          <w:iCs/>
        </w:rPr>
      </w:pPr>
      <w:r>
        <w:rPr>
          <w:i/>
          <w:iCs/>
        </w:rPr>
        <w:t xml:space="preserve">b. </w:t>
      </w:r>
      <w:r w:rsidRPr="004B32F3" w:rsidR="004B32F3">
        <w:rPr>
          <w:i/>
          <w:iCs/>
        </w:rPr>
        <w:t>Eliminación del subsidio para los usuarios de ingresos altos.</w:t>
      </w:r>
    </w:p>
    <w:p w:rsidRPr="004B32F3" w:rsidR="004B32F3" w:rsidP="00CC4BE6" w:rsidRDefault="00CC4BE6" w14:paraId="5901ACBA" w14:textId="560A6A7C">
      <w:pPr>
        <w:pStyle w:val="ListParagraph"/>
        <w:ind w:left="714"/>
        <w:contextualSpacing w:val="0"/>
        <w:rPr>
          <w:i/>
          <w:iCs/>
        </w:rPr>
      </w:pPr>
      <w:r>
        <w:rPr>
          <w:i/>
          <w:iCs/>
        </w:rPr>
        <w:t xml:space="preserve">c. </w:t>
      </w:r>
      <w:r w:rsidRPr="004B32F3" w:rsidR="004B32F3">
        <w:rPr>
          <w:i/>
          <w:iCs/>
        </w:rPr>
        <w:t>Cambiar el sistema de cobrar el servicio de alcantarillado, pasando de las mínimas e irrisorias cuotas fijas por mes por usuario actualmente aplicado, a una cuota del 20% del valor de la factura de agua potable.</w:t>
      </w:r>
      <w:r w:rsidR="004B32F3">
        <w:rPr>
          <w:i/>
          <w:iCs/>
        </w:rPr>
        <w:t>”</w:t>
      </w:r>
    </w:p>
    <w:p w:rsidR="0086257F" w:rsidP="0086257F" w:rsidRDefault="0086257F" w14:paraId="37CD5BAA" w14:textId="06D389AC">
      <w:pPr>
        <w:ind w:left="708"/>
        <w:rPr>
          <w:i/>
          <w:iCs/>
        </w:rPr>
      </w:pPr>
    </w:p>
    <w:p w:rsidR="009B5C2E" w:rsidP="0086257F" w:rsidRDefault="009B5C2E" w14:paraId="7C5543E7" w14:textId="6E1AEC80">
      <w:pPr>
        <w:ind w:left="708"/>
        <w:rPr>
          <w:i/>
          <w:iCs/>
        </w:rPr>
      </w:pPr>
    </w:p>
    <w:p w:rsidR="009B5C2E" w:rsidP="0086257F" w:rsidRDefault="009B5C2E" w14:paraId="19EFE6CF" w14:textId="237653DD">
      <w:pPr>
        <w:ind w:left="708"/>
        <w:rPr>
          <w:i/>
          <w:iCs/>
        </w:rPr>
      </w:pPr>
    </w:p>
    <w:p w:rsidR="009B5C2E" w:rsidP="0086257F" w:rsidRDefault="009B5C2E" w14:paraId="0D7C15C3" w14:textId="6C5B9076">
      <w:pPr>
        <w:ind w:left="708"/>
        <w:rPr>
          <w:i/>
          <w:iCs/>
        </w:rPr>
      </w:pPr>
    </w:p>
    <w:p w:rsidRPr="0086257F" w:rsidR="009B5C2E" w:rsidP="0086257F" w:rsidRDefault="009B5C2E" w14:paraId="0FC1E8AB" w14:textId="77777777">
      <w:pPr>
        <w:ind w:left="708"/>
        <w:rPr>
          <w:i/>
          <w:iCs/>
        </w:rPr>
      </w:pPr>
    </w:p>
    <w:p w:rsidR="00693B90" w:rsidP="00DF1CC1" w:rsidRDefault="00647CE5" w14:paraId="4EA84D14" w14:textId="02953FA3">
      <w:r>
        <w:t xml:space="preserve">La </w:t>
      </w:r>
      <w:r w:rsidR="00693B90">
        <w:t>estructura tarifaria propuesta</w:t>
      </w:r>
      <w:r>
        <w:t xml:space="preserve"> por Fernandez</w:t>
      </w:r>
      <w:r w:rsidR="00693B90">
        <w:t xml:space="preserve"> </w:t>
      </w:r>
      <w:r>
        <w:t xml:space="preserve">se detalla </w:t>
      </w:r>
      <w:r w:rsidR="00693B90">
        <w:t xml:space="preserve">en </w:t>
      </w:r>
      <w:r w:rsidR="00F7478C">
        <w:t>la</w:t>
      </w:r>
      <w:r w:rsidR="00056038">
        <w:t xml:space="preserve"> siguiente tabla:</w:t>
      </w:r>
    </w:p>
    <w:p w:rsidRPr="006F3039" w:rsidR="00217147" w:rsidP="00217147" w:rsidRDefault="00217147" w14:paraId="62B572E1" w14:textId="205179BC">
      <w:pPr>
        <w:pStyle w:val="Caption"/>
        <w:rPr>
          <w:rFonts w:cstheme="majorHAnsi"/>
          <w:sz w:val="22"/>
          <w:szCs w:val="22"/>
        </w:rPr>
      </w:pPr>
      <w:bookmarkStart w:name="_Toc104306511" w:id="40"/>
      <w:r w:rsidRPr="006F3039">
        <w:rPr>
          <w:rFonts w:cstheme="majorHAnsi"/>
          <w:sz w:val="22"/>
          <w:szCs w:val="22"/>
        </w:rPr>
        <w:t xml:space="preserve">Tabla </w:t>
      </w:r>
      <w:r w:rsidRPr="006F3039">
        <w:rPr>
          <w:rFonts w:cstheme="majorHAnsi"/>
          <w:sz w:val="22"/>
          <w:szCs w:val="22"/>
        </w:rPr>
        <w:fldChar w:fldCharType="begin"/>
      </w:r>
      <w:r w:rsidRPr="006F3039">
        <w:rPr>
          <w:rFonts w:cstheme="majorHAnsi"/>
          <w:sz w:val="22"/>
          <w:szCs w:val="22"/>
        </w:rPr>
        <w:instrText xml:space="preserve"> SEQ Tabla \* ARABIC </w:instrText>
      </w:r>
      <w:r w:rsidRPr="006F3039">
        <w:rPr>
          <w:rFonts w:cstheme="majorHAnsi"/>
          <w:sz w:val="22"/>
          <w:szCs w:val="22"/>
        </w:rPr>
        <w:fldChar w:fldCharType="separate"/>
      </w:r>
      <w:r w:rsidR="008F06E6">
        <w:rPr>
          <w:rFonts w:cstheme="majorHAnsi"/>
          <w:noProof/>
          <w:sz w:val="22"/>
          <w:szCs w:val="22"/>
        </w:rPr>
        <w:t>13</w:t>
      </w:r>
      <w:r w:rsidRPr="006F3039">
        <w:rPr>
          <w:rFonts w:cstheme="majorHAnsi"/>
          <w:sz w:val="22"/>
          <w:szCs w:val="22"/>
        </w:rPr>
        <w:fldChar w:fldCharType="end"/>
      </w:r>
      <w:r w:rsidRPr="006F3039" w:rsidR="006F3039">
        <w:rPr>
          <w:rFonts w:cstheme="majorHAnsi"/>
          <w:sz w:val="22"/>
          <w:szCs w:val="22"/>
        </w:rPr>
        <w:t xml:space="preserve"> Propuesta estructura tarifa</w:t>
      </w:r>
      <w:bookmarkEnd w:id="40"/>
    </w:p>
    <w:tbl>
      <w:tblPr>
        <w:tblW w:w="0" w:type="auto"/>
        <w:jc w:val="center"/>
        <w:tblCellMar>
          <w:left w:w="70" w:type="dxa"/>
          <w:right w:w="70" w:type="dxa"/>
        </w:tblCellMar>
        <w:tblLook w:val="04A0" w:firstRow="1" w:lastRow="0" w:firstColumn="1" w:lastColumn="0" w:noHBand="0" w:noVBand="1"/>
      </w:tblPr>
      <w:tblGrid>
        <w:gridCol w:w="887"/>
        <w:gridCol w:w="1173"/>
        <w:gridCol w:w="1250"/>
        <w:gridCol w:w="1100"/>
        <w:gridCol w:w="1206"/>
        <w:gridCol w:w="1004"/>
      </w:tblGrid>
      <w:tr w:rsidRPr="00E035BE" w:rsidR="00D06BC8" w:rsidTr="00D06BC8" w14:paraId="7E7909B8" w14:textId="62147FFD">
        <w:trPr>
          <w:trHeight w:val="462"/>
          <w:jc w:val="center"/>
        </w:trPr>
        <w:tc>
          <w:tcPr>
            <w:tcW w:w="0" w:type="auto"/>
            <w:tcBorders>
              <w:top w:val="single" w:color="auto" w:sz="4" w:space="0"/>
              <w:left w:val="single" w:color="auto" w:sz="4" w:space="0"/>
              <w:bottom w:val="single" w:color="auto" w:sz="4" w:space="0"/>
              <w:right w:val="single" w:color="auto" w:sz="4" w:space="0"/>
            </w:tcBorders>
            <w:shd w:val="clear" w:color="auto" w:fill="F2F2F2" w:themeFill="background1" w:themeFillShade="F2"/>
            <w:vAlign w:val="center"/>
            <w:hideMark/>
          </w:tcPr>
          <w:p w:rsidRPr="00E035BE" w:rsidR="00D06BC8" w:rsidP="00E035BE" w:rsidRDefault="00D06BC8" w14:paraId="29A1E630" w14:textId="77777777">
            <w:pPr>
              <w:spacing w:after="0" w:line="240" w:lineRule="auto"/>
              <w:jc w:val="center"/>
              <w:rPr>
                <w:rFonts w:eastAsia="Times New Roman" w:cstheme="majorHAnsi"/>
                <w:b/>
                <w:bCs/>
                <w:color w:val="000000"/>
                <w:sz w:val="18"/>
                <w:szCs w:val="18"/>
                <w:lang w:eastAsia="es-CO"/>
              </w:rPr>
            </w:pPr>
            <w:r w:rsidRPr="00E035BE">
              <w:rPr>
                <w:rFonts w:eastAsia="Times New Roman" w:cstheme="majorHAnsi"/>
                <w:b/>
                <w:bCs/>
                <w:color w:val="000000"/>
                <w:sz w:val="18"/>
                <w:szCs w:val="18"/>
                <w:lang w:eastAsia="es-CO"/>
              </w:rPr>
              <w:t>No. Rango</w:t>
            </w:r>
          </w:p>
        </w:tc>
        <w:tc>
          <w:tcPr>
            <w:tcW w:w="0" w:type="auto"/>
            <w:tcBorders>
              <w:top w:val="single" w:color="auto" w:sz="4" w:space="0"/>
              <w:left w:val="nil"/>
              <w:bottom w:val="single" w:color="auto" w:sz="4" w:space="0"/>
              <w:right w:val="single" w:color="auto" w:sz="4" w:space="0"/>
            </w:tcBorders>
            <w:shd w:val="clear" w:color="auto" w:fill="F2F2F2" w:themeFill="background1" w:themeFillShade="F2"/>
            <w:vAlign w:val="center"/>
            <w:hideMark/>
          </w:tcPr>
          <w:p w:rsidRPr="00E035BE" w:rsidR="00D06BC8" w:rsidP="00E035BE" w:rsidRDefault="00D06BC8" w14:paraId="430884D2" w14:textId="77777777">
            <w:pPr>
              <w:spacing w:after="0" w:line="240" w:lineRule="auto"/>
              <w:jc w:val="center"/>
              <w:rPr>
                <w:rFonts w:eastAsia="Times New Roman" w:cstheme="majorHAnsi"/>
                <w:b/>
                <w:bCs/>
                <w:color w:val="000000"/>
                <w:sz w:val="18"/>
                <w:szCs w:val="18"/>
                <w:lang w:eastAsia="es-CO"/>
              </w:rPr>
            </w:pPr>
            <w:r w:rsidRPr="00E035BE">
              <w:rPr>
                <w:rFonts w:eastAsia="Times New Roman" w:cstheme="majorHAnsi"/>
                <w:b/>
                <w:bCs/>
                <w:color w:val="000000"/>
                <w:sz w:val="18"/>
                <w:szCs w:val="18"/>
                <w:lang w:eastAsia="es-CO"/>
              </w:rPr>
              <w:t>Rango Inferior</w:t>
            </w:r>
          </w:p>
          <w:p w:rsidRPr="00E035BE" w:rsidR="00D06BC8" w:rsidP="00E035BE" w:rsidRDefault="00D06BC8" w14:paraId="38DC4DC6" w14:textId="77777777">
            <w:pPr>
              <w:spacing w:after="0" w:line="240" w:lineRule="auto"/>
              <w:jc w:val="center"/>
              <w:rPr>
                <w:rFonts w:eastAsia="Times New Roman" w:cstheme="majorHAnsi"/>
                <w:b/>
                <w:bCs/>
                <w:color w:val="000000"/>
                <w:sz w:val="18"/>
                <w:szCs w:val="18"/>
                <w:lang w:eastAsia="es-CO"/>
              </w:rPr>
            </w:pPr>
            <w:r w:rsidRPr="00E035BE">
              <w:rPr>
                <w:rFonts w:eastAsia="Times New Roman" w:cstheme="majorHAnsi"/>
                <w:b/>
                <w:bCs/>
                <w:color w:val="000000"/>
                <w:sz w:val="18"/>
                <w:szCs w:val="18"/>
                <w:lang w:eastAsia="es-CO"/>
              </w:rPr>
              <w:t>m</w:t>
            </w:r>
            <w:r w:rsidRPr="00E035BE">
              <w:rPr>
                <w:rFonts w:eastAsia="Times New Roman" w:cstheme="majorHAnsi"/>
                <w:b/>
                <w:bCs/>
                <w:color w:val="000000"/>
                <w:sz w:val="18"/>
                <w:szCs w:val="18"/>
                <w:vertAlign w:val="superscript"/>
                <w:lang w:eastAsia="es-CO"/>
              </w:rPr>
              <w:t>3</w:t>
            </w:r>
            <w:r w:rsidRPr="00E035BE">
              <w:rPr>
                <w:rFonts w:eastAsia="Times New Roman" w:cstheme="majorHAnsi"/>
                <w:b/>
                <w:bCs/>
                <w:color w:val="000000"/>
                <w:sz w:val="18"/>
                <w:szCs w:val="18"/>
                <w:lang w:eastAsia="es-CO"/>
              </w:rPr>
              <w:t>/mes</w:t>
            </w:r>
          </w:p>
        </w:tc>
        <w:tc>
          <w:tcPr>
            <w:tcW w:w="0" w:type="auto"/>
            <w:tcBorders>
              <w:top w:val="single" w:color="auto" w:sz="4" w:space="0"/>
              <w:left w:val="nil"/>
              <w:bottom w:val="single" w:color="auto" w:sz="4" w:space="0"/>
              <w:right w:val="single" w:color="auto" w:sz="4" w:space="0"/>
            </w:tcBorders>
            <w:shd w:val="clear" w:color="auto" w:fill="F2F2F2" w:themeFill="background1" w:themeFillShade="F2"/>
            <w:vAlign w:val="center"/>
            <w:hideMark/>
          </w:tcPr>
          <w:p w:rsidRPr="00E035BE" w:rsidR="00D06BC8" w:rsidP="00E035BE" w:rsidRDefault="00D06BC8" w14:paraId="76A06477" w14:textId="77777777">
            <w:pPr>
              <w:spacing w:after="0" w:line="240" w:lineRule="auto"/>
              <w:jc w:val="center"/>
              <w:rPr>
                <w:rFonts w:eastAsia="Times New Roman" w:cstheme="majorHAnsi"/>
                <w:b/>
                <w:bCs/>
                <w:color w:val="000000"/>
                <w:sz w:val="18"/>
                <w:szCs w:val="18"/>
                <w:lang w:eastAsia="es-CO"/>
              </w:rPr>
            </w:pPr>
            <w:r w:rsidRPr="00E035BE">
              <w:rPr>
                <w:rFonts w:eastAsia="Times New Roman" w:cstheme="majorHAnsi"/>
                <w:b/>
                <w:bCs/>
                <w:color w:val="000000"/>
                <w:sz w:val="18"/>
                <w:szCs w:val="18"/>
                <w:lang w:eastAsia="es-CO"/>
              </w:rPr>
              <w:t>Rango Superior</w:t>
            </w:r>
          </w:p>
          <w:p w:rsidRPr="00E035BE" w:rsidR="00D06BC8" w:rsidP="00E035BE" w:rsidRDefault="00D06BC8" w14:paraId="023B2AA3" w14:textId="77777777">
            <w:pPr>
              <w:spacing w:after="0" w:line="240" w:lineRule="auto"/>
              <w:jc w:val="center"/>
              <w:rPr>
                <w:rFonts w:eastAsia="Times New Roman" w:cstheme="majorHAnsi"/>
                <w:b/>
                <w:bCs/>
                <w:color w:val="000000"/>
                <w:sz w:val="18"/>
                <w:szCs w:val="18"/>
                <w:lang w:eastAsia="es-CO"/>
              </w:rPr>
            </w:pPr>
            <w:r w:rsidRPr="00E035BE">
              <w:rPr>
                <w:rFonts w:eastAsia="Times New Roman" w:cstheme="majorHAnsi"/>
                <w:b/>
                <w:bCs/>
                <w:color w:val="000000"/>
                <w:sz w:val="18"/>
                <w:szCs w:val="18"/>
                <w:lang w:eastAsia="es-CO"/>
              </w:rPr>
              <w:t>m</w:t>
            </w:r>
            <w:r w:rsidRPr="00E035BE">
              <w:rPr>
                <w:rFonts w:eastAsia="Times New Roman" w:cstheme="majorHAnsi"/>
                <w:b/>
                <w:bCs/>
                <w:color w:val="000000"/>
                <w:sz w:val="18"/>
                <w:szCs w:val="18"/>
                <w:vertAlign w:val="superscript"/>
                <w:lang w:eastAsia="es-CO"/>
              </w:rPr>
              <w:t>3</w:t>
            </w:r>
            <w:r w:rsidRPr="00E035BE">
              <w:rPr>
                <w:rFonts w:eastAsia="Times New Roman" w:cstheme="majorHAnsi"/>
                <w:b/>
                <w:bCs/>
                <w:color w:val="000000"/>
                <w:sz w:val="18"/>
                <w:szCs w:val="18"/>
                <w:lang w:eastAsia="es-CO"/>
              </w:rPr>
              <w:t>/mes</w:t>
            </w:r>
          </w:p>
        </w:tc>
        <w:tc>
          <w:tcPr>
            <w:tcW w:w="0" w:type="auto"/>
            <w:tcBorders>
              <w:top w:val="single" w:color="auto" w:sz="4" w:space="0"/>
              <w:left w:val="nil"/>
              <w:bottom w:val="single" w:color="auto" w:sz="4" w:space="0"/>
              <w:right w:val="single" w:color="auto" w:sz="4" w:space="0"/>
            </w:tcBorders>
            <w:shd w:val="clear" w:color="auto" w:fill="auto"/>
            <w:vAlign w:val="center"/>
            <w:hideMark/>
          </w:tcPr>
          <w:p w:rsidRPr="00E035BE" w:rsidR="00D06BC8" w:rsidP="00E035BE" w:rsidRDefault="00D06BC8" w14:paraId="32DF5701" w14:textId="77777777">
            <w:pPr>
              <w:spacing w:after="0" w:line="240" w:lineRule="auto"/>
              <w:jc w:val="center"/>
              <w:rPr>
                <w:rFonts w:eastAsia="Times New Roman" w:cstheme="majorHAnsi"/>
                <w:b/>
                <w:bCs/>
                <w:color w:val="000000"/>
                <w:sz w:val="18"/>
                <w:szCs w:val="18"/>
                <w:lang w:eastAsia="es-CO"/>
              </w:rPr>
            </w:pPr>
            <w:r w:rsidRPr="00E035BE">
              <w:rPr>
                <w:rFonts w:eastAsia="Times New Roman" w:cstheme="majorHAnsi"/>
                <w:b/>
                <w:bCs/>
                <w:color w:val="000000"/>
                <w:sz w:val="18"/>
                <w:szCs w:val="18"/>
                <w:lang w:eastAsia="es-CO"/>
              </w:rPr>
              <w:t>Agua potable</w:t>
            </w:r>
          </w:p>
          <w:p w:rsidRPr="00E035BE" w:rsidR="00D06BC8" w:rsidP="00E035BE" w:rsidRDefault="00D06BC8" w14:paraId="3D198626" w14:textId="77777777">
            <w:pPr>
              <w:spacing w:after="0" w:line="240" w:lineRule="auto"/>
              <w:jc w:val="center"/>
              <w:rPr>
                <w:rFonts w:eastAsia="Times New Roman" w:cstheme="majorHAnsi"/>
                <w:b/>
                <w:bCs/>
                <w:color w:val="000000"/>
                <w:sz w:val="18"/>
                <w:szCs w:val="18"/>
                <w:lang w:eastAsia="es-CO"/>
              </w:rPr>
            </w:pPr>
            <w:r w:rsidRPr="00E035BE">
              <w:rPr>
                <w:rFonts w:eastAsia="Times New Roman" w:cstheme="majorHAnsi"/>
                <w:b/>
                <w:bCs/>
                <w:color w:val="000000"/>
                <w:sz w:val="18"/>
                <w:szCs w:val="18"/>
                <w:lang w:eastAsia="es-CO"/>
              </w:rPr>
              <w:t>$/m</w:t>
            </w:r>
            <w:r w:rsidRPr="00E035BE">
              <w:rPr>
                <w:rFonts w:eastAsia="Times New Roman" w:cstheme="majorHAnsi"/>
                <w:b/>
                <w:bCs/>
                <w:color w:val="000000"/>
                <w:sz w:val="18"/>
                <w:szCs w:val="18"/>
                <w:vertAlign w:val="superscript"/>
                <w:lang w:eastAsia="es-CO"/>
              </w:rPr>
              <w:t>3</w:t>
            </w:r>
          </w:p>
        </w:tc>
        <w:tc>
          <w:tcPr>
            <w:tcW w:w="0" w:type="auto"/>
            <w:tcBorders>
              <w:top w:val="single" w:color="auto" w:sz="4" w:space="0"/>
              <w:left w:val="nil"/>
              <w:bottom w:val="single" w:color="auto" w:sz="4" w:space="0"/>
              <w:right w:val="single" w:color="auto" w:sz="4" w:space="0"/>
            </w:tcBorders>
            <w:shd w:val="clear" w:color="auto" w:fill="auto"/>
            <w:vAlign w:val="center"/>
            <w:hideMark/>
          </w:tcPr>
          <w:p w:rsidRPr="00E035BE" w:rsidR="00D06BC8" w:rsidP="00E035BE" w:rsidRDefault="00D06BC8" w14:paraId="173C46E9" w14:textId="457F2F10">
            <w:pPr>
              <w:spacing w:after="0" w:line="240" w:lineRule="auto"/>
              <w:jc w:val="center"/>
              <w:rPr>
                <w:rFonts w:eastAsia="Times New Roman" w:cstheme="majorHAnsi"/>
                <w:b/>
                <w:bCs/>
                <w:color w:val="000000"/>
                <w:sz w:val="18"/>
                <w:szCs w:val="18"/>
                <w:lang w:eastAsia="es-CO"/>
              </w:rPr>
            </w:pPr>
            <w:r w:rsidRPr="00E035BE">
              <w:rPr>
                <w:rFonts w:eastAsia="Times New Roman" w:cstheme="majorHAnsi"/>
                <w:b/>
                <w:bCs/>
                <w:color w:val="000000"/>
                <w:sz w:val="18"/>
                <w:szCs w:val="18"/>
                <w:lang w:eastAsia="es-CO"/>
              </w:rPr>
              <w:t>Alcantarillado</w:t>
            </w:r>
            <w:r w:rsidRPr="00D128BB">
              <w:rPr>
                <w:rFonts w:ascii="Calibri" w:hAnsi="Calibri" w:eastAsia="Times New Roman" w:cs="Times New Roman"/>
                <w:b/>
                <w:bCs/>
                <w:color w:val="000000"/>
                <w:vertAlign w:val="superscript"/>
                <w:lang w:eastAsia="es-CO"/>
              </w:rPr>
              <w:t>2</w:t>
            </w:r>
          </w:p>
        </w:tc>
        <w:tc>
          <w:tcPr>
            <w:tcW w:w="1004" w:type="dxa"/>
            <w:tcBorders>
              <w:top w:val="single" w:color="auto" w:sz="4" w:space="0"/>
              <w:left w:val="nil"/>
              <w:bottom w:val="single" w:color="auto" w:sz="4" w:space="0"/>
              <w:right w:val="single" w:color="auto" w:sz="4" w:space="0"/>
            </w:tcBorders>
          </w:tcPr>
          <w:p w:rsidRPr="00E035BE" w:rsidR="00D06BC8" w:rsidP="00E035BE" w:rsidRDefault="00D06BC8" w14:paraId="477F04B8" w14:textId="6B41CFFC">
            <w:pPr>
              <w:spacing w:after="0" w:line="240" w:lineRule="auto"/>
              <w:jc w:val="center"/>
              <w:rPr>
                <w:rFonts w:eastAsia="Times New Roman" w:cstheme="majorHAnsi"/>
                <w:b/>
                <w:bCs/>
                <w:color w:val="000000"/>
                <w:sz w:val="18"/>
                <w:szCs w:val="18"/>
                <w:lang w:eastAsia="es-CO"/>
              </w:rPr>
            </w:pPr>
            <w:r w:rsidRPr="00DD503B">
              <w:rPr>
                <w:rFonts w:eastAsia="Times New Roman" w:cstheme="majorHAnsi"/>
                <w:b/>
                <w:bCs/>
                <w:color w:val="000000"/>
                <w:sz w:val="18"/>
                <w:szCs w:val="18"/>
                <w:lang w:eastAsia="es-CO"/>
              </w:rPr>
              <w:t>%</w:t>
            </w:r>
            <w:r w:rsidRPr="00DD503B">
              <w:rPr>
                <w:rFonts w:eastAsia="Times New Roman" w:cstheme="majorHAnsi"/>
                <w:b/>
                <w:bCs/>
                <w:color w:val="FF0000"/>
                <w:sz w:val="18"/>
                <w:szCs w:val="18"/>
                <w:lang w:eastAsia="es-CO"/>
              </w:rPr>
              <w:t>subsidio</w:t>
            </w:r>
            <w:r w:rsidRPr="00DD503B">
              <w:rPr>
                <w:rFonts w:eastAsia="Times New Roman" w:cstheme="majorHAnsi"/>
                <w:b/>
                <w:bCs/>
                <w:color w:val="000000"/>
                <w:sz w:val="18"/>
                <w:szCs w:val="18"/>
                <w:lang w:eastAsia="es-CO"/>
              </w:rPr>
              <w:t xml:space="preserve">/ </w:t>
            </w:r>
            <w:r w:rsidRPr="00DD503B">
              <w:rPr>
                <w:rFonts w:eastAsia="Times New Roman" w:cstheme="majorHAnsi"/>
                <w:b/>
                <w:bCs/>
                <w:sz w:val="18"/>
                <w:szCs w:val="18"/>
                <w:lang w:eastAsia="es-CO"/>
              </w:rPr>
              <w:t>sobreprecio</w:t>
            </w:r>
          </w:p>
        </w:tc>
      </w:tr>
      <w:tr w:rsidRPr="00E035BE" w:rsidR="00D06BC8" w:rsidTr="00A828E0" w14:paraId="5E25B7DC" w14:textId="376B0E88">
        <w:trPr>
          <w:trHeight w:val="302"/>
          <w:jc w:val="center"/>
        </w:trPr>
        <w:tc>
          <w:tcPr>
            <w:tcW w:w="6620" w:type="dxa"/>
            <w:gridSpan w:val="6"/>
            <w:tcBorders>
              <w:top w:val="nil"/>
              <w:left w:val="single" w:color="auto" w:sz="4" w:space="0"/>
              <w:bottom w:val="single" w:color="auto" w:sz="4" w:space="0"/>
              <w:right w:val="single" w:color="auto" w:sz="4" w:space="0"/>
            </w:tcBorders>
            <w:shd w:val="clear" w:color="auto" w:fill="DBDBDB" w:themeFill="accent3" w:themeFillTint="66"/>
            <w:noWrap/>
            <w:vAlign w:val="center"/>
            <w:hideMark/>
          </w:tcPr>
          <w:p w:rsidRPr="00E035BE" w:rsidR="00D06BC8" w:rsidP="00E035BE" w:rsidRDefault="00D06BC8" w14:paraId="211954EB" w14:textId="0B78C4BE">
            <w:pPr>
              <w:spacing w:after="0" w:line="240" w:lineRule="auto"/>
              <w:jc w:val="center"/>
              <w:rPr>
                <w:rFonts w:eastAsia="Times New Roman" w:cstheme="majorHAnsi"/>
                <w:b/>
                <w:bCs/>
                <w:color w:val="000000"/>
                <w:sz w:val="18"/>
                <w:szCs w:val="18"/>
                <w:lang w:eastAsia="es-CO"/>
              </w:rPr>
            </w:pPr>
            <w:r w:rsidRPr="00E035BE">
              <w:rPr>
                <w:rFonts w:eastAsia="Times New Roman" w:cstheme="majorHAnsi"/>
                <w:b/>
                <w:bCs/>
                <w:color w:val="000000"/>
                <w:sz w:val="18"/>
                <w:szCs w:val="18"/>
                <w:lang w:eastAsia="es-CO"/>
              </w:rPr>
              <w:t>Domiciliar</w:t>
            </w:r>
            <w:r w:rsidRPr="00D128BB">
              <w:rPr>
                <w:rFonts w:ascii="Calibri" w:hAnsi="Calibri" w:eastAsia="Times New Roman" w:cs="Times New Roman"/>
                <w:b/>
                <w:bCs/>
                <w:color w:val="000000"/>
                <w:vertAlign w:val="superscript"/>
                <w:lang w:eastAsia="es-CO"/>
              </w:rPr>
              <w:t>1</w:t>
            </w:r>
          </w:p>
        </w:tc>
      </w:tr>
      <w:tr w:rsidRPr="00E035BE" w:rsidR="00D06BC8" w:rsidTr="00D06BC8" w14:paraId="7CBC3291" w14:textId="4FAD63C4">
        <w:trPr>
          <w:trHeight w:val="302"/>
          <w:jc w:val="center"/>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E035BE" w:rsidR="00D06BC8" w:rsidP="00D06BC8" w:rsidRDefault="00D06BC8" w14:paraId="680B6975"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1</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18D994FC"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0</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6E35351A"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10</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0A431112" w14:textId="01E022C5">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$2,29</w:t>
            </w:r>
            <w:r>
              <w:rPr>
                <w:rFonts w:eastAsia="Times New Roman" w:cstheme="majorHAnsi"/>
                <w:color w:val="000000"/>
                <w:sz w:val="18"/>
                <w:szCs w:val="18"/>
                <w:lang w:eastAsia="es-CO"/>
              </w:rPr>
              <w:t>*</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49F2A54C"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20%</w:t>
            </w:r>
          </w:p>
        </w:tc>
        <w:tc>
          <w:tcPr>
            <w:tcW w:w="1004" w:type="dxa"/>
            <w:tcBorders>
              <w:top w:val="nil"/>
              <w:left w:val="nil"/>
              <w:bottom w:val="single" w:color="auto" w:sz="4" w:space="0"/>
              <w:right w:val="single" w:color="auto" w:sz="4" w:space="0"/>
            </w:tcBorders>
            <w:vAlign w:val="center"/>
          </w:tcPr>
          <w:p w:rsidRPr="00E035BE" w:rsidR="00D06BC8" w:rsidP="00D06BC8" w:rsidRDefault="00D06BC8" w14:paraId="49D93549" w14:textId="529FADC8">
            <w:pPr>
              <w:spacing w:after="0" w:line="240" w:lineRule="auto"/>
              <w:jc w:val="center"/>
              <w:rPr>
                <w:rFonts w:eastAsia="Times New Roman" w:cstheme="majorHAnsi"/>
                <w:color w:val="000000"/>
                <w:sz w:val="18"/>
                <w:szCs w:val="18"/>
                <w:lang w:eastAsia="es-CO"/>
              </w:rPr>
            </w:pPr>
            <w:r w:rsidRPr="00DD503B">
              <w:rPr>
                <w:rFonts w:eastAsia="Times New Roman" w:cstheme="majorHAnsi"/>
                <w:color w:val="FF0000"/>
                <w:sz w:val="18"/>
                <w:szCs w:val="18"/>
                <w:lang w:eastAsia="es-CO"/>
              </w:rPr>
              <w:t>-58%</w:t>
            </w:r>
          </w:p>
        </w:tc>
      </w:tr>
      <w:tr w:rsidRPr="00E035BE" w:rsidR="00D06BC8" w:rsidTr="00D06BC8" w14:paraId="7DC62156" w14:textId="78E2B201">
        <w:trPr>
          <w:trHeight w:val="302"/>
          <w:jc w:val="center"/>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E035BE" w:rsidR="00D06BC8" w:rsidP="00D06BC8" w:rsidRDefault="00D06BC8" w14:paraId="5AECDC56"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4BCDAC3A"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11</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2C5516DF"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20</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575B2EC5"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$0,27</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601E1986"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20%</w:t>
            </w:r>
          </w:p>
        </w:tc>
        <w:tc>
          <w:tcPr>
            <w:tcW w:w="1004" w:type="dxa"/>
            <w:tcBorders>
              <w:top w:val="nil"/>
              <w:left w:val="nil"/>
              <w:bottom w:val="single" w:color="auto" w:sz="4" w:space="0"/>
              <w:right w:val="single" w:color="auto" w:sz="4" w:space="0"/>
            </w:tcBorders>
            <w:vAlign w:val="center"/>
          </w:tcPr>
          <w:p w:rsidRPr="00E035BE" w:rsidR="00D06BC8" w:rsidP="00D06BC8" w:rsidRDefault="00D06BC8" w14:paraId="2BD3D882" w14:textId="52DAA38D">
            <w:pPr>
              <w:spacing w:after="0" w:line="240" w:lineRule="auto"/>
              <w:jc w:val="center"/>
              <w:rPr>
                <w:rFonts w:eastAsia="Times New Roman" w:cstheme="majorHAnsi"/>
                <w:color w:val="000000"/>
                <w:sz w:val="18"/>
                <w:szCs w:val="18"/>
                <w:lang w:eastAsia="es-CO"/>
              </w:rPr>
            </w:pPr>
            <w:r w:rsidRPr="00DD503B">
              <w:rPr>
                <w:rFonts w:eastAsia="Times New Roman" w:cstheme="majorHAnsi"/>
                <w:color w:val="FF0000"/>
                <w:sz w:val="18"/>
                <w:szCs w:val="18"/>
                <w:lang w:eastAsia="es-CO"/>
              </w:rPr>
              <w:t>-70%</w:t>
            </w:r>
          </w:p>
        </w:tc>
      </w:tr>
      <w:tr w:rsidRPr="00E035BE" w:rsidR="00D06BC8" w:rsidTr="00D06BC8" w14:paraId="5DEE01A3" w14:textId="2BA435D1">
        <w:trPr>
          <w:trHeight w:val="302"/>
          <w:jc w:val="center"/>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E035BE" w:rsidR="00D06BC8" w:rsidP="00D06BC8" w:rsidRDefault="00D06BC8" w14:paraId="34F9E384"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lastRenderedPageBreak/>
              <w:t>3</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719A21C8"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21</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410EE5E6"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40</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7396864A"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$0,90</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70AAA7A3"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20%</w:t>
            </w:r>
          </w:p>
        </w:tc>
        <w:tc>
          <w:tcPr>
            <w:tcW w:w="1004" w:type="dxa"/>
            <w:tcBorders>
              <w:top w:val="nil"/>
              <w:left w:val="nil"/>
              <w:bottom w:val="single" w:color="auto" w:sz="4" w:space="0"/>
              <w:right w:val="single" w:color="auto" w:sz="4" w:space="0"/>
            </w:tcBorders>
            <w:vAlign w:val="center"/>
          </w:tcPr>
          <w:p w:rsidRPr="00E035BE" w:rsidR="00D06BC8" w:rsidP="00D06BC8" w:rsidRDefault="00D06BC8" w14:paraId="55B16964" w14:textId="28C14685">
            <w:pPr>
              <w:spacing w:after="0" w:line="240" w:lineRule="auto"/>
              <w:jc w:val="center"/>
              <w:rPr>
                <w:rFonts w:eastAsia="Times New Roman" w:cstheme="majorHAnsi"/>
                <w:color w:val="000000"/>
                <w:sz w:val="18"/>
                <w:szCs w:val="18"/>
                <w:lang w:eastAsia="es-CO"/>
              </w:rPr>
            </w:pPr>
            <w:r w:rsidRPr="00DD503B">
              <w:rPr>
                <w:rFonts w:eastAsia="Times New Roman" w:cstheme="majorHAnsi"/>
                <w:color w:val="000000"/>
                <w:sz w:val="18"/>
                <w:szCs w:val="18"/>
                <w:lang w:eastAsia="es-CO"/>
              </w:rPr>
              <w:t>0%</w:t>
            </w:r>
          </w:p>
        </w:tc>
      </w:tr>
      <w:tr w:rsidRPr="00E035BE" w:rsidR="00D06BC8" w:rsidTr="00D06BC8" w14:paraId="5F436EA5" w14:textId="60BF624D">
        <w:trPr>
          <w:trHeight w:val="302"/>
          <w:jc w:val="center"/>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E035BE" w:rsidR="00D06BC8" w:rsidP="00D06BC8" w:rsidRDefault="00D06BC8" w14:paraId="0EC1B9F0"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4</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3906D8FF"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41</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56BF79F0"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100</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0AB5DB16"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$1,89</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7DA287DF"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20%</w:t>
            </w:r>
          </w:p>
        </w:tc>
        <w:tc>
          <w:tcPr>
            <w:tcW w:w="1004" w:type="dxa"/>
            <w:tcBorders>
              <w:top w:val="nil"/>
              <w:left w:val="nil"/>
              <w:bottom w:val="single" w:color="auto" w:sz="4" w:space="0"/>
              <w:right w:val="single" w:color="auto" w:sz="4" w:space="0"/>
            </w:tcBorders>
            <w:vAlign w:val="center"/>
          </w:tcPr>
          <w:p w:rsidRPr="00E035BE" w:rsidR="00D06BC8" w:rsidP="00D06BC8" w:rsidRDefault="00D06BC8" w14:paraId="292B1B1C" w14:textId="19BB1E2E">
            <w:pPr>
              <w:spacing w:after="0" w:line="240" w:lineRule="auto"/>
              <w:jc w:val="center"/>
              <w:rPr>
                <w:rFonts w:eastAsia="Times New Roman" w:cstheme="majorHAnsi"/>
                <w:color w:val="000000"/>
                <w:sz w:val="18"/>
                <w:szCs w:val="18"/>
                <w:lang w:eastAsia="es-CO"/>
              </w:rPr>
            </w:pPr>
            <w:r w:rsidRPr="00DD503B">
              <w:rPr>
                <w:rFonts w:eastAsia="Times New Roman" w:cstheme="majorHAnsi"/>
                <w:color w:val="000000"/>
                <w:sz w:val="18"/>
                <w:szCs w:val="18"/>
                <w:lang w:eastAsia="es-CO"/>
              </w:rPr>
              <w:t>110%</w:t>
            </w:r>
          </w:p>
        </w:tc>
      </w:tr>
      <w:tr w:rsidRPr="00E035BE" w:rsidR="00D06BC8" w:rsidTr="00D06BC8" w14:paraId="09A5F9E8" w14:textId="364D2FF2">
        <w:trPr>
          <w:trHeight w:val="319"/>
          <w:jc w:val="center"/>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E035BE" w:rsidR="00D06BC8" w:rsidP="00D06BC8" w:rsidRDefault="00D06BC8" w14:paraId="38F89ADD"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5</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3459F1D8"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101</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799FB1F9"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999999</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7E7B9ABC"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$3,97</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66EC131C"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20%</w:t>
            </w:r>
          </w:p>
        </w:tc>
        <w:tc>
          <w:tcPr>
            <w:tcW w:w="1004" w:type="dxa"/>
            <w:tcBorders>
              <w:top w:val="nil"/>
              <w:left w:val="nil"/>
              <w:bottom w:val="single" w:color="auto" w:sz="4" w:space="0"/>
              <w:right w:val="single" w:color="auto" w:sz="4" w:space="0"/>
            </w:tcBorders>
            <w:vAlign w:val="center"/>
          </w:tcPr>
          <w:p w:rsidRPr="00E035BE" w:rsidR="00D06BC8" w:rsidP="00D06BC8" w:rsidRDefault="00D06BC8" w14:paraId="4A3526CA" w14:textId="3A819797">
            <w:pPr>
              <w:spacing w:after="0" w:line="240" w:lineRule="auto"/>
              <w:jc w:val="center"/>
              <w:rPr>
                <w:rFonts w:eastAsia="Times New Roman" w:cstheme="majorHAnsi"/>
                <w:color w:val="000000"/>
                <w:sz w:val="18"/>
                <w:szCs w:val="18"/>
                <w:lang w:eastAsia="es-CO"/>
              </w:rPr>
            </w:pPr>
            <w:r w:rsidRPr="00DD503B">
              <w:rPr>
                <w:rFonts w:eastAsia="Times New Roman" w:cstheme="majorHAnsi"/>
                <w:color w:val="000000"/>
                <w:sz w:val="18"/>
                <w:szCs w:val="18"/>
                <w:lang w:eastAsia="es-CO"/>
              </w:rPr>
              <w:t>340%</w:t>
            </w:r>
          </w:p>
        </w:tc>
      </w:tr>
      <w:tr w:rsidRPr="00E035BE" w:rsidR="00D06BC8" w:rsidTr="00A828E0" w14:paraId="6D149F2B" w14:textId="5BBB4C66">
        <w:trPr>
          <w:trHeight w:val="300"/>
          <w:jc w:val="center"/>
        </w:trPr>
        <w:tc>
          <w:tcPr>
            <w:tcW w:w="6620" w:type="dxa"/>
            <w:gridSpan w:val="6"/>
            <w:tcBorders>
              <w:top w:val="single" w:color="auto" w:sz="4" w:space="0"/>
              <w:left w:val="single" w:color="auto" w:sz="4" w:space="0"/>
              <w:bottom w:val="single" w:color="auto" w:sz="4" w:space="0"/>
              <w:right w:val="single" w:color="auto" w:sz="4" w:space="0"/>
            </w:tcBorders>
            <w:shd w:val="clear" w:color="auto" w:fill="DBDBDB" w:themeFill="accent3" w:themeFillTint="66"/>
            <w:noWrap/>
            <w:vAlign w:val="center"/>
            <w:hideMark/>
          </w:tcPr>
          <w:p w:rsidRPr="00E035BE" w:rsidR="00D06BC8" w:rsidP="00D06BC8" w:rsidRDefault="00373FDF" w14:paraId="3B6EDF30" w14:textId="49835AD3">
            <w:pPr>
              <w:spacing w:after="0" w:line="240" w:lineRule="auto"/>
              <w:jc w:val="center"/>
              <w:rPr>
                <w:rFonts w:eastAsia="Times New Roman" w:cstheme="majorHAnsi"/>
                <w:b/>
                <w:bCs/>
                <w:color w:val="000000"/>
                <w:sz w:val="18"/>
                <w:szCs w:val="18"/>
                <w:lang w:eastAsia="es-CO"/>
              </w:rPr>
            </w:pPr>
            <w:r>
              <w:rPr>
                <w:rFonts w:eastAsia="Times New Roman" w:cstheme="majorHAnsi"/>
                <w:b/>
                <w:bCs/>
                <w:color w:val="000000"/>
                <w:sz w:val="18"/>
                <w:szCs w:val="18"/>
                <w:lang w:eastAsia="es-CO"/>
              </w:rPr>
              <w:t>Comercial</w:t>
            </w:r>
          </w:p>
        </w:tc>
      </w:tr>
      <w:tr w:rsidRPr="00E035BE" w:rsidR="00D06BC8" w:rsidTr="00D06BC8" w14:paraId="1EE0B6B7" w14:textId="24B3E578">
        <w:trPr>
          <w:trHeight w:val="319"/>
          <w:jc w:val="center"/>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E035BE" w:rsidR="00D06BC8" w:rsidP="00D06BC8" w:rsidRDefault="00D06BC8" w14:paraId="4B2B2550"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1</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51434F18"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0</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1E3E2E2D"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5</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527E41BF" w14:textId="43F12888">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$4,52</w:t>
            </w:r>
            <w:r>
              <w:rPr>
                <w:rFonts w:eastAsia="Times New Roman" w:cstheme="majorHAnsi"/>
                <w:color w:val="000000"/>
                <w:sz w:val="18"/>
                <w:szCs w:val="18"/>
                <w:lang w:eastAsia="es-CO"/>
              </w:rPr>
              <w:t>*</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50AD2E94"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20%</w:t>
            </w:r>
          </w:p>
        </w:tc>
        <w:tc>
          <w:tcPr>
            <w:tcW w:w="1004" w:type="dxa"/>
            <w:tcBorders>
              <w:top w:val="nil"/>
              <w:left w:val="nil"/>
              <w:bottom w:val="single" w:color="auto" w:sz="4" w:space="0"/>
              <w:right w:val="single" w:color="auto" w:sz="4" w:space="0"/>
            </w:tcBorders>
            <w:vAlign w:val="center"/>
          </w:tcPr>
          <w:p w:rsidRPr="00E035BE" w:rsidR="00D06BC8" w:rsidP="00D06BC8" w:rsidRDefault="00D06BC8" w14:paraId="2476E2B2" w14:textId="55BCAC40">
            <w:pPr>
              <w:spacing w:after="0" w:line="240" w:lineRule="auto"/>
              <w:jc w:val="center"/>
              <w:rPr>
                <w:rFonts w:eastAsia="Times New Roman" w:cstheme="majorHAnsi"/>
                <w:color w:val="000000"/>
                <w:sz w:val="18"/>
                <w:szCs w:val="18"/>
                <w:lang w:eastAsia="es-CO"/>
              </w:rPr>
            </w:pPr>
            <w:r w:rsidRPr="00DD503B">
              <w:rPr>
                <w:rFonts w:eastAsia="Times New Roman" w:cstheme="majorHAnsi"/>
                <w:color w:val="000000"/>
                <w:sz w:val="18"/>
                <w:szCs w:val="18"/>
                <w:lang w:eastAsia="es-CO"/>
              </w:rPr>
              <w:t>0%</w:t>
            </w:r>
          </w:p>
        </w:tc>
      </w:tr>
      <w:tr w:rsidRPr="00E035BE" w:rsidR="00D06BC8" w:rsidTr="00D06BC8" w14:paraId="13E56E2D" w14:textId="65D2A30C">
        <w:trPr>
          <w:trHeight w:val="302"/>
          <w:jc w:val="center"/>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E035BE" w:rsidR="00D06BC8" w:rsidP="00D06BC8" w:rsidRDefault="00D06BC8" w14:paraId="2DCE40E1"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5C9BCCA1"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6</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600634F9"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20</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692B114A"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$0,98</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3443461C"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20%</w:t>
            </w:r>
          </w:p>
        </w:tc>
        <w:tc>
          <w:tcPr>
            <w:tcW w:w="1004" w:type="dxa"/>
            <w:tcBorders>
              <w:top w:val="nil"/>
              <w:left w:val="nil"/>
              <w:bottom w:val="single" w:color="auto" w:sz="4" w:space="0"/>
              <w:right w:val="single" w:color="auto" w:sz="4" w:space="0"/>
            </w:tcBorders>
            <w:vAlign w:val="center"/>
          </w:tcPr>
          <w:p w:rsidRPr="00E035BE" w:rsidR="00D06BC8" w:rsidP="00D06BC8" w:rsidRDefault="00D06BC8" w14:paraId="5CC5ED4E" w14:textId="4228E6A5">
            <w:pPr>
              <w:spacing w:after="0" w:line="240" w:lineRule="auto"/>
              <w:jc w:val="center"/>
              <w:rPr>
                <w:rFonts w:eastAsia="Times New Roman" w:cstheme="majorHAnsi"/>
                <w:color w:val="000000"/>
                <w:sz w:val="18"/>
                <w:szCs w:val="18"/>
                <w:lang w:eastAsia="es-CO"/>
              </w:rPr>
            </w:pPr>
            <w:r w:rsidRPr="00DD503B">
              <w:rPr>
                <w:rFonts w:eastAsia="Times New Roman" w:cstheme="majorHAnsi"/>
                <w:color w:val="000000"/>
                <w:sz w:val="18"/>
                <w:szCs w:val="18"/>
                <w:lang w:eastAsia="es-CO"/>
              </w:rPr>
              <w:t>8%</w:t>
            </w:r>
          </w:p>
        </w:tc>
      </w:tr>
      <w:tr w:rsidRPr="00E035BE" w:rsidR="00D06BC8" w:rsidTr="00D06BC8" w14:paraId="611ECA22" w14:textId="34FAC131">
        <w:trPr>
          <w:trHeight w:val="302"/>
          <w:jc w:val="center"/>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E035BE" w:rsidR="00D06BC8" w:rsidP="00D06BC8" w:rsidRDefault="00D06BC8" w14:paraId="63C06B31"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3</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67DD3581"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21</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2C5A75A0"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50</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255F33D9"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$1,63</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5054D290"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20%</w:t>
            </w:r>
          </w:p>
        </w:tc>
        <w:tc>
          <w:tcPr>
            <w:tcW w:w="1004" w:type="dxa"/>
            <w:tcBorders>
              <w:top w:val="nil"/>
              <w:left w:val="nil"/>
              <w:bottom w:val="single" w:color="auto" w:sz="4" w:space="0"/>
              <w:right w:val="single" w:color="auto" w:sz="4" w:space="0"/>
            </w:tcBorders>
            <w:vAlign w:val="center"/>
          </w:tcPr>
          <w:p w:rsidRPr="00E035BE" w:rsidR="00D06BC8" w:rsidP="00D06BC8" w:rsidRDefault="00D06BC8" w14:paraId="12D24AAC" w14:textId="36252826">
            <w:pPr>
              <w:spacing w:after="0" w:line="240" w:lineRule="auto"/>
              <w:jc w:val="center"/>
              <w:rPr>
                <w:rFonts w:eastAsia="Times New Roman" w:cstheme="majorHAnsi"/>
                <w:color w:val="000000"/>
                <w:sz w:val="18"/>
                <w:szCs w:val="18"/>
                <w:lang w:eastAsia="es-CO"/>
              </w:rPr>
            </w:pPr>
            <w:r w:rsidRPr="00DD503B">
              <w:rPr>
                <w:rFonts w:eastAsia="Times New Roman" w:cstheme="majorHAnsi"/>
                <w:color w:val="000000"/>
                <w:sz w:val="18"/>
                <w:szCs w:val="18"/>
                <w:lang w:eastAsia="es-CO"/>
              </w:rPr>
              <w:t>81%</w:t>
            </w:r>
          </w:p>
        </w:tc>
      </w:tr>
      <w:tr w:rsidRPr="00E035BE" w:rsidR="00D06BC8" w:rsidTr="00D06BC8" w14:paraId="44762954" w14:textId="54184A0E">
        <w:trPr>
          <w:trHeight w:val="302"/>
          <w:jc w:val="center"/>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E035BE" w:rsidR="00D06BC8" w:rsidP="00D06BC8" w:rsidRDefault="00D06BC8" w14:paraId="753D62CC"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4</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4F043441"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51</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6F557D19"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100</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3DAD1FF8"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$3,19</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35B0388C"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20%</w:t>
            </w:r>
          </w:p>
        </w:tc>
        <w:tc>
          <w:tcPr>
            <w:tcW w:w="1004" w:type="dxa"/>
            <w:tcBorders>
              <w:top w:val="nil"/>
              <w:left w:val="nil"/>
              <w:bottom w:val="single" w:color="auto" w:sz="4" w:space="0"/>
              <w:right w:val="single" w:color="auto" w:sz="4" w:space="0"/>
            </w:tcBorders>
            <w:vAlign w:val="center"/>
          </w:tcPr>
          <w:p w:rsidRPr="00E035BE" w:rsidR="00D06BC8" w:rsidP="00D06BC8" w:rsidRDefault="00D06BC8" w14:paraId="42DDE81B" w14:textId="4A821C56">
            <w:pPr>
              <w:spacing w:after="0" w:line="240" w:lineRule="auto"/>
              <w:jc w:val="center"/>
              <w:rPr>
                <w:rFonts w:eastAsia="Times New Roman" w:cstheme="majorHAnsi"/>
                <w:color w:val="000000"/>
                <w:sz w:val="18"/>
                <w:szCs w:val="18"/>
                <w:lang w:eastAsia="es-CO"/>
              </w:rPr>
            </w:pPr>
            <w:r w:rsidRPr="00DD503B">
              <w:rPr>
                <w:rFonts w:eastAsia="Times New Roman" w:cstheme="majorHAnsi"/>
                <w:color w:val="000000"/>
                <w:sz w:val="18"/>
                <w:szCs w:val="18"/>
                <w:lang w:eastAsia="es-CO"/>
              </w:rPr>
              <w:t>253%</w:t>
            </w:r>
          </w:p>
        </w:tc>
      </w:tr>
      <w:tr w:rsidRPr="00E035BE" w:rsidR="00D06BC8" w:rsidTr="00D06BC8" w14:paraId="1A080EC7" w14:textId="5A82C023">
        <w:trPr>
          <w:trHeight w:val="302"/>
          <w:jc w:val="center"/>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E035BE" w:rsidR="00D06BC8" w:rsidP="00D06BC8" w:rsidRDefault="00D06BC8" w14:paraId="041C4686"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5</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4BCA2F56"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101</w:t>
            </w:r>
          </w:p>
        </w:tc>
        <w:tc>
          <w:tcPr>
            <w:tcW w:w="0" w:type="auto"/>
            <w:tcBorders>
              <w:top w:val="nil"/>
              <w:left w:val="nil"/>
              <w:bottom w:val="single" w:color="auto" w:sz="4" w:space="0"/>
              <w:right w:val="single" w:color="auto" w:sz="4" w:space="0"/>
            </w:tcBorders>
            <w:shd w:val="clear" w:color="000000" w:fill="FFFFFF"/>
            <w:noWrap/>
            <w:vAlign w:val="center"/>
            <w:hideMark/>
          </w:tcPr>
          <w:p w:rsidRPr="00E035BE" w:rsidR="00D06BC8" w:rsidP="00D06BC8" w:rsidRDefault="00D06BC8" w14:paraId="2686D9F9"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999999</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1E64F63B"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$5,85</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D06BC8" w:rsidP="00D06BC8" w:rsidRDefault="00D06BC8" w14:paraId="224707EF" w14:textId="77777777">
            <w:pPr>
              <w:spacing w:after="0" w:line="240" w:lineRule="auto"/>
              <w:jc w:val="center"/>
              <w:rPr>
                <w:rFonts w:eastAsia="Times New Roman" w:cstheme="majorHAnsi"/>
                <w:color w:val="000000"/>
                <w:sz w:val="18"/>
                <w:szCs w:val="18"/>
                <w:lang w:eastAsia="es-CO"/>
              </w:rPr>
            </w:pPr>
            <w:r w:rsidRPr="00E035BE">
              <w:rPr>
                <w:rFonts w:eastAsia="Times New Roman" w:cstheme="majorHAnsi"/>
                <w:color w:val="000000"/>
                <w:sz w:val="18"/>
                <w:szCs w:val="18"/>
                <w:lang w:eastAsia="es-CO"/>
              </w:rPr>
              <w:t>20%</w:t>
            </w:r>
          </w:p>
        </w:tc>
        <w:tc>
          <w:tcPr>
            <w:tcW w:w="1004" w:type="dxa"/>
            <w:tcBorders>
              <w:top w:val="nil"/>
              <w:left w:val="nil"/>
              <w:bottom w:val="single" w:color="auto" w:sz="4" w:space="0"/>
              <w:right w:val="single" w:color="auto" w:sz="4" w:space="0"/>
            </w:tcBorders>
            <w:vAlign w:val="center"/>
          </w:tcPr>
          <w:p w:rsidRPr="00E035BE" w:rsidR="00D06BC8" w:rsidP="00D06BC8" w:rsidRDefault="00D06BC8" w14:paraId="6511DDA6" w14:textId="7C85E39C">
            <w:pPr>
              <w:spacing w:after="0" w:line="240" w:lineRule="auto"/>
              <w:jc w:val="center"/>
              <w:rPr>
                <w:rFonts w:eastAsia="Times New Roman" w:cstheme="majorHAnsi"/>
                <w:color w:val="000000"/>
                <w:sz w:val="18"/>
                <w:szCs w:val="18"/>
                <w:lang w:eastAsia="es-CO"/>
              </w:rPr>
            </w:pPr>
            <w:r w:rsidRPr="00DD503B">
              <w:rPr>
                <w:rFonts w:eastAsia="Times New Roman" w:cstheme="majorHAnsi"/>
                <w:color w:val="000000"/>
                <w:sz w:val="18"/>
                <w:szCs w:val="18"/>
                <w:lang w:eastAsia="es-CO"/>
              </w:rPr>
              <w:t>547%</w:t>
            </w:r>
          </w:p>
        </w:tc>
      </w:tr>
    </w:tbl>
    <w:p w:rsidR="006F3039" w:rsidP="00A70E51" w:rsidRDefault="00693B90" w14:paraId="0CCDEF4C" w14:textId="6DC82E4C">
      <w:pPr>
        <w:jc w:val="center"/>
        <w:rPr>
          <w:rFonts w:cstheme="majorHAnsi"/>
          <w:i/>
          <w:iCs/>
          <w:color w:val="44546A" w:themeColor="text2"/>
          <w:sz w:val="20"/>
          <w:szCs w:val="20"/>
        </w:rPr>
      </w:pPr>
      <w:r w:rsidRPr="006F3039">
        <w:rPr>
          <w:rFonts w:cstheme="majorHAnsi"/>
          <w:i/>
          <w:iCs/>
          <w:color w:val="44546A" w:themeColor="text2"/>
          <w:sz w:val="20"/>
          <w:szCs w:val="20"/>
        </w:rPr>
        <w:t xml:space="preserve">Fuente: </w:t>
      </w:r>
      <w:r w:rsidR="00233C51">
        <w:rPr>
          <w:rFonts w:cstheme="majorHAnsi"/>
          <w:i/>
          <w:iCs/>
          <w:color w:val="44546A" w:themeColor="text2"/>
          <w:sz w:val="20"/>
          <w:szCs w:val="20"/>
        </w:rPr>
        <w:t xml:space="preserve">Recuadro </w:t>
      </w:r>
      <w:r w:rsidR="00941D08">
        <w:rPr>
          <w:rFonts w:cstheme="majorHAnsi"/>
          <w:i/>
          <w:iCs/>
          <w:color w:val="44546A" w:themeColor="text2"/>
          <w:sz w:val="20"/>
          <w:szCs w:val="20"/>
        </w:rPr>
        <w:t>4</w:t>
      </w:r>
      <w:r w:rsidR="00110E75">
        <w:rPr>
          <w:rFonts w:cstheme="majorHAnsi"/>
          <w:i/>
          <w:iCs/>
          <w:color w:val="44546A" w:themeColor="text2"/>
          <w:sz w:val="20"/>
          <w:szCs w:val="20"/>
        </w:rPr>
        <w:t xml:space="preserve"> combinado con Tabla 10</w:t>
      </w:r>
      <w:r w:rsidR="00941D08">
        <w:rPr>
          <w:rFonts w:cstheme="majorHAnsi"/>
          <w:i/>
          <w:iCs/>
          <w:color w:val="44546A" w:themeColor="text2"/>
          <w:sz w:val="20"/>
          <w:szCs w:val="20"/>
        </w:rPr>
        <w:t xml:space="preserve"> </w:t>
      </w:r>
      <w:sdt>
        <w:sdtPr>
          <w:rPr>
            <w:rFonts w:cstheme="majorHAnsi"/>
            <w:i/>
            <w:iCs/>
            <w:color w:val="44546A" w:themeColor="text2"/>
            <w:sz w:val="20"/>
            <w:szCs w:val="20"/>
          </w:rPr>
          <w:id w:val="-1385012462"/>
          <w:citation/>
        </w:sdtPr>
        <w:sdtEndPr/>
        <w:sdtContent>
          <w:r w:rsidR="00F7478C">
            <w:rPr>
              <w:rFonts w:cstheme="majorHAnsi"/>
              <w:i/>
              <w:iCs/>
              <w:color w:val="44546A" w:themeColor="text2"/>
              <w:sz w:val="20"/>
              <w:szCs w:val="20"/>
            </w:rPr>
            <w:fldChar w:fldCharType="begin"/>
          </w:r>
          <w:r w:rsidR="006730BA">
            <w:rPr>
              <w:rFonts w:cstheme="majorHAnsi"/>
              <w:i/>
              <w:iCs/>
              <w:color w:val="44546A" w:themeColor="text2"/>
              <w:sz w:val="20"/>
              <w:szCs w:val="20"/>
            </w:rPr>
            <w:instrText xml:space="preserve">CITATION Fer19 \l 9226 </w:instrText>
          </w:r>
          <w:r w:rsidR="00F7478C">
            <w:rPr>
              <w:rFonts w:cstheme="majorHAnsi"/>
              <w:i/>
              <w:iCs/>
              <w:color w:val="44546A" w:themeColor="text2"/>
              <w:sz w:val="20"/>
              <w:szCs w:val="20"/>
            </w:rPr>
            <w:fldChar w:fldCharType="separate"/>
          </w:r>
          <w:r w:rsidRPr="006730BA" w:rsidR="006730BA">
            <w:rPr>
              <w:rFonts w:cstheme="majorHAnsi"/>
              <w:noProof/>
              <w:color w:val="44546A" w:themeColor="text2"/>
              <w:sz w:val="20"/>
              <w:szCs w:val="20"/>
            </w:rPr>
            <w:t>(Fernandez, Estudio tarifario de los servicios de agua potable, alcantarillado y tratamiento de aguas residuales prestados por ANDA, 2019)</w:t>
          </w:r>
          <w:r w:rsidR="00F7478C">
            <w:rPr>
              <w:rFonts w:cstheme="majorHAnsi"/>
              <w:i/>
              <w:iCs/>
              <w:color w:val="44546A" w:themeColor="text2"/>
              <w:sz w:val="20"/>
              <w:szCs w:val="20"/>
            </w:rPr>
            <w:fldChar w:fldCharType="end"/>
          </w:r>
        </w:sdtContent>
      </w:sdt>
      <w:r w:rsidR="00C76217">
        <w:rPr>
          <w:rFonts w:cstheme="majorHAnsi"/>
          <w:i/>
          <w:iCs/>
          <w:color w:val="44546A" w:themeColor="text2"/>
          <w:sz w:val="20"/>
          <w:szCs w:val="20"/>
        </w:rPr>
        <w:t>.</w:t>
      </w:r>
      <w:r w:rsidR="000B798B">
        <w:rPr>
          <w:rFonts w:cstheme="majorHAnsi"/>
          <w:i/>
          <w:iCs/>
          <w:color w:val="44546A" w:themeColor="text2"/>
          <w:sz w:val="20"/>
          <w:szCs w:val="20"/>
        </w:rPr>
        <w:t xml:space="preserve"> </w:t>
      </w:r>
      <w:r w:rsidRPr="00A70E51" w:rsidR="00A70E51">
        <w:rPr>
          <w:rFonts w:cstheme="majorHAnsi"/>
          <w:i/>
          <w:iCs/>
          <w:color w:val="44546A" w:themeColor="text2"/>
          <w:sz w:val="20"/>
          <w:szCs w:val="20"/>
        </w:rPr>
        <w:t>*USD/mes, solo para el primer bloque de cada tipo de usuario.</w:t>
      </w:r>
      <w:r w:rsidR="000B798B">
        <w:rPr>
          <w:rFonts w:cstheme="majorHAnsi"/>
          <w:i/>
          <w:iCs/>
          <w:color w:val="44546A" w:themeColor="text2"/>
          <w:sz w:val="20"/>
          <w:szCs w:val="20"/>
        </w:rPr>
        <w:t xml:space="preserve"> </w:t>
      </w:r>
      <w:r w:rsidRPr="00A70E51" w:rsidR="00A70E51">
        <w:rPr>
          <w:rFonts w:cstheme="majorHAnsi"/>
          <w:i/>
          <w:iCs/>
          <w:color w:val="44546A" w:themeColor="text2"/>
          <w:sz w:val="20"/>
          <w:szCs w:val="20"/>
        </w:rPr>
        <w:t>1/Usuarios domiciliares de clase alta pagarán en el primer bloque USD5,42/mes y en el segundo bloque USD 0,90/m3.</w:t>
      </w:r>
      <w:r w:rsidR="000B798B">
        <w:rPr>
          <w:rFonts w:cstheme="majorHAnsi"/>
          <w:i/>
          <w:iCs/>
          <w:color w:val="44546A" w:themeColor="text2"/>
          <w:sz w:val="20"/>
          <w:szCs w:val="20"/>
        </w:rPr>
        <w:t xml:space="preserve"> </w:t>
      </w:r>
      <w:r w:rsidRPr="00A70E51" w:rsidR="00A70E51">
        <w:rPr>
          <w:rFonts w:cstheme="majorHAnsi"/>
          <w:i/>
          <w:iCs/>
          <w:color w:val="44546A" w:themeColor="text2"/>
          <w:sz w:val="20"/>
          <w:szCs w:val="20"/>
        </w:rPr>
        <w:t>2/ Porcentaje sobre el valor de la factura de agua</w:t>
      </w:r>
      <w:r w:rsidR="00C76217">
        <w:rPr>
          <w:rFonts w:cstheme="majorHAnsi"/>
          <w:i/>
          <w:iCs/>
          <w:color w:val="44546A" w:themeColor="text2"/>
          <w:sz w:val="20"/>
          <w:szCs w:val="20"/>
        </w:rPr>
        <w:t>.</w:t>
      </w:r>
    </w:p>
    <w:p w:rsidR="00693B90" w:rsidP="00C1645B" w:rsidRDefault="00693B90" w14:paraId="67647742" w14:textId="5669DDAB">
      <w:r w:rsidRPr="00494789">
        <w:t xml:space="preserve">El impacto de estas modificaciones sobre las facturas que pagan los usuarios domiciliares y </w:t>
      </w:r>
      <w:r w:rsidR="00373FDF">
        <w:t>comerciales</w:t>
      </w:r>
      <w:r w:rsidR="00373FDF">
        <w:rPr>
          <w:rStyle w:val="FootnoteReference"/>
        </w:rPr>
        <w:footnoteReference w:id="2"/>
      </w:r>
      <w:r w:rsidR="00056038">
        <w:t xml:space="preserve"> </w:t>
      </w:r>
      <w:r w:rsidRPr="00494789">
        <w:t>se resumen en</w:t>
      </w:r>
      <w:r w:rsidR="00056038">
        <w:t xml:space="preserve"> la siguiente tabla:</w:t>
      </w:r>
    </w:p>
    <w:p w:rsidRPr="00023E1F" w:rsidR="00023E1F" w:rsidP="00023E1F" w:rsidRDefault="00023E1F" w14:paraId="44D347B0" w14:textId="68CB0463">
      <w:pPr>
        <w:pStyle w:val="Caption"/>
        <w:rPr>
          <w:rFonts w:cstheme="majorHAnsi"/>
          <w:sz w:val="22"/>
          <w:szCs w:val="22"/>
        </w:rPr>
      </w:pPr>
      <w:bookmarkStart w:name="_Toc104306512" w:id="41"/>
      <w:r w:rsidRPr="00023E1F">
        <w:rPr>
          <w:rFonts w:cstheme="majorHAnsi"/>
          <w:sz w:val="22"/>
          <w:szCs w:val="22"/>
        </w:rPr>
        <w:t xml:space="preserve">Tabla </w:t>
      </w:r>
      <w:r w:rsidRPr="00023E1F">
        <w:rPr>
          <w:rFonts w:cstheme="majorHAnsi"/>
          <w:sz w:val="22"/>
          <w:szCs w:val="22"/>
        </w:rPr>
        <w:fldChar w:fldCharType="begin"/>
      </w:r>
      <w:r w:rsidRPr="00023E1F">
        <w:rPr>
          <w:rFonts w:cstheme="majorHAnsi"/>
          <w:sz w:val="22"/>
          <w:szCs w:val="22"/>
        </w:rPr>
        <w:instrText xml:space="preserve"> SEQ Tabla \* ARABIC </w:instrText>
      </w:r>
      <w:r w:rsidRPr="00023E1F">
        <w:rPr>
          <w:rFonts w:cstheme="majorHAnsi"/>
          <w:sz w:val="22"/>
          <w:szCs w:val="22"/>
        </w:rPr>
        <w:fldChar w:fldCharType="separate"/>
      </w:r>
      <w:r w:rsidR="008F06E6">
        <w:rPr>
          <w:rFonts w:cstheme="majorHAnsi"/>
          <w:noProof/>
          <w:sz w:val="22"/>
          <w:szCs w:val="22"/>
        </w:rPr>
        <w:t>14</w:t>
      </w:r>
      <w:r w:rsidRPr="00023E1F">
        <w:rPr>
          <w:rFonts w:cstheme="majorHAnsi"/>
          <w:sz w:val="22"/>
          <w:szCs w:val="22"/>
        </w:rPr>
        <w:fldChar w:fldCharType="end"/>
      </w:r>
      <w:r>
        <w:rPr>
          <w:rFonts w:cstheme="majorHAnsi"/>
          <w:sz w:val="22"/>
          <w:szCs w:val="22"/>
        </w:rPr>
        <w:t xml:space="preserve"> </w:t>
      </w:r>
      <w:r w:rsidR="00C1645B">
        <w:rPr>
          <w:rFonts w:cstheme="majorHAnsi"/>
          <w:sz w:val="22"/>
          <w:szCs w:val="22"/>
        </w:rPr>
        <w:t xml:space="preserve">Impacto en la facturación de usuarios domiciliares y no </w:t>
      </w:r>
      <w:r w:rsidR="00825E6E">
        <w:rPr>
          <w:rFonts w:cstheme="majorHAnsi"/>
          <w:sz w:val="22"/>
          <w:szCs w:val="22"/>
        </w:rPr>
        <w:t>d</w:t>
      </w:r>
      <w:r w:rsidR="00C1645B">
        <w:rPr>
          <w:rFonts w:cstheme="majorHAnsi"/>
          <w:sz w:val="22"/>
          <w:szCs w:val="22"/>
        </w:rPr>
        <w:t>omicil</w:t>
      </w:r>
      <w:r w:rsidR="00825E6E">
        <w:rPr>
          <w:rFonts w:cstheme="majorHAnsi"/>
          <w:sz w:val="22"/>
          <w:szCs w:val="22"/>
        </w:rPr>
        <w:t>iar</w:t>
      </w:r>
      <w:r w:rsidR="00C1645B">
        <w:rPr>
          <w:rFonts w:cstheme="majorHAnsi"/>
          <w:sz w:val="22"/>
          <w:szCs w:val="22"/>
        </w:rPr>
        <w:t>es</w:t>
      </w:r>
      <w:bookmarkEnd w:id="41"/>
    </w:p>
    <w:tbl>
      <w:tblPr>
        <w:tblW w:w="4907" w:type="dxa"/>
        <w:jc w:val="center"/>
        <w:tblCellMar>
          <w:left w:w="0" w:type="dxa"/>
          <w:right w:w="85" w:type="dxa"/>
        </w:tblCellMar>
        <w:tblLook w:val="04A0" w:firstRow="1" w:lastRow="0" w:firstColumn="1" w:lastColumn="0" w:noHBand="0" w:noVBand="1"/>
      </w:tblPr>
      <w:tblGrid>
        <w:gridCol w:w="1814"/>
        <w:gridCol w:w="1193"/>
        <w:gridCol w:w="1336"/>
        <w:gridCol w:w="564"/>
      </w:tblGrid>
      <w:tr w:rsidRPr="00E035BE" w:rsidR="00693B90" w:rsidTr="008E41AF" w14:paraId="24194153" w14:textId="77777777">
        <w:trPr>
          <w:trHeight w:val="548"/>
          <w:jc w:val="center"/>
        </w:trPr>
        <w:tc>
          <w:tcPr>
            <w:tcW w:w="0" w:type="auto"/>
            <w:tcBorders>
              <w:top w:val="single" w:color="auto" w:sz="4" w:space="0"/>
              <w:left w:val="single" w:color="auto" w:sz="4" w:space="0"/>
              <w:bottom w:val="single" w:color="auto" w:sz="4" w:space="0"/>
              <w:right w:val="single" w:color="auto" w:sz="4" w:space="0"/>
            </w:tcBorders>
            <w:shd w:val="clear" w:color="000000" w:fill="F2F2F2"/>
            <w:noWrap/>
            <w:vAlign w:val="center"/>
            <w:hideMark/>
          </w:tcPr>
          <w:p w:rsidRPr="00E035BE" w:rsidR="00693B90" w:rsidP="00E035BE" w:rsidRDefault="00693B90" w14:paraId="14401345" w14:textId="77777777">
            <w:pPr>
              <w:spacing w:after="0"/>
              <w:jc w:val="center"/>
              <w:rPr>
                <w:rFonts w:cstheme="majorHAnsi"/>
                <w:b/>
                <w:bCs/>
                <w:color w:val="000000"/>
                <w:sz w:val="18"/>
                <w:szCs w:val="18"/>
              </w:rPr>
            </w:pPr>
            <w:r w:rsidRPr="00E035BE">
              <w:rPr>
                <w:rFonts w:cstheme="majorHAnsi"/>
                <w:b/>
                <w:bCs/>
                <w:color w:val="000000"/>
                <w:sz w:val="18"/>
                <w:szCs w:val="18"/>
              </w:rPr>
              <w:t>Concepto</w:t>
            </w:r>
          </w:p>
        </w:tc>
        <w:tc>
          <w:tcPr>
            <w:tcW w:w="0" w:type="auto"/>
            <w:tcBorders>
              <w:top w:val="single" w:color="auto" w:sz="4" w:space="0"/>
              <w:left w:val="nil"/>
              <w:bottom w:val="single" w:color="auto" w:sz="4" w:space="0"/>
              <w:right w:val="single" w:color="auto" w:sz="4" w:space="0"/>
            </w:tcBorders>
            <w:shd w:val="clear" w:color="000000" w:fill="F2F2F2"/>
            <w:noWrap/>
            <w:vAlign w:val="center"/>
            <w:hideMark/>
          </w:tcPr>
          <w:p w:rsidRPr="00E035BE" w:rsidR="00693B90" w:rsidP="00E035BE" w:rsidRDefault="00693B90" w14:paraId="792FEDF1" w14:textId="77777777">
            <w:pPr>
              <w:spacing w:after="0"/>
              <w:jc w:val="center"/>
              <w:rPr>
                <w:rFonts w:cstheme="majorHAnsi"/>
                <w:b/>
                <w:bCs/>
                <w:color w:val="000000"/>
                <w:sz w:val="18"/>
                <w:szCs w:val="18"/>
              </w:rPr>
            </w:pPr>
            <w:r w:rsidRPr="00E035BE">
              <w:rPr>
                <w:rFonts w:cstheme="majorHAnsi"/>
                <w:b/>
                <w:bCs/>
                <w:color w:val="000000"/>
                <w:sz w:val="18"/>
                <w:szCs w:val="18"/>
              </w:rPr>
              <w:t>Agua potable</w:t>
            </w:r>
          </w:p>
        </w:tc>
        <w:tc>
          <w:tcPr>
            <w:tcW w:w="0" w:type="auto"/>
            <w:tcBorders>
              <w:top w:val="single" w:color="auto" w:sz="4" w:space="0"/>
              <w:left w:val="nil"/>
              <w:bottom w:val="single" w:color="auto" w:sz="4" w:space="0"/>
              <w:right w:val="single" w:color="auto" w:sz="4" w:space="0"/>
            </w:tcBorders>
            <w:shd w:val="clear" w:color="000000" w:fill="F2F2F2"/>
            <w:noWrap/>
            <w:vAlign w:val="center"/>
            <w:hideMark/>
          </w:tcPr>
          <w:p w:rsidRPr="00E035BE" w:rsidR="00693B90" w:rsidP="00E035BE" w:rsidRDefault="00693B90" w14:paraId="3EC83960" w14:textId="0D60DEAA">
            <w:pPr>
              <w:spacing w:after="0"/>
              <w:jc w:val="center"/>
              <w:rPr>
                <w:rFonts w:cstheme="majorHAnsi"/>
                <w:b/>
                <w:bCs/>
                <w:color w:val="000000"/>
                <w:sz w:val="18"/>
                <w:szCs w:val="18"/>
              </w:rPr>
            </w:pPr>
            <w:r w:rsidRPr="00E035BE">
              <w:rPr>
                <w:rFonts w:cstheme="majorHAnsi"/>
                <w:b/>
                <w:bCs/>
                <w:color w:val="000000"/>
                <w:sz w:val="18"/>
                <w:szCs w:val="18"/>
              </w:rPr>
              <w:t>Alcantarillado</w:t>
            </w:r>
            <w:r w:rsidR="00683CA4">
              <w:rPr>
                <w:rFonts w:cstheme="majorHAnsi"/>
                <w:b/>
                <w:bCs/>
                <w:color w:val="000000"/>
                <w:sz w:val="18"/>
                <w:szCs w:val="18"/>
              </w:rPr>
              <w:t>*</w:t>
            </w:r>
          </w:p>
        </w:tc>
        <w:tc>
          <w:tcPr>
            <w:tcW w:w="0" w:type="auto"/>
            <w:tcBorders>
              <w:top w:val="single" w:color="auto" w:sz="4" w:space="0"/>
              <w:left w:val="nil"/>
              <w:bottom w:val="single" w:color="auto" w:sz="4" w:space="0"/>
              <w:right w:val="single" w:color="auto" w:sz="4" w:space="0"/>
            </w:tcBorders>
            <w:shd w:val="clear" w:color="000000" w:fill="F2F2F2"/>
            <w:noWrap/>
            <w:vAlign w:val="center"/>
            <w:hideMark/>
          </w:tcPr>
          <w:p w:rsidRPr="00E035BE" w:rsidR="00693B90" w:rsidP="00E035BE" w:rsidRDefault="00693B90" w14:paraId="224DF769" w14:textId="77777777">
            <w:pPr>
              <w:spacing w:after="0"/>
              <w:jc w:val="center"/>
              <w:rPr>
                <w:rFonts w:cstheme="majorHAnsi"/>
                <w:b/>
                <w:bCs/>
                <w:color w:val="000000"/>
                <w:sz w:val="18"/>
                <w:szCs w:val="18"/>
              </w:rPr>
            </w:pPr>
            <w:r w:rsidRPr="00E035BE">
              <w:rPr>
                <w:rFonts w:cstheme="majorHAnsi"/>
                <w:b/>
                <w:bCs/>
                <w:color w:val="000000"/>
                <w:sz w:val="18"/>
                <w:szCs w:val="18"/>
              </w:rPr>
              <w:t>Total</w:t>
            </w:r>
          </w:p>
        </w:tc>
      </w:tr>
      <w:tr w:rsidRPr="00E035BE" w:rsidR="00693B90" w:rsidTr="008E41AF" w14:paraId="2F06BB96" w14:textId="77777777">
        <w:trPr>
          <w:trHeight w:val="548"/>
          <w:jc w:val="center"/>
        </w:trPr>
        <w:tc>
          <w:tcPr>
            <w:tcW w:w="0" w:type="auto"/>
            <w:gridSpan w:val="4"/>
            <w:tcBorders>
              <w:top w:val="single" w:color="auto" w:sz="4" w:space="0"/>
              <w:left w:val="single" w:color="auto" w:sz="4" w:space="0"/>
              <w:bottom w:val="single" w:color="auto" w:sz="4" w:space="0"/>
              <w:right w:val="single" w:color="000000" w:sz="4" w:space="0"/>
            </w:tcBorders>
            <w:shd w:val="clear" w:color="000000" w:fill="5B9BD5"/>
            <w:noWrap/>
            <w:vAlign w:val="center"/>
            <w:hideMark/>
          </w:tcPr>
          <w:p w:rsidRPr="00E035BE" w:rsidR="00693B90" w:rsidP="00E035BE" w:rsidRDefault="00693B90" w14:paraId="77EBE03F" w14:textId="77777777">
            <w:pPr>
              <w:spacing w:after="0"/>
              <w:jc w:val="center"/>
              <w:rPr>
                <w:rFonts w:cstheme="majorHAnsi"/>
                <w:b/>
                <w:bCs/>
                <w:color w:val="000000"/>
                <w:sz w:val="18"/>
                <w:szCs w:val="18"/>
              </w:rPr>
            </w:pPr>
            <w:r w:rsidRPr="00E035BE">
              <w:rPr>
                <w:rFonts w:cstheme="majorHAnsi"/>
                <w:b/>
                <w:bCs/>
                <w:color w:val="000000"/>
                <w:sz w:val="18"/>
                <w:szCs w:val="18"/>
              </w:rPr>
              <w:t>Domiciliar (15 m3/mes)</w:t>
            </w:r>
          </w:p>
        </w:tc>
      </w:tr>
      <w:tr w:rsidRPr="00E035BE" w:rsidR="00693B90" w:rsidTr="008E41AF" w14:paraId="32356926" w14:textId="77777777">
        <w:trPr>
          <w:trHeight w:val="548"/>
          <w:jc w:val="center"/>
        </w:trPr>
        <w:tc>
          <w:tcPr>
            <w:tcW w:w="0" w:type="auto"/>
            <w:tcBorders>
              <w:top w:val="nil"/>
              <w:left w:val="single" w:color="auto" w:sz="4" w:space="0"/>
              <w:bottom w:val="single" w:color="auto" w:sz="4" w:space="0"/>
              <w:right w:val="single" w:color="auto" w:sz="4" w:space="0"/>
            </w:tcBorders>
            <w:shd w:val="clear" w:color="auto" w:fill="auto"/>
            <w:noWrap/>
            <w:vAlign w:val="center"/>
            <w:hideMark/>
          </w:tcPr>
          <w:p w:rsidRPr="00E035BE" w:rsidR="00693B90" w:rsidP="00E035BE" w:rsidRDefault="00693B90" w14:paraId="30573625" w14:textId="77777777">
            <w:pPr>
              <w:spacing w:after="0"/>
              <w:jc w:val="center"/>
              <w:rPr>
                <w:rFonts w:cstheme="majorHAnsi"/>
                <w:color w:val="000000"/>
                <w:sz w:val="18"/>
                <w:szCs w:val="18"/>
              </w:rPr>
            </w:pPr>
            <w:r w:rsidRPr="00E035BE">
              <w:rPr>
                <w:rFonts w:cstheme="majorHAnsi"/>
                <w:color w:val="000000"/>
                <w:sz w:val="18"/>
                <w:szCs w:val="18"/>
              </w:rPr>
              <w:t>Tarifas actuales</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693B90" w:rsidP="00E035BE" w:rsidRDefault="00693B90" w14:paraId="1CC4FC51" w14:textId="77777777">
            <w:pPr>
              <w:spacing w:after="0"/>
              <w:jc w:val="center"/>
              <w:rPr>
                <w:rFonts w:cstheme="majorHAnsi"/>
                <w:color w:val="000000"/>
                <w:sz w:val="18"/>
                <w:szCs w:val="18"/>
              </w:rPr>
            </w:pPr>
            <w:r w:rsidRPr="00E035BE">
              <w:rPr>
                <w:rFonts w:cstheme="majorHAnsi"/>
                <w:color w:val="000000"/>
                <w:sz w:val="18"/>
                <w:szCs w:val="18"/>
              </w:rPr>
              <w:t>3,15</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693B90" w:rsidP="00E035BE" w:rsidRDefault="00693B90" w14:paraId="4C105EDB" w14:textId="77777777">
            <w:pPr>
              <w:spacing w:after="0"/>
              <w:jc w:val="center"/>
              <w:rPr>
                <w:rFonts w:cstheme="majorHAnsi"/>
                <w:color w:val="000000"/>
                <w:sz w:val="18"/>
                <w:szCs w:val="18"/>
              </w:rPr>
            </w:pPr>
            <w:r w:rsidRPr="00E035BE">
              <w:rPr>
                <w:rFonts w:cstheme="majorHAnsi"/>
                <w:color w:val="000000"/>
                <w:sz w:val="18"/>
                <w:szCs w:val="18"/>
              </w:rPr>
              <w:t>0,10</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693B90" w:rsidP="00E035BE" w:rsidRDefault="00693B90" w14:paraId="2B13D093" w14:textId="77777777">
            <w:pPr>
              <w:spacing w:after="0"/>
              <w:jc w:val="center"/>
              <w:rPr>
                <w:rFonts w:cstheme="majorHAnsi"/>
                <w:color w:val="000000"/>
                <w:sz w:val="18"/>
                <w:szCs w:val="18"/>
              </w:rPr>
            </w:pPr>
            <w:r w:rsidRPr="00E035BE">
              <w:rPr>
                <w:rFonts w:cstheme="majorHAnsi"/>
                <w:color w:val="000000"/>
                <w:sz w:val="18"/>
                <w:szCs w:val="18"/>
              </w:rPr>
              <w:t>3,25</w:t>
            </w:r>
          </w:p>
        </w:tc>
      </w:tr>
      <w:tr w:rsidRPr="00E035BE" w:rsidR="00693B90" w:rsidTr="008E41AF" w14:paraId="42FF1995" w14:textId="77777777">
        <w:trPr>
          <w:trHeight w:val="548"/>
          <w:jc w:val="center"/>
        </w:trPr>
        <w:tc>
          <w:tcPr>
            <w:tcW w:w="0" w:type="auto"/>
            <w:tcBorders>
              <w:top w:val="nil"/>
              <w:left w:val="single" w:color="auto" w:sz="4" w:space="0"/>
              <w:bottom w:val="single" w:color="auto" w:sz="4" w:space="0"/>
              <w:right w:val="single" w:color="auto" w:sz="4" w:space="0"/>
            </w:tcBorders>
            <w:shd w:val="clear" w:color="auto" w:fill="auto"/>
            <w:noWrap/>
            <w:vAlign w:val="center"/>
            <w:hideMark/>
          </w:tcPr>
          <w:p w:rsidRPr="00E035BE" w:rsidR="00693B90" w:rsidP="00E035BE" w:rsidRDefault="00693B90" w14:paraId="460FB72A" w14:textId="77777777">
            <w:pPr>
              <w:spacing w:after="0"/>
              <w:jc w:val="center"/>
              <w:rPr>
                <w:rFonts w:cstheme="majorHAnsi"/>
                <w:color w:val="000000"/>
                <w:sz w:val="18"/>
                <w:szCs w:val="18"/>
              </w:rPr>
            </w:pPr>
            <w:r w:rsidRPr="00E035BE">
              <w:rPr>
                <w:rFonts w:cstheme="majorHAnsi"/>
                <w:color w:val="000000"/>
                <w:sz w:val="18"/>
                <w:szCs w:val="18"/>
              </w:rPr>
              <w:t>Tarifas propuestas</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693B90" w:rsidP="00E035BE" w:rsidRDefault="00693B90" w14:paraId="63F2905C" w14:textId="77777777">
            <w:pPr>
              <w:spacing w:after="0"/>
              <w:jc w:val="center"/>
              <w:rPr>
                <w:rFonts w:cstheme="majorHAnsi"/>
                <w:color w:val="000000"/>
                <w:sz w:val="18"/>
                <w:szCs w:val="18"/>
              </w:rPr>
            </w:pPr>
            <w:r w:rsidRPr="00E035BE">
              <w:rPr>
                <w:rFonts w:cstheme="majorHAnsi"/>
                <w:color w:val="000000"/>
                <w:sz w:val="18"/>
                <w:szCs w:val="18"/>
              </w:rPr>
              <w:t>4,08</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693B90" w:rsidP="00E035BE" w:rsidRDefault="00693B90" w14:paraId="6B990BE9" w14:textId="77777777">
            <w:pPr>
              <w:spacing w:after="0"/>
              <w:jc w:val="center"/>
              <w:rPr>
                <w:rFonts w:cstheme="majorHAnsi"/>
                <w:color w:val="000000"/>
                <w:sz w:val="18"/>
                <w:szCs w:val="18"/>
              </w:rPr>
            </w:pPr>
            <w:r w:rsidRPr="00E035BE">
              <w:rPr>
                <w:rFonts w:cstheme="majorHAnsi"/>
                <w:color w:val="000000"/>
                <w:sz w:val="18"/>
                <w:szCs w:val="18"/>
              </w:rPr>
              <w:t>0,82</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693B90" w:rsidP="00E035BE" w:rsidRDefault="00693B90" w14:paraId="696AD876" w14:textId="77777777">
            <w:pPr>
              <w:spacing w:after="0"/>
              <w:jc w:val="center"/>
              <w:rPr>
                <w:rFonts w:cstheme="majorHAnsi"/>
                <w:color w:val="000000"/>
                <w:sz w:val="18"/>
                <w:szCs w:val="18"/>
              </w:rPr>
            </w:pPr>
            <w:r w:rsidRPr="00E035BE">
              <w:rPr>
                <w:rFonts w:cstheme="majorHAnsi"/>
                <w:color w:val="000000"/>
                <w:sz w:val="18"/>
                <w:szCs w:val="18"/>
              </w:rPr>
              <w:t>4,90</w:t>
            </w:r>
          </w:p>
        </w:tc>
      </w:tr>
      <w:tr w:rsidRPr="00E035BE" w:rsidR="00693B90" w:rsidTr="008E41AF" w14:paraId="7C994D82" w14:textId="77777777">
        <w:trPr>
          <w:trHeight w:val="548"/>
          <w:jc w:val="center"/>
        </w:trPr>
        <w:tc>
          <w:tcPr>
            <w:tcW w:w="0" w:type="auto"/>
            <w:tcBorders>
              <w:top w:val="nil"/>
              <w:left w:val="single" w:color="auto" w:sz="4" w:space="0"/>
              <w:bottom w:val="single" w:color="auto" w:sz="4" w:space="0"/>
              <w:right w:val="single" w:color="auto" w:sz="4" w:space="0"/>
            </w:tcBorders>
            <w:shd w:val="clear" w:color="000000" w:fill="DDEBF7"/>
            <w:noWrap/>
            <w:vAlign w:val="center"/>
            <w:hideMark/>
          </w:tcPr>
          <w:p w:rsidRPr="00E035BE" w:rsidR="00693B90" w:rsidP="00E035BE" w:rsidRDefault="00693B90" w14:paraId="4F85467D" w14:textId="77777777">
            <w:pPr>
              <w:spacing w:after="0"/>
              <w:jc w:val="center"/>
              <w:rPr>
                <w:rFonts w:cstheme="majorHAnsi"/>
                <w:b/>
                <w:bCs/>
                <w:color w:val="000000"/>
                <w:sz w:val="18"/>
                <w:szCs w:val="18"/>
              </w:rPr>
            </w:pPr>
            <w:r w:rsidRPr="00E035BE">
              <w:rPr>
                <w:rFonts w:cstheme="majorHAnsi"/>
                <w:b/>
                <w:bCs/>
                <w:color w:val="000000"/>
                <w:sz w:val="18"/>
                <w:szCs w:val="18"/>
              </w:rPr>
              <w:t>Variación absoluta</w:t>
            </w:r>
          </w:p>
        </w:tc>
        <w:tc>
          <w:tcPr>
            <w:tcW w:w="0" w:type="auto"/>
            <w:tcBorders>
              <w:top w:val="nil"/>
              <w:left w:val="nil"/>
              <w:bottom w:val="single" w:color="auto" w:sz="4" w:space="0"/>
              <w:right w:val="single" w:color="auto" w:sz="4" w:space="0"/>
            </w:tcBorders>
            <w:shd w:val="clear" w:color="000000" w:fill="DDEBF7"/>
            <w:noWrap/>
            <w:vAlign w:val="center"/>
            <w:hideMark/>
          </w:tcPr>
          <w:p w:rsidRPr="00E035BE" w:rsidR="00693B90" w:rsidP="00E035BE" w:rsidRDefault="00693B90" w14:paraId="46EE0FB0" w14:textId="77777777">
            <w:pPr>
              <w:spacing w:after="0"/>
              <w:jc w:val="center"/>
              <w:rPr>
                <w:rFonts w:cstheme="majorHAnsi"/>
                <w:b/>
                <w:bCs/>
                <w:color w:val="000000"/>
                <w:sz w:val="18"/>
                <w:szCs w:val="18"/>
              </w:rPr>
            </w:pPr>
            <w:r w:rsidRPr="00E035BE">
              <w:rPr>
                <w:rFonts w:cstheme="majorHAnsi"/>
                <w:b/>
                <w:bCs/>
                <w:color w:val="000000"/>
                <w:sz w:val="18"/>
                <w:szCs w:val="18"/>
              </w:rPr>
              <w:t>0,93</w:t>
            </w:r>
          </w:p>
        </w:tc>
        <w:tc>
          <w:tcPr>
            <w:tcW w:w="0" w:type="auto"/>
            <w:tcBorders>
              <w:top w:val="nil"/>
              <w:left w:val="nil"/>
              <w:bottom w:val="single" w:color="auto" w:sz="4" w:space="0"/>
              <w:right w:val="single" w:color="auto" w:sz="4" w:space="0"/>
            </w:tcBorders>
            <w:shd w:val="clear" w:color="000000" w:fill="DDEBF7"/>
            <w:noWrap/>
            <w:vAlign w:val="center"/>
            <w:hideMark/>
          </w:tcPr>
          <w:p w:rsidRPr="00E035BE" w:rsidR="00693B90" w:rsidP="00E035BE" w:rsidRDefault="00693B90" w14:paraId="35DCAA74" w14:textId="77777777">
            <w:pPr>
              <w:spacing w:after="0"/>
              <w:jc w:val="center"/>
              <w:rPr>
                <w:rFonts w:cstheme="majorHAnsi"/>
                <w:b/>
                <w:bCs/>
                <w:color w:val="000000"/>
                <w:sz w:val="18"/>
                <w:szCs w:val="18"/>
              </w:rPr>
            </w:pPr>
            <w:r w:rsidRPr="00E035BE">
              <w:rPr>
                <w:rFonts w:cstheme="majorHAnsi"/>
                <w:b/>
                <w:bCs/>
                <w:color w:val="000000"/>
                <w:sz w:val="18"/>
                <w:szCs w:val="18"/>
              </w:rPr>
              <w:t>0,72</w:t>
            </w:r>
          </w:p>
        </w:tc>
        <w:tc>
          <w:tcPr>
            <w:tcW w:w="0" w:type="auto"/>
            <w:tcBorders>
              <w:top w:val="nil"/>
              <w:left w:val="nil"/>
              <w:bottom w:val="single" w:color="auto" w:sz="4" w:space="0"/>
              <w:right w:val="single" w:color="auto" w:sz="4" w:space="0"/>
            </w:tcBorders>
            <w:shd w:val="clear" w:color="000000" w:fill="DDEBF7"/>
            <w:noWrap/>
            <w:vAlign w:val="center"/>
            <w:hideMark/>
          </w:tcPr>
          <w:p w:rsidRPr="00E035BE" w:rsidR="00693B90" w:rsidP="00E035BE" w:rsidRDefault="00693B90" w14:paraId="6D8403F9" w14:textId="77777777">
            <w:pPr>
              <w:spacing w:after="0"/>
              <w:jc w:val="center"/>
              <w:rPr>
                <w:rFonts w:cstheme="majorHAnsi"/>
                <w:b/>
                <w:bCs/>
                <w:color w:val="000000"/>
                <w:sz w:val="18"/>
                <w:szCs w:val="18"/>
              </w:rPr>
            </w:pPr>
            <w:r w:rsidRPr="00E035BE">
              <w:rPr>
                <w:rFonts w:cstheme="majorHAnsi"/>
                <w:b/>
                <w:bCs/>
                <w:color w:val="000000"/>
                <w:sz w:val="18"/>
                <w:szCs w:val="18"/>
              </w:rPr>
              <w:t>1,65</w:t>
            </w:r>
          </w:p>
        </w:tc>
      </w:tr>
      <w:tr w:rsidRPr="00E035BE" w:rsidR="00693B90" w:rsidTr="008E41AF" w14:paraId="1A83D10F" w14:textId="77777777">
        <w:trPr>
          <w:trHeight w:val="548"/>
          <w:jc w:val="center"/>
        </w:trPr>
        <w:tc>
          <w:tcPr>
            <w:tcW w:w="0" w:type="auto"/>
            <w:tcBorders>
              <w:top w:val="nil"/>
              <w:left w:val="single" w:color="auto" w:sz="4" w:space="0"/>
              <w:bottom w:val="single" w:color="auto" w:sz="4" w:space="0"/>
              <w:right w:val="single" w:color="auto" w:sz="4" w:space="0"/>
            </w:tcBorders>
            <w:shd w:val="clear" w:color="000000" w:fill="DDEBF7"/>
            <w:noWrap/>
            <w:vAlign w:val="center"/>
            <w:hideMark/>
          </w:tcPr>
          <w:p w:rsidRPr="00E035BE" w:rsidR="00693B90" w:rsidP="00E035BE" w:rsidRDefault="00693B90" w14:paraId="203F5D5A" w14:textId="77777777">
            <w:pPr>
              <w:spacing w:after="0"/>
              <w:jc w:val="center"/>
              <w:rPr>
                <w:rFonts w:cstheme="majorHAnsi"/>
                <w:b/>
                <w:bCs/>
                <w:color w:val="000000"/>
                <w:sz w:val="18"/>
                <w:szCs w:val="18"/>
              </w:rPr>
            </w:pPr>
            <w:r w:rsidRPr="00E035BE">
              <w:rPr>
                <w:rFonts w:cstheme="majorHAnsi"/>
                <w:b/>
                <w:bCs/>
                <w:color w:val="000000"/>
                <w:sz w:val="18"/>
                <w:szCs w:val="18"/>
              </w:rPr>
              <w:t>Variación porcentual</w:t>
            </w:r>
          </w:p>
        </w:tc>
        <w:tc>
          <w:tcPr>
            <w:tcW w:w="0" w:type="auto"/>
            <w:tcBorders>
              <w:top w:val="nil"/>
              <w:left w:val="nil"/>
              <w:bottom w:val="single" w:color="auto" w:sz="4" w:space="0"/>
              <w:right w:val="single" w:color="auto" w:sz="4" w:space="0"/>
            </w:tcBorders>
            <w:shd w:val="clear" w:color="000000" w:fill="DDEBF7"/>
            <w:noWrap/>
            <w:vAlign w:val="center"/>
            <w:hideMark/>
          </w:tcPr>
          <w:p w:rsidRPr="00E035BE" w:rsidR="00693B90" w:rsidP="00E035BE" w:rsidRDefault="00693B90" w14:paraId="39ED198A" w14:textId="77777777">
            <w:pPr>
              <w:spacing w:after="0"/>
              <w:jc w:val="center"/>
              <w:rPr>
                <w:rFonts w:cstheme="majorHAnsi"/>
                <w:b/>
                <w:bCs/>
                <w:color w:val="000000"/>
                <w:sz w:val="18"/>
                <w:szCs w:val="18"/>
              </w:rPr>
            </w:pPr>
            <w:r w:rsidRPr="00E035BE">
              <w:rPr>
                <w:rFonts w:cstheme="majorHAnsi"/>
                <w:b/>
                <w:bCs/>
                <w:color w:val="000000"/>
                <w:sz w:val="18"/>
                <w:szCs w:val="18"/>
              </w:rPr>
              <w:t>30%</w:t>
            </w:r>
          </w:p>
        </w:tc>
        <w:tc>
          <w:tcPr>
            <w:tcW w:w="0" w:type="auto"/>
            <w:tcBorders>
              <w:top w:val="nil"/>
              <w:left w:val="nil"/>
              <w:bottom w:val="single" w:color="auto" w:sz="4" w:space="0"/>
              <w:right w:val="single" w:color="auto" w:sz="4" w:space="0"/>
            </w:tcBorders>
            <w:shd w:val="clear" w:color="000000" w:fill="DDEBF7"/>
            <w:noWrap/>
            <w:vAlign w:val="center"/>
            <w:hideMark/>
          </w:tcPr>
          <w:p w:rsidRPr="00E035BE" w:rsidR="00693B90" w:rsidP="00E035BE" w:rsidRDefault="00693B90" w14:paraId="57F9A6C9" w14:textId="77777777">
            <w:pPr>
              <w:spacing w:after="0"/>
              <w:jc w:val="center"/>
              <w:rPr>
                <w:rFonts w:cstheme="majorHAnsi"/>
                <w:b/>
                <w:bCs/>
                <w:color w:val="000000"/>
                <w:sz w:val="18"/>
                <w:szCs w:val="18"/>
              </w:rPr>
            </w:pPr>
            <w:r w:rsidRPr="00E035BE">
              <w:rPr>
                <w:rFonts w:cstheme="majorHAnsi"/>
                <w:b/>
                <w:bCs/>
                <w:color w:val="000000"/>
                <w:sz w:val="18"/>
                <w:szCs w:val="18"/>
              </w:rPr>
              <w:t>717%</w:t>
            </w:r>
          </w:p>
        </w:tc>
        <w:tc>
          <w:tcPr>
            <w:tcW w:w="0" w:type="auto"/>
            <w:tcBorders>
              <w:top w:val="nil"/>
              <w:left w:val="nil"/>
              <w:bottom w:val="single" w:color="auto" w:sz="4" w:space="0"/>
              <w:right w:val="single" w:color="auto" w:sz="4" w:space="0"/>
            </w:tcBorders>
            <w:shd w:val="clear" w:color="000000" w:fill="DDEBF7"/>
            <w:noWrap/>
            <w:vAlign w:val="center"/>
            <w:hideMark/>
          </w:tcPr>
          <w:p w:rsidRPr="00E035BE" w:rsidR="00693B90" w:rsidP="00E035BE" w:rsidRDefault="00693B90" w14:paraId="1F805D31" w14:textId="77777777">
            <w:pPr>
              <w:spacing w:after="0"/>
              <w:jc w:val="center"/>
              <w:rPr>
                <w:rFonts w:cstheme="majorHAnsi"/>
                <w:b/>
                <w:bCs/>
                <w:color w:val="000000"/>
                <w:sz w:val="18"/>
                <w:szCs w:val="18"/>
              </w:rPr>
            </w:pPr>
            <w:r w:rsidRPr="00E035BE">
              <w:rPr>
                <w:rFonts w:cstheme="majorHAnsi"/>
                <w:b/>
                <w:bCs/>
                <w:color w:val="000000"/>
                <w:sz w:val="18"/>
                <w:szCs w:val="18"/>
              </w:rPr>
              <w:t>51%</w:t>
            </w:r>
          </w:p>
        </w:tc>
      </w:tr>
      <w:tr w:rsidRPr="00E035BE" w:rsidR="00693B90" w:rsidTr="008E41AF" w14:paraId="3933DA52" w14:textId="77777777">
        <w:trPr>
          <w:trHeight w:val="548"/>
          <w:jc w:val="center"/>
        </w:trPr>
        <w:tc>
          <w:tcPr>
            <w:tcW w:w="0" w:type="auto"/>
            <w:gridSpan w:val="4"/>
            <w:tcBorders>
              <w:top w:val="single" w:color="auto" w:sz="4" w:space="0"/>
              <w:left w:val="single" w:color="auto" w:sz="4" w:space="0"/>
              <w:bottom w:val="single" w:color="auto" w:sz="4" w:space="0"/>
              <w:right w:val="single" w:color="000000" w:sz="4" w:space="0"/>
            </w:tcBorders>
            <w:shd w:val="clear" w:color="000000" w:fill="5B9BD5"/>
            <w:noWrap/>
            <w:vAlign w:val="center"/>
            <w:hideMark/>
          </w:tcPr>
          <w:p w:rsidRPr="00E035BE" w:rsidR="00693B90" w:rsidP="00E035BE" w:rsidRDefault="00373FDF" w14:paraId="4DF7DF06" w14:textId="6C7773B2">
            <w:pPr>
              <w:spacing w:after="0"/>
              <w:jc w:val="center"/>
              <w:rPr>
                <w:rFonts w:cstheme="majorHAnsi"/>
                <w:b/>
                <w:bCs/>
                <w:color w:val="000000"/>
                <w:sz w:val="18"/>
                <w:szCs w:val="18"/>
              </w:rPr>
            </w:pPr>
            <w:r>
              <w:rPr>
                <w:rFonts w:cstheme="majorHAnsi"/>
                <w:b/>
                <w:bCs/>
                <w:color w:val="000000"/>
                <w:sz w:val="18"/>
                <w:szCs w:val="18"/>
              </w:rPr>
              <w:t>Comercial</w:t>
            </w:r>
            <w:r w:rsidRPr="00E035BE" w:rsidR="00693B90">
              <w:rPr>
                <w:rFonts w:cstheme="majorHAnsi"/>
                <w:b/>
                <w:bCs/>
                <w:color w:val="000000"/>
                <w:sz w:val="18"/>
                <w:szCs w:val="18"/>
              </w:rPr>
              <w:t xml:space="preserve"> (38 m3/mes)</w:t>
            </w:r>
          </w:p>
        </w:tc>
      </w:tr>
      <w:tr w:rsidRPr="00E035BE" w:rsidR="00693B90" w:rsidTr="008E41AF" w14:paraId="1C20748A" w14:textId="77777777">
        <w:trPr>
          <w:trHeight w:val="548"/>
          <w:jc w:val="center"/>
        </w:trPr>
        <w:tc>
          <w:tcPr>
            <w:tcW w:w="0" w:type="auto"/>
            <w:tcBorders>
              <w:top w:val="nil"/>
              <w:left w:val="single" w:color="auto" w:sz="4" w:space="0"/>
              <w:bottom w:val="single" w:color="auto" w:sz="4" w:space="0"/>
              <w:right w:val="single" w:color="auto" w:sz="4" w:space="0"/>
            </w:tcBorders>
            <w:shd w:val="clear" w:color="auto" w:fill="auto"/>
            <w:noWrap/>
            <w:vAlign w:val="center"/>
            <w:hideMark/>
          </w:tcPr>
          <w:p w:rsidRPr="00E035BE" w:rsidR="00693B90" w:rsidP="00E035BE" w:rsidRDefault="00693B90" w14:paraId="154B6045" w14:textId="77777777">
            <w:pPr>
              <w:spacing w:after="0"/>
              <w:jc w:val="center"/>
              <w:rPr>
                <w:rFonts w:cstheme="majorHAnsi"/>
                <w:color w:val="000000"/>
                <w:sz w:val="18"/>
                <w:szCs w:val="18"/>
              </w:rPr>
            </w:pPr>
            <w:r w:rsidRPr="00E035BE">
              <w:rPr>
                <w:rFonts w:cstheme="majorHAnsi"/>
                <w:color w:val="000000"/>
                <w:sz w:val="18"/>
                <w:szCs w:val="18"/>
              </w:rPr>
              <w:t>Tarifas actuales</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693B90" w:rsidP="00E035BE" w:rsidRDefault="00693B90" w14:paraId="07B900CD" w14:textId="77777777">
            <w:pPr>
              <w:spacing w:after="0"/>
              <w:jc w:val="center"/>
              <w:rPr>
                <w:rFonts w:cstheme="majorHAnsi"/>
                <w:color w:val="000000"/>
                <w:sz w:val="18"/>
                <w:szCs w:val="18"/>
              </w:rPr>
            </w:pPr>
            <w:r w:rsidRPr="00E035BE">
              <w:rPr>
                <w:rFonts w:cstheme="majorHAnsi"/>
                <w:color w:val="000000"/>
                <w:sz w:val="18"/>
                <w:szCs w:val="18"/>
              </w:rPr>
              <w:t>57,00</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693B90" w:rsidP="00E035BE" w:rsidRDefault="00693B90" w14:paraId="5F6061C2" w14:textId="77777777">
            <w:pPr>
              <w:spacing w:after="0"/>
              <w:jc w:val="center"/>
              <w:rPr>
                <w:rFonts w:cstheme="majorHAnsi"/>
                <w:color w:val="000000"/>
                <w:sz w:val="18"/>
                <w:szCs w:val="18"/>
              </w:rPr>
            </w:pPr>
            <w:r w:rsidRPr="00E035BE">
              <w:rPr>
                <w:rFonts w:cstheme="majorHAnsi"/>
                <w:color w:val="000000"/>
                <w:sz w:val="18"/>
                <w:szCs w:val="18"/>
              </w:rPr>
              <w:t>7,50</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693B90" w:rsidP="00E035BE" w:rsidRDefault="00693B90" w14:paraId="0F932C8A" w14:textId="77777777">
            <w:pPr>
              <w:spacing w:after="0"/>
              <w:jc w:val="center"/>
              <w:rPr>
                <w:rFonts w:cstheme="majorHAnsi"/>
                <w:color w:val="000000"/>
                <w:sz w:val="18"/>
                <w:szCs w:val="18"/>
              </w:rPr>
            </w:pPr>
            <w:r w:rsidRPr="00E035BE">
              <w:rPr>
                <w:rFonts w:cstheme="majorHAnsi"/>
                <w:color w:val="000000"/>
                <w:sz w:val="18"/>
                <w:szCs w:val="18"/>
              </w:rPr>
              <w:t>64,50</w:t>
            </w:r>
          </w:p>
        </w:tc>
      </w:tr>
      <w:tr w:rsidRPr="00E035BE" w:rsidR="00693B90" w:rsidTr="008E41AF" w14:paraId="725527CB" w14:textId="77777777">
        <w:trPr>
          <w:trHeight w:val="548"/>
          <w:jc w:val="center"/>
        </w:trPr>
        <w:tc>
          <w:tcPr>
            <w:tcW w:w="0" w:type="auto"/>
            <w:tcBorders>
              <w:top w:val="nil"/>
              <w:left w:val="single" w:color="auto" w:sz="4" w:space="0"/>
              <w:bottom w:val="single" w:color="auto" w:sz="4" w:space="0"/>
              <w:right w:val="single" w:color="auto" w:sz="4" w:space="0"/>
            </w:tcBorders>
            <w:shd w:val="clear" w:color="auto" w:fill="auto"/>
            <w:noWrap/>
            <w:vAlign w:val="center"/>
            <w:hideMark/>
          </w:tcPr>
          <w:p w:rsidRPr="00E035BE" w:rsidR="00693B90" w:rsidP="00E035BE" w:rsidRDefault="00693B90" w14:paraId="242393C6" w14:textId="77777777">
            <w:pPr>
              <w:spacing w:after="0"/>
              <w:jc w:val="center"/>
              <w:rPr>
                <w:rFonts w:cstheme="majorHAnsi"/>
                <w:color w:val="000000"/>
                <w:sz w:val="18"/>
                <w:szCs w:val="18"/>
              </w:rPr>
            </w:pPr>
            <w:r w:rsidRPr="00E035BE">
              <w:rPr>
                <w:rFonts w:cstheme="majorHAnsi"/>
                <w:color w:val="000000"/>
                <w:sz w:val="18"/>
                <w:szCs w:val="18"/>
              </w:rPr>
              <w:t>Tarifas propuestas</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693B90" w:rsidP="00E035BE" w:rsidRDefault="00693B90" w14:paraId="03E8CAE8" w14:textId="77777777">
            <w:pPr>
              <w:spacing w:after="0"/>
              <w:jc w:val="center"/>
              <w:rPr>
                <w:rFonts w:cstheme="majorHAnsi"/>
                <w:color w:val="000000"/>
                <w:sz w:val="18"/>
                <w:szCs w:val="18"/>
              </w:rPr>
            </w:pPr>
            <w:r w:rsidRPr="00E035BE">
              <w:rPr>
                <w:rFonts w:cstheme="majorHAnsi"/>
                <w:color w:val="000000"/>
                <w:sz w:val="18"/>
                <w:szCs w:val="18"/>
              </w:rPr>
              <w:t>62,07</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693B90" w:rsidP="00E035BE" w:rsidRDefault="00693B90" w14:paraId="14BCCDB2" w14:textId="77777777">
            <w:pPr>
              <w:spacing w:after="0"/>
              <w:jc w:val="center"/>
              <w:rPr>
                <w:rFonts w:cstheme="majorHAnsi"/>
                <w:color w:val="000000"/>
                <w:sz w:val="18"/>
                <w:szCs w:val="18"/>
              </w:rPr>
            </w:pPr>
            <w:r w:rsidRPr="00E035BE">
              <w:rPr>
                <w:rFonts w:cstheme="majorHAnsi"/>
                <w:color w:val="000000"/>
                <w:sz w:val="18"/>
                <w:szCs w:val="18"/>
              </w:rPr>
              <w:t>12,41</w:t>
            </w:r>
          </w:p>
        </w:tc>
        <w:tc>
          <w:tcPr>
            <w:tcW w:w="0" w:type="auto"/>
            <w:tcBorders>
              <w:top w:val="nil"/>
              <w:left w:val="nil"/>
              <w:bottom w:val="single" w:color="auto" w:sz="4" w:space="0"/>
              <w:right w:val="single" w:color="auto" w:sz="4" w:space="0"/>
            </w:tcBorders>
            <w:shd w:val="clear" w:color="auto" w:fill="auto"/>
            <w:noWrap/>
            <w:vAlign w:val="center"/>
            <w:hideMark/>
          </w:tcPr>
          <w:p w:rsidRPr="00E035BE" w:rsidR="00693B90" w:rsidP="00E035BE" w:rsidRDefault="00693B90" w14:paraId="2A2BEDF9" w14:textId="77777777">
            <w:pPr>
              <w:spacing w:after="0"/>
              <w:jc w:val="center"/>
              <w:rPr>
                <w:rFonts w:cstheme="majorHAnsi"/>
                <w:color w:val="000000"/>
                <w:sz w:val="18"/>
                <w:szCs w:val="18"/>
              </w:rPr>
            </w:pPr>
            <w:r w:rsidRPr="00E035BE">
              <w:rPr>
                <w:rFonts w:cstheme="majorHAnsi"/>
                <w:color w:val="000000"/>
                <w:sz w:val="18"/>
                <w:szCs w:val="18"/>
              </w:rPr>
              <w:t>74,48</w:t>
            </w:r>
          </w:p>
        </w:tc>
      </w:tr>
      <w:tr w:rsidRPr="00E035BE" w:rsidR="00693B90" w:rsidTr="008E41AF" w14:paraId="161177FB" w14:textId="77777777">
        <w:trPr>
          <w:trHeight w:val="548"/>
          <w:jc w:val="center"/>
        </w:trPr>
        <w:tc>
          <w:tcPr>
            <w:tcW w:w="0" w:type="auto"/>
            <w:tcBorders>
              <w:top w:val="nil"/>
              <w:left w:val="single" w:color="auto" w:sz="4" w:space="0"/>
              <w:bottom w:val="single" w:color="auto" w:sz="4" w:space="0"/>
              <w:right w:val="single" w:color="auto" w:sz="4" w:space="0"/>
            </w:tcBorders>
            <w:shd w:val="clear" w:color="000000" w:fill="DDEBF7"/>
            <w:noWrap/>
            <w:vAlign w:val="center"/>
            <w:hideMark/>
          </w:tcPr>
          <w:p w:rsidRPr="00E035BE" w:rsidR="00693B90" w:rsidP="00E035BE" w:rsidRDefault="00693B90" w14:paraId="47E49BBE" w14:textId="77777777">
            <w:pPr>
              <w:spacing w:after="0"/>
              <w:jc w:val="center"/>
              <w:rPr>
                <w:rFonts w:cstheme="majorHAnsi"/>
                <w:b/>
                <w:bCs/>
                <w:color w:val="000000"/>
                <w:sz w:val="18"/>
                <w:szCs w:val="18"/>
              </w:rPr>
            </w:pPr>
            <w:r w:rsidRPr="00E035BE">
              <w:rPr>
                <w:rFonts w:cstheme="majorHAnsi"/>
                <w:b/>
                <w:bCs/>
                <w:color w:val="000000"/>
                <w:sz w:val="18"/>
                <w:szCs w:val="18"/>
              </w:rPr>
              <w:t>Variación absoluta</w:t>
            </w:r>
          </w:p>
        </w:tc>
        <w:tc>
          <w:tcPr>
            <w:tcW w:w="0" w:type="auto"/>
            <w:tcBorders>
              <w:top w:val="nil"/>
              <w:left w:val="nil"/>
              <w:bottom w:val="single" w:color="auto" w:sz="4" w:space="0"/>
              <w:right w:val="single" w:color="auto" w:sz="4" w:space="0"/>
            </w:tcBorders>
            <w:shd w:val="clear" w:color="000000" w:fill="DDEBF7"/>
            <w:noWrap/>
            <w:vAlign w:val="center"/>
            <w:hideMark/>
          </w:tcPr>
          <w:p w:rsidRPr="00E035BE" w:rsidR="00693B90" w:rsidP="00E035BE" w:rsidRDefault="00693B90" w14:paraId="2837B1C0" w14:textId="77777777">
            <w:pPr>
              <w:spacing w:after="0"/>
              <w:jc w:val="center"/>
              <w:rPr>
                <w:rFonts w:cstheme="majorHAnsi"/>
                <w:b/>
                <w:bCs/>
                <w:color w:val="000000"/>
                <w:sz w:val="18"/>
                <w:szCs w:val="18"/>
              </w:rPr>
            </w:pPr>
            <w:r w:rsidRPr="00E035BE">
              <w:rPr>
                <w:rFonts w:cstheme="majorHAnsi"/>
                <w:b/>
                <w:bCs/>
                <w:color w:val="000000"/>
                <w:sz w:val="18"/>
                <w:szCs w:val="18"/>
              </w:rPr>
              <w:t>5,07</w:t>
            </w:r>
          </w:p>
        </w:tc>
        <w:tc>
          <w:tcPr>
            <w:tcW w:w="0" w:type="auto"/>
            <w:tcBorders>
              <w:top w:val="nil"/>
              <w:left w:val="nil"/>
              <w:bottom w:val="single" w:color="auto" w:sz="4" w:space="0"/>
              <w:right w:val="single" w:color="auto" w:sz="4" w:space="0"/>
            </w:tcBorders>
            <w:shd w:val="clear" w:color="000000" w:fill="DDEBF7"/>
            <w:noWrap/>
            <w:vAlign w:val="center"/>
            <w:hideMark/>
          </w:tcPr>
          <w:p w:rsidRPr="00E035BE" w:rsidR="00693B90" w:rsidP="00E035BE" w:rsidRDefault="00693B90" w14:paraId="7BAAD189" w14:textId="77777777">
            <w:pPr>
              <w:spacing w:after="0"/>
              <w:jc w:val="center"/>
              <w:rPr>
                <w:rFonts w:cstheme="majorHAnsi"/>
                <w:b/>
                <w:bCs/>
                <w:color w:val="000000"/>
                <w:sz w:val="18"/>
                <w:szCs w:val="18"/>
              </w:rPr>
            </w:pPr>
            <w:r w:rsidRPr="00E035BE">
              <w:rPr>
                <w:rFonts w:cstheme="majorHAnsi"/>
                <w:b/>
                <w:bCs/>
                <w:color w:val="000000"/>
                <w:sz w:val="18"/>
                <w:szCs w:val="18"/>
              </w:rPr>
              <w:t>4,91</w:t>
            </w:r>
          </w:p>
        </w:tc>
        <w:tc>
          <w:tcPr>
            <w:tcW w:w="0" w:type="auto"/>
            <w:tcBorders>
              <w:top w:val="nil"/>
              <w:left w:val="nil"/>
              <w:bottom w:val="single" w:color="auto" w:sz="4" w:space="0"/>
              <w:right w:val="single" w:color="auto" w:sz="4" w:space="0"/>
            </w:tcBorders>
            <w:shd w:val="clear" w:color="000000" w:fill="DDEBF7"/>
            <w:noWrap/>
            <w:vAlign w:val="center"/>
            <w:hideMark/>
          </w:tcPr>
          <w:p w:rsidRPr="00E035BE" w:rsidR="00693B90" w:rsidP="00E035BE" w:rsidRDefault="00693B90" w14:paraId="63357D36" w14:textId="77777777">
            <w:pPr>
              <w:spacing w:after="0"/>
              <w:jc w:val="center"/>
              <w:rPr>
                <w:rFonts w:cstheme="majorHAnsi"/>
                <w:b/>
                <w:bCs/>
                <w:color w:val="000000"/>
                <w:sz w:val="18"/>
                <w:szCs w:val="18"/>
              </w:rPr>
            </w:pPr>
            <w:r w:rsidRPr="00E035BE">
              <w:rPr>
                <w:rFonts w:cstheme="majorHAnsi"/>
                <w:b/>
                <w:bCs/>
                <w:color w:val="000000"/>
                <w:sz w:val="18"/>
                <w:szCs w:val="18"/>
              </w:rPr>
              <w:t>9,98</w:t>
            </w:r>
          </w:p>
        </w:tc>
      </w:tr>
      <w:tr w:rsidRPr="00E035BE" w:rsidR="00693B90" w:rsidTr="008E41AF" w14:paraId="27C95847" w14:textId="77777777">
        <w:trPr>
          <w:trHeight w:val="548"/>
          <w:jc w:val="center"/>
        </w:trPr>
        <w:tc>
          <w:tcPr>
            <w:tcW w:w="0" w:type="auto"/>
            <w:tcBorders>
              <w:top w:val="nil"/>
              <w:left w:val="single" w:color="auto" w:sz="4" w:space="0"/>
              <w:bottom w:val="single" w:color="auto" w:sz="4" w:space="0"/>
              <w:right w:val="single" w:color="auto" w:sz="4" w:space="0"/>
            </w:tcBorders>
            <w:shd w:val="clear" w:color="000000" w:fill="DDEBF7"/>
            <w:noWrap/>
            <w:vAlign w:val="center"/>
            <w:hideMark/>
          </w:tcPr>
          <w:p w:rsidRPr="00E035BE" w:rsidR="00693B90" w:rsidP="00E035BE" w:rsidRDefault="00693B90" w14:paraId="37349939" w14:textId="77777777">
            <w:pPr>
              <w:spacing w:after="0"/>
              <w:jc w:val="center"/>
              <w:rPr>
                <w:rFonts w:cstheme="majorHAnsi"/>
                <w:b/>
                <w:bCs/>
                <w:color w:val="000000"/>
                <w:sz w:val="18"/>
                <w:szCs w:val="18"/>
              </w:rPr>
            </w:pPr>
            <w:r w:rsidRPr="00E035BE">
              <w:rPr>
                <w:rFonts w:cstheme="majorHAnsi"/>
                <w:b/>
                <w:bCs/>
                <w:color w:val="000000"/>
                <w:sz w:val="18"/>
                <w:szCs w:val="18"/>
              </w:rPr>
              <w:t>Variación porcentual</w:t>
            </w:r>
          </w:p>
        </w:tc>
        <w:tc>
          <w:tcPr>
            <w:tcW w:w="0" w:type="auto"/>
            <w:tcBorders>
              <w:top w:val="nil"/>
              <w:left w:val="nil"/>
              <w:bottom w:val="single" w:color="auto" w:sz="4" w:space="0"/>
              <w:right w:val="single" w:color="auto" w:sz="4" w:space="0"/>
            </w:tcBorders>
            <w:shd w:val="clear" w:color="000000" w:fill="DDEBF7"/>
            <w:noWrap/>
            <w:vAlign w:val="center"/>
            <w:hideMark/>
          </w:tcPr>
          <w:p w:rsidRPr="00E035BE" w:rsidR="00693B90" w:rsidP="00E035BE" w:rsidRDefault="00693B90" w14:paraId="77E6ECA8" w14:textId="77777777">
            <w:pPr>
              <w:spacing w:after="0"/>
              <w:jc w:val="center"/>
              <w:rPr>
                <w:rFonts w:cstheme="majorHAnsi"/>
                <w:b/>
                <w:bCs/>
                <w:color w:val="000000"/>
                <w:sz w:val="18"/>
                <w:szCs w:val="18"/>
              </w:rPr>
            </w:pPr>
            <w:r w:rsidRPr="00E035BE">
              <w:rPr>
                <w:rFonts w:cstheme="majorHAnsi"/>
                <w:b/>
                <w:bCs/>
                <w:color w:val="000000"/>
                <w:sz w:val="18"/>
                <w:szCs w:val="18"/>
              </w:rPr>
              <w:t>9%</w:t>
            </w:r>
          </w:p>
        </w:tc>
        <w:tc>
          <w:tcPr>
            <w:tcW w:w="0" w:type="auto"/>
            <w:tcBorders>
              <w:top w:val="nil"/>
              <w:left w:val="nil"/>
              <w:bottom w:val="single" w:color="auto" w:sz="4" w:space="0"/>
              <w:right w:val="single" w:color="auto" w:sz="4" w:space="0"/>
            </w:tcBorders>
            <w:shd w:val="clear" w:color="000000" w:fill="DDEBF7"/>
            <w:noWrap/>
            <w:vAlign w:val="center"/>
            <w:hideMark/>
          </w:tcPr>
          <w:p w:rsidRPr="00E035BE" w:rsidR="00693B90" w:rsidP="00E035BE" w:rsidRDefault="00693B90" w14:paraId="7111D7C6" w14:textId="77777777">
            <w:pPr>
              <w:spacing w:after="0"/>
              <w:jc w:val="center"/>
              <w:rPr>
                <w:rFonts w:cstheme="majorHAnsi"/>
                <w:b/>
                <w:bCs/>
                <w:color w:val="000000"/>
                <w:sz w:val="18"/>
                <w:szCs w:val="18"/>
              </w:rPr>
            </w:pPr>
            <w:r w:rsidRPr="00E035BE">
              <w:rPr>
                <w:rFonts w:cstheme="majorHAnsi"/>
                <w:b/>
                <w:bCs/>
                <w:color w:val="000000"/>
                <w:sz w:val="18"/>
                <w:szCs w:val="18"/>
              </w:rPr>
              <w:t>66%</w:t>
            </w:r>
          </w:p>
        </w:tc>
        <w:tc>
          <w:tcPr>
            <w:tcW w:w="0" w:type="auto"/>
            <w:tcBorders>
              <w:top w:val="nil"/>
              <w:left w:val="nil"/>
              <w:bottom w:val="single" w:color="auto" w:sz="4" w:space="0"/>
              <w:right w:val="single" w:color="auto" w:sz="4" w:space="0"/>
            </w:tcBorders>
            <w:shd w:val="clear" w:color="000000" w:fill="DDEBF7"/>
            <w:noWrap/>
            <w:vAlign w:val="center"/>
            <w:hideMark/>
          </w:tcPr>
          <w:p w:rsidRPr="00E035BE" w:rsidR="00693B90" w:rsidP="00E035BE" w:rsidRDefault="00693B90" w14:paraId="548FB2C0" w14:textId="77777777">
            <w:pPr>
              <w:spacing w:after="0"/>
              <w:jc w:val="center"/>
              <w:rPr>
                <w:rFonts w:cstheme="majorHAnsi"/>
                <w:b/>
                <w:bCs/>
                <w:color w:val="000000"/>
                <w:sz w:val="18"/>
                <w:szCs w:val="18"/>
              </w:rPr>
            </w:pPr>
            <w:r w:rsidRPr="00E035BE">
              <w:rPr>
                <w:rFonts w:cstheme="majorHAnsi"/>
                <w:b/>
                <w:bCs/>
                <w:color w:val="000000"/>
                <w:sz w:val="18"/>
                <w:szCs w:val="18"/>
              </w:rPr>
              <w:t>15%</w:t>
            </w:r>
          </w:p>
        </w:tc>
      </w:tr>
    </w:tbl>
    <w:p w:rsidRPr="006F3039" w:rsidR="00092067" w:rsidP="00092067" w:rsidRDefault="00092067" w14:paraId="4914C7EF" w14:textId="3BEA223F">
      <w:pPr>
        <w:jc w:val="center"/>
        <w:rPr>
          <w:rFonts w:cstheme="majorHAnsi"/>
          <w:i/>
          <w:iCs/>
          <w:color w:val="44546A" w:themeColor="text2"/>
          <w:sz w:val="20"/>
          <w:szCs w:val="20"/>
        </w:rPr>
      </w:pPr>
      <w:r w:rsidRPr="006F3039">
        <w:rPr>
          <w:rFonts w:cstheme="majorHAnsi"/>
          <w:i/>
          <w:iCs/>
          <w:color w:val="44546A" w:themeColor="text2"/>
          <w:sz w:val="20"/>
          <w:szCs w:val="20"/>
        </w:rPr>
        <w:t xml:space="preserve">Fuente: </w:t>
      </w:r>
      <w:r>
        <w:rPr>
          <w:rFonts w:cstheme="majorHAnsi"/>
          <w:i/>
          <w:iCs/>
          <w:color w:val="44546A" w:themeColor="text2"/>
          <w:sz w:val="20"/>
          <w:szCs w:val="20"/>
        </w:rPr>
        <w:t xml:space="preserve">Recuadro 5 </w:t>
      </w:r>
      <w:sdt>
        <w:sdtPr>
          <w:rPr>
            <w:rFonts w:cstheme="majorHAnsi"/>
            <w:i/>
            <w:iCs/>
            <w:color w:val="44546A" w:themeColor="text2"/>
            <w:sz w:val="20"/>
            <w:szCs w:val="20"/>
          </w:rPr>
          <w:id w:val="-1851478942"/>
          <w:citation/>
        </w:sdtPr>
        <w:sdtEndPr/>
        <w:sdtContent>
          <w:r>
            <w:rPr>
              <w:rFonts w:cstheme="majorHAnsi"/>
              <w:i/>
              <w:iCs/>
              <w:color w:val="44546A" w:themeColor="text2"/>
              <w:sz w:val="20"/>
              <w:szCs w:val="20"/>
            </w:rPr>
            <w:fldChar w:fldCharType="begin"/>
          </w:r>
          <w:r w:rsidR="006730BA">
            <w:rPr>
              <w:rFonts w:cstheme="majorHAnsi"/>
              <w:i/>
              <w:iCs/>
              <w:color w:val="44546A" w:themeColor="text2"/>
              <w:sz w:val="20"/>
              <w:szCs w:val="20"/>
            </w:rPr>
            <w:instrText xml:space="preserve">CITATION Fer19 \l 9226 </w:instrText>
          </w:r>
          <w:r>
            <w:rPr>
              <w:rFonts w:cstheme="majorHAnsi"/>
              <w:i/>
              <w:iCs/>
              <w:color w:val="44546A" w:themeColor="text2"/>
              <w:sz w:val="20"/>
              <w:szCs w:val="20"/>
            </w:rPr>
            <w:fldChar w:fldCharType="separate"/>
          </w:r>
          <w:r w:rsidRPr="006730BA" w:rsidR="006730BA">
            <w:rPr>
              <w:rFonts w:cstheme="majorHAnsi"/>
              <w:noProof/>
              <w:color w:val="44546A" w:themeColor="text2"/>
              <w:sz w:val="20"/>
              <w:szCs w:val="20"/>
            </w:rPr>
            <w:t>(Fernandez, Estudio tarifario de los servicios de agua potable, alcantarillado y tratamiento de aguas residuales prestados por ANDA, 2019)</w:t>
          </w:r>
          <w:r>
            <w:rPr>
              <w:rFonts w:cstheme="majorHAnsi"/>
              <w:i/>
              <w:iCs/>
              <w:color w:val="44546A" w:themeColor="text2"/>
              <w:sz w:val="20"/>
              <w:szCs w:val="20"/>
            </w:rPr>
            <w:fldChar w:fldCharType="end"/>
          </w:r>
        </w:sdtContent>
      </w:sdt>
      <w:r>
        <w:rPr>
          <w:rFonts w:cstheme="majorHAnsi"/>
          <w:i/>
          <w:iCs/>
          <w:color w:val="44546A" w:themeColor="text2"/>
          <w:sz w:val="20"/>
          <w:szCs w:val="20"/>
        </w:rPr>
        <w:t xml:space="preserve"> </w:t>
      </w:r>
      <w:r w:rsidRPr="005F072C">
        <w:rPr>
          <w:rFonts w:cstheme="majorHAnsi"/>
          <w:i/>
          <w:iCs/>
          <w:color w:val="44546A" w:themeColor="text2"/>
          <w:sz w:val="20"/>
          <w:szCs w:val="20"/>
        </w:rPr>
        <w:t>*</w:t>
      </w:r>
      <w:r w:rsidRPr="006F3039">
        <w:rPr>
          <w:rFonts w:cstheme="majorHAnsi"/>
          <w:i/>
          <w:iCs/>
          <w:color w:val="44546A" w:themeColor="text2"/>
          <w:sz w:val="20"/>
          <w:szCs w:val="20"/>
        </w:rPr>
        <w:t>Porcentaje sobre el valor de la factura de agua</w:t>
      </w:r>
      <w:r>
        <w:rPr>
          <w:rFonts w:cstheme="majorHAnsi"/>
          <w:i/>
          <w:iCs/>
          <w:color w:val="44546A" w:themeColor="text2"/>
          <w:sz w:val="20"/>
          <w:szCs w:val="20"/>
        </w:rPr>
        <w:t>.</w:t>
      </w:r>
    </w:p>
    <w:p w:rsidR="00693B90" w:rsidP="00AC22FF" w:rsidRDefault="00092067" w14:paraId="4CBB51F9" w14:textId="63D7CF1C">
      <w:r>
        <w:t>Con las</w:t>
      </w:r>
      <w:r w:rsidR="00691BD0">
        <w:t xml:space="preserve"> mo</w:t>
      </w:r>
      <w:r w:rsidR="004B4373">
        <w:t>dificaciones propuestas</w:t>
      </w:r>
      <w:r w:rsidR="00754445">
        <w:t xml:space="preserve">, </w:t>
      </w:r>
      <w:r w:rsidR="0079263F">
        <w:t>Fernandez concluye el siguiente impacto para ANDA:</w:t>
      </w:r>
    </w:p>
    <w:p w:rsidRPr="0079263F" w:rsidR="0079263F" w:rsidP="0079263F" w:rsidRDefault="0079263F" w14:paraId="0EF8AE4D" w14:textId="2FAAB4A6">
      <w:pPr>
        <w:ind w:left="708"/>
        <w:rPr>
          <w:i/>
          <w:iCs/>
        </w:rPr>
      </w:pPr>
      <w:r>
        <w:rPr>
          <w:i/>
          <w:iCs/>
        </w:rPr>
        <w:lastRenderedPageBreak/>
        <w:t>“</w:t>
      </w:r>
      <w:r w:rsidRPr="0079263F">
        <w:rPr>
          <w:i/>
          <w:iCs/>
        </w:rPr>
        <w:t xml:space="preserve">Con las tarifas propuestas, los usuarios domiciliares (que no son de clase alta) pagarán por un consumo de 15 m3 una factura de USD 4,9/mes, lo que representa un incremento en USD 1,65 con respecto a lo que pagaría con las tarifas actuales. </w:t>
      </w:r>
    </w:p>
    <w:p w:rsidRPr="0084567C" w:rsidR="0079263F" w:rsidP="00754445" w:rsidRDefault="0079263F" w14:paraId="66456320" w14:textId="2F1A7ACB">
      <w:pPr>
        <w:ind w:left="708"/>
        <w:rPr>
          <w:rFonts w:cstheme="majorHAnsi"/>
          <w:i/>
          <w:iCs/>
          <w:color w:val="44546A" w:themeColor="text2"/>
          <w:sz w:val="20"/>
          <w:szCs w:val="20"/>
        </w:rPr>
      </w:pPr>
      <w:r w:rsidRPr="0079263F">
        <w:rPr>
          <w:i/>
          <w:iCs/>
        </w:rPr>
        <w:t>Por su parte, los usuarios de tipo comercial pagarán una factura de USD 74,48/mes lo que corresponde a un incremento del 15% en el total de la factura con respecto a lo que pagan actualmente. En este caso es de destacar que, mientras que el valor facturado por el servicio de acueducto solo incrementaría un 9%, el valor facturado por el servicio de alcantarillado aumentaría en un 66%.</w:t>
      </w:r>
      <w:r>
        <w:rPr>
          <w:i/>
          <w:iCs/>
        </w:rPr>
        <w:t>”</w:t>
      </w:r>
    </w:p>
    <w:p w:rsidR="00AE72E4" w:rsidP="00AE72E4" w:rsidRDefault="00B06CF7" w14:paraId="754F6930" w14:textId="0AD848AC">
      <w:pPr>
        <w:pStyle w:val="Heading2"/>
      </w:pPr>
      <w:bookmarkStart w:name="_Toc104886469" w:id="42"/>
      <w:r>
        <w:t>Evolución</w:t>
      </w:r>
      <w:r w:rsidR="006D6096">
        <w:t xml:space="preserve"> </w:t>
      </w:r>
      <w:r>
        <w:t>de la estructura tarifaria</w:t>
      </w:r>
      <w:bookmarkEnd w:id="42"/>
    </w:p>
    <w:p w:rsidRPr="00080F40" w:rsidR="00B06CF7" w:rsidP="00B06CF7" w:rsidRDefault="00B06CF7" w14:paraId="4A5E92E4" w14:textId="51927765">
      <w:r w:rsidRPr="00080F40">
        <w:t>ANDA ha modificado en varias ocasiones la estructura tarifaria que emplea para el cobro de los servicios de acueducto y alcantarillado. Se han hecho modificaciones en el año 2006, 2009, 2010 y 2015. A continuación, se expondrán las principales modificaciones que se han realizado en la estructura tarifara.</w:t>
      </w:r>
    </w:p>
    <w:p w:rsidRPr="00080F40" w:rsidR="00B06CF7" w:rsidP="00B06CF7" w:rsidRDefault="00B06CF7" w14:paraId="29361A95" w14:textId="20E2F85B">
      <w:r w:rsidRPr="00080F40">
        <w:t xml:space="preserve">La estructura tarifaria definida por el ANDA para 2006 consistía en tarifas por rangos de consumo y no discriminaba entre acueducto y alcantarillado. Para el caso de los usuarios residenciales se </w:t>
      </w:r>
      <w:r w:rsidR="00F7388F">
        <w:t>establecían</w:t>
      </w:r>
      <w:r w:rsidRPr="00080F40">
        <w:t xml:space="preserve"> 9 rangos de consumo para un consumo superior a 10 m</w:t>
      </w:r>
      <w:r w:rsidR="005510B2">
        <w:t>3</w:t>
      </w:r>
      <w:r w:rsidRPr="00080F40">
        <w:t>. Para un consumo por debajo o igual a 10 m</w:t>
      </w:r>
      <w:r w:rsidR="005510B2">
        <w:t>3</w:t>
      </w:r>
      <w:r w:rsidRPr="00080F40">
        <w:t xml:space="preserve"> se cobraba </w:t>
      </w:r>
      <w:r w:rsidR="00F7388F">
        <w:t>una</w:t>
      </w:r>
      <w:r w:rsidRPr="00080F40">
        <w:t xml:space="preserve"> tarifa mínima</w:t>
      </w:r>
      <w:r w:rsidR="00F7388F">
        <w:t xml:space="preserve"> de</w:t>
      </w:r>
      <w:r w:rsidRPr="00080F40">
        <w:t xml:space="preserve"> US$2</w:t>
      </w:r>
      <w:r w:rsidR="00624D64">
        <w:t>,</w:t>
      </w:r>
      <w:r w:rsidRPr="00080F40">
        <w:t>29</w:t>
      </w:r>
      <w:r w:rsidR="00F7388F">
        <w:t xml:space="preserve">; </w:t>
      </w:r>
      <w:r w:rsidRPr="00080F40">
        <w:t xml:space="preserve">para consumos superiores se cobraban tarifas en dos partes, cargo fijo por valor de US$ 1,15 y un cargo por consumo, el cual variaba dependiendo el rango de consumo. </w:t>
      </w:r>
    </w:p>
    <w:p w:rsidRPr="00080F40" w:rsidR="00B06CF7" w:rsidP="00B06CF7" w:rsidRDefault="00B06CF7" w14:paraId="1BA69EB2" w14:textId="7F9B3E78">
      <w:r w:rsidRPr="00080F40">
        <w:t xml:space="preserve">En el caso de los usuarios no residenciales, para un consumo de hasta 10 </w:t>
      </w:r>
      <w:r w:rsidR="00624D64">
        <w:t>m3</w:t>
      </w:r>
      <w:r w:rsidRPr="00080F40">
        <w:t xml:space="preserve"> se cobraba una tarifa mínima de US$3</w:t>
      </w:r>
      <w:r w:rsidR="007121F4">
        <w:t>,</w:t>
      </w:r>
      <w:r w:rsidRPr="00080F40">
        <w:t xml:space="preserve">76. Para consumos superiores a este valor se definieron 6 rangos de consumo </w:t>
      </w:r>
      <w:r w:rsidR="00F7388F">
        <w:t xml:space="preserve">con </w:t>
      </w:r>
      <w:r w:rsidRPr="00080F40">
        <w:t xml:space="preserve">tarifas en dos partes, el cargo fijo </w:t>
      </w:r>
      <w:r w:rsidR="00F7388F">
        <w:t>era de</w:t>
      </w:r>
      <w:r w:rsidRPr="00080F40">
        <w:t xml:space="preserve"> US$ 1,15, y el cargo por consumo varia</w:t>
      </w:r>
      <w:r w:rsidR="00F7388F">
        <w:t>ba</w:t>
      </w:r>
      <w:r w:rsidRPr="00080F40">
        <w:t xml:space="preserve"> para cada rango de consumo.</w:t>
      </w:r>
    </w:p>
    <w:p w:rsidR="00552D27" w:rsidP="00536396" w:rsidRDefault="00B06CF7" w14:paraId="1AB1B4C5" w14:textId="66A32100">
      <w:r w:rsidRPr="00080F40">
        <w:t>Para el cálculo de la factura se consideraban conceptos como el Consumo Básico (CB), que hace referencia al consumo hasta 20 m</w:t>
      </w:r>
      <w:r w:rsidR="006847A8">
        <w:t>3</w:t>
      </w:r>
      <w:r w:rsidRPr="00080F40">
        <w:t>; Consumo Medio (CM), consumo entre 21 y 30 m</w:t>
      </w:r>
      <w:r w:rsidR="006847A8">
        <w:t>3</w:t>
      </w:r>
      <w:r w:rsidRPr="00080F40">
        <w:t>. Para el caso de los usuarios de tipo residencial también se defin</w:t>
      </w:r>
      <w:r w:rsidR="00F7388F">
        <w:t>ía un</w:t>
      </w:r>
      <w:r w:rsidRPr="00080F40">
        <w:t xml:space="preserve"> subsidio (S), que correspond</w:t>
      </w:r>
      <w:r w:rsidR="00F7388F">
        <w:t>ía</w:t>
      </w:r>
      <w:r w:rsidRPr="00080F40">
        <w:t xml:space="preserve"> a 0,5 del consumo y se aplica</w:t>
      </w:r>
      <w:r w:rsidR="00F7388F">
        <w:t>ba</w:t>
      </w:r>
      <w:r w:rsidRPr="00080F40">
        <w:t xml:space="preserve"> a los usuarios que est</w:t>
      </w:r>
      <w:r w:rsidR="00F7388F">
        <w:t xml:space="preserve">aban en </w:t>
      </w:r>
      <w:r w:rsidRPr="00080F40">
        <w:t>el rango de consumo de 11 hasta 20 m</w:t>
      </w:r>
      <w:r w:rsidR="006847A8">
        <w:t>3</w:t>
      </w:r>
      <w:r w:rsidRPr="00080F40">
        <w:t>, y el Coeficiente (COEF), que e</w:t>
      </w:r>
      <w:r w:rsidR="00F7388F">
        <w:t>ra</w:t>
      </w:r>
      <w:r w:rsidRPr="00080F40">
        <w:t xml:space="preserve"> de 1,1 que se aplica</w:t>
      </w:r>
      <w:r w:rsidR="00F7388F">
        <w:t>ba</w:t>
      </w:r>
      <w:r w:rsidRPr="00080F40">
        <w:t xml:space="preserve"> sobre un consumo de 21 a 30 m</w:t>
      </w:r>
      <w:r w:rsidR="00605DF8">
        <w:t>3</w:t>
      </w:r>
      <w:r w:rsidRPr="00080F40">
        <w:t>.</w:t>
      </w:r>
    </w:p>
    <w:p w:rsidRPr="00080F40" w:rsidR="00536396" w:rsidP="00536396" w:rsidRDefault="00536396" w14:paraId="5FBE36E3" w14:textId="2AFD51ED">
      <w:r w:rsidRPr="00536396">
        <w:t xml:space="preserve"> </w:t>
      </w:r>
      <w:r w:rsidRPr="00080F40">
        <w:t xml:space="preserve">Para 2009, las nuevas tarifas dejan el esquema de dos partes, y los términos CB, CM, S y COEF, desaparecen. Las tarifas </w:t>
      </w:r>
      <w:r w:rsidR="00F7388F">
        <w:t>pasan a ser</w:t>
      </w:r>
      <w:r w:rsidRPr="00080F40">
        <w:t xml:space="preserve"> por rangos de consumo y a diferencia de las del 2006, se tiene tarifas tanto para acueducto como para alcantarillado. El valor de la factura es superior en 2009 con respecto a 2006 para cada uno de los rangos de consumo. Si bien los rangos definidos permanecen igual, en el caso de las tarifas para los no residenciales el rango en el que se aplica la tarifa mínima se reduce, pasando a un rango entre 0 y 5 m</w:t>
      </w:r>
      <w:r w:rsidR="0013757C">
        <w:t>3</w:t>
      </w:r>
      <w:r w:rsidRPr="00080F40">
        <w:t>.</w:t>
      </w:r>
    </w:p>
    <w:p w:rsidRPr="00080F40" w:rsidR="00536396" w:rsidP="00536396" w:rsidRDefault="00536396" w14:paraId="1F4C7A0F" w14:textId="167DCA2D">
      <w:r w:rsidRPr="00080F40">
        <w:t xml:space="preserve">Las tarifas implementadas a partir de </w:t>
      </w:r>
      <w:r w:rsidRPr="00080F40" w:rsidR="0013757C">
        <w:t>2010</w:t>
      </w:r>
      <w:r w:rsidRPr="00080F40">
        <w:t xml:space="preserve"> presentan cambios </w:t>
      </w:r>
      <w:r w:rsidRPr="00080F40" w:rsidR="006B1999">
        <w:t>con relación a</w:t>
      </w:r>
      <w:r w:rsidRPr="00080F40">
        <w:t xml:space="preserve"> las de 2009 en la definición de los rangos de consumo, puesto que se desagregan en más rangos</w:t>
      </w:r>
      <w:r w:rsidR="000B5BF6">
        <w:t xml:space="preserve">, pero </w:t>
      </w:r>
      <w:r w:rsidR="00626497">
        <w:t xml:space="preserve">la </w:t>
      </w:r>
      <w:r w:rsidRPr="00080F40" w:rsidR="00626497">
        <w:t>variación</w:t>
      </w:r>
      <w:r w:rsidRPr="00080F40">
        <w:t xml:space="preserve"> en el valor de la factura </w:t>
      </w:r>
      <w:r w:rsidR="000B5BF6">
        <w:t xml:space="preserve">es mínima, razón por la cual no aparece una línea diferente entre esos años </w:t>
      </w:r>
      <w:r w:rsidRPr="00080F40">
        <w:t>en las</w:t>
      </w:r>
      <w:r w:rsidR="006B1999">
        <w:t xml:space="preserve"> </w:t>
      </w:r>
      <w:r w:rsidR="00C83803">
        <w:t xml:space="preserve">siguientes </w:t>
      </w:r>
      <w:r w:rsidRPr="00080F40" w:rsidR="00C83803">
        <w:t>gráficas</w:t>
      </w:r>
      <w:r w:rsidRPr="00080F40">
        <w:t>.</w:t>
      </w:r>
    </w:p>
    <w:p w:rsidRPr="00080F40" w:rsidR="00536396" w:rsidP="00536396" w:rsidRDefault="00536396" w14:paraId="53F351E3" w14:textId="14495066">
      <w:r w:rsidRPr="00080F40">
        <w:t>Las tarifas de 2015 mantienen los rangos definidos en el 2010, sin embargo, las tarifas presentan incrementos importantes</w:t>
      </w:r>
      <w:r w:rsidR="000B5BF6">
        <w:t xml:space="preserve">, especialmente al aumentar el consumo, por lo que la línea </w:t>
      </w:r>
      <w:r w:rsidRPr="00080F40">
        <w:t xml:space="preserve">del valor de la </w:t>
      </w:r>
      <w:r w:rsidRPr="00080F40">
        <w:lastRenderedPageBreak/>
        <w:t xml:space="preserve">factura </w:t>
      </w:r>
      <w:r w:rsidR="007B42AD">
        <w:t xml:space="preserve">en función del consumo toma </w:t>
      </w:r>
      <w:r w:rsidRPr="00080F40">
        <w:t xml:space="preserve">una mayor pendiente en relación </w:t>
      </w:r>
      <w:r w:rsidRPr="00080F40" w:rsidR="00626497">
        <w:t>con los</w:t>
      </w:r>
      <w:r w:rsidRPr="00080F40">
        <w:t xml:space="preserve"> años anteriores. La tarifa mínima se mantiene en el valor de 2006.</w:t>
      </w:r>
    </w:p>
    <w:p w:rsidR="00B06CF7" w:rsidP="00B06CF7" w:rsidRDefault="00536396" w14:paraId="6222E0F6" w14:textId="67EDA9A9">
      <w:r w:rsidRPr="00080F40">
        <w:t>Una observación importante es el hecho de que el valor de la factura ha tenido un fuerte aumento para consumos altos, mientras que la variación en el valor de la factura para consumos de menor cantidad</w:t>
      </w:r>
      <w:r w:rsidR="007B42AD">
        <w:t xml:space="preserve"> (donde se concentra la mayor parte de los usuarios)</w:t>
      </w:r>
      <w:r w:rsidRPr="00080F40">
        <w:t xml:space="preserve"> ha sido muy poca.</w:t>
      </w:r>
    </w:p>
    <w:p w:rsidRPr="00080F40" w:rsidR="00204B90" w:rsidP="00B06CF7" w:rsidRDefault="00204B90" w14:paraId="10A1422A" w14:textId="77777777"/>
    <w:p w:rsidRPr="00272DAD" w:rsidR="00B06CF7" w:rsidP="00272DAD" w:rsidRDefault="00B06CF7" w14:paraId="4EBEC7FF" w14:textId="3593BCBA">
      <w:pPr>
        <w:pStyle w:val="Caption"/>
        <w:rPr>
          <w:rFonts w:cstheme="majorHAnsi"/>
          <w:sz w:val="22"/>
          <w:szCs w:val="22"/>
        </w:rPr>
      </w:pPr>
      <w:bookmarkStart w:name="_Toc487013766" w:id="43"/>
      <w:bookmarkStart w:name="_Toc104306539" w:id="44"/>
      <w:r w:rsidRPr="00272DAD">
        <w:rPr>
          <w:rFonts w:cstheme="majorHAnsi"/>
          <w:sz w:val="22"/>
          <w:szCs w:val="22"/>
        </w:rPr>
        <w:t xml:space="preserve">Gráfica </w:t>
      </w:r>
      <w:r w:rsidR="000B65C0">
        <w:rPr>
          <w:rFonts w:cstheme="majorHAnsi"/>
          <w:sz w:val="22"/>
          <w:szCs w:val="22"/>
        </w:rPr>
        <w:fldChar w:fldCharType="begin"/>
      </w:r>
      <w:r w:rsidR="000B65C0">
        <w:rPr>
          <w:rFonts w:cstheme="majorHAnsi"/>
          <w:sz w:val="22"/>
          <w:szCs w:val="22"/>
        </w:rPr>
        <w:instrText xml:space="preserve"> SEQ Gráfica \* ARABIC </w:instrText>
      </w:r>
      <w:r w:rsidR="000B65C0">
        <w:rPr>
          <w:rFonts w:cstheme="majorHAnsi"/>
          <w:sz w:val="22"/>
          <w:szCs w:val="22"/>
        </w:rPr>
        <w:fldChar w:fldCharType="separate"/>
      </w:r>
      <w:r w:rsidR="00EE6E9B">
        <w:rPr>
          <w:rFonts w:cstheme="majorHAnsi"/>
          <w:noProof/>
          <w:sz w:val="22"/>
          <w:szCs w:val="22"/>
        </w:rPr>
        <w:t>4</w:t>
      </w:r>
      <w:r w:rsidR="000B65C0">
        <w:rPr>
          <w:rFonts w:cstheme="majorHAnsi"/>
          <w:sz w:val="22"/>
          <w:szCs w:val="22"/>
        </w:rPr>
        <w:fldChar w:fldCharType="end"/>
      </w:r>
      <w:r w:rsidRPr="00272DAD">
        <w:rPr>
          <w:rFonts w:cstheme="majorHAnsi"/>
          <w:sz w:val="22"/>
          <w:szCs w:val="22"/>
        </w:rPr>
        <w:t xml:space="preserve"> Valor mensual de la factura para usuarios </w:t>
      </w:r>
      <w:bookmarkEnd w:id="43"/>
      <w:r w:rsidRPr="00272DAD">
        <w:rPr>
          <w:rFonts w:cstheme="majorHAnsi"/>
          <w:sz w:val="22"/>
          <w:szCs w:val="22"/>
        </w:rPr>
        <w:t>residencial</w:t>
      </w:r>
      <w:bookmarkEnd w:id="44"/>
    </w:p>
    <w:p w:rsidR="00B06CF7" w:rsidP="00B06CF7" w:rsidRDefault="00B06CF7" w14:paraId="080B62F9" w14:textId="77777777">
      <w:pPr>
        <w:jc w:val="center"/>
        <w:rPr>
          <w:lang w:eastAsia="es-CO"/>
        </w:rPr>
      </w:pPr>
      <w:r w:rsidRPr="00080F40">
        <w:rPr>
          <w:noProof/>
          <w:lang w:eastAsia="es-CO"/>
        </w:rPr>
        <w:drawing>
          <wp:inline distT="0" distB="0" distL="0" distR="0" wp14:anchorId="162D0633" wp14:editId="4664DA9D">
            <wp:extent cx="4460681" cy="2560320"/>
            <wp:effectExtent l="0" t="0" r="16510" b="11430"/>
            <wp:docPr id="18" name="Gráfico 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rsidRPr="00080F40" w:rsidR="00BC237C" w:rsidP="00B06CF7" w:rsidRDefault="00BC237C" w14:paraId="2A593ADA" w14:textId="29957551">
      <w:pPr>
        <w:jc w:val="center"/>
        <w:rPr>
          <w:lang w:eastAsia="es-CO"/>
        </w:rPr>
      </w:pPr>
      <w:r w:rsidRPr="0084567C">
        <w:rPr>
          <w:rFonts w:cstheme="majorHAnsi"/>
          <w:i/>
          <w:iCs/>
          <w:color w:val="44546A" w:themeColor="text2"/>
          <w:sz w:val="20"/>
          <w:szCs w:val="20"/>
        </w:rPr>
        <w:t>Fuente:</w:t>
      </w:r>
      <w:r w:rsidR="00BB16B6">
        <w:rPr>
          <w:rFonts w:cstheme="majorHAnsi"/>
          <w:i/>
          <w:iCs/>
          <w:color w:val="44546A" w:themeColor="text2"/>
          <w:sz w:val="20"/>
          <w:szCs w:val="20"/>
        </w:rPr>
        <w:t xml:space="preserve"> </w:t>
      </w:r>
      <w:r w:rsidR="007E75E4">
        <w:rPr>
          <w:rFonts w:cstheme="majorHAnsi"/>
          <w:i/>
          <w:iCs/>
          <w:color w:val="44546A" w:themeColor="text2"/>
          <w:sz w:val="20"/>
          <w:szCs w:val="20"/>
        </w:rPr>
        <w:t xml:space="preserve">Elaboración propia con datos del </w:t>
      </w:r>
      <w:r w:rsidR="00BB16B6">
        <w:rPr>
          <w:rFonts w:cstheme="majorHAnsi"/>
          <w:i/>
          <w:iCs/>
          <w:color w:val="44546A" w:themeColor="text2"/>
          <w:sz w:val="20"/>
          <w:szCs w:val="20"/>
        </w:rPr>
        <w:t>Informe</w:t>
      </w:r>
      <w:r w:rsidR="00D77A2E">
        <w:rPr>
          <w:rFonts w:cstheme="majorHAnsi"/>
          <w:i/>
          <w:iCs/>
          <w:color w:val="44546A" w:themeColor="text2"/>
          <w:sz w:val="20"/>
          <w:szCs w:val="20"/>
        </w:rPr>
        <w:t xml:space="preserve"> </w:t>
      </w:r>
      <w:sdt>
        <w:sdtPr>
          <w:rPr>
            <w:rFonts w:cstheme="majorHAnsi"/>
            <w:i/>
            <w:iCs/>
            <w:color w:val="44546A" w:themeColor="text2"/>
            <w:sz w:val="20"/>
            <w:szCs w:val="20"/>
          </w:rPr>
          <w:id w:val="2098197702"/>
          <w:citation/>
        </w:sdtPr>
        <w:sdtEndPr/>
        <w:sdtContent>
          <w:r w:rsidR="00BB16B6">
            <w:rPr>
              <w:rFonts w:cstheme="majorHAnsi"/>
              <w:i/>
              <w:iCs/>
              <w:color w:val="44546A" w:themeColor="text2"/>
              <w:sz w:val="20"/>
              <w:szCs w:val="20"/>
            </w:rPr>
            <w:fldChar w:fldCharType="begin"/>
          </w:r>
          <w:r w:rsidR="00F7478C">
            <w:rPr>
              <w:rFonts w:cstheme="majorHAnsi"/>
              <w:i/>
              <w:iCs/>
              <w:color w:val="44546A" w:themeColor="text2"/>
              <w:sz w:val="20"/>
              <w:szCs w:val="20"/>
            </w:rPr>
            <w:instrText xml:space="preserve">CITATION Die17 \p 38 \l 9226 </w:instrText>
          </w:r>
          <w:r w:rsidR="00BB16B6">
            <w:rPr>
              <w:rFonts w:cstheme="majorHAnsi"/>
              <w:i/>
              <w:iCs/>
              <w:color w:val="44546A" w:themeColor="text2"/>
              <w:sz w:val="20"/>
              <w:szCs w:val="20"/>
            </w:rPr>
            <w:fldChar w:fldCharType="separate"/>
          </w:r>
          <w:r w:rsidRPr="00F7478C" w:rsidR="00F7478C">
            <w:rPr>
              <w:rFonts w:cstheme="majorHAnsi"/>
              <w:noProof/>
              <w:color w:val="44546A" w:themeColor="text2"/>
              <w:sz w:val="20"/>
              <w:szCs w:val="20"/>
            </w:rPr>
            <w:t>(Fernandez, Análisis de situación y presentación de alternativas, metodologías del cálculo de costos, tarifas y alternativas de cobro de servicios de alcantarillado y tratamiento de aguas residuales en El Salvador, 2017, pág. 38)</w:t>
          </w:r>
          <w:r w:rsidR="00BB16B6">
            <w:rPr>
              <w:rFonts w:cstheme="majorHAnsi"/>
              <w:i/>
              <w:iCs/>
              <w:color w:val="44546A" w:themeColor="text2"/>
              <w:sz w:val="20"/>
              <w:szCs w:val="20"/>
            </w:rPr>
            <w:fldChar w:fldCharType="end"/>
          </w:r>
        </w:sdtContent>
      </w:sdt>
      <w:r w:rsidR="00BB16B6">
        <w:rPr>
          <w:rFonts w:cstheme="majorHAnsi"/>
          <w:i/>
          <w:iCs/>
          <w:color w:val="44546A" w:themeColor="text2"/>
          <w:sz w:val="20"/>
          <w:szCs w:val="20"/>
        </w:rPr>
        <w:t>.</w:t>
      </w:r>
    </w:p>
    <w:p w:rsidRPr="00080F40" w:rsidR="00B06CF7" w:rsidP="00B06CF7" w:rsidRDefault="00B06CF7" w14:paraId="37E09C0F" w14:textId="77777777">
      <w:pPr>
        <w:pStyle w:val="Caption"/>
        <w:spacing w:after="0"/>
        <w:rPr>
          <w:color w:val="auto"/>
          <w:sz w:val="22"/>
          <w:szCs w:val="22"/>
        </w:rPr>
      </w:pPr>
    </w:p>
    <w:p w:rsidRPr="009F57D4" w:rsidR="00B06CF7" w:rsidP="009F57D4" w:rsidRDefault="00B06CF7" w14:paraId="453AA942" w14:textId="5CF0D3C6">
      <w:pPr>
        <w:pStyle w:val="Caption"/>
        <w:rPr>
          <w:rFonts w:cstheme="majorHAnsi"/>
          <w:sz w:val="22"/>
          <w:szCs w:val="22"/>
        </w:rPr>
      </w:pPr>
      <w:bookmarkStart w:name="_Toc487013767" w:id="45"/>
      <w:bookmarkStart w:name="_Toc104306540" w:id="46"/>
      <w:r w:rsidRPr="009F57D4">
        <w:rPr>
          <w:rFonts w:cstheme="majorHAnsi"/>
          <w:sz w:val="22"/>
          <w:szCs w:val="22"/>
        </w:rPr>
        <w:t xml:space="preserve">Gráfica </w:t>
      </w:r>
      <w:r w:rsidR="000B65C0">
        <w:rPr>
          <w:rFonts w:cstheme="majorHAnsi"/>
          <w:sz w:val="22"/>
          <w:szCs w:val="22"/>
        </w:rPr>
        <w:fldChar w:fldCharType="begin"/>
      </w:r>
      <w:r w:rsidR="000B65C0">
        <w:rPr>
          <w:rFonts w:cstheme="majorHAnsi"/>
          <w:sz w:val="22"/>
          <w:szCs w:val="22"/>
        </w:rPr>
        <w:instrText xml:space="preserve"> SEQ Gráfica \* ARABIC </w:instrText>
      </w:r>
      <w:r w:rsidR="000B65C0">
        <w:rPr>
          <w:rFonts w:cstheme="majorHAnsi"/>
          <w:sz w:val="22"/>
          <w:szCs w:val="22"/>
        </w:rPr>
        <w:fldChar w:fldCharType="separate"/>
      </w:r>
      <w:r w:rsidR="00EE6E9B">
        <w:rPr>
          <w:rFonts w:cstheme="majorHAnsi"/>
          <w:noProof/>
          <w:sz w:val="22"/>
          <w:szCs w:val="22"/>
        </w:rPr>
        <w:t>5</w:t>
      </w:r>
      <w:r w:rsidR="000B65C0">
        <w:rPr>
          <w:rFonts w:cstheme="majorHAnsi"/>
          <w:sz w:val="22"/>
          <w:szCs w:val="22"/>
        </w:rPr>
        <w:fldChar w:fldCharType="end"/>
      </w:r>
      <w:r w:rsidRPr="009F57D4">
        <w:rPr>
          <w:rFonts w:cstheme="majorHAnsi"/>
          <w:sz w:val="22"/>
          <w:szCs w:val="22"/>
        </w:rPr>
        <w:t xml:space="preserve"> Valor mensual de la factura para usuarios</w:t>
      </w:r>
      <w:bookmarkEnd w:id="45"/>
      <w:r w:rsidR="009F57D4">
        <w:rPr>
          <w:rFonts w:cstheme="majorHAnsi"/>
          <w:sz w:val="22"/>
          <w:szCs w:val="22"/>
        </w:rPr>
        <w:t xml:space="preserve"> no residenciales</w:t>
      </w:r>
      <w:bookmarkEnd w:id="46"/>
    </w:p>
    <w:p w:rsidRPr="00080F40" w:rsidR="00B06CF7" w:rsidP="00B06CF7" w:rsidRDefault="00B06CF7" w14:paraId="767C3432" w14:textId="77777777">
      <w:pPr>
        <w:jc w:val="center"/>
      </w:pPr>
      <w:r w:rsidRPr="00080F40">
        <w:rPr>
          <w:noProof/>
          <w:lang w:eastAsia="es-CO"/>
        </w:rPr>
        <w:drawing>
          <wp:inline distT="0" distB="0" distL="0" distR="0" wp14:anchorId="17CFBFF6" wp14:editId="1DB55031">
            <wp:extent cx="4460682" cy="2623930"/>
            <wp:effectExtent l="0" t="0" r="16510" b="5080"/>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rsidRPr="00B06CF7" w:rsidR="00B06CF7" w:rsidP="00C96A06" w:rsidRDefault="00D77A2E" w14:paraId="014B8CA0" w14:textId="5163D3D0">
      <w:pPr>
        <w:jc w:val="center"/>
      </w:pPr>
      <w:r w:rsidRPr="0084567C">
        <w:rPr>
          <w:rFonts w:cstheme="majorHAnsi"/>
          <w:i/>
          <w:iCs/>
          <w:color w:val="44546A" w:themeColor="text2"/>
          <w:sz w:val="20"/>
          <w:szCs w:val="20"/>
        </w:rPr>
        <w:lastRenderedPageBreak/>
        <w:t>Fuente:</w:t>
      </w:r>
      <w:r>
        <w:rPr>
          <w:rFonts w:cstheme="majorHAnsi"/>
          <w:i/>
          <w:iCs/>
          <w:color w:val="44546A" w:themeColor="text2"/>
          <w:sz w:val="20"/>
          <w:szCs w:val="20"/>
        </w:rPr>
        <w:t xml:space="preserve"> </w:t>
      </w:r>
      <w:r w:rsidR="00C96A06">
        <w:rPr>
          <w:rFonts w:cstheme="majorHAnsi"/>
          <w:i/>
          <w:iCs/>
          <w:color w:val="44546A" w:themeColor="text2"/>
          <w:sz w:val="20"/>
          <w:szCs w:val="20"/>
        </w:rPr>
        <w:t>Elaboración propia con datos del</w:t>
      </w:r>
      <w:r>
        <w:rPr>
          <w:rFonts w:cstheme="majorHAnsi"/>
          <w:i/>
          <w:iCs/>
          <w:color w:val="44546A" w:themeColor="text2"/>
          <w:sz w:val="20"/>
          <w:szCs w:val="20"/>
        </w:rPr>
        <w:t xml:space="preserve"> </w:t>
      </w:r>
      <w:sdt>
        <w:sdtPr>
          <w:rPr>
            <w:rFonts w:cstheme="majorHAnsi"/>
            <w:i/>
            <w:iCs/>
            <w:color w:val="44546A" w:themeColor="text2"/>
            <w:sz w:val="20"/>
            <w:szCs w:val="20"/>
          </w:rPr>
          <w:id w:val="-237328958"/>
          <w:citation/>
        </w:sdtPr>
        <w:sdtEndPr/>
        <w:sdtContent>
          <w:r>
            <w:rPr>
              <w:rFonts w:cstheme="majorHAnsi"/>
              <w:i/>
              <w:iCs/>
              <w:color w:val="44546A" w:themeColor="text2"/>
              <w:sz w:val="20"/>
              <w:szCs w:val="20"/>
            </w:rPr>
            <w:fldChar w:fldCharType="begin"/>
          </w:r>
          <w:r w:rsidR="00F7478C">
            <w:rPr>
              <w:rFonts w:cstheme="majorHAnsi"/>
              <w:i/>
              <w:iCs/>
              <w:color w:val="44546A" w:themeColor="text2"/>
              <w:sz w:val="20"/>
              <w:szCs w:val="20"/>
            </w:rPr>
            <w:instrText xml:space="preserve">CITATION Die17 \p 39 \l 9226 </w:instrText>
          </w:r>
          <w:r>
            <w:rPr>
              <w:rFonts w:cstheme="majorHAnsi"/>
              <w:i/>
              <w:iCs/>
              <w:color w:val="44546A" w:themeColor="text2"/>
              <w:sz w:val="20"/>
              <w:szCs w:val="20"/>
            </w:rPr>
            <w:fldChar w:fldCharType="separate"/>
          </w:r>
          <w:r w:rsidRPr="00F7478C" w:rsidR="00F7478C">
            <w:rPr>
              <w:rFonts w:cstheme="majorHAnsi"/>
              <w:noProof/>
              <w:color w:val="44546A" w:themeColor="text2"/>
              <w:sz w:val="20"/>
              <w:szCs w:val="20"/>
            </w:rPr>
            <w:t>(Fernandez, Análisis de situación y presentación de alternativas, metodologías del cálculo de costos, tarifas y alternativas de cobro de servicios de alcantarillado y tratamiento de aguas residuales en El Salvador, 2017, pág. 39)</w:t>
          </w:r>
          <w:r>
            <w:rPr>
              <w:rFonts w:cstheme="majorHAnsi"/>
              <w:i/>
              <w:iCs/>
              <w:color w:val="44546A" w:themeColor="text2"/>
              <w:sz w:val="20"/>
              <w:szCs w:val="20"/>
            </w:rPr>
            <w:fldChar w:fldCharType="end"/>
          </w:r>
        </w:sdtContent>
      </w:sdt>
      <w:r>
        <w:rPr>
          <w:rFonts w:cstheme="majorHAnsi"/>
          <w:i/>
          <w:iCs/>
          <w:color w:val="44546A" w:themeColor="text2"/>
          <w:sz w:val="20"/>
          <w:szCs w:val="20"/>
        </w:rPr>
        <w:t>.</w:t>
      </w:r>
    </w:p>
    <w:p w:rsidRPr="001F0615" w:rsidR="00160290" w:rsidP="00160290" w:rsidRDefault="00160290" w14:paraId="76CE4323" w14:textId="77777777">
      <w:pPr>
        <w:pStyle w:val="Heading2"/>
        <w:rPr>
          <w:rFonts w:cstheme="majorHAnsi"/>
        </w:rPr>
      </w:pPr>
      <w:bookmarkStart w:name="_Toc87027645" w:id="47"/>
      <w:bookmarkStart w:name="_Toc104886470" w:id="48"/>
      <w:r w:rsidRPr="001F0615">
        <w:rPr>
          <w:rFonts w:cstheme="majorHAnsi"/>
        </w:rPr>
        <w:t>Benchmarking Regional</w:t>
      </w:r>
      <w:bookmarkEnd w:id="47"/>
      <w:bookmarkEnd w:id="48"/>
    </w:p>
    <w:p w:rsidRPr="00A35D8E" w:rsidR="00347C05" w:rsidP="00347C05" w:rsidRDefault="00347C05" w14:paraId="03C1C157" w14:textId="4E447771">
      <w:pPr>
        <w:rPr>
          <w:rFonts w:cstheme="majorHAnsi"/>
          <w:lang w:val="es-ES"/>
        </w:rPr>
      </w:pPr>
      <w:r w:rsidRPr="006A2293">
        <w:rPr>
          <w:rFonts w:cstheme="majorHAnsi"/>
          <w:lang w:val="es-ES"/>
        </w:rPr>
        <w:t>Como un elemento de análisis de la situación tarifaria de</w:t>
      </w:r>
      <w:r w:rsidRPr="006A2293" w:rsidR="00357147">
        <w:rPr>
          <w:rFonts w:cstheme="majorHAnsi"/>
          <w:lang w:val="es-ES"/>
        </w:rPr>
        <w:t xml:space="preserve"> la empresa</w:t>
      </w:r>
      <w:r w:rsidRPr="006A2293">
        <w:rPr>
          <w:rFonts w:cstheme="majorHAnsi"/>
          <w:lang w:val="es-ES"/>
        </w:rPr>
        <w:t xml:space="preserve"> en esta sección se realizará un benchmarking en el que se compararán las facturas mensuales de </w:t>
      </w:r>
      <w:r w:rsidRPr="00EB26C1" w:rsidR="0007726B">
        <w:rPr>
          <w:rFonts w:cstheme="majorHAnsi"/>
          <w:lang w:val="es-ES"/>
        </w:rPr>
        <w:t xml:space="preserve">la ANDA </w:t>
      </w:r>
      <w:r w:rsidRPr="00735739">
        <w:rPr>
          <w:rFonts w:cstheme="majorHAnsi"/>
          <w:lang w:val="es-ES"/>
        </w:rPr>
        <w:t xml:space="preserve">con las de otras empresas de la región. Las empresas analizadas pertenecen a los siguientes países: Colombia (EAAB), República Dominicana (CORAASAN), </w:t>
      </w:r>
      <w:r w:rsidRPr="00EF1CDD" w:rsidR="0007726B">
        <w:rPr>
          <w:rFonts w:cstheme="majorHAnsi"/>
          <w:lang w:val="es-ES"/>
        </w:rPr>
        <w:t>Costa Rica (</w:t>
      </w:r>
      <w:r w:rsidRPr="00EF1CDD" w:rsidR="00FB0E03">
        <w:rPr>
          <w:rFonts w:cstheme="majorHAnsi"/>
          <w:lang w:val="es-ES"/>
        </w:rPr>
        <w:t>AyA y</w:t>
      </w:r>
      <w:r w:rsidRPr="00EF1CDD" w:rsidR="0007726B">
        <w:rPr>
          <w:rFonts w:cstheme="majorHAnsi"/>
          <w:lang w:val="es-ES"/>
        </w:rPr>
        <w:t xml:space="preserve"> </w:t>
      </w:r>
      <w:r w:rsidRPr="00EF1CDD" w:rsidR="00FB0E03">
        <w:rPr>
          <w:rFonts w:cstheme="majorHAnsi"/>
          <w:lang w:val="es-ES"/>
        </w:rPr>
        <w:t>ESPH</w:t>
      </w:r>
      <w:r w:rsidRPr="003B2DEC" w:rsidR="0007726B">
        <w:rPr>
          <w:rFonts w:cstheme="majorHAnsi"/>
          <w:lang w:val="es-ES"/>
        </w:rPr>
        <w:t xml:space="preserve">), </w:t>
      </w:r>
      <w:r w:rsidRPr="001F0615">
        <w:rPr>
          <w:rFonts w:cstheme="majorHAnsi"/>
          <w:lang w:val="es-ES"/>
        </w:rPr>
        <w:t>Panamá (IDAAN), Honduras (Aguas de San Pedro) y Bolivia (SEMAPA).</w:t>
      </w:r>
    </w:p>
    <w:p w:rsidRPr="00675739" w:rsidR="00160290" w:rsidP="00395426" w:rsidRDefault="00347C05" w14:paraId="75CDE4C5" w14:textId="1929E7AB">
      <w:pPr>
        <w:rPr>
          <w:rFonts w:cstheme="majorHAnsi"/>
          <w:lang w:val="es-ES"/>
        </w:rPr>
      </w:pPr>
      <w:r w:rsidRPr="001C0347">
        <w:rPr>
          <w:rFonts w:cstheme="majorHAnsi"/>
          <w:lang w:val="es-ES"/>
        </w:rPr>
        <w:t>En el gráfico a continuación se presenta la factura mensual para un consumo de 15 m3, correspondiente a usuarios residenciales de categoría media, entendiendo esta com</w:t>
      </w:r>
      <w:r w:rsidRPr="004639FF">
        <w:rPr>
          <w:rFonts w:cstheme="majorHAnsi"/>
          <w:lang w:val="es-ES"/>
        </w:rPr>
        <w:t xml:space="preserve">o aquella categoría para la que no aplican subsidios ni contribuciones, para cada una de las empresas mencionadas anteriormente. </w:t>
      </w:r>
    </w:p>
    <w:p w:rsidRPr="00EB26C1" w:rsidR="00CB2364" w:rsidP="00CB2364" w:rsidRDefault="00CB2364" w14:paraId="5AB272A8" w14:textId="71E14166">
      <w:pPr>
        <w:pStyle w:val="Caption"/>
        <w:rPr>
          <w:rFonts w:cstheme="majorHAnsi"/>
          <w:sz w:val="22"/>
          <w:szCs w:val="22"/>
        </w:rPr>
      </w:pPr>
      <w:bookmarkStart w:name="_Toc104306541" w:id="49"/>
      <w:r w:rsidRPr="006A2293">
        <w:rPr>
          <w:rFonts w:cstheme="majorHAnsi"/>
          <w:sz w:val="22"/>
          <w:szCs w:val="22"/>
        </w:rPr>
        <w:t xml:space="preserve">Gráfica </w:t>
      </w:r>
      <w:r w:rsidR="000B65C0">
        <w:rPr>
          <w:rFonts w:cstheme="majorHAnsi"/>
          <w:sz w:val="22"/>
          <w:szCs w:val="22"/>
        </w:rPr>
        <w:fldChar w:fldCharType="begin"/>
      </w:r>
      <w:r w:rsidR="000B65C0">
        <w:rPr>
          <w:rFonts w:cstheme="majorHAnsi"/>
          <w:sz w:val="22"/>
          <w:szCs w:val="22"/>
        </w:rPr>
        <w:instrText xml:space="preserve"> SEQ Gráfica \* ARABIC </w:instrText>
      </w:r>
      <w:r w:rsidR="000B65C0">
        <w:rPr>
          <w:rFonts w:cstheme="majorHAnsi"/>
          <w:sz w:val="22"/>
          <w:szCs w:val="22"/>
        </w:rPr>
        <w:fldChar w:fldCharType="separate"/>
      </w:r>
      <w:r w:rsidR="00EE6E9B">
        <w:rPr>
          <w:rFonts w:cstheme="majorHAnsi"/>
          <w:noProof/>
          <w:sz w:val="22"/>
          <w:szCs w:val="22"/>
        </w:rPr>
        <w:t>6</w:t>
      </w:r>
      <w:r w:rsidR="000B65C0">
        <w:rPr>
          <w:rFonts w:cstheme="majorHAnsi"/>
          <w:sz w:val="22"/>
          <w:szCs w:val="22"/>
        </w:rPr>
        <w:fldChar w:fldCharType="end"/>
      </w:r>
      <w:r w:rsidRPr="006A2293" w:rsidR="004007A9">
        <w:rPr>
          <w:rFonts w:cstheme="majorHAnsi"/>
        </w:rPr>
        <w:t xml:space="preserve"> </w:t>
      </w:r>
      <w:r w:rsidRPr="006A2293" w:rsidR="004007A9">
        <w:rPr>
          <w:rFonts w:cstheme="majorHAnsi"/>
          <w:sz w:val="22"/>
          <w:szCs w:val="22"/>
        </w:rPr>
        <w:t>Factura total (agua potable y alcantarillado) por 15 m3</w:t>
      </w:r>
      <w:r w:rsidR="0054529B">
        <w:rPr>
          <w:rFonts w:cstheme="majorHAnsi"/>
          <w:sz w:val="22"/>
          <w:szCs w:val="22"/>
        </w:rPr>
        <w:t>/mes</w:t>
      </w:r>
      <w:r w:rsidR="0054529B">
        <w:rPr>
          <w:rFonts w:cstheme="majorHAnsi"/>
          <w:sz w:val="22"/>
          <w:szCs w:val="22"/>
        </w:rPr>
        <w:br/>
      </w:r>
      <w:r w:rsidRPr="006A2293" w:rsidR="004007A9">
        <w:rPr>
          <w:rFonts w:cstheme="majorHAnsi"/>
          <w:sz w:val="22"/>
          <w:szCs w:val="22"/>
        </w:rPr>
        <w:t xml:space="preserve"> para usuarios</w:t>
      </w:r>
      <w:r w:rsidR="0054529B">
        <w:rPr>
          <w:rFonts w:cstheme="majorHAnsi"/>
          <w:sz w:val="22"/>
          <w:szCs w:val="22"/>
        </w:rPr>
        <w:t xml:space="preserve"> </w:t>
      </w:r>
      <w:r w:rsidRPr="006A2293" w:rsidR="00DA62A7">
        <w:rPr>
          <w:rFonts w:cstheme="majorHAnsi"/>
          <w:sz w:val="22"/>
          <w:szCs w:val="22"/>
        </w:rPr>
        <w:t>residenciales de categoría</w:t>
      </w:r>
      <w:r w:rsidR="00EB26C1">
        <w:rPr>
          <w:rFonts w:cstheme="majorHAnsi"/>
          <w:sz w:val="22"/>
          <w:szCs w:val="22"/>
        </w:rPr>
        <w:t xml:space="preserve"> </w:t>
      </w:r>
      <w:r w:rsidR="0054529B">
        <w:rPr>
          <w:rFonts w:cstheme="majorHAnsi"/>
          <w:sz w:val="22"/>
          <w:szCs w:val="22"/>
        </w:rPr>
        <w:t>media</w:t>
      </w:r>
      <w:r w:rsidRPr="006A2293" w:rsidR="005B1C46">
        <w:rPr>
          <w:rFonts w:cstheme="majorHAnsi"/>
          <w:sz w:val="22"/>
          <w:szCs w:val="22"/>
        </w:rPr>
        <w:br/>
      </w:r>
      <w:r w:rsidRPr="006A2293" w:rsidR="005B1C46">
        <w:rPr>
          <w:rFonts w:cstheme="majorHAnsi"/>
          <w:sz w:val="22"/>
          <w:szCs w:val="22"/>
        </w:rPr>
        <w:t>USD nominales</w:t>
      </w:r>
      <w:bookmarkEnd w:id="49"/>
    </w:p>
    <w:p w:rsidRPr="006A2293" w:rsidR="00395426" w:rsidP="2A2F5FC2" w:rsidRDefault="0010497F" w14:paraId="77A956FC" w14:textId="2F540D83">
      <w:pPr>
        <w:rPr>
          <w:rFonts w:cs="Calibri Light" w:cstheme="majorAscii"/>
          <w:highlight w:val="yellow"/>
        </w:rPr>
      </w:pPr>
      <w:r>
        <w:rPr>
          <w:noProof/>
        </w:rPr>
        <w:drawing>
          <wp:inline distT="0" distB="0" distL="0" distR="0" wp14:anchorId="46972E23" wp14:editId="1B0AC90E">
            <wp:extent cx="5367131" cy="2027555"/>
            <wp:effectExtent l="0" t="0" r="5080" b="10795"/>
            <wp:docPr id="14" name="Gráfico 14">
              <a:extLst xmlns:a="http://schemas.openxmlformats.org/drawingml/2006/main">
                <a:ext uri="{FF2B5EF4-FFF2-40B4-BE49-F238E27FC236}">
                  <a16:creationId xmlns:a16="http://schemas.microsoft.com/office/drawing/2014/main" id="{AC4E43EC-F3BD-4EAA-9960-A43DCB5C1B0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rsidRPr="00CE0504" w:rsidR="00606963" w:rsidP="00606963" w:rsidRDefault="00606963" w14:paraId="6AE5EF96" w14:textId="448ADBF8">
      <w:pPr>
        <w:jc w:val="center"/>
        <w:rPr>
          <w:rFonts w:cstheme="majorHAnsi"/>
          <w:i/>
          <w:iCs/>
          <w:color w:val="44546A" w:themeColor="text2"/>
          <w:sz w:val="20"/>
          <w:szCs w:val="20"/>
        </w:rPr>
      </w:pPr>
      <w:r w:rsidRPr="00CE0504">
        <w:rPr>
          <w:rFonts w:cstheme="majorHAnsi"/>
          <w:i/>
          <w:iCs/>
          <w:color w:val="44546A" w:themeColor="text2"/>
          <w:sz w:val="20"/>
          <w:szCs w:val="20"/>
        </w:rPr>
        <w:t>Fuente: Elaboración propia a partir de los pliegos tarifarios de las empresas. Tarifas vigentes al octubre del 2021</w:t>
      </w:r>
      <w:r w:rsidR="008C0816">
        <w:rPr>
          <w:rFonts w:cstheme="majorHAnsi"/>
          <w:i/>
          <w:iCs/>
          <w:color w:val="44546A" w:themeColor="text2"/>
          <w:sz w:val="20"/>
          <w:szCs w:val="20"/>
        </w:rPr>
        <w:t>.</w:t>
      </w:r>
    </w:p>
    <w:p w:rsidR="00FB5CF0" w:rsidP="00630693" w:rsidRDefault="00CB2364" w14:paraId="1ABC3354" w14:textId="6E05F612">
      <w:pPr>
        <w:rPr>
          <w:rFonts w:cstheme="majorHAnsi"/>
        </w:rPr>
      </w:pPr>
      <w:r w:rsidRPr="006A2293">
        <w:rPr>
          <w:rFonts w:cstheme="majorHAnsi"/>
        </w:rPr>
        <w:t xml:space="preserve">Como se puede observar la factura </w:t>
      </w:r>
      <w:r w:rsidR="00110FFD">
        <w:rPr>
          <w:rFonts w:cstheme="majorHAnsi"/>
        </w:rPr>
        <w:t xml:space="preserve">residencial </w:t>
      </w:r>
      <w:r w:rsidRPr="006A2293">
        <w:rPr>
          <w:rFonts w:cstheme="majorHAnsi"/>
        </w:rPr>
        <w:t>más alta</w:t>
      </w:r>
      <w:r w:rsidR="00110FFD">
        <w:rPr>
          <w:rFonts w:cstheme="majorHAnsi"/>
        </w:rPr>
        <w:t xml:space="preserve"> (por 15 m3/mes de agua más </w:t>
      </w:r>
      <w:r w:rsidR="00835C77">
        <w:rPr>
          <w:rFonts w:cstheme="majorHAnsi"/>
        </w:rPr>
        <w:t xml:space="preserve">alcantarillado) </w:t>
      </w:r>
      <w:r w:rsidRPr="006A2293" w:rsidR="00835C77">
        <w:rPr>
          <w:rFonts w:cstheme="majorHAnsi"/>
        </w:rPr>
        <w:t>de</w:t>
      </w:r>
      <w:r w:rsidRPr="006A2293">
        <w:rPr>
          <w:rFonts w:cstheme="majorHAnsi"/>
        </w:rPr>
        <w:t xml:space="preserve"> la región corresponde a la de AyA con 26,24 USD/mes, seguida por Bogotá con 24,59 USD/mes</w:t>
      </w:r>
      <w:r w:rsidR="0054529B">
        <w:rPr>
          <w:rFonts w:cstheme="majorHAnsi"/>
        </w:rPr>
        <w:t>.</w:t>
      </w:r>
      <w:r w:rsidRPr="006A2293">
        <w:rPr>
          <w:rFonts w:cstheme="majorHAnsi"/>
        </w:rPr>
        <w:t xml:space="preserve"> </w:t>
      </w:r>
      <w:r w:rsidRPr="00EB26C1">
        <w:rPr>
          <w:rFonts w:cstheme="majorHAnsi"/>
        </w:rPr>
        <w:t xml:space="preserve"> </w:t>
      </w:r>
      <w:r w:rsidRPr="00EB26C1" w:rsidR="005B1C46">
        <w:rPr>
          <w:rFonts w:cstheme="majorHAnsi"/>
        </w:rPr>
        <w:t xml:space="preserve">ANDA </w:t>
      </w:r>
      <w:r w:rsidR="0054529B">
        <w:rPr>
          <w:rFonts w:cstheme="majorHAnsi"/>
        </w:rPr>
        <w:t xml:space="preserve">presenta la </w:t>
      </w:r>
      <w:r w:rsidRPr="00EB26C1">
        <w:rPr>
          <w:rFonts w:cstheme="majorHAnsi"/>
        </w:rPr>
        <w:t xml:space="preserve">factura más baja dentro de las ciudades analizadas con </w:t>
      </w:r>
      <w:r w:rsidR="0054529B">
        <w:rPr>
          <w:rFonts w:cstheme="majorHAnsi"/>
        </w:rPr>
        <w:t xml:space="preserve">solo </w:t>
      </w:r>
      <w:r w:rsidRPr="00EB26C1">
        <w:rPr>
          <w:rFonts w:cstheme="majorHAnsi"/>
        </w:rPr>
        <w:t>3,</w:t>
      </w:r>
      <w:r w:rsidR="00110FFD">
        <w:rPr>
          <w:rFonts w:cstheme="majorHAnsi"/>
        </w:rPr>
        <w:t>44</w:t>
      </w:r>
      <w:r w:rsidRPr="00735739">
        <w:rPr>
          <w:rFonts w:cstheme="majorHAnsi"/>
        </w:rPr>
        <w:t xml:space="preserve"> USD/mes.</w:t>
      </w:r>
    </w:p>
    <w:p w:rsidR="00633CE3" w:rsidP="00630693" w:rsidRDefault="000D3012" w14:paraId="24BEEC82" w14:textId="7FD1F28B">
      <w:pPr>
        <w:rPr>
          <w:rFonts w:cstheme="majorHAnsi"/>
        </w:rPr>
      </w:pPr>
      <w:r>
        <w:rPr>
          <w:rFonts w:cstheme="majorHAnsi"/>
        </w:rPr>
        <w:t>ANDA con las t</w:t>
      </w:r>
      <w:r w:rsidRPr="000D3012">
        <w:rPr>
          <w:rFonts w:cstheme="majorHAnsi"/>
        </w:rPr>
        <w:t>arifas más bajas respecto a empresas similares que la región supone que no reflejan lo</w:t>
      </w:r>
      <w:r>
        <w:rPr>
          <w:rFonts w:cstheme="majorHAnsi"/>
        </w:rPr>
        <w:t>s</w:t>
      </w:r>
      <w:r w:rsidRPr="000D3012">
        <w:rPr>
          <w:rFonts w:cstheme="majorHAnsi"/>
        </w:rPr>
        <w:t xml:space="preserve"> costos reales </w:t>
      </w:r>
      <w:r w:rsidR="00D32701">
        <w:rPr>
          <w:rFonts w:cstheme="majorHAnsi"/>
        </w:rPr>
        <w:t xml:space="preserve">de operación </w:t>
      </w:r>
      <w:r w:rsidRPr="000D3012">
        <w:rPr>
          <w:rFonts w:cstheme="majorHAnsi"/>
        </w:rPr>
        <w:t xml:space="preserve">la cual </w:t>
      </w:r>
      <w:r w:rsidR="00D32701">
        <w:rPr>
          <w:rFonts w:cstheme="majorHAnsi"/>
        </w:rPr>
        <w:t>muestra un</w:t>
      </w:r>
      <w:r w:rsidRPr="000D3012">
        <w:rPr>
          <w:rFonts w:cstheme="majorHAnsi"/>
        </w:rPr>
        <w:t xml:space="preserve"> subsidio </w:t>
      </w:r>
      <w:r w:rsidRPr="000D3012" w:rsidR="00D32701">
        <w:rPr>
          <w:rFonts w:cstheme="majorHAnsi"/>
        </w:rPr>
        <w:t>implícito</w:t>
      </w:r>
      <w:r w:rsidR="00D32701">
        <w:rPr>
          <w:rFonts w:cstheme="majorHAnsi"/>
        </w:rPr>
        <w:t xml:space="preserve"> en sus tarifas.</w:t>
      </w:r>
    </w:p>
    <w:p w:rsidR="00E35A15" w:rsidP="00273396" w:rsidRDefault="00987BC1" w14:paraId="2D2A6576" w14:textId="130E5BD6">
      <w:pPr>
        <w:pStyle w:val="Heading1"/>
        <w:rPr>
          <w:rFonts w:cstheme="majorHAnsi"/>
        </w:rPr>
      </w:pPr>
      <w:bookmarkStart w:name="_Toc104886471" w:id="50"/>
      <w:r w:rsidRPr="00AC5BEA">
        <w:rPr>
          <w:rFonts w:cstheme="majorHAnsi"/>
        </w:rPr>
        <w:t xml:space="preserve">INVERSIONES </w:t>
      </w:r>
      <w:r w:rsidRPr="001F0615" w:rsidR="00A359D2">
        <w:rPr>
          <w:rFonts w:cstheme="majorHAnsi"/>
        </w:rPr>
        <w:t>(201</w:t>
      </w:r>
      <w:r w:rsidR="00A359D2">
        <w:rPr>
          <w:rFonts w:cstheme="majorHAnsi"/>
        </w:rPr>
        <w:t>9</w:t>
      </w:r>
      <w:r w:rsidRPr="001F0615" w:rsidR="00A359D2">
        <w:rPr>
          <w:rFonts w:cstheme="majorHAnsi"/>
        </w:rPr>
        <w:t>-202</w:t>
      </w:r>
      <w:r w:rsidR="00A359D2">
        <w:rPr>
          <w:rFonts w:cstheme="majorHAnsi"/>
        </w:rPr>
        <w:t>1</w:t>
      </w:r>
      <w:r w:rsidRPr="001F0615" w:rsidR="00A359D2">
        <w:rPr>
          <w:rFonts w:cstheme="majorHAnsi"/>
        </w:rPr>
        <w:t>)</w:t>
      </w:r>
      <w:bookmarkEnd w:id="50"/>
    </w:p>
    <w:p w:rsidR="007E4EC2" w:rsidP="00A359D2" w:rsidRDefault="00A359D2" w14:paraId="53F4FDC5" w14:textId="76159ADD">
      <w:r>
        <w:t xml:space="preserve">Durante el periodo comprendido de 2019 a 2021 ANDA realizo </w:t>
      </w:r>
      <w:r w:rsidR="00661D83">
        <w:t xml:space="preserve">un total de </w:t>
      </w:r>
      <w:r w:rsidR="00C3251B">
        <w:t xml:space="preserve">USD </w:t>
      </w:r>
      <w:r w:rsidR="00EF4D32">
        <w:t xml:space="preserve">95,2 millones en inversiones, </w:t>
      </w:r>
      <w:r w:rsidR="00E76C6A">
        <w:t xml:space="preserve">donde el 69,7% de esta se </w:t>
      </w:r>
      <w:r w:rsidR="00823CFC">
        <w:t>realizó</w:t>
      </w:r>
      <w:r w:rsidR="00E76C6A">
        <w:t xml:space="preserve"> con </w:t>
      </w:r>
      <w:r w:rsidR="00276D0D">
        <w:t xml:space="preserve">fondos provenientes de </w:t>
      </w:r>
      <w:r w:rsidR="00823CFC">
        <w:t>préstamos</w:t>
      </w:r>
      <w:r w:rsidR="00276D0D">
        <w:t xml:space="preserve"> externos</w:t>
      </w:r>
      <w:r w:rsidR="00A36A50">
        <w:t xml:space="preserve"> cuyo repago es realizado directamente por el gobierno nacional</w:t>
      </w:r>
      <w:r w:rsidR="00A57038">
        <w:t xml:space="preserve"> (reflejado en las cuentas de ANDA debido </w:t>
      </w:r>
      <w:r w:rsidR="00A57038">
        <w:lastRenderedPageBreak/>
        <w:t>a la ley de presupuesto)</w:t>
      </w:r>
      <w:r w:rsidR="00276D0D">
        <w:t>, el 18,6% con</w:t>
      </w:r>
      <w:r w:rsidR="00EB3F99">
        <w:t xml:space="preserve"> el fondo general</w:t>
      </w:r>
      <w:r w:rsidR="00E9557D">
        <w:rPr>
          <w:rStyle w:val="FootnoteReference"/>
        </w:rPr>
        <w:footnoteReference w:id="3"/>
      </w:r>
      <w:r w:rsidR="00192A81">
        <w:t>, el 8,5% con recursos propios y el 3,2% con donaciones</w:t>
      </w:r>
      <w:r w:rsidR="00E24D7A">
        <w:t xml:space="preserve"> </w:t>
      </w:r>
      <w:r w:rsidR="0055382A">
        <w:t>(ver</w:t>
      </w:r>
      <w:r w:rsidR="002F6D24">
        <w:t xml:space="preserve"> </w:t>
      </w:r>
      <w:r w:rsidR="002F6D24">
        <w:fldChar w:fldCharType="begin"/>
      </w:r>
      <w:r w:rsidR="002F6D24">
        <w:instrText xml:space="preserve"> REF _Ref100217289 \h </w:instrText>
      </w:r>
      <w:r w:rsidR="002F6D24">
        <w:fldChar w:fldCharType="separate"/>
      </w:r>
      <w:r w:rsidRPr="002F6D24" w:rsidR="006F4FB0">
        <w:rPr>
          <w:rFonts w:cstheme="majorHAnsi"/>
        </w:rPr>
        <w:t xml:space="preserve">Tabla </w:t>
      </w:r>
      <w:r w:rsidR="006F4FB0">
        <w:rPr>
          <w:rFonts w:cstheme="majorHAnsi"/>
          <w:noProof/>
        </w:rPr>
        <w:t>16</w:t>
      </w:r>
      <w:r w:rsidR="002F6D24">
        <w:fldChar w:fldCharType="end"/>
      </w:r>
      <w:r w:rsidR="0055382A">
        <w:t xml:space="preserve"> )</w:t>
      </w:r>
      <w:r w:rsidR="00192A81">
        <w:t>.</w:t>
      </w:r>
      <w:r w:rsidR="00392999">
        <w:t xml:space="preserve"> Durante estos años ANDA mantuvo un promedio de inversiones de </w:t>
      </w:r>
      <w:r w:rsidR="00C3251B">
        <w:t xml:space="preserve">USD </w:t>
      </w:r>
      <w:r w:rsidR="00E42436">
        <w:t>37,5 millones como se observa en la siguiente tabla:</w:t>
      </w:r>
    </w:p>
    <w:p w:rsidRPr="00BE796B" w:rsidR="00BE796B" w:rsidP="00BE796B" w:rsidRDefault="00BE796B" w14:paraId="3D11562D" w14:textId="000F1906">
      <w:pPr>
        <w:pStyle w:val="Caption"/>
        <w:rPr>
          <w:rFonts w:cstheme="majorHAnsi"/>
          <w:sz w:val="22"/>
          <w:szCs w:val="22"/>
        </w:rPr>
      </w:pPr>
      <w:bookmarkStart w:name="_Toc104306513" w:id="51"/>
      <w:r w:rsidRPr="00BE796B">
        <w:rPr>
          <w:rFonts w:cstheme="majorHAnsi"/>
          <w:sz w:val="22"/>
          <w:szCs w:val="22"/>
        </w:rPr>
        <w:t xml:space="preserve">Tabla </w:t>
      </w:r>
      <w:r w:rsidRPr="00BE796B">
        <w:rPr>
          <w:rFonts w:cstheme="majorHAnsi"/>
          <w:sz w:val="22"/>
          <w:szCs w:val="22"/>
        </w:rPr>
        <w:fldChar w:fldCharType="begin"/>
      </w:r>
      <w:r w:rsidRPr="00BE796B">
        <w:rPr>
          <w:rFonts w:cstheme="majorHAnsi"/>
          <w:sz w:val="22"/>
          <w:szCs w:val="22"/>
        </w:rPr>
        <w:instrText xml:space="preserve"> SEQ Tabla \* ARABIC </w:instrText>
      </w:r>
      <w:r w:rsidRPr="00BE796B">
        <w:rPr>
          <w:rFonts w:cstheme="majorHAnsi"/>
          <w:sz w:val="22"/>
          <w:szCs w:val="22"/>
        </w:rPr>
        <w:fldChar w:fldCharType="separate"/>
      </w:r>
      <w:r w:rsidR="008F06E6">
        <w:rPr>
          <w:rFonts w:cstheme="majorHAnsi"/>
          <w:noProof/>
          <w:sz w:val="22"/>
          <w:szCs w:val="22"/>
        </w:rPr>
        <w:t>15</w:t>
      </w:r>
      <w:r w:rsidRPr="00BE796B">
        <w:rPr>
          <w:rFonts w:cstheme="majorHAnsi"/>
          <w:sz w:val="22"/>
          <w:szCs w:val="22"/>
        </w:rPr>
        <w:fldChar w:fldCharType="end"/>
      </w:r>
      <w:r>
        <w:rPr>
          <w:rFonts w:cstheme="majorHAnsi"/>
          <w:sz w:val="22"/>
          <w:szCs w:val="22"/>
        </w:rPr>
        <w:t xml:space="preserve"> </w:t>
      </w:r>
      <w:r w:rsidRPr="006A2293">
        <w:rPr>
          <w:rFonts w:cstheme="majorHAnsi"/>
          <w:sz w:val="22"/>
          <w:szCs w:val="22"/>
        </w:rPr>
        <w:t xml:space="preserve">Resumen </w:t>
      </w:r>
      <w:r>
        <w:rPr>
          <w:rFonts w:cstheme="majorHAnsi"/>
          <w:sz w:val="22"/>
          <w:szCs w:val="22"/>
        </w:rPr>
        <w:t>inversiones realizadas por</w:t>
      </w:r>
      <w:r w:rsidRPr="006A2293">
        <w:rPr>
          <w:rFonts w:cstheme="majorHAnsi"/>
          <w:sz w:val="22"/>
          <w:szCs w:val="22"/>
        </w:rPr>
        <w:t xml:space="preserve"> ANDA 201</w:t>
      </w:r>
      <w:r>
        <w:rPr>
          <w:rFonts w:cstheme="majorHAnsi"/>
          <w:sz w:val="22"/>
          <w:szCs w:val="22"/>
        </w:rPr>
        <w:t>9</w:t>
      </w:r>
      <w:r w:rsidRPr="006A2293">
        <w:rPr>
          <w:rFonts w:cstheme="majorHAnsi"/>
          <w:sz w:val="22"/>
          <w:szCs w:val="22"/>
        </w:rPr>
        <w:t>-202</w:t>
      </w:r>
      <w:r>
        <w:rPr>
          <w:rFonts w:cstheme="majorHAnsi"/>
          <w:sz w:val="22"/>
          <w:szCs w:val="22"/>
        </w:rPr>
        <w:t>1</w:t>
      </w:r>
      <w:r w:rsidRPr="006A2293">
        <w:rPr>
          <w:rFonts w:cstheme="majorHAnsi"/>
          <w:sz w:val="22"/>
          <w:szCs w:val="22"/>
        </w:rPr>
        <w:br/>
      </w:r>
      <w:r>
        <w:rPr>
          <w:rFonts w:cstheme="majorHAnsi"/>
          <w:sz w:val="22"/>
          <w:szCs w:val="22"/>
        </w:rPr>
        <w:t>en</w:t>
      </w:r>
      <w:r w:rsidRPr="006A2293">
        <w:rPr>
          <w:rFonts w:cstheme="majorHAnsi"/>
          <w:sz w:val="22"/>
          <w:szCs w:val="22"/>
        </w:rPr>
        <w:t xml:space="preserve"> dólares (USD)</w:t>
      </w:r>
      <w:bookmarkEnd w:id="51"/>
    </w:p>
    <w:tbl>
      <w:tblPr>
        <w:tblStyle w:val="GridTable4-Accent1"/>
        <w:tblW w:w="0" w:type="auto"/>
        <w:jc w:val="center"/>
        <w:tblLook w:val="04A0" w:firstRow="1" w:lastRow="0" w:firstColumn="1" w:lastColumn="0" w:noHBand="0" w:noVBand="1"/>
      </w:tblPr>
      <w:tblGrid>
        <w:gridCol w:w="2457"/>
        <w:gridCol w:w="1185"/>
        <w:gridCol w:w="1117"/>
        <w:gridCol w:w="1117"/>
      </w:tblGrid>
      <w:tr w:rsidRPr="00FC1961" w:rsidR="00BE796B" w:rsidTr="00BE796B" w14:paraId="1B823B36" w14:textId="77777777">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FC1961" w:rsidR="00FC1961" w:rsidP="00BE796B" w:rsidRDefault="00804D08" w14:paraId="645C3DA0" w14:textId="08EF33FC">
            <w:pPr>
              <w:jc w:val="center"/>
              <w:rPr>
                <w:rFonts w:ascii="Arial" w:hAnsi="Arial" w:eastAsia="Times New Roman" w:cs="Arial"/>
                <w:color w:val="000000"/>
                <w:sz w:val="18"/>
                <w:szCs w:val="18"/>
                <w:lang w:eastAsia="es-CO"/>
              </w:rPr>
            </w:pPr>
            <w:r w:rsidRPr="00BE796B">
              <w:rPr>
                <w:rFonts w:ascii="Arial" w:hAnsi="Arial" w:eastAsia="Times New Roman" w:cs="Arial"/>
                <w:color w:val="000000"/>
                <w:sz w:val="18"/>
                <w:szCs w:val="18"/>
                <w:lang w:eastAsia="es-CO"/>
              </w:rPr>
              <w:t>Fuente De Financiamiento</w:t>
            </w:r>
          </w:p>
        </w:tc>
        <w:tc>
          <w:tcPr>
            <w:tcW w:w="0" w:type="auto"/>
            <w:noWrap/>
            <w:vAlign w:val="center"/>
            <w:hideMark/>
          </w:tcPr>
          <w:p w:rsidRPr="00FC1961" w:rsidR="00FC1961" w:rsidP="00BE796B" w:rsidRDefault="00FC1961" w14:paraId="41B51D09"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FC1961">
              <w:rPr>
                <w:rFonts w:ascii="Arial" w:hAnsi="Arial" w:eastAsia="Times New Roman" w:cs="Arial"/>
                <w:color w:val="000000"/>
                <w:sz w:val="18"/>
                <w:szCs w:val="18"/>
                <w:lang w:eastAsia="es-CO"/>
              </w:rPr>
              <w:t>2019</w:t>
            </w:r>
          </w:p>
        </w:tc>
        <w:tc>
          <w:tcPr>
            <w:tcW w:w="0" w:type="auto"/>
            <w:noWrap/>
            <w:vAlign w:val="center"/>
            <w:hideMark/>
          </w:tcPr>
          <w:p w:rsidRPr="00FC1961" w:rsidR="00FC1961" w:rsidP="00BE796B" w:rsidRDefault="00FC1961" w14:paraId="5C27AA0D"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FC1961">
              <w:rPr>
                <w:rFonts w:ascii="Arial" w:hAnsi="Arial" w:eastAsia="Times New Roman" w:cs="Arial"/>
                <w:color w:val="000000"/>
                <w:sz w:val="18"/>
                <w:szCs w:val="18"/>
                <w:lang w:eastAsia="es-CO"/>
              </w:rPr>
              <w:t>2020</w:t>
            </w:r>
          </w:p>
        </w:tc>
        <w:tc>
          <w:tcPr>
            <w:tcW w:w="0" w:type="auto"/>
            <w:noWrap/>
            <w:vAlign w:val="center"/>
            <w:hideMark/>
          </w:tcPr>
          <w:p w:rsidRPr="00FC1961" w:rsidR="00FC1961" w:rsidP="00BE796B" w:rsidRDefault="00FC1961" w14:paraId="78B38F02"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FC1961">
              <w:rPr>
                <w:rFonts w:ascii="Arial" w:hAnsi="Arial" w:eastAsia="Times New Roman" w:cs="Arial"/>
                <w:color w:val="000000"/>
                <w:sz w:val="18"/>
                <w:szCs w:val="18"/>
                <w:lang w:eastAsia="es-CO"/>
              </w:rPr>
              <w:t>2021</w:t>
            </w:r>
          </w:p>
        </w:tc>
      </w:tr>
      <w:tr w:rsidRPr="00FC1961" w:rsidR="00BE796B" w:rsidTr="00BE796B" w14:paraId="690A4904"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386497" w:rsidR="00BE796B" w:rsidP="00BE796B" w:rsidRDefault="00BE796B" w14:paraId="6E264747" w14:textId="42D1D4BE">
            <w:pPr>
              <w:jc w:val="center"/>
              <w:rPr>
                <w:rFonts w:ascii="Arial" w:hAnsi="Arial" w:eastAsia="Times New Roman" w:cs="Arial"/>
                <w:b w:val="0"/>
                <w:bCs w:val="0"/>
                <w:color w:val="000000"/>
                <w:sz w:val="18"/>
                <w:szCs w:val="18"/>
                <w:lang w:eastAsia="es-CO"/>
              </w:rPr>
            </w:pPr>
            <w:r w:rsidRPr="00386497">
              <w:rPr>
                <w:rFonts w:ascii="Arial" w:hAnsi="Arial" w:eastAsia="Times New Roman" w:cs="Arial"/>
                <w:b w:val="0"/>
                <w:bCs w:val="0"/>
                <w:color w:val="000000"/>
                <w:sz w:val="18"/>
                <w:szCs w:val="18"/>
                <w:lang w:eastAsia="es-CO"/>
              </w:rPr>
              <w:t>Fondo General</w:t>
            </w:r>
          </w:p>
        </w:tc>
        <w:tc>
          <w:tcPr>
            <w:tcW w:w="0" w:type="auto"/>
            <w:noWrap/>
            <w:vAlign w:val="center"/>
            <w:hideMark/>
          </w:tcPr>
          <w:p w:rsidRPr="00386497" w:rsidR="00BE796B" w:rsidP="00645C4A" w:rsidRDefault="00BE796B" w14:paraId="4D8965A1" w14:textId="21CF9B6C">
            <w:pPr>
              <w:ind w:right="68"/>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386497">
              <w:rPr>
                <w:rFonts w:ascii="Arial" w:hAnsi="Arial" w:cs="Arial"/>
                <w:color w:val="000000"/>
                <w:sz w:val="18"/>
                <w:szCs w:val="18"/>
              </w:rPr>
              <w:t>5.369.834</w:t>
            </w:r>
          </w:p>
        </w:tc>
        <w:tc>
          <w:tcPr>
            <w:tcW w:w="0" w:type="auto"/>
            <w:noWrap/>
            <w:vAlign w:val="center"/>
            <w:hideMark/>
          </w:tcPr>
          <w:p w:rsidRPr="00386497" w:rsidR="00BE796B" w:rsidP="00645C4A" w:rsidRDefault="00BE796B" w14:paraId="2B0CAEA0" w14:textId="38D7D44B">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386497">
              <w:rPr>
                <w:rFonts w:ascii="Arial" w:hAnsi="Arial" w:cs="Arial"/>
                <w:color w:val="000000"/>
                <w:sz w:val="18"/>
                <w:szCs w:val="18"/>
              </w:rPr>
              <w:t>3.998.160</w:t>
            </w:r>
          </w:p>
        </w:tc>
        <w:tc>
          <w:tcPr>
            <w:tcW w:w="0" w:type="auto"/>
            <w:noWrap/>
            <w:vAlign w:val="center"/>
            <w:hideMark/>
          </w:tcPr>
          <w:p w:rsidRPr="00386497" w:rsidR="00BE796B" w:rsidP="00645C4A" w:rsidRDefault="00BE796B" w14:paraId="20940180" w14:textId="2981E032">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386497">
              <w:rPr>
                <w:rFonts w:ascii="Arial" w:hAnsi="Arial" w:cs="Arial"/>
                <w:color w:val="000000"/>
                <w:sz w:val="18"/>
                <w:szCs w:val="18"/>
              </w:rPr>
              <w:t>8.324.799</w:t>
            </w:r>
          </w:p>
        </w:tc>
      </w:tr>
      <w:tr w:rsidRPr="00FC1961" w:rsidR="00BE796B" w:rsidTr="00BE796B" w14:paraId="4F909FA7" w14:textId="77777777">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386497" w:rsidR="00BE796B" w:rsidP="00BE796B" w:rsidRDefault="00BE796B" w14:paraId="4A9FFD2A" w14:textId="095AA2D3">
            <w:pPr>
              <w:jc w:val="center"/>
              <w:rPr>
                <w:rFonts w:ascii="Arial" w:hAnsi="Arial" w:eastAsia="Times New Roman" w:cs="Arial"/>
                <w:b w:val="0"/>
                <w:bCs w:val="0"/>
                <w:color w:val="000000"/>
                <w:sz w:val="18"/>
                <w:szCs w:val="18"/>
                <w:lang w:eastAsia="es-CO"/>
              </w:rPr>
            </w:pPr>
            <w:r w:rsidRPr="00386497">
              <w:rPr>
                <w:rFonts w:ascii="Arial" w:hAnsi="Arial" w:eastAsia="Times New Roman" w:cs="Arial"/>
                <w:b w:val="0"/>
                <w:bCs w:val="0"/>
                <w:color w:val="000000"/>
                <w:sz w:val="18"/>
                <w:szCs w:val="18"/>
                <w:lang w:eastAsia="es-CO"/>
              </w:rPr>
              <w:t>Recursos Propios</w:t>
            </w:r>
          </w:p>
        </w:tc>
        <w:tc>
          <w:tcPr>
            <w:tcW w:w="0" w:type="auto"/>
            <w:noWrap/>
            <w:vAlign w:val="center"/>
            <w:hideMark/>
          </w:tcPr>
          <w:p w:rsidRPr="00386497" w:rsidR="00BE796B" w:rsidP="00645C4A" w:rsidRDefault="00BE796B" w14:paraId="76BFFE82" w14:textId="0B4DA46A">
            <w:pPr>
              <w:ind w:right="68"/>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386497">
              <w:rPr>
                <w:rFonts w:ascii="Arial" w:hAnsi="Arial" w:cs="Arial"/>
                <w:color w:val="000000"/>
                <w:sz w:val="18"/>
                <w:szCs w:val="18"/>
              </w:rPr>
              <w:t>-</w:t>
            </w:r>
          </w:p>
        </w:tc>
        <w:tc>
          <w:tcPr>
            <w:tcW w:w="0" w:type="auto"/>
            <w:noWrap/>
            <w:vAlign w:val="center"/>
            <w:hideMark/>
          </w:tcPr>
          <w:p w:rsidRPr="00386497" w:rsidR="00BE796B" w:rsidP="00645C4A" w:rsidRDefault="00BE796B" w14:paraId="3E93C1A7" w14:textId="4396995F">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386497">
              <w:rPr>
                <w:rFonts w:ascii="Arial" w:hAnsi="Arial" w:cs="Arial"/>
                <w:color w:val="000000"/>
                <w:sz w:val="18"/>
                <w:szCs w:val="18"/>
              </w:rPr>
              <w:t>8.080.252</w:t>
            </w:r>
          </w:p>
        </w:tc>
        <w:tc>
          <w:tcPr>
            <w:tcW w:w="0" w:type="auto"/>
            <w:noWrap/>
            <w:vAlign w:val="center"/>
            <w:hideMark/>
          </w:tcPr>
          <w:p w:rsidRPr="00386497" w:rsidR="00BE796B" w:rsidP="00645C4A" w:rsidRDefault="00BE796B" w14:paraId="45790A65" w14:textId="5EB38106">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386497">
              <w:rPr>
                <w:rFonts w:ascii="Arial" w:hAnsi="Arial" w:cs="Arial"/>
                <w:color w:val="000000"/>
                <w:sz w:val="18"/>
                <w:szCs w:val="18"/>
              </w:rPr>
              <w:t>-</w:t>
            </w:r>
          </w:p>
        </w:tc>
      </w:tr>
      <w:tr w:rsidRPr="00FC1961" w:rsidR="00BE796B" w:rsidTr="00BE796B" w14:paraId="411B6461"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386497" w:rsidR="00BE796B" w:rsidP="00BE796B" w:rsidRDefault="00BE796B" w14:paraId="7A49B723" w14:textId="09D407A8">
            <w:pPr>
              <w:jc w:val="center"/>
              <w:rPr>
                <w:rFonts w:ascii="Arial" w:hAnsi="Arial" w:eastAsia="Times New Roman" w:cs="Arial"/>
                <w:b w:val="0"/>
                <w:bCs w:val="0"/>
                <w:color w:val="000000"/>
                <w:sz w:val="18"/>
                <w:szCs w:val="18"/>
                <w:lang w:eastAsia="es-CO"/>
              </w:rPr>
            </w:pPr>
            <w:r w:rsidRPr="00386497">
              <w:rPr>
                <w:rFonts w:ascii="Arial" w:hAnsi="Arial" w:eastAsia="Times New Roman" w:cs="Arial"/>
                <w:b w:val="0"/>
                <w:bCs w:val="0"/>
                <w:color w:val="000000"/>
                <w:sz w:val="18"/>
                <w:szCs w:val="18"/>
                <w:lang w:eastAsia="es-CO"/>
              </w:rPr>
              <w:t>Prestamos Externos</w:t>
            </w:r>
          </w:p>
        </w:tc>
        <w:tc>
          <w:tcPr>
            <w:tcW w:w="0" w:type="auto"/>
            <w:noWrap/>
            <w:vAlign w:val="center"/>
            <w:hideMark/>
          </w:tcPr>
          <w:p w:rsidRPr="00386497" w:rsidR="00BE796B" w:rsidP="00645C4A" w:rsidRDefault="00BE796B" w14:paraId="7903A203" w14:textId="1B8B458A">
            <w:pPr>
              <w:ind w:right="68"/>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386497">
              <w:rPr>
                <w:rFonts w:ascii="Arial" w:hAnsi="Arial" w:cs="Arial"/>
                <w:color w:val="000000"/>
                <w:sz w:val="18"/>
                <w:szCs w:val="18"/>
              </w:rPr>
              <w:t>21.429.978</w:t>
            </w:r>
          </w:p>
        </w:tc>
        <w:tc>
          <w:tcPr>
            <w:tcW w:w="0" w:type="auto"/>
            <w:noWrap/>
            <w:vAlign w:val="center"/>
            <w:hideMark/>
          </w:tcPr>
          <w:p w:rsidRPr="00386497" w:rsidR="00BE796B" w:rsidP="00645C4A" w:rsidRDefault="00BE796B" w14:paraId="1B6B474D" w14:textId="5B52F58B">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386497">
              <w:rPr>
                <w:rFonts w:ascii="Arial" w:hAnsi="Arial" w:cs="Arial"/>
                <w:color w:val="000000"/>
                <w:sz w:val="18"/>
                <w:szCs w:val="18"/>
              </w:rPr>
              <w:t>12.125.972</w:t>
            </w:r>
          </w:p>
        </w:tc>
        <w:tc>
          <w:tcPr>
            <w:tcW w:w="0" w:type="auto"/>
            <w:noWrap/>
            <w:vAlign w:val="center"/>
            <w:hideMark/>
          </w:tcPr>
          <w:p w:rsidRPr="00386497" w:rsidR="00BE796B" w:rsidP="00645C4A" w:rsidRDefault="00BE796B" w14:paraId="7D9B1256" w14:textId="388E557A">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386497">
              <w:rPr>
                <w:rFonts w:ascii="Arial" w:hAnsi="Arial" w:cs="Arial"/>
                <w:color w:val="000000"/>
                <w:sz w:val="18"/>
                <w:szCs w:val="18"/>
              </w:rPr>
              <w:t>32.806.661</w:t>
            </w:r>
          </w:p>
        </w:tc>
      </w:tr>
      <w:tr w:rsidRPr="00FC1961" w:rsidR="00BE796B" w:rsidTr="00BE796B" w14:paraId="728AEE78" w14:textId="77777777">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386497" w:rsidR="00BE796B" w:rsidP="00BE796B" w:rsidRDefault="00BE796B" w14:paraId="52E6AFE2" w14:textId="11BAF997">
            <w:pPr>
              <w:jc w:val="center"/>
              <w:rPr>
                <w:rFonts w:ascii="Arial" w:hAnsi="Arial" w:eastAsia="Times New Roman" w:cs="Arial"/>
                <w:b w:val="0"/>
                <w:bCs w:val="0"/>
                <w:color w:val="000000"/>
                <w:sz w:val="18"/>
                <w:szCs w:val="18"/>
                <w:lang w:eastAsia="es-CO"/>
              </w:rPr>
            </w:pPr>
            <w:r w:rsidRPr="00386497">
              <w:rPr>
                <w:rFonts w:ascii="Arial" w:hAnsi="Arial" w:eastAsia="Times New Roman" w:cs="Arial"/>
                <w:b w:val="0"/>
                <w:bCs w:val="0"/>
                <w:color w:val="000000"/>
                <w:sz w:val="18"/>
                <w:szCs w:val="18"/>
                <w:lang w:eastAsia="es-CO"/>
              </w:rPr>
              <w:t>Donaciones</w:t>
            </w:r>
          </w:p>
        </w:tc>
        <w:tc>
          <w:tcPr>
            <w:tcW w:w="0" w:type="auto"/>
            <w:noWrap/>
            <w:vAlign w:val="center"/>
            <w:hideMark/>
          </w:tcPr>
          <w:p w:rsidRPr="00386497" w:rsidR="00BE796B" w:rsidP="00645C4A" w:rsidRDefault="00BE796B" w14:paraId="76F6585A" w14:textId="7C7A075B">
            <w:pPr>
              <w:ind w:right="68"/>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386497">
              <w:rPr>
                <w:rFonts w:ascii="Arial" w:hAnsi="Arial" w:cs="Arial"/>
                <w:color w:val="000000"/>
                <w:sz w:val="18"/>
                <w:szCs w:val="18"/>
              </w:rPr>
              <w:t>853.949</w:t>
            </w:r>
          </w:p>
        </w:tc>
        <w:tc>
          <w:tcPr>
            <w:tcW w:w="0" w:type="auto"/>
            <w:noWrap/>
            <w:vAlign w:val="center"/>
            <w:hideMark/>
          </w:tcPr>
          <w:p w:rsidRPr="00386497" w:rsidR="00BE796B" w:rsidP="00645C4A" w:rsidRDefault="00BE796B" w14:paraId="63A85A12" w14:textId="72F95D35">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386497">
              <w:rPr>
                <w:rFonts w:ascii="Arial" w:hAnsi="Arial" w:cs="Arial"/>
                <w:color w:val="000000"/>
                <w:sz w:val="18"/>
                <w:szCs w:val="18"/>
              </w:rPr>
              <w:t>565.703</w:t>
            </w:r>
          </w:p>
        </w:tc>
        <w:tc>
          <w:tcPr>
            <w:tcW w:w="0" w:type="auto"/>
            <w:noWrap/>
            <w:vAlign w:val="center"/>
            <w:hideMark/>
          </w:tcPr>
          <w:p w:rsidRPr="00386497" w:rsidR="00BE796B" w:rsidP="00645C4A" w:rsidRDefault="00BE796B" w14:paraId="4C945B9A" w14:textId="4C8ED34F">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386497">
              <w:rPr>
                <w:rFonts w:ascii="Arial" w:hAnsi="Arial" w:cs="Arial"/>
                <w:color w:val="000000"/>
                <w:sz w:val="18"/>
                <w:szCs w:val="18"/>
              </w:rPr>
              <w:t>1.622.245</w:t>
            </w:r>
          </w:p>
        </w:tc>
      </w:tr>
      <w:tr w:rsidRPr="00FC1961" w:rsidR="00BE796B" w:rsidTr="00BE796B" w14:paraId="5249FC3C"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FC1961" w:rsidR="00BE796B" w:rsidP="00BE796B" w:rsidRDefault="00BE796B" w14:paraId="56EB7564" w14:textId="77777777">
            <w:pPr>
              <w:jc w:val="center"/>
              <w:rPr>
                <w:rFonts w:ascii="Arial" w:hAnsi="Arial" w:eastAsia="Times New Roman" w:cs="Arial"/>
                <w:color w:val="000000"/>
                <w:sz w:val="18"/>
                <w:szCs w:val="18"/>
                <w:lang w:eastAsia="es-CO"/>
              </w:rPr>
            </w:pPr>
            <w:r w:rsidRPr="00FC1961">
              <w:rPr>
                <w:rFonts w:ascii="Arial" w:hAnsi="Arial" w:eastAsia="Times New Roman" w:cs="Arial"/>
                <w:color w:val="000000"/>
                <w:sz w:val="18"/>
                <w:szCs w:val="18"/>
                <w:lang w:eastAsia="es-CO"/>
              </w:rPr>
              <w:t>TOTAL</w:t>
            </w:r>
          </w:p>
        </w:tc>
        <w:tc>
          <w:tcPr>
            <w:tcW w:w="0" w:type="auto"/>
            <w:noWrap/>
            <w:vAlign w:val="center"/>
            <w:hideMark/>
          </w:tcPr>
          <w:p w:rsidRPr="00FC1961" w:rsidR="00BE796B" w:rsidP="00645C4A" w:rsidRDefault="00BE796B" w14:paraId="22036AA7" w14:textId="15E8148B">
            <w:pPr>
              <w:ind w:right="68"/>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000000"/>
                <w:sz w:val="18"/>
                <w:szCs w:val="18"/>
                <w:lang w:eastAsia="es-CO"/>
              </w:rPr>
            </w:pPr>
            <w:r w:rsidRPr="00BE796B">
              <w:rPr>
                <w:rFonts w:ascii="Arial" w:hAnsi="Arial" w:cs="Arial"/>
                <w:b/>
                <w:bCs/>
                <w:color w:val="000000"/>
                <w:sz w:val="18"/>
                <w:szCs w:val="18"/>
              </w:rPr>
              <w:t>27.653.761</w:t>
            </w:r>
          </w:p>
        </w:tc>
        <w:tc>
          <w:tcPr>
            <w:tcW w:w="0" w:type="auto"/>
            <w:noWrap/>
            <w:vAlign w:val="center"/>
            <w:hideMark/>
          </w:tcPr>
          <w:p w:rsidRPr="00FC1961" w:rsidR="00BE796B" w:rsidP="00645C4A" w:rsidRDefault="00BE796B" w14:paraId="781F3CAA" w14:textId="687F68F1">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000000"/>
                <w:sz w:val="18"/>
                <w:szCs w:val="18"/>
                <w:lang w:eastAsia="es-CO"/>
              </w:rPr>
            </w:pPr>
            <w:r w:rsidRPr="00BE796B">
              <w:rPr>
                <w:rFonts w:ascii="Arial" w:hAnsi="Arial" w:cs="Arial"/>
                <w:b/>
                <w:bCs/>
                <w:color w:val="000000"/>
                <w:sz w:val="18"/>
                <w:szCs w:val="18"/>
              </w:rPr>
              <w:t>24.770.088</w:t>
            </w:r>
          </w:p>
        </w:tc>
        <w:tc>
          <w:tcPr>
            <w:tcW w:w="0" w:type="auto"/>
            <w:noWrap/>
            <w:vAlign w:val="center"/>
            <w:hideMark/>
          </w:tcPr>
          <w:p w:rsidRPr="00FC1961" w:rsidR="00BE796B" w:rsidP="00645C4A" w:rsidRDefault="00BE796B" w14:paraId="61674835" w14:textId="798D5561">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000000"/>
                <w:sz w:val="18"/>
                <w:szCs w:val="18"/>
                <w:lang w:eastAsia="es-CO"/>
              </w:rPr>
            </w:pPr>
            <w:r w:rsidRPr="00BE796B">
              <w:rPr>
                <w:rFonts w:ascii="Arial" w:hAnsi="Arial" w:cs="Arial"/>
                <w:b/>
                <w:bCs/>
                <w:color w:val="000000"/>
                <w:sz w:val="18"/>
                <w:szCs w:val="18"/>
              </w:rPr>
              <w:t>42.753.705</w:t>
            </w:r>
          </w:p>
        </w:tc>
      </w:tr>
    </w:tbl>
    <w:p w:rsidR="00BE796B" w:rsidP="00BE796B" w:rsidRDefault="00BE796B" w14:paraId="257E0CC3" w14:textId="5B38EE43">
      <w:pPr>
        <w:jc w:val="center"/>
        <w:rPr>
          <w:rFonts w:cstheme="majorHAnsi"/>
          <w:i/>
          <w:iCs/>
          <w:color w:val="44546A" w:themeColor="text2"/>
          <w:sz w:val="20"/>
          <w:szCs w:val="20"/>
        </w:rPr>
      </w:pPr>
      <w:r w:rsidRPr="00D1583C">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Pr="002F6D24" w:rsidR="002F6D24" w:rsidP="002F6D24" w:rsidRDefault="002F6D24" w14:paraId="4A305979" w14:textId="0E3161A0">
      <w:pPr>
        <w:pStyle w:val="Caption"/>
        <w:rPr>
          <w:rFonts w:cstheme="majorHAnsi"/>
          <w:sz w:val="22"/>
          <w:szCs w:val="22"/>
        </w:rPr>
      </w:pPr>
      <w:bookmarkStart w:name="_Ref100217289" w:id="52"/>
      <w:bookmarkStart w:name="_Toc104306514" w:id="53"/>
      <w:r w:rsidRPr="002F6D24">
        <w:rPr>
          <w:rFonts w:cstheme="majorHAnsi"/>
          <w:sz w:val="22"/>
          <w:szCs w:val="22"/>
        </w:rPr>
        <w:t xml:space="preserve">Tabla </w:t>
      </w:r>
      <w:r w:rsidRPr="002F6D24">
        <w:rPr>
          <w:rFonts w:cstheme="majorHAnsi"/>
          <w:sz w:val="22"/>
          <w:szCs w:val="22"/>
        </w:rPr>
        <w:fldChar w:fldCharType="begin"/>
      </w:r>
      <w:r w:rsidRPr="002F6D24">
        <w:rPr>
          <w:rFonts w:cstheme="majorHAnsi"/>
          <w:sz w:val="22"/>
          <w:szCs w:val="22"/>
        </w:rPr>
        <w:instrText xml:space="preserve"> SEQ Tabla \* ARABIC </w:instrText>
      </w:r>
      <w:r w:rsidRPr="002F6D24">
        <w:rPr>
          <w:rFonts w:cstheme="majorHAnsi"/>
          <w:sz w:val="22"/>
          <w:szCs w:val="22"/>
        </w:rPr>
        <w:fldChar w:fldCharType="separate"/>
      </w:r>
      <w:r w:rsidR="008F06E6">
        <w:rPr>
          <w:rFonts w:cstheme="majorHAnsi"/>
          <w:noProof/>
          <w:sz w:val="22"/>
          <w:szCs w:val="22"/>
        </w:rPr>
        <w:t>16</w:t>
      </w:r>
      <w:r w:rsidRPr="002F6D24">
        <w:rPr>
          <w:rFonts w:cstheme="majorHAnsi"/>
          <w:sz w:val="22"/>
          <w:szCs w:val="22"/>
        </w:rPr>
        <w:fldChar w:fldCharType="end"/>
      </w:r>
      <w:bookmarkEnd w:id="52"/>
      <w:r>
        <w:rPr>
          <w:rFonts w:cstheme="majorHAnsi"/>
          <w:sz w:val="22"/>
          <w:szCs w:val="22"/>
        </w:rPr>
        <w:t xml:space="preserve"> D</w:t>
      </w:r>
      <w:r w:rsidRPr="002F6D24">
        <w:rPr>
          <w:rFonts w:cstheme="majorHAnsi"/>
          <w:sz w:val="22"/>
          <w:szCs w:val="22"/>
        </w:rPr>
        <w:t>etalle institucional de proyectos ejecutados con fondos de donaciones 2019 -2021</w:t>
      </w:r>
      <w:bookmarkEnd w:id="53"/>
    </w:p>
    <w:tbl>
      <w:tblPr>
        <w:tblW w:w="9357" w:type="dxa"/>
        <w:tblCellMar>
          <w:left w:w="70" w:type="dxa"/>
          <w:right w:w="70" w:type="dxa"/>
        </w:tblCellMar>
        <w:tblLook w:val="04A0" w:firstRow="1" w:lastRow="0" w:firstColumn="1" w:lastColumn="0" w:noHBand="0" w:noVBand="1"/>
      </w:tblPr>
      <w:tblGrid>
        <w:gridCol w:w="427"/>
        <w:gridCol w:w="5107"/>
        <w:gridCol w:w="2851"/>
        <w:gridCol w:w="972"/>
      </w:tblGrid>
      <w:tr w:rsidRPr="0055382A" w:rsidR="002F6D24" w:rsidTr="00BB06DC" w14:paraId="62D0243F" w14:textId="77777777">
        <w:trPr>
          <w:trHeight w:val="186"/>
        </w:trPr>
        <w:tc>
          <w:tcPr>
            <w:tcW w:w="427" w:type="dxa"/>
            <w:tcBorders>
              <w:top w:val="single" w:color="auto" w:sz="4" w:space="0"/>
              <w:left w:val="single" w:color="auto" w:sz="4" w:space="0"/>
              <w:bottom w:val="single" w:color="auto" w:sz="4" w:space="0"/>
              <w:right w:val="single" w:color="auto" w:sz="4" w:space="0"/>
            </w:tcBorders>
            <w:shd w:val="clear" w:color="000000" w:fill="BDD7EE"/>
            <w:vAlign w:val="center"/>
            <w:hideMark/>
          </w:tcPr>
          <w:p w:rsidRPr="0055382A" w:rsidR="0055382A" w:rsidP="00A8763D" w:rsidRDefault="0055382A" w14:paraId="6E3CD630" w14:textId="77777777">
            <w:pPr>
              <w:spacing w:after="0" w:line="240" w:lineRule="auto"/>
              <w:jc w:val="center"/>
              <w:rPr>
                <w:rFonts w:eastAsia="Times New Roman" w:cstheme="majorHAnsi"/>
                <w:b/>
                <w:bCs/>
                <w:sz w:val="18"/>
                <w:szCs w:val="18"/>
                <w:lang w:eastAsia="es-CO"/>
              </w:rPr>
            </w:pPr>
            <w:r w:rsidRPr="0055382A">
              <w:rPr>
                <w:rFonts w:eastAsia="Times New Roman" w:cstheme="majorHAnsi"/>
                <w:b/>
                <w:bCs/>
                <w:sz w:val="18"/>
                <w:szCs w:val="18"/>
                <w:lang w:eastAsia="es-CO"/>
              </w:rPr>
              <w:t>No.</w:t>
            </w:r>
          </w:p>
        </w:tc>
        <w:tc>
          <w:tcPr>
            <w:tcW w:w="5107" w:type="dxa"/>
            <w:tcBorders>
              <w:top w:val="single" w:color="auto" w:sz="4" w:space="0"/>
              <w:left w:val="nil"/>
              <w:bottom w:val="single" w:color="auto" w:sz="4" w:space="0"/>
              <w:right w:val="single" w:color="auto" w:sz="4" w:space="0"/>
            </w:tcBorders>
            <w:shd w:val="clear" w:color="000000" w:fill="BDD7EE"/>
            <w:vAlign w:val="center"/>
            <w:hideMark/>
          </w:tcPr>
          <w:p w:rsidRPr="0055382A" w:rsidR="0055382A" w:rsidP="00A8763D" w:rsidRDefault="0055382A" w14:paraId="2EF1DE1C" w14:textId="41DCBE25">
            <w:pPr>
              <w:spacing w:after="0" w:line="240" w:lineRule="auto"/>
              <w:jc w:val="center"/>
              <w:rPr>
                <w:rFonts w:eastAsia="Times New Roman" w:cstheme="majorHAnsi"/>
                <w:b/>
                <w:bCs/>
                <w:sz w:val="18"/>
                <w:szCs w:val="18"/>
                <w:lang w:eastAsia="es-CO"/>
              </w:rPr>
            </w:pPr>
            <w:r w:rsidRPr="00160DD8">
              <w:rPr>
                <w:rFonts w:eastAsia="Times New Roman" w:cstheme="majorHAnsi"/>
                <w:b/>
                <w:bCs/>
                <w:sz w:val="18"/>
                <w:szCs w:val="18"/>
                <w:lang w:eastAsia="es-CO"/>
              </w:rPr>
              <w:t>Proyecto</w:t>
            </w:r>
          </w:p>
        </w:tc>
        <w:tc>
          <w:tcPr>
            <w:tcW w:w="2851" w:type="dxa"/>
            <w:tcBorders>
              <w:top w:val="single" w:color="auto" w:sz="4" w:space="0"/>
              <w:left w:val="nil"/>
              <w:bottom w:val="single" w:color="auto" w:sz="4" w:space="0"/>
              <w:right w:val="single" w:color="auto" w:sz="4" w:space="0"/>
            </w:tcBorders>
            <w:shd w:val="clear" w:color="000000" w:fill="BDD7EE"/>
            <w:vAlign w:val="center"/>
            <w:hideMark/>
          </w:tcPr>
          <w:p w:rsidRPr="0055382A" w:rsidR="0055382A" w:rsidP="00A8763D" w:rsidRDefault="005365D0" w14:paraId="0FE29697" w14:textId="7753F831">
            <w:pPr>
              <w:spacing w:after="0" w:line="240" w:lineRule="auto"/>
              <w:jc w:val="center"/>
              <w:rPr>
                <w:rFonts w:eastAsia="Times New Roman" w:cstheme="majorHAnsi"/>
                <w:b/>
                <w:bCs/>
                <w:sz w:val="18"/>
                <w:szCs w:val="18"/>
                <w:lang w:eastAsia="es-CO"/>
              </w:rPr>
            </w:pPr>
            <w:r w:rsidRPr="0055382A">
              <w:rPr>
                <w:rFonts w:eastAsia="Times New Roman" w:cstheme="majorHAnsi"/>
                <w:b/>
                <w:bCs/>
                <w:sz w:val="18"/>
                <w:szCs w:val="18"/>
                <w:lang w:eastAsia="es-CO"/>
              </w:rPr>
              <w:t>Donante</w:t>
            </w:r>
          </w:p>
        </w:tc>
        <w:tc>
          <w:tcPr>
            <w:tcW w:w="972" w:type="dxa"/>
            <w:tcBorders>
              <w:top w:val="single" w:color="auto" w:sz="4" w:space="0"/>
              <w:left w:val="nil"/>
              <w:bottom w:val="single" w:color="auto" w:sz="4" w:space="0"/>
              <w:right w:val="single" w:color="auto" w:sz="4" w:space="0"/>
            </w:tcBorders>
            <w:shd w:val="clear" w:color="000000" w:fill="BDD7EE"/>
            <w:noWrap/>
            <w:vAlign w:val="center"/>
            <w:hideMark/>
          </w:tcPr>
          <w:p w:rsidRPr="0055382A" w:rsidR="0055382A" w:rsidP="00A8763D" w:rsidRDefault="005365D0" w14:paraId="02B7DE19" w14:textId="38169C97">
            <w:pPr>
              <w:spacing w:after="0" w:line="240" w:lineRule="auto"/>
              <w:jc w:val="center"/>
              <w:rPr>
                <w:rFonts w:eastAsia="Times New Roman" w:cstheme="majorHAnsi"/>
                <w:b/>
                <w:bCs/>
                <w:sz w:val="18"/>
                <w:szCs w:val="18"/>
                <w:lang w:eastAsia="es-CO"/>
              </w:rPr>
            </w:pPr>
            <w:r w:rsidRPr="0055382A">
              <w:rPr>
                <w:rFonts w:eastAsia="Times New Roman" w:cstheme="majorHAnsi"/>
                <w:b/>
                <w:bCs/>
                <w:sz w:val="18"/>
                <w:szCs w:val="18"/>
                <w:lang w:eastAsia="es-CO"/>
              </w:rPr>
              <w:t>Valor</w:t>
            </w:r>
          </w:p>
        </w:tc>
      </w:tr>
      <w:tr w:rsidRPr="0055382A" w:rsidR="000A4A11" w:rsidTr="00BB06DC" w14:paraId="3D12A90C" w14:textId="77777777">
        <w:trPr>
          <w:trHeight w:val="287"/>
        </w:trPr>
        <w:tc>
          <w:tcPr>
            <w:tcW w:w="427" w:type="dxa"/>
            <w:tcBorders>
              <w:top w:val="nil"/>
              <w:left w:val="single" w:color="auto" w:sz="4" w:space="0"/>
              <w:bottom w:val="single" w:color="auto" w:sz="4" w:space="0"/>
              <w:right w:val="single" w:color="auto" w:sz="4" w:space="0"/>
            </w:tcBorders>
            <w:shd w:val="clear" w:color="auto" w:fill="auto"/>
            <w:noWrap/>
            <w:vAlign w:val="center"/>
            <w:hideMark/>
          </w:tcPr>
          <w:p w:rsidRPr="0055382A" w:rsidR="000A4A11" w:rsidP="00A8763D" w:rsidRDefault="000A4A11" w14:paraId="660B6372" w14:textId="77777777">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1</w:t>
            </w:r>
          </w:p>
        </w:tc>
        <w:tc>
          <w:tcPr>
            <w:tcW w:w="5107" w:type="dxa"/>
            <w:tcBorders>
              <w:top w:val="nil"/>
              <w:left w:val="nil"/>
              <w:bottom w:val="single" w:color="auto" w:sz="4" w:space="0"/>
              <w:right w:val="single" w:color="auto" w:sz="4" w:space="0"/>
            </w:tcBorders>
            <w:shd w:val="clear" w:color="auto" w:fill="auto"/>
            <w:vAlign w:val="center"/>
            <w:hideMark/>
          </w:tcPr>
          <w:p w:rsidRPr="0055382A" w:rsidR="000A4A11" w:rsidP="00A8763D" w:rsidRDefault="000A4A11" w14:paraId="5DF30619" w14:textId="6C2C0A9B">
            <w:pPr>
              <w:spacing w:after="0" w:line="240" w:lineRule="auto"/>
              <w:jc w:val="center"/>
              <w:rPr>
                <w:rFonts w:eastAsia="Times New Roman" w:cstheme="majorHAnsi"/>
                <w:sz w:val="18"/>
                <w:szCs w:val="18"/>
                <w:lang w:eastAsia="es-CO"/>
              </w:rPr>
            </w:pPr>
            <w:r w:rsidRPr="00160DD8">
              <w:rPr>
                <w:rFonts w:eastAsia="Times New Roman" w:cstheme="majorHAnsi"/>
                <w:sz w:val="18"/>
                <w:szCs w:val="18"/>
                <w:lang w:eastAsia="es-CO"/>
              </w:rPr>
              <w:t>5584- proyecto integrado de agua, saneamiento y medio ambiente.</w:t>
            </w:r>
          </w:p>
        </w:tc>
        <w:tc>
          <w:tcPr>
            <w:tcW w:w="2851" w:type="dxa"/>
            <w:tcBorders>
              <w:top w:val="nil"/>
              <w:left w:val="nil"/>
              <w:bottom w:val="single" w:color="auto" w:sz="4" w:space="0"/>
              <w:right w:val="single" w:color="auto" w:sz="4" w:space="0"/>
            </w:tcBorders>
            <w:shd w:val="clear" w:color="auto" w:fill="auto"/>
            <w:vAlign w:val="center"/>
            <w:hideMark/>
          </w:tcPr>
          <w:p w:rsidRPr="0055382A" w:rsidR="000A4A11" w:rsidP="00A8763D" w:rsidRDefault="000A4A11" w14:paraId="4F3DC652" w14:textId="77777777">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AECID</w:t>
            </w:r>
          </w:p>
        </w:tc>
        <w:tc>
          <w:tcPr>
            <w:tcW w:w="972" w:type="dxa"/>
            <w:tcBorders>
              <w:top w:val="nil"/>
              <w:left w:val="nil"/>
              <w:bottom w:val="single" w:color="auto" w:sz="4" w:space="0"/>
              <w:right w:val="single" w:color="auto" w:sz="4" w:space="0"/>
            </w:tcBorders>
            <w:shd w:val="clear" w:color="auto" w:fill="auto"/>
            <w:noWrap/>
            <w:vAlign w:val="center"/>
            <w:hideMark/>
          </w:tcPr>
          <w:p w:rsidRPr="0055382A" w:rsidR="000A4A11" w:rsidP="00A8763D" w:rsidRDefault="000A4A11" w14:paraId="0FEE1E72" w14:textId="6FCBAB8B">
            <w:pPr>
              <w:spacing w:after="0" w:line="240" w:lineRule="auto"/>
              <w:jc w:val="center"/>
              <w:rPr>
                <w:rFonts w:eastAsia="Times New Roman" w:cstheme="majorHAnsi"/>
                <w:sz w:val="18"/>
                <w:szCs w:val="18"/>
                <w:lang w:eastAsia="es-CO"/>
              </w:rPr>
            </w:pPr>
            <w:r w:rsidRPr="00160DD8">
              <w:rPr>
                <w:rFonts w:cstheme="majorHAnsi"/>
                <w:sz w:val="18"/>
                <w:szCs w:val="18"/>
              </w:rPr>
              <w:t>719.464</w:t>
            </w:r>
          </w:p>
        </w:tc>
      </w:tr>
      <w:tr w:rsidRPr="0055382A" w:rsidR="000A4A11" w:rsidTr="00BB06DC" w14:paraId="53ECAB32" w14:textId="77777777">
        <w:trPr>
          <w:trHeight w:val="575"/>
        </w:trPr>
        <w:tc>
          <w:tcPr>
            <w:tcW w:w="427" w:type="dxa"/>
            <w:tcBorders>
              <w:top w:val="nil"/>
              <w:left w:val="single" w:color="auto" w:sz="4" w:space="0"/>
              <w:bottom w:val="single" w:color="auto" w:sz="4" w:space="0"/>
              <w:right w:val="single" w:color="auto" w:sz="4" w:space="0"/>
            </w:tcBorders>
            <w:shd w:val="clear" w:color="auto" w:fill="auto"/>
            <w:noWrap/>
            <w:vAlign w:val="center"/>
            <w:hideMark/>
          </w:tcPr>
          <w:p w:rsidRPr="0055382A" w:rsidR="000A4A11" w:rsidP="00A8763D" w:rsidRDefault="000A4A11" w14:paraId="0FEBFC97" w14:textId="77777777">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2</w:t>
            </w:r>
          </w:p>
        </w:tc>
        <w:tc>
          <w:tcPr>
            <w:tcW w:w="5107" w:type="dxa"/>
            <w:tcBorders>
              <w:top w:val="nil"/>
              <w:left w:val="nil"/>
              <w:bottom w:val="single" w:color="auto" w:sz="4" w:space="0"/>
              <w:right w:val="single" w:color="auto" w:sz="4" w:space="0"/>
            </w:tcBorders>
            <w:shd w:val="clear" w:color="auto" w:fill="auto"/>
            <w:vAlign w:val="center"/>
            <w:hideMark/>
          </w:tcPr>
          <w:p w:rsidRPr="0055382A" w:rsidR="000A4A11" w:rsidP="00A8763D" w:rsidRDefault="000A4A11" w14:paraId="6B45EE6A" w14:textId="66FB9AE8">
            <w:pPr>
              <w:spacing w:after="0" w:line="240" w:lineRule="auto"/>
              <w:jc w:val="center"/>
              <w:rPr>
                <w:rFonts w:eastAsia="Times New Roman" w:cstheme="majorHAnsi"/>
                <w:sz w:val="18"/>
                <w:szCs w:val="18"/>
                <w:lang w:eastAsia="es-CO"/>
              </w:rPr>
            </w:pPr>
            <w:r w:rsidRPr="00160DD8">
              <w:rPr>
                <w:rFonts w:eastAsia="Times New Roman" w:cstheme="majorHAnsi"/>
                <w:sz w:val="18"/>
                <w:szCs w:val="18"/>
                <w:lang w:eastAsia="es-CO"/>
              </w:rPr>
              <w:t xml:space="preserve">6950- mejoramiento de la red de alcantarillado, para la </w:t>
            </w:r>
            <w:r w:rsidRPr="00160DD8" w:rsidR="00160DD8">
              <w:rPr>
                <w:rFonts w:eastAsia="Times New Roman" w:cstheme="majorHAnsi"/>
                <w:sz w:val="18"/>
                <w:szCs w:val="18"/>
                <w:lang w:eastAsia="es-CO"/>
              </w:rPr>
              <w:t>supresión</w:t>
            </w:r>
            <w:r w:rsidRPr="00160DD8">
              <w:rPr>
                <w:rFonts w:eastAsia="Times New Roman" w:cstheme="majorHAnsi"/>
                <w:sz w:val="18"/>
                <w:szCs w:val="18"/>
                <w:lang w:eastAsia="es-CO"/>
              </w:rPr>
              <w:t xml:space="preserve"> de conexiones cruzadas de aguas residuales en lluvias en el casco urbano de la ciudad y municipio de </w:t>
            </w:r>
            <w:r w:rsidRPr="00160DD8" w:rsidR="00160DD8">
              <w:rPr>
                <w:rFonts w:eastAsia="Times New Roman" w:cstheme="majorHAnsi"/>
                <w:sz w:val="18"/>
                <w:szCs w:val="18"/>
                <w:lang w:eastAsia="es-CO"/>
              </w:rPr>
              <w:t>Metapán</w:t>
            </w:r>
            <w:r w:rsidRPr="00160DD8">
              <w:rPr>
                <w:rFonts w:eastAsia="Times New Roman" w:cstheme="majorHAnsi"/>
                <w:sz w:val="18"/>
                <w:szCs w:val="18"/>
                <w:lang w:eastAsia="es-CO"/>
              </w:rPr>
              <w:t xml:space="preserve">, departamento de </w:t>
            </w:r>
            <w:r w:rsidR="00160DD8">
              <w:rPr>
                <w:rFonts w:eastAsia="Times New Roman" w:cstheme="majorHAnsi"/>
                <w:sz w:val="18"/>
                <w:szCs w:val="18"/>
                <w:lang w:eastAsia="es-CO"/>
              </w:rPr>
              <w:t>S</w:t>
            </w:r>
            <w:r w:rsidRPr="00160DD8">
              <w:rPr>
                <w:rFonts w:eastAsia="Times New Roman" w:cstheme="majorHAnsi"/>
                <w:sz w:val="18"/>
                <w:szCs w:val="18"/>
                <w:lang w:eastAsia="es-CO"/>
              </w:rPr>
              <w:t xml:space="preserve">anta </w:t>
            </w:r>
            <w:r w:rsidRPr="00160DD8" w:rsidR="00160DD8">
              <w:rPr>
                <w:rFonts w:eastAsia="Times New Roman" w:cstheme="majorHAnsi"/>
                <w:sz w:val="18"/>
                <w:szCs w:val="18"/>
                <w:lang w:eastAsia="es-CO"/>
              </w:rPr>
              <w:t>Ana</w:t>
            </w:r>
            <w:r w:rsidRPr="00160DD8">
              <w:rPr>
                <w:rFonts w:eastAsia="Times New Roman" w:cstheme="majorHAnsi"/>
                <w:sz w:val="18"/>
                <w:szCs w:val="18"/>
                <w:lang w:eastAsia="es-CO"/>
              </w:rPr>
              <w:t>. Etapa 1</w:t>
            </w:r>
            <w:r w:rsidR="00160DD8">
              <w:rPr>
                <w:rFonts w:eastAsia="Times New Roman" w:cstheme="majorHAnsi"/>
                <w:sz w:val="18"/>
                <w:szCs w:val="18"/>
                <w:lang w:eastAsia="es-CO"/>
              </w:rPr>
              <w:t>.</w:t>
            </w:r>
          </w:p>
        </w:tc>
        <w:tc>
          <w:tcPr>
            <w:tcW w:w="2851" w:type="dxa"/>
            <w:tcBorders>
              <w:top w:val="nil"/>
              <w:left w:val="nil"/>
              <w:bottom w:val="single" w:color="auto" w:sz="4" w:space="0"/>
              <w:right w:val="single" w:color="auto" w:sz="4" w:space="0"/>
            </w:tcBorders>
            <w:shd w:val="clear" w:color="auto" w:fill="auto"/>
            <w:vAlign w:val="center"/>
            <w:hideMark/>
          </w:tcPr>
          <w:p w:rsidRPr="0055382A" w:rsidR="000A4A11" w:rsidP="00A8763D" w:rsidRDefault="000A4A11" w14:paraId="74D8563C" w14:textId="7380E981">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HOLCIM EL SALVADOR, S.A. DE C.V.,</w:t>
            </w:r>
          </w:p>
        </w:tc>
        <w:tc>
          <w:tcPr>
            <w:tcW w:w="972" w:type="dxa"/>
            <w:tcBorders>
              <w:top w:val="nil"/>
              <w:left w:val="nil"/>
              <w:bottom w:val="single" w:color="auto" w:sz="4" w:space="0"/>
              <w:right w:val="single" w:color="auto" w:sz="4" w:space="0"/>
            </w:tcBorders>
            <w:shd w:val="clear" w:color="auto" w:fill="auto"/>
            <w:noWrap/>
            <w:vAlign w:val="center"/>
            <w:hideMark/>
          </w:tcPr>
          <w:p w:rsidRPr="0055382A" w:rsidR="000A4A11" w:rsidP="00A8763D" w:rsidRDefault="000A4A11" w14:paraId="2A713435" w14:textId="7626AA3B">
            <w:pPr>
              <w:spacing w:after="0" w:line="240" w:lineRule="auto"/>
              <w:jc w:val="center"/>
              <w:rPr>
                <w:rFonts w:eastAsia="Times New Roman" w:cstheme="majorHAnsi"/>
                <w:sz w:val="18"/>
                <w:szCs w:val="18"/>
                <w:lang w:eastAsia="es-CO"/>
              </w:rPr>
            </w:pPr>
            <w:r w:rsidRPr="00160DD8">
              <w:rPr>
                <w:rFonts w:cstheme="majorHAnsi"/>
                <w:sz w:val="18"/>
                <w:szCs w:val="18"/>
              </w:rPr>
              <w:t>134.485</w:t>
            </w:r>
          </w:p>
        </w:tc>
      </w:tr>
      <w:tr w:rsidRPr="0055382A" w:rsidR="0055382A" w:rsidTr="00BB06DC" w14:paraId="27DF1C87" w14:textId="77777777">
        <w:trPr>
          <w:trHeight w:val="193"/>
        </w:trPr>
        <w:tc>
          <w:tcPr>
            <w:tcW w:w="8385" w:type="dxa"/>
            <w:gridSpan w:val="3"/>
            <w:tcBorders>
              <w:top w:val="single" w:color="auto" w:sz="4" w:space="0"/>
              <w:left w:val="single" w:color="auto" w:sz="4" w:space="0"/>
              <w:bottom w:val="single" w:color="auto" w:sz="4" w:space="0"/>
              <w:right w:val="single" w:color="000000" w:sz="4" w:space="0"/>
            </w:tcBorders>
            <w:shd w:val="clear" w:color="000000" w:fill="BDD7EE"/>
            <w:noWrap/>
            <w:vAlign w:val="center"/>
            <w:hideMark/>
          </w:tcPr>
          <w:p w:rsidRPr="0055382A" w:rsidR="0055382A" w:rsidP="00A8763D" w:rsidRDefault="0055382A" w14:paraId="3970841E" w14:textId="3E6A7F90">
            <w:pPr>
              <w:spacing w:after="0" w:line="240" w:lineRule="auto"/>
              <w:jc w:val="center"/>
              <w:rPr>
                <w:rFonts w:eastAsia="Times New Roman" w:cstheme="majorHAnsi"/>
                <w:b/>
                <w:bCs/>
                <w:sz w:val="18"/>
                <w:szCs w:val="18"/>
                <w:lang w:eastAsia="es-CO"/>
              </w:rPr>
            </w:pPr>
            <w:r w:rsidRPr="00160DD8">
              <w:rPr>
                <w:rFonts w:eastAsia="Times New Roman" w:cstheme="majorHAnsi"/>
                <w:b/>
                <w:bCs/>
                <w:sz w:val="18"/>
                <w:szCs w:val="18"/>
                <w:lang w:eastAsia="es-CO"/>
              </w:rPr>
              <w:t xml:space="preserve">Total proyectos con fondo de </w:t>
            </w:r>
            <w:r w:rsidRPr="00160DD8" w:rsidR="002F6D24">
              <w:rPr>
                <w:rFonts w:eastAsia="Times New Roman" w:cstheme="majorHAnsi"/>
                <w:b/>
                <w:bCs/>
                <w:sz w:val="18"/>
                <w:szCs w:val="18"/>
                <w:lang w:eastAsia="es-CO"/>
              </w:rPr>
              <w:t>donación</w:t>
            </w:r>
            <w:r w:rsidRPr="00160DD8">
              <w:rPr>
                <w:rFonts w:eastAsia="Times New Roman" w:cstheme="majorHAnsi"/>
                <w:b/>
                <w:bCs/>
                <w:sz w:val="18"/>
                <w:szCs w:val="18"/>
                <w:lang w:eastAsia="es-CO"/>
              </w:rPr>
              <w:t xml:space="preserve"> de enero a diciembre 2019</w:t>
            </w:r>
          </w:p>
        </w:tc>
        <w:tc>
          <w:tcPr>
            <w:tcW w:w="972" w:type="dxa"/>
            <w:tcBorders>
              <w:top w:val="nil"/>
              <w:left w:val="nil"/>
              <w:bottom w:val="single" w:color="auto" w:sz="4" w:space="0"/>
              <w:right w:val="single" w:color="auto" w:sz="4" w:space="0"/>
            </w:tcBorders>
            <w:shd w:val="clear" w:color="000000" w:fill="BDD7EE"/>
            <w:noWrap/>
            <w:vAlign w:val="center"/>
            <w:hideMark/>
          </w:tcPr>
          <w:p w:rsidRPr="0055382A" w:rsidR="0055382A" w:rsidP="00A8763D" w:rsidRDefault="00CE0C32" w14:paraId="2C893C68" w14:textId="52A898E5">
            <w:pPr>
              <w:jc w:val="center"/>
              <w:rPr>
                <w:rFonts w:cstheme="majorHAnsi"/>
                <w:b/>
                <w:bCs/>
                <w:sz w:val="18"/>
                <w:szCs w:val="18"/>
              </w:rPr>
            </w:pPr>
            <w:r w:rsidRPr="00160DD8">
              <w:rPr>
                <w:rFonts w:cstheme="majorHAnsi"/>
                <w:b/>
                <w:bCs/>
                <w:sz w:val="18"/>
                <w:szCs w:val="18"/>
              </w:rPr>
              <w:t>853.949</w:t>
            </w:r>
          </w:p>
        </w:tc>
      </w:tr>
      <w:tr w:rsidRPr="0055382A" w:rsidR="002F6D24" w:rsidTr="00BB06DC" w14:paraId="3E1A7508" w14:textId="77777777">
        <w:trPr>
          <w:trHeight w:val="186"/>
        </w:trPr>
        <w:tc>
          <w:tcPr>
            <w:tcW w:w="427" w:type="dxa"/>
            <w:tcBorders>
              <w:top w:val="nil"/>
              <w:left w:val="single" w:color="auto" w:sz="4" w:space="0"/>
              <w:bottom w:val="single" w:color="auto" w:sz="4" w:space="0"/>
              <w:right w:val="single" w:color="auto" w:sz="4" w:space="0"/>
            </w:tcBorders>
            <w:shd w:val="clear" w:color="000000" w:fill="BDD7EE"/>
            <w:vAlign w:val="center"/>
            <w:hideMark/>
          </w:tcPr>
          <w:p w:rsidRPr="0055382A" w:rsidR="0055382A" w:rsidP="00A8763D" w:rsidRDefault="0055382A" w14:paraId="35562A1B" w14:textId="77777777">
            <w:pPr>
              <w:spacing w:after="0" w:line="240" w:lineRule="auto"/>
              <w:jc w:val="center"/>
              <w:rPr>
                <w:rFonts w:eastAsia="Times New Roman" w:cstheme="majorHAnsi"/>
                <w:b/>
                <w:bCs/>
                <w:sz w:val="18"/>
                <w:szCs w:val="18"/>
                <w:lang w:eastAsia="es-CO"/>
              </w:rPr>
            </w:pPr>
            <w:r w:rsidRPr="0055382A">
              <w:rPr>
                <w:rFonts w:eastAsia="Times New Roman" w:cstheme="majorHAnsi"/>
                <w:b/>
                <w:bCs/>
                <w:sz w:val="18"/>
                <w:szCs w:val="18"/>
                <w:lang w:eastAsia="es-CO"/>
              </w:rPr>
              <w:t>No.</w:t>
            </w:r>
          </w:p>
        </w:tc>
        <w:tc>
          <w:tcPr>
            <w:tcW w:w="5107" w:type="dxa"/>
            <w:tcBorders>
              <w:top w:val="nil"/>
              <w:left w:val="nil"/>
              <w:bottom w:val="single" w:color="auto" w:sz="4" w:space="0"/>
              <w:right w:val="single" w:color="auto" w:sz="4" w:space="0"/>
            </w:tcBorders>
            <w:shd w:val="clear" w:color="000000" w:fill="BDD7EE"/>
            <w:vAlign w:val="center"/>
            <w:hideMark/>
          </w:tcPr>
          <w:p w:rsidRPr="0055382A" w:rsidR="0055382A" w:rsidP="00A8763D" w:rsidRDefault="0055382A" w14:paraId="459A1717" w14:textId="41F91DC7">
            <w:pPr>
              <w:spacing w:after="0" w:line="240" w:lineRule="auto"/>
              <w:jc w:val="center"/>
              <w:rPr>
                <w:rFonts w:eastAsia="Times New Roman" w:cstheme="majorHAnsi"/>
                <w:b/>
                <w:bCs/>
                <w:sz w:val="18"/>
                <w:szCs w:val="18"/>
                <w:lang w:eastAsia="es-CO"/>
              </w:rPr>
            </w:pPr>
            <w:r w:rsidRPr="00160DD8">
              <w:rPr>
                <w:rFonts w:eastAsia="Times New Roman" w:cstheme="majorHAnsi"/>
                <w:b/>
                <w:bCs/>
                <w:sz w:val="18"/>
                <w:szCs w:val="18"/>
                <w:lang w:eastAsia="es-CO"/>
              </w:rPr>
              <w:t>Proyecto</w:t>
            </w:r>
          </w:p>
        </w:tc>
        <w:tc>
          <w:tcPr>
            <w:tcW w:w="2851" w:type="dxa"/>
            <w:tcBorders>
              <w:top w:val="nil"/>
              <w:left w:val="nil"/>
              <w:bottom w:val="single" w:color="auto" w:sz="4" w:space="0"/>
              <w:right w:val="single" w:color="auto" w:sz="4" w:space="0"/>
            </w:tcBorders>
            <w:shd w:val="clear" w:color="000000" w:fill="BDD7EE"/>
            <w:vAlign w:val="center"/>
            <w:hideMark/>
          </w:tcPr>
          <w:p w:rsidRPr="0055382A" w:rsidR="0055382A" w:rsidP="00A8763D" w:rsidRDefault="005365D0" w14:paraId="4374998F" w14:textId="4E4532D6">
            <w:pPr>
              <w:spacing w:after="0" w:line="240" w:lineRule="auto"/>
              <w:jc w:val="center"/>
              <w:rPr>
                <w:rFonts w:eastAsia="Times New Roman" w:cstheme="majorHAnsi"/>
                <w:b/>
                <w:bCs/>
                <w:sz w:val="18"/>
                <w:szCs w:val="18"/>
                <w:lang w:eastAsia="es-CO"/>
              </w:rPr>
            </w:pPr>
            <w:r w:rsidRPr="0055382A">
              <w:rPr>
                <w:rFonts w:eastAsia="Times New Roman" w:cstheme="majorHAnsi"/>
                <w:b/>
                <w:bCs/>
                <w:sz w:val="18"/>
                <w:szCs w:val="18"/>
                <w:lang w:eastAsia="es-CO"/>
              </w:rPr>
              <w:t>Donante</w:t>
            </w:r>
          </w:p>
        </w:tc>
        <w:tc>
          <w:tcPr>
            <w:tcW w:w="972" w:type="dxa"/>
            <w:tcBorders>
              <w:top w:val="nil"/>
              <w:left w:val="nil"/>
              <w:bottom w:val="single" w:color="auto" w:sz="4" w:space="0"/>
              <w:right w:val="single" w:color="auto" w:sz="4" w:space="0"/>
            </w:tcBorders>
            <w:shd w:val="clear" w:color="000000" w:fill="BDD7EE"/>
            <w:noWrap/>
            <w:vAlign w:val="center"/>
            <w:hideMark/>
          </w:tcPr>
          <w:p w:rsidRPr="0055382A" w:rsidR="0055382A" w:rsidP="00A8763D" w:rsidRDefault="005365D0" w14:paraId="6B33D25F" w14:textId="063E5EDE">
            <w:pPr>
              <w:spacing w:after="0" w:line="240" w:lineRule="auto"/>
              <w:jc w:val="center"/>
              <w:rPr>
                <w:rFonts w:eastAsia="Times New Roman" w:cstheme="majorHAnsi"/>
                <w:b/>
                <w:bCs/>
                <w:sz w:val="18"/>
                <w:szCs w:val="18"/>
                <w:lang w:eastAsia="es-CO"/>
              </w:rPr>
            </w:pPr>
            <w:r w:rsidRPr="0055382A">
              <w:rPr>
                <w:rFonts w:eastAsia="Times New Roman" w:cstheme="majorHAnsi"/>
                <w:b/>
                <w:bCs/>
                <w:sz w:val="18"/>
                <w:szCs w:val="18"/>
                <w:lang w:eastAsia="es-CO"/>
              </w:rPr>
              <w:t>Valor</w:t>
            </w:r>
          </w:p>
        </w:tc>
      </w:tr>
      <w:tr w:rsidRPr="0055382A" w:rsidR="00CE0C32" w:rsidTr="00BB06DC" w14:paraId="269639E0" w14:textId="77777777">
        <w:trPr>
          <w:trHeight w:val="287"/>
        </w:trPr>
        <w:tc>
          <w:tcPr>
            <w:tcW w:w="427" w:type="dxa"/>
            <w:tcBorders>
              <w:top w:val="nil"/>
              <w:left w:val="single" w:color="auto" w:sz="4" w:space="0"/>
              <w:bottom w:val="single" w:color="auto" w:sz="4" w:space="0"/>
              <w:right w:val="single" w:color="auto" w:sz="4" w:space="0"/>
            </w:tcBorders>
            <w:shd w:val="clear" w:color="auto" w:fill="auto"/>
            <w:noWrap/>
            <w:vAlign w:val="center"/>
            <w:hideMark/>
          </w:tcPr>
          <w:p w:rsidRPr="0055382A" w:rsidR="00CE0C32" w:rsidP="00A8763D" w:rsidRDefault="00CE0C32" w14:paraId="18088AC0" w14:textId="77777777">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1</w:t>
            </w:r>
          </w:p>
        </w:tc>
        <w:tc>
          <w:tcPr>
            <w:tcW w:w="5107" w:type="dxa"/>
            <w:tcBorders>
              <w:top w:val="nil"/>
              <w:left w:val="nil"/>
              <w:bottom w:val="single" w:color="auto" w:sz="4" w:space="0"/>
              <w:right w:val="single" w:color="auto" w:sz="4" w:space="0"/>
            </w:tcBorders>
            <w:shd w:val="clear" w:color="auto" w:fill="auto"/>
            <w:vAlign w:val="center"/>
            <w:hideMark/>
          </w:tcPr>
          <w:p w:rsidRPr="0055382A" w:rsidR="00CE0C32" w:rsidP="00A8763D" w:rsidRDefault="00CE0C32" w14:paraId="1ABFAF3C" w14:textId="04046AC6">
            <w:pPr>
              <w:spacing w:after="0" w:line="240" w:lineRule="auto"/>
              <w:jc w:val="center"/>
              <w:rPr>
                <w:rFonts w:eastAsia="Times New Roman" w:cstheme="majorHAnsi"/>
                <w:sz w:val="18"/>
                <w:szCs w:val="18"/>
                <w:lang w:eastAsia="es-CO"/>
              </w:rPr>
            </w:pPr>
            <w:r w:rsidRPr="00160DD8">
              <w:rPr>
                <w:rFonts w:eastAsia="Times New Roman" w:cstheme="majorHAnsi"/>
                <w:sz w:val="18"/>
                <w:szCs w:val="18"/>
                <w:lang w:eastAsia="es-CO"/>
              </w:rPr>
              <w:t>5584- proyecto integrado de agua, saneamiento y medio ambiente.</w:t>
            </w:r>
          </w:p>
        </w:tc>
        <w:tc>
          <w:tcPr>
            <w:tcW w:w="2851" w:type="dxa"/>
            <w:tcBorders>
              <w:top w:val="nil"/>
              <w:left w:val="nil"/>
              <w:bottom w:val="single" w:color="auto" w:sz="4" w:space="0"/>
              <w:right w:val="single" w:color="auto" w:sz="4" w:space="0"/>
            </w:tcBorders>
            <w:shd w:val="clear" w:color="auto" w:fill="auto"/>
            <w:vAlign w:val="center"/>
            <w:hideMark/>
          </w:tcPr>
          <w:p w:rsidRPr="0055382A" w:rsidR="00CE0C32" w:rsidP="00A8763D" w:rsidRDefault="00CE0C32" w14:paraId="46B24F36" w14:textId="77777777">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AECID</w:t>
            </w:r>
          </w:p>
        </w:tc>
        <w:tc>
          <w:tcPr>
            <w:tcW w:w="972" w:type="dxa"/>
            <w:tcBorders>
              <w:top w:val="nil"/>
              <w:left w:val="nil"/>
              <w:bottom w:val="single" w:color="auto" w:sz="4" w:space="0"/>
              <w:right w:val="single" w:color="auto" w:sz="4" w:space="0"/>
            </w:tcBorders>
            <w:shd w:val="clear" w:color="auto" w:fill="auto"/>
            <w:noWrap/>
            <w:vAlign w:val="center"/>
            <w:hideMark/>
          </w:tcPr>
          <w:p w:rsidRPr="0055382A" w:rsidR="00CE0C32" w:rsidP="00A8763D" w:rsidRDefault="00CE0C32" w14:paraId="4195B038" w14:textId="2A3D1201">
            <w:pPr>
              <w:spacing w:after="0" w:line="240" w:lineRule="auto"/>
              <w:jc w:val="center"/>
              <w:rPr>
                <w:rFonts w:eastAsia="Times New Roman" w:cstheme="majorHAnsi"/>
                <w:sz w:val="18"/>
                <w:szCs w:val="18"/>
                <w:lang w:eastAsia="es-CO"/>
              </w:rPr>
            </w:pPr>
            <w:r w:rsidRPr="00160DD8">
              <w:rPr>
                <w:rFonts w:cstheme="majorHAnsi"/>
                <w:sz w:val="18"/>
                <w:szCs w:val="18"/>
              </w:rPr>
              <w:t>344.163</w:t>
            </w:r>
          </w:p>
        </w:tc>
      </w:tr>
      <w:tr w:rsidRPr="0055382A" w:rsidR="00CE0C32" w:rsidTr="00BB06DC" w14:paraId="3FD869D0" w14:textId="77777777">
        <w:trPr>
          <w:trHeight w:val="431"/>
        </w:trPr>
        <w:tc>
          <w:tcPr>
            <w:tcW w:w="427" w:type="dxa"/>
            <w:tcBorders>
              <w:top w:val="nil"/>
              <w:left w:val="single" w:color="auto" w:sz="4" w:space="0"/>
              <w:bottom w:val="single" w:color="auto" w:sz="4" w:space="0"/>
              <w:right w:val="single" w:color="auto" w:sz="4" w:space="0"/>
            </w:tcBorders>
            <w:shd w:val="clear" w:color="auto" w:fill="auto"/>
            <w:noWrap/>
            <w:vAlign w:val="center"/>
            <w:hideMark/>
          </w:tcPr>
          <w:p w:rsidRPr="0055382A" w:rsidR="00CE0C32" w:rsidP="00A8763D" w:rsidRDefault="00CE0C32" w14:paraId="6C36FE92" w14:textId="77777777">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2</w:t>
            </w:r>
          </w:p>
        </w:tc>
        <w:tc>
          <w:tcPr>
            <w:tcW w:w="5107" w:type="dxa"/>
            <w:tcBorders>
              <w:top w:val="nil"/>
              <w:left w:val="nil"/>
              <w:bottom w:val="single" w:color="auto" w:sz="4" w:space="0"/>
              <w:right w:val="single" w:color="auto" w:sz="4" w:space="0"/>
            </w:tcBorders>
            <w:shd w:val="clear" w:color="auto" w:fill="auto"/>
            <w:vAlign w:val="center"/>
            <w:hideMark/>
          </w:tcPr>
          <w:p w:rsidRPr="0055382A" w:rsidR="00CE0C32" w:rsidP="00A8763D" w:rsidRDefault="00CE0C32" w14:paraId="14D109B9" w14:textId="5D729DE8">
            <w:pPr>
              <w:spacing w:after="0" w:line="240" w:lineRule="auto"/>
              <w:jc w:val="center"/>
              <w:rPr>
                <w:rFonts w:eastAsia="Times New Roman" w:cstheme="majorHAnsi"/>
                <w:sz w:val="18"/>
                <w:szCs w:val="18"/>
                <w:lang w:eastAsia="es-CO"/>
              </w:rPr>
            </w:pPr>
            <w:r w:rsidRPr="00160DD8">
              <w:rPr>
                <w:rFonts w:eastAsia="Times New Roman" w:cstheme="majorHAnsi"/>
                <w:sz w:val="18"/>
                <w:szCs w:val="18"/>
                <w:lang w:eastAsia="es-CO"/>
              </w:rPr>
              <w:t>7136- programa de construcción de política pública que garantice la sostenibilidad del subsector de agua potable y saneamiento. Fase i</w:t>
            </w:r>
            <w:r w:rsidR="00160DD8">
              <w:rPr>
                <w:rFonts w:eastAsia="Times New Roman" w:cstheme="majorHAnsi"/>
                <w:sz w:val="18"/>
                <w:szCs w:val="18"/>
                <w:lang w:eastAsia="es-CO"/>
              </w:rPr>
              <w:t>.</w:t>
            </w:r>
          </w:p>
        </w:tc>
        <w:tc>
          <w:tcPr>
            <w:tcW w:w="2851" w:type="dxa"/>
            <w:tcBorders>
              <w:top w:val="nil"/>
              <w:left w:val="nil"/>
              <w:bottom w:val="single" w:color="auto" w:sz="4" w:space="0"/>
              <w:right w:val="single" w:color="auto" w:sz="4" w:space="0"/>
            </w:tcBorders>
            <w:shd w:val="clear" w:color="auto" w:fill="auto"/>
            <w:vAlign w:val="center"/>
            <w:hideMark/>
          </w:tcPr>
          <w:p w:rsidRPr="0055382A" w:rsidR="00CE0C32" w:rsidP="00A8763D" w:rsidRDefault="00CE0C32" w14:paraId="326EBA3A" w14:textId="77777777">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AECID</w:t>
            </w:r>
          </w:p>
        </w:tc>
        <w:tc>
          <w:tcPr>
            <w:tcW w:w="972" w:type="dxa"/>
            <w:tcBorders>
              <w:top w:val="nil"/>
              <w:left w:val="nil"/>
              <w:bottom w:val="single" w:color="auto" w:sz="4" w:space="0"/>
              <w:right w:val="single" w:color="auto" w:sz="4" w:space="0"/>
            </w:tcBorders>
            <w:shd w:val="clear" w:color="auto" w:fill="auto"/>
            <w:noWrap/>
            <w:vAlign w:val="center"/>
            <w:hideMark/>
          </w:tcPr>
          <w:p w:rsidRPr="0055382A" w:rsidR="00CE0C32" w:rsidP="00A8763D" w:rsidRDefault="00CE0C32" w14:paraId="5CEB0980" w14:textId="07534960">
            <w:pPr>
              <w:spacing w:after="0" w:line="240" w:lineRule="auto"/>
              <w:jc w:val="center"/>
              <w:rPr>
                <w:rFonts w:eastAsia="Times New Roman" w:cstheme="majorHAnsi"/>
                <w:sz w:val="18"/>
                <w:szCs w:val="18"/>
                <w:lang w:eastAsia="es-CO"/>
              </w:rPr>
            </w:pPr>
            <w:r w:rsidRPr="00160DD8">
              <w:rPr>
                <w:rFonts w:cstheme="majorHAnsi"/>
                <w:sz w:val="18"/>
                <w:szCs w:val="18"/>
              </w:rPr>
              <w:t>108.950</w:t>
            </w:r>
          </w:p>
        </w:tc>
      </w:tr>
      <w:tr w:rsidRPr="0055382A" w:rsidR="00CE0C32" w:rsidTr="00BB06DC" w14:paraId="5F9B2CE2" w14:textId="77777777">
        <w:trPr>
          <w:trHeight w:val="575"/>
        </w:trPr>
        <w:tc>
          <w:tcPr>
            <w:tcW w:w="427" w:type="dxa"/>
            <w:tcBorders>
              <w:top w:val="nil"/>
              <w:left w:val="single" w:color="auto" w:sz="4" w:space="0"/>
              <w:bottom w:val="single" w:color="auto" w:sz="4" w:space="0"/>
              <w:right w:val="single" w:color="auto" w:sz="4" w:space="0"/>
            </w:tcBorders>
            <w:shd w:val="clear" w:color="auto" w:fill="auto"/>
            <w:noWrap/>
            <w:vAlign w:val="center"/>
            <w:hideMark/>
          </w:tcPr>
          <w:p w:rsidRPr="0055382A" w:rsidR="00CE0C32" w:rsidP="00A8763D" w:rsidRDefault="00CE0C32" w14:paraId="6C602322" w14:textId="77777777">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3</w:t>
            </w:r>
          </w:p>
        </w:tc>
        <w:tc>
          <w:tcPr>
            <w:tcW w:w="5107" w:type="dxa"/>
            <w:tcBorders>
              <w:top w:val="nil"/>
              <w:left w:val="nil"/>
              <w:bottom w:val="single" w:color="auto" w:sz="4" w:space="0"/>
              <w:right w:val="single" w:color="auto" w:sz="4" w:space="0"/>
            </w:tcBorders>
            <w:shd w:val="clear" w:color="auto" w:fill="auto"/>
            <w:vAlign w:val="center"/>
            <w:hideMark/>
          </w:tcPr>
          <w:p w:rsidRPr="0055382A" w:rsidR="00CE0C32" w:rsidP="00A8763D" w:rsidRDefault="00CE0C32" w14:paraId="3F30AFA3" w14:textId="1120AF24">
            <w:pPr>
              <w:spacing w:after="0" w:line="240" w:lineRule="auto"/>
              <w:jc w:val="center"/>
              <w:rPr>
                <w:rFonts w:eastAsia="Times New Roman" w:cstheme="majorHAnsi"/>
                <w:sz w:val="18"/>
                <w:szCs w:val="18"/>
                <w:lang w:eastAsia="es-CO"/>
              </w:rPr>
            </w:pPr>
            <w:r w:rsidRPr="00160DD8">
              <w:rPr>
                <w:rFonts w:eastAsia="Times New Roman" w:cstheme="majorHAnsi"/>
                <w:sz w:val="18"/>
                <w:szCs w:val="18"/>
                <w:lang w:eastAsia="es-CO"/>
              </w:rPr>
              <w:t>6950- mejoramiento de la red de alcantarillado, para la supresión de conexiones cruzadas de aguas residuales en lluvias en el casco urbano de la ciudad y municipio de Metapán, departamento de Santa Ana. Etapa 1</w:t>
            </w:r>
            <w:r w:rsidR="00160DD8">
              <w:rPr>
                <w:rFonts w:eastAsia="Times New Roman" w:cstheme="majorHAnsi"/>
                <w:sz w:val="18"/>
                <w:szCs w:val="18"/>
                <w:lang w:eastAsia="es-CO"/>
              </w:rPr>
              <w:t>.</w:t>
            </w:r>
          </w:p>
        </w:tc>
        <w:tc>
          <w:tcPr>
            <w:tcW w:w="2851" w:type="dxa"/>
            <w:tcBorders>
              <w:top w:val="nil"/>
              <w:left w:val="nil"/>
              <w:bottom w:val="single" w:color="auto" w:sz="4" w:space="0"/>
              <w:right w:val="single" w:color="auto" w:sz="4" w:space="0"/>
            </w:tcBorders>
            <w:shd w:val="clear" w:color="auto" w:fill="auto"/>
            <w:vAlign w:val="center"/>
            <w:hideMark/>
          </w:tcPr>
          <w:p w:rsidRPr="0055382A" w:rsidR="00CE0C32" w:rsidP="00A8763D" w:rsidRDefault="00CE0C32" w14:paraId="49CEC36D" w14:textId="213289E5">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HOLCIM EL SALVADOR, S.A. DE C.V.,</w:t>
            </w:r>
          </w:p>
        </w:tc>
        <w:tc>
          <w:tcPr>
            <w:tcW w:w="972" w:type="dxa"/>
            <w:tcBorders>
              <w:top w:val="nil"/>
              <w:left w:val="nil"/>
              <w:bottom w:val="single" w:color="auto" w:sz="4" w:space="0"/>
              <w:right w:val="single" w:color="auto" w:sz="4" w:space="0"/>
            </w:tcBorders>
            <w:shd w:val="clear" w:color="auto" w:fill="auto"/>
            <w:noWrap/>
            <w:vAlign w:val="center"/>
            <w:hideMark/>
          </w:tcPr>
          <w:p w:rsidRPr="0055382A" w:rsidR="00CE0C32" w:rsidP="00A8763D" w:rsidRDefault="00CE0C32" w14:paraId="1C2C03D1" w14:textId="0F519804">
            <w:pPr>
              <w:spacing w:after="0" w:line="240" w:lineRule="auto"/>
              <w:jc w:val="center"/>
              <w:rPr>
                <w:rFonts w:eastAsia="Times New Roman" w:cstheme="majorHAnsi"/>
                <w:sz w:val="18"/>
                <w:szCs w:val="18"/>
                <w:lang w:eastAsia="es-CO"/>
              </w:rPr>
            </w:pPr>
            <w:r w:rsidRPr="00160DD8">
              <w:rPr>
                <w:rFonts w:cstheme="majorHAnsi"/>
                <w:sz w:val="18"/>
                <w:szCs w:val="18"/>
              </w:rPr>
              <w:t>112.591</w:t>
            </w:r>
          </w:p>
        </w:tc>
      </w:tr>
      <w:tr w:rsidRPr="0055382A" w:rsidR="00CE0C32" w:rsidTr="00BB06DC" w14:paraId="74DF2E38" w14:textId="77777777">
        <w:trPr>
          <w:trHeight w:val="193"/>
        </w:trPr>
        <w:tc>
          <w:tcPr>
            <w:tcW w:w="8385" w:type="dxa"/>
            <w:gridSpan w:val="3"/>
            <w:tcBorders>
              <w:top w:val="single" w:color="auto" w:sz="4" w:space="0"/>
              <w:left w:val="single" w:color="auto" w:sz="4" w:space="0"/>
              <w:bottom w:val="single" w:color="auto" w:sz="4" w:space="0"/>
              <w:right w:val="single" w:color="000000" w:sz="4" w:space="0"/>
            </w:tcBorders>
            <w:shd w:val="clear" w:color="000000" w:fill="BDD7EE"/>
            <w:noWrap/>
            <w:vAlign w:val="center"/>
            <w:hideMark/>
          </w:tcPr>
          <w:p w:rsidRPr="0055382A" w:rsidR="00CE0C32" w:rsidP="00A8763D" w:rsidRDefault="00CE0C32" w14:paraId="5F15D0A3" w14:textId="4668E984">
            <w:pPr>
              <w:spacing w:after="0" w:line="240" w:lineRule="auto"/>
              <w:jc w:val="center"/>
              <w:rPr>
                <w:rFonts w:eastAsia="Times New Roman" w:cstheme="majorHAnsi"/>
                <w:b/>
                <w:bCs/>
                <w:sz w:val="18"/>
                <w:szCs w:val="18"/>
                <w:lang w:eastAsia="es-CO"/>
              </w:rPr>
            </w:pPr>
            <w:r w:rsidRPr="00160DD8">
              <w:rPr>
                <w:rFonts w:eastAsia="Times New Roman" w:cstheme="majorHAnsi"/>
                <w:b/>
                <w:bCs/>
                <w:sz w:val="18"/>
                <w:szCs w:val="18"/>
                <w:lang w:eastAsia="es-CO"/>
              </w:rPr>
              <w:t xml:space="preserve">Total proyectos con fondo de </w:t>
            </w:r>
            <w:r w:rsidRPr="00160DD8" w:rsidR="00160DD8">
              <w:rPr>
                <w:rFonts w:eastAsia="Times New Roman" w:cstheme="majorHAnsi"/>
                <w:b/>
                <w:bCs/>
                <w:sz w:val="18"/>
                <w:szCs w:val="18"/>
                <w:lang w:eastAsia="es-CO"/>
              </w:rPr>
              <w:t>donación</w:t>
            </w:r>
            <w:r w:rsidRPr="00160DD8">
              <w:rPr>
                <w:rFonts w:eastAsia="Times New Roman" w:cstheme="majorHAnsi"/>
                <w:b/>
                <w:bCs/>
                <w:sz w:val="18"/>
                <w:szCs w:val="18"/>
                <w:lang w:eastAsia="es-CO"/>
              </w:rPr>
              <w:t xml:space="preserve"> de enero a diciembre 2020</w:t>
            </w:r>
          </w:p>
        </w:tc>
        <w:tc>
          <w:tcPr>
            <w:tcW w:w="972" w:type="dxa"/>
            <w:tcBorders>
              <w:top w:val="nil"/>
              <w:left w:val="nil"/>
              <w:bottom w:val="single" w:color="auto" w:sz="4" w:space="0"/>
              <w:right w:val="single" w:color="auto" w:sz="4" w:space="0"/>
            </w:tcBorders>
            <w:shd w:val="clear" w:color="000000" w:fill="BDD7EE"/>
            <w:noWrap/>
            <w:vAlign w:val="center"/>
            <w:hideMark/>
          </w:tcPr>
          <w:p w:rsidRPr="0055382A" w:rsidR="00CE0C32" w:rsidP="00A8763D" w:rsidRDefault="00160DD8" w14:paraId="62F1E4B0" w14:textId="17025434">
            <w:pPr>
              <w:jc w:val="center"/>
              <w:rPr>
                <w:rFonts w:cstheme="majorHAnsi"/>
                <w:b/>
                <w:bCs/>
                <w:sz w:val="18"/>
                <w:szCs w:val="18"/>
              </w:rPr>
            </w:pPr>
            <w:r w:rsidRPr="00160DD8">
              <w:rPr>
                <w:rFonts w:cstheme="majorHAnsi"/>
                <w:b/>
                <w:bCs/>
                <w:sz w:val="18"/>
                <w:szCs w:val="18"/>
              </w:rPr>
              <w:t>565.703</w:t>
            </w:r>
          </w:p>
        </w:tc>
      </w:tr>
      <w:tr w:rsidRPr="0055382A" w:rsidR="002F6D24" w:rsidTr="00BB06DC" w14:paraId="3A8514AB" w14:textId="77777777">
        <w:trPr>
          <w:trHeight w:val="186"/>
        </w:trPr>
        <w:tc>
          <w:tcPr>
            <w:tcW w:w="427" w:type="dxa"/>
            <w:tcBorders>
              <w:top w:val="nil"/>
              <w:left w:val="single" w:color="auto" w:sz="4" w:space="0"/>
              <w:bottom w:val="single" w:color="auto" w:sz="4" w:space="0"/>
              <w:right w:val="single" w:color="auto" w:sz="4" w:space="0"/>
            </w:tcBorders>
            <w:shd w:val="clear" w:color="000000" w:fill="BDD7EE"/>
            <w:vAlign w:val="center"/>
            <w:hideMark/>
          </w:tcPr>
          <w:p w:rsidRPr="0055382A" w:rsidR="0055382A" w:rsidP="00A8763D" w:rsidRDefault="0055382A" w14:paraId="30FD04F8" w14:textId="77777777">
            <w:pPr>
              <w:spacing w:after="0" w:line="240" w:lineRule="auto"/>
              <w:jc w:val="center"/>
              <w:rPr>
                <w:rFonts w:eastAsia="Times New Roman" w:cstheme="majorHAnsi"/>
                <w:b/>
                <w:bCs/>
                <w:sz w:val="18"/>
                <w:szCs w:val="18"/>
                <w:lang w:eastAsia="es-CO"/>
              </w:rPr>
            </w:pPr>
            <w:r w:rsidRPr="0055382A">
              <w:rPr>
                <w:rFonts w:eastAsia="Times New Roman" w:cstheme="majorHAnsi"/>
                <w:b/>
                <w:bCs/>
                <w:sz w:val="18"/>
                <w:szCs w:val="18"/>
                <w:lang w:eastAsia="es-CO"/>
              </w:rPr>
              <w:t>No.</w:t>
            </w:r>
          </w:p>
        </w:tc>
        <w:tc>
          <w:tcPr>
            <w:tcW w:w="5107" w:type="dxa"/>
            <w:tcBorders>
              <w:top w:val="nil"/>
              <w:left w:val="nil"/>
              <w:bottom w:val="single" w:color="auto" w:sz="4" w:space="0"/>
              <w:right w:val="single" w:color="auto" w:sz="4" w:space="0"/>
            </w:tcBorders>
            <w:shd w:val="clear" w:color="000000" w:fill="BDD7EE"/>
            <w:vAlign w:val="center"/>
            <w:hideMark/>
          </w:tcPr>
          <w:p w:rsidRPr="0055382A" w:rsidR="0055382A" w:rsidP="00A8763D" w:rsidRDefault="0055382A" w14:paraId="75B463D9" w14:textId="6FDC700B">
            <w:pPr>
              <w:spacing w:after="0" w:line="240" w:lineRule="auto"/>
              <w:jc w:val="center"/>
              <w:rPr>
                <w:rFonts w:eastAsia="Times New Roman" w:cstheme="majorHAnsi"/>
                <w:b/>
                <w:bCs/>
                <w:sz w:val="18"/>
                <w:szCs w:val="18"/>
                <w:lang w:eastAsia="es-CO"/>
              </w:rPr>
            </w:pPr>
            <w:r w:rsidRPr="00160DD8">
              <w:rPr>
                <w:rFonts w:eastAsia="Times New Roman" w:cstheme="majorHAnsi"/>
                <w:b/>
                <w:bCs/>
                <w:sz w:val="18"/>
                <w:szCs w:val="18"/>
                <w:lang w:eastAsia="es-CO"/>
              </w:rPr>
              <w:t>Proyecto</w:t>
            </w:r>
          </w:p>
        </w:tc>
        <w:tc>
          <w:tcPr>
            <w:tcW w:w="2851" w:type="dxa"/>
            <w:tcBorders>
              <w:top w:val="nil"/>
              <w:left w:val="nil"/>
              <w:bottom w:val="single" w:color="auto" w:sz="4" w:space="0"/>
              <w:right w:val="single" w:color="auto" w:sz="4" w:space="0"/>
            </w:tcBorders>
            <w:shd w:val="clear" w:color="000000" w:fill="BDD7EE"/>
            <w:vAlign w:val="center"/>
            <w:hideMark/>
          </w:tcPr>
          <w:p w:rsidRPr="0055382A" w:rsidR="0055382A" w:rsidP="00A8763D" w:rsidRDefault="005365D0" w14:paraId="24678028" w14:textId="736A576A">
            <w:pPr>
              <w:spacing w:after="0" w:line="240" w:lineRule="auto"/>
              <w:jc w:val="center"/>
              <w:rPr>
                <w:rFonts w:eastAsia="Times New Roman" w:cstheme="majorHAnsi"/>
                <w:b/>
                <w:bCs/>
                <w:sz w:val="18"/>
                <w:szCs w:val="18"/>
                <w:lang w:eastAsia="es-CO"/>
              </w:rPr>
            </w:pPr>
            <w:r w:rsidRPr="0055382A">
              <w:rPr>
                <w:rFonts w:eastAsia="Times New Roman" w:cstheme="majorHAnsi"/>
                <w:b/>
                <w:bCs/>
                <w:sz w:val="18"/>
                <w:szCs w:val="18"/>
                <w:lang w:eastAsia="es-CO"/>
              </w:rPr>
              <w:t>Donante</w:t>
            </w:r>
          </w:p>
        </w:tc>
        <w:tc>
          <w:tcPr>
            <w:tcW w:w="972" w:type="dxa"/>
            <w:tcBorders>
              <w:top w:val="nil"/>
              <w:left w:val="nil"/>
              <w:bottom w:val="single" w:color="auto" w:sz="4" w:space="0"/>
              <w:right w:val="single" w:color="auto" w:sz="4" w:space="0"/>
            </w:tcBorders>
            <w:shd w:val="clear" w:color="000000" w:fill="BDD7EE"/>
            <w:noWrap/>
            <w:vAlign w:val="center"/>
            <w:hideMark/>
          </w:tcPr>
          <w:p w:rsidRPr="0055382A" w:rsidR="0055382A" w:rsidP="00A8763D" w:rsidRDefault="005365D0" w14:paraId="31AC4FFB" w14:textId="78172D9B">
            <w:pPr>
              <w:spacing w:after="0" w:line="240" w:lineRule="auto"/>
              <w:jc w:val="center"/>
              <w:rPr>
                <w:rFonts w:eastAsia="Times New Roman" w:cstheme="majorHAnsi"/>
                <w:b/>
                <w:bCs/>
                <w:sz w:val="18"/>
                <w:szCs w:val="18"/>
                <w:lang w:eastAsia="es-CO"/>
              </w:rPr>
            </w:pPr>
            <w:r w:rsidRPr="0055382A">
              <w:rPr>
                <w:rFonts w:eastAsia="Times New Roman" w:cstheme="majorHAnsi"/>
                <w:b/>
                <w:bCs/>
                <w:sz w:val="18"/>
                <w:szCs w:val="18"/>
                <w:lang w:eastAsia="es-CO"/>
              </w:rPr>
              <w:t>Valor</w:t>
            </w:r>
          </w:p>
        </w:tc>
      </w:tr>
      <w:tr w:rsidRPr="0055382A" w:rsidR="0055382A" w:rsidTr="00BB06DC" w14:paraId="51BBC839" w14:textId="77777777">
        <w:trPr>
          <w:trHeight w:val="287"/>
        </w:trPr>
        <w:tc>
          <w:tcPr>
            <w:tcW w:w="427" w:type="dxa"/>
            <w:tcBorders>
              <w:top w:val="nil"/>
              <w:left w:val="single" w:color="auto" w:sz="4" w:space="0"/>
              <w:bottom w:val="single" w:color="auto" w:sz="4" w:space="0"/>
              <w:right w:val="single" w:color="auto" w:sz="4" w:space="0"/>
            </w:tcBorders>
            <w:shd w:val="clear" w:color="auto" w:fill="auto"/>
            <w:noWrap/>
            <w:vAlign w:val="center"/>
            <w:hideMark/>
          </w:tcPr>
          <w:p w:rsidRPr="0055382A" w:rsidR="0055382A" w:rsidP="00A8763D" w:rsidRDefault="0055382A" w14:paraId="1E76BEB6" w14:textId="77777777">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1</w:t>
            </w:r>
          </w:p>
        </w:tc>
        <w:tc>
          <w:tcPr>
            <w:tcW w:w="5107" w:type="dxa"/>
            <w:tcBorders>
              <w:top w:val="nil"/>
              <w:left w:val="nil"/>
              <w:bottom w:val="single" w:color="auto" w:sz="4" w:space="0"/>
              <w:right w:val="single" w:color="auto" w:sz="4" w:space="0"/>
            </w:tcBorders>
            <w:shd w:val="clear" w:color="auto" w:fill="auto"/>
            <w:vAlign w:val="center"/>
            <w:hideMark/>
          </w:tcPr>
          <w:p w:rsidRPr="0055382A" w:rsidR="0055382A" w:rsidP="00A8763D" w:rsidRDefault="0055382A" w14:paraId="4C7F16BF" w14:textId="0D46D9AE">
            <w:pPr>
              <w:spacing w:after="0" w:line="240" w:lineRule="auto"/>
              <w:jc w:val="center"/>
              <w:rPr>
                <w:rFonts w:eastAsia="Times New Roman" w:cstheme="majorHAnsi"/>
                <w:sz w:val="18"/>
                <w:szCs w:val="18"/>
                <w:lang w:eastAsia="es-CO"/>
              </w:rPr>
            </w:pPr>
            <w:r w:rsidRPr="00160DD8">
              <w:rPr>
                <w:rFonts w:eastAsia="Times New Roman" w:cstheme="majorHAnsi"/>
                <w:sz w:val="18"/>
                <w:szCs w:val="18"/>
                <w:lang w:eastAsia="es-CO"/>
              </w:rPr>
              <w:t>5584- proyecto integrado de agua, saneamiento y medio ambiente.</w:t>
            </w:r>
          </w:p>
        </w:tc>
        <w:tc>
          <w:tcPr>
            <w:tcW w:w="2851" w:type="dxa"/>
            <w:tcBorders>
              <w:top w:val="nil"/>
              <w:left w:val="nil"/>
              <w:bottom w:val="single" w:color="auto" w:sz="4" w:space="0"/>
              <w:right w:val="single" w:color="auto" w:sz="4" w:space="0"/>
            </w:tcBorders>
            <w:shd w:val="clear" w:color="auto" w:fill="auto"/>
            <w:vAlign w:val="center"/>
            <w:hideMark/>
          </w:tcPr>
          <w:p w:rsidRPr="0055382A" w:rsidR="0055382A" w:rsidP="00A8763D" w:rsidRDefault="0055382A" w14:paraId="429873EE" w14:textId="77777777">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AECID</w:t>
            </w:r>
          </w:p>
        </w:tc>
        <w:tc>
          <w:tcPr>
            <w:tcW w:w="972" w:type="dxa"/>
            <w:tcBorders>
              <w:top w:val="nil"/>
              <w:left w:val="nil"/>
              <w:bottom w:val="single" w:color="auto" w:sz="4" w:space="0"/>
              <w:right w:val="single" w:color="auto" w:sz="4" w:space="0"/>
            </w:tcBorders>
            <w:shd w:val="clear" w:color="auto" w:fill="auto"/>
            <w:noWrap/>
            <w:vAlign w:val="center"/>
            <w:hideMark/>
          </w:tcPr>
          <w:p w:rsidRPr="00160DD8" w:rsidR="00160DD8" w:rsidP="00A8763D" w:rsidRDefault="00160DD8" w14:paraId="6D73E7BC" w14:textId="57D8B814">
            <w:pPr>
              <w:jc w:val="center"/>
              <w:rPr>
                <w:rFonts w:cstheme="majorHAnsi"/>
                <w:sz w:val="18"/>
                <w:szCs w:val="18"/>
              </w:rPr>
            </w:pPr>
            <w:r w:rsidRPr="00160DD8">
              <w:rPr>
                <w:rFonts w:cstheme="majorHAnsi"/>
                <w:sz w:val="18"/>
                <w:szCs w:val="18"/>
              </w:rPr>
              <w:t>222.395</w:t>
            </w:r>
          </w:p>
          <w:p w:rsidRPr="0055382A" w:rsidR="0055382A" w:rsidP="00A8763D" w:rsidRDefault="0055382A" w14:paraId="6DA4436E" w14:textId="25E56D3A">
            <w:pPr>
              <w:spacing w:after="0" w:line="240" w:lineRule="auto"/>
              <w:jc w:val="center"/>
              <w:rPr>
                <w:rFonts w:eastAsia="Times New Roman" w:cstheme="majorHAnsi"/>
                <w:sz w:val="18"/>
                <w:szCs w:val="18"/>
                <w:lang w:eastAsia="es-CO"/>
              </w:rPr>
            </w:pPr>
          </w:p>
        </w:tc>
      </w:tr>
      <w:tr w:rsidRPr="0055382A" w:rsidR="0055382A" w:rsidTr="00BB06DC" w14:paraId="642BF9EA" w14:textId="77777777">
        <w:trPr>
          <w:trHeight w:val="431"/>
        </w:trPr>
        <w:tc>
          <w:tcPr>
            <w:tcW w:w="427" w:type="dxa"/>
            <w:tcBorders>
              <w:top w:val="nil"/>
              <w:left w:val="single" w:color="auto" w:sz="4" w:space="0"/>
              <w:bottom w:val="single" w:color="auto" w:sz="4" w:space="0"/>
              <w:right w:val="single" w:color="auto" w:sz="4" w:space="0"/>
            </w:tcBorders>
            <w:shd w:val="clear" w:color="auto" w:fill="auto"/>
            <w:noWrap/>
            <w:vAlign w:val="center"/>
            <w:hideMark/>
          </w:tcPr>
          <w:p w:rsidRPr="0055382A" w:rsidR="0055382A" w:rsidP="00A8763D" w:rsidRDefault="0055382A" w14:paraId="2BFD16E3" w14:textId="77777777">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2</w:t>
            </w:r>
          </w:p>
        </w:tc>
        <w:tc>
          <w:tcPr>
            <w:tcW w:w="5107" w:type="dxa"/>
            <w:tcBorders>
              <w:top w:val="nil"/>
              <w:left w:val="nil"/>
              <w:bottom w:val="single" w:color="auto" w:sz="4" w:space="0"/>
              <w:right w:val="single" w:color="auto" w:sz="4" w:space="0"/>
            </w:tcBorders>
            <w:shd w:val="clear" w:color="auto" w:fill="auto"/>
            <w:vAlign w:val="center"/>
            <w:hideMark/>
          </w:tcPr>
          <w:p w:rsidRPr="0055382A" w:rsidR="0055382A" w:rsidP="00A8763D" w:rsidRDefault="0055382A" w14:paraId="2763D6B0" w14:textId="5FD43C7D">
            <w:pPr>
              <w:spacing w:after="0" w:line="240" w:lineRule="auto"/>
              <w:jc w:val="center"/>
              <w:rPr>
                <w:rFonts w:eastAsia="Times New Roman" w:cstheme="majorHAnsi"/>
                <w:sz w:val="18"/>
                <w:szCs w:val="18"/>
                <w:lang w:eastAsia="es-CO"/>
              </w:rPr>
            </w:pPr>
            <w:r w:rsidRPr="00160DD8">
              <w:rPr>
                <w:rFonts w:eastAsia="Times New Roman" w:cstheme="majorHAnsi"/>
                <w:sz w:val="18"/>
                <w:szCs w:val="18"/>
                <w:lang w:eastAsia="es-CO"/>
              </w:rPr>
              <w:t xml:space="preserve">7136- programa de construcción de política pública que garantice la sostenibilidad del </w:t>
            </w:r>
            <w:r w:rsidRPr="00160DD8" w:rsidR="00160DD8">
              <w:rPr>
                <w:rFonts w:eastAsia="Times New Roman" w:cstheme="majorHAnsi"/>
                <w:sz w:val="18"/>
                <w:szCs w:val="18"/>
                <w:lang w:eastAsia="es-CO"/>
              </w:rPr>
              <w:t>subsector</w:t>
            </w:r>
            <w:r w:rsidRPr="00160DD8">
              <w:rPr>
                <w:rFonts w:eastAsia="Times New Roman" w:cstheme="majorHAnsi"/>
                <w:sz w:val="18"/>
                <w:szCs w:val="18"/>
                <w:lang w:eastAsia="es-CO"/>
              </w:rPr>
              <w:t xml:space="preserve"> de agua potable y saneamiento. Fase i</w:t>
            </w:r>
          </w:p>
        </w:tc>
        <w:tc>
          <w:tcPr>
            <w:tcW w:w="2851" w:type="dxa"/>
            <w:tcBorders>
              <w:top w:val="nil"/>
              <w:left w:val="nil"/>
              <w:bottom w:val="single" w:color="auto" w:sz="4" w:space="0"/>
              <w:right w:val="single" w:color="auto" w:sz="4" w:space="0"/>
            </w:tcBorders>
            <w:shd w:val="clear" w:color="auto" w:fill="auto"/>
            <w:vAlign w:val="center"/>
            <w:hideMark/>
          </w:tcPr>
          <w:p w:rsidRPr="0055382A" w:rsidR="0055382A" w:rsidP="00A8763D" w:rsidRDefault="0055382A" w14:paraId="3C2FD7B5" w14:textId="77777777">
            <w:pPr>
              <w:spacing w:after="0" w:line="240" w:lineRule="auto"/>
              <w:jc w:val="center"/>
              <w:rPr>
                <w:rFonts w:eastAsia="Times New Roman" w:cstheme="majorHAnsi"/>
                <w:sz w:val="18"/>
                <w:szCs w:val="18"/>
                <w:lang w:eastAsia="es-CO"/>
              </w:rPr>
            </w:pPr>
            <w:r w:rsidRPr="0055382A">
              <w:rPr>
                <w:rFonts w:eastAsia="Times New Roman" w:cstheme="majorHAnsi"/>
                <w:sz w:val="18"/>
                <w:szCs w:val="18"/>
                <w:lang w:eastAsia="es-CO"/>
              </w:rPr>
              <w:t>AECID</w:t>
            </w:r>
          </w:p>
        </w:tc>
        <w:tc>
          <w:tcPr>
            <w:tcW w:w="972" w:type="dxa"/>
            <w:tcBorders>
              <w:top w:val="nil"/>
              <w:left w:val="nil"/>
              <w:bottom w:val="single" w:color="auto" w:sz="4" w:space="0"/>
              <w:right w:val="single" w:color="auto" w:sz="4" w:space="0"/>
            </w:tcBorders>
            <w:shd w:val="clear" w:color="auto" w:fill="auto"/>
            <w:noWrap/>
            <w:vAlign w:val="center"/>
            <w:hideMark/>
          </w:tcPr>
          <w:p w:rsidRPr="00160DD8" w:rsidR="00160DD8" w:rsidP="00A8763D" w:rsidRDefault="00160DD8" w14:paraId="77EDA551" w14:textId="301ACC88">
            <w:pPr>
              <w:spacing w:after="0" w:line="240" w:lineRule="auto"/>
              <w:jc w:val="center"/>
              <w:rPr>
                <w:rFonts w:eastAsia="Times New Roman" w:cstheme="majorHAnsi"/>
                <w:sz w:val="18"/>
                <w:szCs w:val="18"/>
                <w:lang w:eastAsia="es-CO"/>
              </w:rPr>
            </w:pPr>
          </w:p>
          <w:p w:rsidRPr="00160DD8" w:rsidR="00160DD8" w:rsidP="00A8763D" w:rsidRDefault="00160DD8" w14:paraId="5B0AF3FF" w14:textId="225AEE0F">
            <w:pPr>
              <w:jc w:val="center"/>
              <w:rPr>
                <w:rFonts w:cstheme="majorHAnsi"/>
                <w:sz w:val="18"/>
                <w:szCs w:val="18"/>
              </w:rPr>
            </w:pPr>
            <w:r w:rsidRPr="00160DD8">
              <w:rPr>
                <w:rFonts w:cstheme="majorHAnsi"/>
                <w:sz w:val="18"/>
                <w:szCs w:val="18"/>
              </w:rPr>
              <w:t>1.399.850</w:t>
            </w:r>
          </w:p>
          <w:p w:rsidRPr="0055382A" w:rsidR="0055382A" w:rsidP="00A8763D" w:rsidRDefault="0055382A" w14:paraId="12731652" w14:textId="72EC074A">
            <w:pPr>
              <w:spacing w:after="0" w:line="240" w:lineRule="auto"/>
              <w:jc w:val="center"/>
              <w:rPr>
                <w:rFonts w:eastAsia="Times New Roman" w:cstheme="majorHAnsi"/>
                <w:sz w:val="18"/>
                <w:szCs w:val="18"/>
                <w:lang w:eastAsia="es-CO"/>
              </w:rPr>
            </w:pPr>
          </w:p>
        </w:tc>
      </w:tr>
      <w:tr w:rsidRPr="0055382A" w:rsidR="0055382A" w:rsidTr="00BB06DC" w14:paraId="3504A048" w14:textId="77777777">
        <w:trPr>
          <w:trHeight w:val="193"/>
        </w:trPr>
        <w:tc>
          <w:tcPr>
            <w:tcW w:w="8385" w:type="dxa"/>
            <w:gridSpan w:val="3"/>
            <w:tcBorders>
              <w:top w:val="single" w:color="auto" w:sz="4" w:space="0"/>
              <w:left w:val="single" w:color="auto" w:sz="4" w:space="0"/>
              <w:bottom w:val="single" w:color="auto" w:sz="4" w:space="0"/>
              <w:right w:val="single" w:color="000000" w:sz="4" w:space="0"/>
            </w:tcBorders>
            <w:shd w:val="clear" w:color="000000" w:fill="BDD7EE"/>
            <w:noWrap/>
            <w:vAlign w:val="center"/>
            <w:hideMark/>
          </w:tcPr>
          <w:p w:rsidRPr="0055382A" w:rsidR="0055382A" w:rsidP="00A8763D" w:rsidRDefault="0055382A" w14:paraId="061F73B5" w14:textId="5893DACC">
            <w:pPr>
              <w:spacing w:after="0" w:line="240" w:lineRule="auto"/>
              <w:jc w:val="center"/>
              <w:rPr>
                <w:rFonts w:eastAsia="Times New Roman" w:cstheme="majorHAnsi"/>
                <w:b/>
                <w:bCs/>
                <w:sz w:val="18"/>
                <w:szCs w:val="18"/>
                <w:lang w:eastAsia="es-CO"/>
              </w:rPr>
            </w:pPr>
            <w:r w:rsidRPr="00160DD8">
              <w:rPr>
                <w:rFonts w:eastAsia="Times New Roman" w:cstheme="majorHAnsi"/>
                <w:b/>
                <w:bCs/>
                <w:sz w:val="18"/>
                <w:szCs w:val="18"/>
                <w:lang w:eastAsia="es-CO"/>
              </w:rPr>
              <w:t xml:space="preserve">Total proyectos con fondo de </w:t>
            </w:r>
            <w:r w:rsidRPr="00160DD8" w:rsidR="00160DD8">
              <w:rPr>
                <w:rFonts w:eastAsia="Times New Roman" w:cstheme="majorHAnsi"/>
                <w:b/>
                <w:bCs/>
                <w:sz w:val="18"/>
                <w:szCs w:val="18"/>
                <w:lang w:eastAsia="es-CO"/>
              </w:rPr>
              <w:t>donación</w:t>
            </w:r>
            <w:r w:rsidRPr="00160DD8">
              <w:rPr>
                <w:rFonts w:eastAsia="Times New Roman" w:cstheme="majorHAnsi"/>
                <w:b/>
                <w:bCs/>
                <w:sz w:val="18"/>
                <w:szCs w:val="18"/>
                <w:lang w:eastAsia="es-CO"/>
              </w:rPr>
              <w:t xml:space="preserve"> de enero a diciembre 2021</w:t>
            </w:r>
          </w:p>
        </w:tc>
        <w:tc>
          <w:tcPr>
            <w:tcW w:w="972" w:type="dxa"/>
            <w:tcBorders>
              <w:top w:val="nil"/>
              <w:left w:val="nil"/>
              <w:bottom w:val="single" w:color="auto" w:sz="4" w:space="0"/>
              <w:right w:val="single" w:color="auto" w:sz="4" w:space="0"/>
            </w:tcBorders>
            <w:shd w:val="clear" w:color="000000" w:fill="BDD7EE"/>
            <w:noWrap/>
            <w:vAlign w:val="center"/>
            <w:hideMark/>
          </w:tcPr>
          <w:p w:rsidRPr="00160DD8" w:rsidR="00160DD8" w:rsidP="00A8763D" w:rsidRDefault="00160DD8" w14:paraId="5CEE779D" w14:textId="5634ABCB">
            <w:pPr>
              <w:jc w:val="center"/>
              <w:rPr>
                <w:rFonts w:cstheme="majorHAnsi"/>
                <w:b/>
                <w:bCs/>
                <w:sz w:val="18"/>
                <w:szCs w:val="18"/>
              </w:rPr>
            </w:pPr>
            <w:r w:rsidRPr="00160DD8">
              <w:rPr>
                <w:rFonts w:cstheme="majorHAnsi"/>
                <w:b/>
                <w:bCs/>
                <w:sz w:val="18"/>
                <w:szCs w:val="18"/>
              </w:rPr>
              <w:t>1.622.245</w:t>
            </w:r>
          </w:p>
          <w:p w:rsidRPr="0055382A" w:rsidR="0055382A" w:rsidP="00A8763D" w:rsidRDefault="0055382A" w14:paraId="7FA6973B" w14:textId="4B860673">
            <w:pPr>
              <w:spacing w:after="0" w:line="240" w:lineRule="auto"/>
              <w:jc w:val="center"/>
              <w:rPr>
                <w:rFonts w:eastAsia="Times New Roman" w:cstheme="majorHAnsi"/>
                <w:b/>
                <w:bCs/>
                <w:sz w:val="18"/>
                <w:szCs w:val="18"/>
                <w:lang w:eastAsia="es-CO"/>
              </w:rPr>
            </w:pPr>
          </w:p>
        </w:tc>
      </w:tr>
    </w:tbl>
    <w:p w:rsidR="002F6D24" w:rsidP="002F6D24" w:rsidRDefault="002F6D24" w14:paraId="2C09EE26" w14:textId="77777777">
      <w:pPr>
        <w:jc w:val="center"/>
        <w:rPr>
          <w:rFonts w:cstheme="majorHAnsi"/>
          <w:i/>
          <w:iCs/>
          <w:color w:val="44546A" w:themeColor="text2"/>
          <w:sz w:val="20"/>
          <w:szCs w:val="20"/>
        </w:rPr>
      </w:pPr>
      <w:r w:rsidRPr="00D1583C">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Pr="001F0615" w:rsidR="001B3137" w:rsidP="00273396" w:rsidRDefault="00954996" w14:paraId="312D4D0C" w14:textId="18C087E7">
      <w:pPr>
        <w:pStyle w:val="Heading1"/>
        <w:rPr>
          <w:rFonts w:cstheme="majorHAnsi"/>
        </w:rPr>
      </w:pPr>
      <w:bookmarkStart w:name="_Toc104886472" w:id="54"/>
      <w:r w:rsidRPr="001F0615">
        <w:rPr>
          <w:rFonts w:cstheme="majorHAnsi"/>
        </w:rPr>
        <w:lastRenderedPageBreak/>
        <w:t>ANÁLISIS DE LA SITUACIÓN FINANCIERA (201</w:t>
      </w:r>
      <w:r w:rsidR="009B18DE">
        <w:rPr>
          <w:rFonts w:cstheme="majorHAnsi"/>
        </w:rPr>
        <w:t>9</w:t>
      </w:r>
      <w:r w:rsidRPr="001F0615">
        <w:rPr>
          <w:rFonts w:cstheme="majorHAnsi"/>
        </w:rPr>
        <w:t>-202</w:t>
      </w:r>
      <w:r w:rsidR="009B18DE">
        <w:rPr>
          <w:rFonts w:cstheme="majorHAnsi"/>
        </w:rPr>
        <w:t>1</w:t>
      </w:r>
      <w:r w:rsidRPr="001F0615">
        <w:rPr>
          <w:rFonts w:cstheme="majorHAnsi"/>
        </w:rPr>
        <w:t>)</w:t>
      </w:r>
      <w:bookmarkEnd w:id="54"/>
    </w:p>
    <w:p w:rsidR="00907783" w:rsidP="00190B7D" w:rsidRDefault="00643254" w14:paraId="158B06B5" w14:textId="2235DA5F">
      <w:pPr>
        <w:rPr>
          <w:rFonts w:cstheme="majorHAnsi"/>
        </w:rPr>
      </w:pPr>
      <w:r w:rsidRPr="006A2293">
        <w:rPr>
          <w:rFonts w:cstheme="majorHAnsi"/>
        </w:rPr>
        <w:t xml:space="preserve">En esta sección se realizará el análisis </w:t>
      </w:r>
      <w:r w:rsidR="00D3101D">
        <w:rPr>
          <w:rFonts w:cstheme="majorHAnsi"/>
        </w:rPr>
        <w:t xml:space="preserve">en </w:t>
      </w:r>
      <w:r w:rsidR="00DF6C13">
        <w:rPr>
          <w:rFonts w:cstheme="majorHAnsi"/>
        </w:rPr>
        <w:t xml:space="preserve">valores corrientes de </w:t>
      </w:r>
      <w:r w:rsidRPr="006A2293">
        <w:rPr>
          <w:rFonts w:cstheme="majorHAnsi"/>
        </w:rPr>
        <w:t>los estados financieros más relevantes</w:t>
      </w:r>
      <w:r w:rsidR="0054529B">
        <w:rPr>
          <w:rFonts w:cstheme="majorHAnsi"/>
        </w:rPr>
        <w:t xml:space="preserve"> de la empresa, </w:t>
      </w:r>
      <w:r w:rsidR="00835C77">
        <w:rPr>
          <w:rFonts w:cstheme="majorHAnsi"/>
        </w:rPr>
        <w:t>esto, es</w:t>
      </w:r>
      <w:r w:rsidR="0054529B">
        <w:rPr>
          <w:rFonts w:cstheme="majorHAnsi"/>
        </w:rPr>
        <w:t>,</w:t>
      </w:r>
      <w:r w:rsidRPr="006A2293">
        <w:rPr>
          <w:rFonts w:cstheme="majorHAnsi"/>
        </w:rPr>
        <w:t xml:space="preserve"> </w:t>
      </w:r>
      <w:r w:rsidR="0054529B">
        <w:rPr>
          <w:rFonts w:cstheme="majorHAnsi"/>
        </w:rPr>
        <w:t>b</w:t>
      </w:r>
      <w:r w:rsidRPr="006A2293">
        <w:rPr>
          <w:rFonts w:cstheme="majorHAnsi"/>
        </w:rPr>
        <w:t xml:space="preserve">alance </w:t>
      </w:r>
      <w:r w:rsidR="0054529B">
        <w:rPr>
          <w:rFonts w:cstheme="majorHAnsi"/>
        </w:rPr>
        <w:t>g</w:t>
      </w:r>
      <w:r w:rsidRPr="006A2293">
        <w:rPr>
          <w:rFonts w:cstheme="majorHAnsi"/>
        </w:rPr>
        <w:t xml:space="preserve">eneral, </w:t>
      </w:r>
      <w:r w:rsidR="0054529B">
        <w:rPr>
          <w:rFonts w:cstheme="majorHAnsi"/>
        </w:rPr>
        <w:t>e</w:t>
      </w:r>
      <w:r w:rsidRPr="006A2293">
        <w:rPr>
          <w:rFonts w:cstheme="majorHAnsi"/>
        </w:rPr>
        <w:t>stado de resultados y flujo de caja</w:t>
      </w:r>
      <w:r w:rsidR="0054529B">
        <w:rPr>
          <w:rFonts w:cstheme="majorHAnsi"/>
        </w:rPr>
        <w:t>,</w:t>
      </w:r>
      <w:r w:rsidR="00EB26C1">
        <w:rPr>
          <w:rFonts w:cstheme="majorHAnsi"/>
        </w:rPr>
        <w:t xml:space="preserve"> para el periodo </w:t>
      </w:r>
      <w:r w:rsidR="00D1583C">
        <w:rPr>
          <w:rFonts w:cstheme="majorHAnsi"/>
        </w:rPr>
        <w:t>comprendido de 201</w:t>
      </w:r>
      <w:r w:rsidR="00CB046B">
        <w:rPr>
          <w:rFonts w:cstheme="majorHAnsi"/>
        </w:rPr>
        <w:t>9</w:t>
      </w:r>
      <w:r w:rsidR="00D1583C">
        <w:rPr>
          <w:rFonts w:cstheme="majorHAnsi"/>
        </w:rPr>
        <w:t xml:space="preserve"> a 202</w:t>
      </w:r>
      <w:r w:rsidR="00CB046B">
        <w:rPr>
          <w:rFonts w:cstheme="majorHAnsi"/>
        </w:rPr>
        <w:t>1</w:t>
      </w:r>
      <w:r w:rsidRPr="006A2293">
        <w:rPr>
          <w:rFonts w:cstheme="majorHAnsi"/>
        </w:rPr>
        <w:t>.</w:t>
      </w:r>
      <w:r w:rsidR="004D2E8B">
        <w:rPr>
          <w:rFonts w:cstheme="majorHAnsi"/>
        </w:rPr>
        <w:t xml:space="preserve"> </w:t>
      </w:r>
    </w:p>
    <w:p w:rsidR="00190B7D" w:rsidP="00190B7D" w:rsidRDefault="004D2E8B" w14:paraId="3854640C" w14:textId="6CA77426">
      <w:pPr>
        <w:rPr>
          <w:rFonts w:cstheme="majorHAnsi"/>
        </w:rPr>
      </w:pPr>
      <w:r>
        <w:rPr>
          <w:rFonts w:cstheme="majorHAnsi"/>
        </w:rPr>
        <w:t>Es importe mencionar que</w:t>
      </w:r>
      <w:r w:rsidR="00907783">
        <w:rPr>
          <w:rFonts w:cstheme="majorHAnsi"/>
        </w:rPr>
        <w:t xml:space="preserve"> todos los años los estados financieros de ANDA</w:t>
      </w:r>
      <w:r w:rsidR="00303FD3">
        <w:rPr>
          <w:rFonts w:cstheme="majorHAnsi"/>
        </w:rPr>
        <w:t xml:space="preserve"> son auditados por consultoras </w:t>
      </w:r>
      <w:r w:rsidR="00110A12">
        <w:rPr>
          <w:rFonts w:cstheme="majorHAnsi"/>
        </w:rPr>
        <w:t>externas para e</w:t>
      </w:r>
      <w:r w:rsidRPr="00190B7D" w:rsidR="00190B7D">
        <w:rPr>
          <w:rFonts w:cstheme="majorHAnsi"/>
        </w:rPr>
        <w:t>mitir opinión de auditores Independientes</w:t>
      </w:r>
      <w:r w:rsidR="00E25181">
        <w:rPr>
          <w:rFonts w:cstheme="majorHAnsi"/>
        </w:rPr>
        <w:t xml:space="preserve"> </w:t>
      </w:r>
      <w:r w:rsidRPr="00190B7D" w:rsidR="00190B7D">
        <w:rPr>
          <w:rFonts w:cstheme="majorHAnsi"/>
        </w:rPr>
        <w:t>con base a las Normas de Auditoría Gubernamental</w:t>
      </w:r>
      <w:r w:rsidR="00110A12">
        <w:rPr>
          <w:rFonts w:cstheme="majorHAnsi"/>
        </w:rPr>
        <w:t xml:space="preserve"> </w:t>
      </w:r>
      <w:r w:rsidRPr="00190B7D" w:rsidR="00190B7D">
        <w:rPr>
          <w:rFonts w:cstheme="majorHAnsi"/>
        </w:rPr>
        <w:t>emitidas por la Corte de Cuentas de la República</w:t>
      </w:r>
      <w:r w:rsidR="00E25181">
        <w:rPr>
          <w:rFonts w:cstheme="majorHAnsi"/>
        </w:rPr>
        <w:t>. Los estados financieros e</w:t>
      </w:r>
      <w:r w:rsidRPr="00190B7D" w:rsidR="00190B7D">
        <w:rPr>
          <w:rFonts w:cstheme="majorHAnsi"/>
        </w:rPr>
        <w:t>stán presentados y</w:t>
      </w:r>
      <w:r w:rsidR="00190B7D">
        <w:rPr>
          <w:rFonts w:cstheme="majorHAnsi"/>
        </w:rPr>
        <w:t xml:space="preserve"> </w:t>
      </w:r>
      <w:r w:rsidRPr="00190B7D" w:rsidR="00190B7D">
        <w:rPr>
          <w:rFonts w:cstheme="majorHAnsi"/>
        </w:rPr>
        <w:t>revelados de acuerdo con</w:t>
      </w:r>
      <w:r w:rsidR="00190B7D">
        <w:rPr>
          <w:rFonts w:cstheme="majorHAnsi"/>
        </w:rPr>
        <w:t xml:space="preserve"> las</w:t>
      </w:r>
      <w:r w:rsidRPr="00190B7D" w:rsidR="00190B7D">
        <w:rPr>
          <w:rFonts w:cstheme="majorHAnsi"/>
        </w:rPr>
        <w:t xml:space="preserve"> Normas y Principios de Contabilidad Gubernamental, emitidas por la</w:t>
      </w:r>
      <w:r w:rsidR="00190B7D">
        <w:rPr>
          <w:rFonts w:cstheme="majorHAnsi"/>
        </w:rPr>
        <w:t xml:space="preserve"> </w:t>
      </w:r>
      <w:r w:rsidRPr="00190B7D" w:rsidR="00190B7D">
        <w:rPr>
          <w:rFonts w:cstheme="majorHAnsi"/>
        </w:rPr>
        <w:t>Dirección de Contabilidad Gubernamental del Ministerio de Hacienda.</w:t>
      </w:r>
      <w:r w:rsidR="00190B7D">
        <w:rPr>
          <w:rFonts w:cstheme="majorHAnsi"/>
        </w:rPr>
        <w:t xml:space="preserve"> </w:t>
      </w:r>
    </w:p>
    <w:p w:rsidR="004B26F5" w:rsidP="00190B7D" w:rsidRDefault="004B26F5" w14:paraId="4B899EFB" w14:textId="25E977F9">
      <w:pPr>
        <w:rPr>
          <w:rFonts w:cstheme="majorHAnsi"/>
        </w:rPr>
      </w:pPr>
      <w:r>
        <w:rPr>
          <w:rFonts w:cstheme="majorHAnsi"/>
        </w:rPr>
        <w:t>Para el año 2020 (</w:t>
      </w:r>
      <w:r w:rsidR="00DB12A6">
        <w:rPr>
          <w:rFonts w:cstheme="majorHAnsi"/>
        </w:rPr>
        <w:t>ú</w:t>
      </w:r>
      <w:r>
        <w:rPr>
          <w:rFonts w:cstheme="majorHAnsi"/>
        </w:rPr>
        <w:t xml:space="preserve">ltimo informe de </w:t>
      </w:r>
      <w:r w:rsidR="00DB12A6">
        <w:rPr>
          <w:rFonts w:cstheme="majorHAnsi"/>
        </w:rPr>
        <w:t xml:space="preserve">auditoría) se cuenta con </w:t>
      </w:r>
      <w:r w:rsidR="00355315">
        <w:rPr>
          <w:rFonts w:cstheme="majorHAnsi"/>
        </w:rPr>
        <w:t>las siguientes salvedades</w:t>
      </w:r>
      <w:r w:rsidR="00907783">
        <w:rPr>
          <w:rFonts w:cstheme="majorHAnsi"/>
        </w:rPr>
        <w:t xml:space="preserve"> por parte de los auditores</w:t>
      </w:r>
      <w:r w:rsidR="00DB12A6">
        <w:rPr>
          <w:rFonts w:cstheme="majorHAnsi"/>
        </w:rPr>
        <w:t>:</w:t>
      </w:r>
    </w:p>
    <w:p w:rsidR="00C80333" w:rsidP="00C554DB" w:rsidRDefault="00C554DB" w14:paraId="07B05B8B" w14:textId="330808C4">
      <w:pPr>
        <w:pStyle w:val="ListParagraph"/>
        <w:numPr>
          <w:ilvl w:val="0"/>
          <w:numId w:val="42"/>
        </w:numPr>
        <w:rPr>
          <w:rFonts w:cstheme="majorHAnsi"/>
        </w:rPr>
      </w:pPr>
      <w:r w:rsidRPr="0084471D">
        <w:rPr>
          <w:rFonts w:cstheme="majorHAnsi"/>
        </w:rPr>
        <w:t>Diferencias en los registros de saldos de las cuentas por cobrar y el auxiliar (sistema comercial) y el</w:t>
      </w:r>
      <w:r w:rsidR="0084471D">
        <w:rPr>
          <w:rFonts w:cstheme="majorHAnsi"/>
        </w:rPr>
        <w:t xml:space="preserve"> </w:t>
      </w:r>
      <w:r w:rsidRPr="0084471D">
        <w:rPr>
          <w:rFonts w:cstheme="majorHAnsi"/>
        </w:rPr>
        <w:t xml:space="preserve">contable, por valor de </w:t>
      </w:r>
      <w:r w:rsidR="00C80333">
        <w:rPr>
          <w:rFonts w:cstheme="majorHAnsi"/>
        </w:rPr>
        <w:t>USD</w:t>
      </w:r>
      <w:r w:rsidR="007F6C1A">
        <w:rPr>
          <w:rFonts w:cstheme="majorHAnsi"/>
        </w:rPr>
        <w:t xml:space="preserve"> </w:t>
      </w:r>
      <w:r w:rsidR="00C80333">
        <w:rPr>
          <w:rFonts w:cstheme="majorHAnsi"/>
        </w:rPr>
        <w:t>9,1 millones</w:t>
      </w:r>
      <w:r w:rsidR="00BC1E99">
        <w:rPr>
          <w:rFonts w:cstheme="majorHAnsi"/>
        </w:rPr>
        <w:t>.</w:t>
      </w:r>
    </w:p>
    <w:p w:rsidR="009E2F22" w:rsidP="00A828E0" w:rsidRDefault="00C554DB" w14:paraId="2A234225" w14:textId="357EAFC1">
      <w:pPr>
        <w:pStyle w:val="ListParagraph"/>
        <w:numPr>
          <w:ilvl w:val="0"/>
          <w:numId w:val="42"/>
        </w:numPr>
        <w:rPr>
          <w:rFonts w:cstheme="majorHAnsi"/>
        </w:rPr>
      </w:pPr>
      <w:r w:rsidRPr="009E2F22">
        <w:rPr>
          <w:rFonts w:cstheme="majorHAnsi"/>
        </w:rPr>
        <w:t>Diferencias en conciliación de saldos de bienes depreciables al 31 de diciembre de 2019, por</w:t>
      </w:r>
      <w:r w:rsidRPr="009E2F22" w:rsidR="009E2F22">
        <w:rPr>
          <w:rFonts w:cstheme="majorHAnsi"/>
        </w:rPr>
        <w:t xml:space="preserve"> </w:t>
      </w:r>
      <w:r w:rsidRPr="009E2F22">
        <w:rPr>
          <w:rFonts w:cstheme="majorHAnsi"/>
        </w:rPr>
        <w:t xml:space="preserve">valor de </w:t>
      </w:r>
      <w:r w:rsidR="009E2F22">
        <w:rPr>
          <w:rFonts w:cstheme="majorHAnsi"/>
        </w:rPr>
        <w:t>USD</w:t>
      </w:r>
      <w:r w:rsidR="007F6C1A">
        <w:rPr>
          <w:rFonts w:cstheme="majorHAnsi"/>
        </w:rPr>
        <w:t xml:space="preserve"> </w:t>
      </w:r>
      <w:r w:rsidR="009E2F22">
        <w:rPr>
          <w:rFonts w:cstheme="majorHAnsi"/>
        </w:rPr>
        <w:t>0,</w:t>
      </w:r>
      <w:r w:rsidRPr="009E2F22">
        <w:rPr>
          <w:rFonts w:cstheme="majorHAnsi"/>
        </w:rPr>
        <w:t>9</w:t>
      </w:r>
      <w:r w:rsidR="009E2F22">
        <w:rPr>
          <w:rFonts w:cstheme="majorHAnsi"/>
        </w:rPr>
        <w:t xml:space="preserve"> millones.</w:t>
      </w:r>
    </w:p>
    <w:p w:rsidR="00F37C4D" w:rsidP="00C554DB" w:rsidRDefault="00C554DB" w14:paraId="2DA9144D" w14:textId="44BC6085">
      <w:pPr>
        <w:pStyle w:val="ListParagraph"/>
        <w:numPr>
          <w:ilvl w:val="0"/>
          <w:numId w:val="42"/>
        </w:numPr>
        <w:rPr>
          <w:rFonts w:cstheme="majorHAnsi"/>
        </w:rPr>
      </w:pPr>
      <w:r w:rsidRPr="009E2F22">
        <w:rPr>
          <w:rFonts w:cstheme="majorHAnsi"/>
        </w:rPr>
        <w:t>Suministro de energía eléctrica por</w:t>
      </w:r>
      <w:r w:rsidR="001A7BE8">
        <w:rPr>
          <w:rFonts w:cstheme="majorHAnsi"/>
        </w:rPr>
        <w:t xml:space="preserve"> valor de</w:t>
      </w:r>
      <w:r w:rsidRPr="009E2F22">
        <w:rPr>
          <w:rFonts w:cstheme="majorHAnsi"/>
        </w:rPr>
        <w:t xml:space="preserve"> </w:t>
      </w:r>
      <w:r w:rsidR="008F51E1">
        <w:rPr>
          <w:rFonts w:cstheme="majorHAnsi"/>
        </w:rPr>
        <w:t>USD</w:t>
      </w:r>
      <w:r w:rsidR="007F6C1A">
        <w:rPr>
          <w:rFonts w:cstheme="majorHAnsi"/>
        </w:rPr>
        <w:t xml:space="preserve"> </w:t>
      </w:r>
      <w:r w:rsidRPr="009E2F22">
        <w:rPr>
          <w:rFonts w:cstheme="majorHAnsi"/>
        </w:rPr>
        <w:t>3</w:t>
      </w:r>
      <w:r w:rsidR="001A7BE8">
        <w:rPr>
          <w:rFonts w:cstheme="majorHAnsi"/>
        </w:rPr>
        <w:t>7 millones</w:t>
      </w:r>
      <w:r w:rsidRPr="009E2F22">
        <w:rPr>
          <w:rFonts w:cstheme="majorHAnsi"/>
        </w:rPr>
        <w:t xml:space="preserve"> no facturada por CEL y no registrado por</w:t>
      </w:r>
      <w:r w:rsidR="008F51E1">
        <w:rPr>
          <w:rFonts w:cstheme="majorHAnsi"/>
        </w:rPr>
        <w:t xml:space="preserve"> </w:t>
      </w:r>
      <w:r w:rsidRPr="008F51E1">
        <w:rPr>
          <w:rFonts w:cstheme="majorHAnsi"/>
        </w:rPr>
        <w:t>ANDA.</w:t>
      </w:r>
    </w:p>
    <w:p w:rsidR="00DB12A6" w:rsidP="00F37C4D" w:rsidRDefault="00C554DB" w14:paraId="6695A2CC" w14:textId="7F478EA1">
      <w:pPr>
        <w:pStyle w:val="ListParagraph"/>
        <w:numPr>
          <w:ilvl w:val="0"/>
          <w:numId w:val="42"/>
        </w:numPr>
        <w:rPr>
          <w:rFonts w:cstheme="majorHAnsi"/>
        </w:rPr>
      </w:pPr>
      <w:r w:rsidRPr="00F37C4D">
        <w:rPr>
          <w:rFonts w:cstheme="majorHAnsi"/>
        </w:rPr>
        <w:t xml:space="preserve">Detrimento patrimonial por el monto de </w:t>
      </w:r>
      <w:r w:rsidRPr="00F37C4D" w:rsidR="00F37C4D">
        <w:rPr>
          <w:rFonts w:cstheme="majorHAnsi"/>
        </w:rPr>
        <w:t>USD</w:t>
      </w:r>
      <w:r w:rsidR="007F6C1A">
        <w:rPr>
          <w:rFonts w:cstheme="majorHAnsi"/>
        </w:rPr>
        <w:t xml:space="preserve"> </w:t>
      </w:r>
      <w:r w:rsidRPr="00F37C4D">
        <w:rPr>
          <w:rFonts w:cstheme="majorHAnsi"/>
        </w:rPr>
        <w:t>6,</w:t>
      </w:r>
      <w:r w:rsidRPr="00F37C4D" w:rsidR="00F37C4D">
        <w:rPr>
          <w:rFonts w:cstheme="majorHAnsi"/>
        </w:rPr>
        <w:t>2</w:t>
      </w:r>
      <w:r w:rsidRPr="00F37C4D">
        <w:rPr>
          <w:rFonts w:cstheme="majorHAnsi"/>
        </w:rPr>
        <w:t xml:space="preserve"> </w:t>
      </w:r>
      <w:r w:rsidRPr="00F37C4D" w:rsidR="00F37C4D">
        <w:rPr>
          <w:rFonts w:cstheme="majorHAnsi"/>
        </w:rPr>
        <w:t xml:space="preserve">millones </w:t>
      </w:r>
      <w:r w:rsidRPr="00F37C4D">
        <w:rPr>
          <w:rFonts w:cstheme="majorHAnsi"/>
        </w:rPr>
        <w:t>pendiente de depurar</w:t>
      </w:r>
      <w:r w:rsidR="00F37C4D">
        <w:rPr>
          <w:rFonts w:cstheme="majorHAnsi"/>
        </w:rPr>
        <w:t>.</w:t>
      </w:r>
    </w:p>
    <w:p w:rsidRPr="001F0615" w:rsidR="000E119D" w:rsidP="00FF285E" w:rsidRDefault="00C41409" w14:paraId="4C009F71" w14:textId="32231B5C">
      <w:pPr>
        <w:pStyle w:val="Heading2"/>
      </w:pPr>
      <w:bookmarkStart w:name="_Toc104886473" w:id="55"/>
      <w:r w:rsidRPr="001F0615">
        <w:t>Balance general</w:t>
      </w:r>
      <w:r w:rsidR="00FF285E">
        <w:t xml:space="preserve"> </w:t>
      </w:r>
      <w:r w:rsidR="002A79A6">
        <w:t xml:space="preserve">(USD </w:t>
      </w:r>
      <w:r w:rsidR="006E5506">
        <w:t>corrientes)</w:t>
      </w:r>
      <w:bookmarkEnd w:id="55"/>
    </w:p>
    <w:p w:rsidR="00B73E6E" w:rsidP="0084697C" w:rsidRDefault="00DC4E07" w14:paraId="392B643F" w14:textId="00D2644D">
      <w:pPr>
        <w:rPr>
          <w:rFonts w:cstheme="majorHAnsi"/>
        </w:rPr>
      </w:pPr>
      <w:r w:rsidRPr="006A2293">
        <w:rPr>
          <w:rFonts w:cstheme="majorHAnsi"/>
        </w:rPr>
        <w:t>Para el año 202</w:t>
      </w:r>
      <w:r w:rsidR="00F6357E">
        <w:rPr>
          <w:rFonts w:cstheme="majorHAnsi"/>
        </w:rPr>
        <w:t>1</w:t>
      </w:r>
      <w:r w:rsidRPr="006A2293">
        <w:rPr>
          <w:rFonts w:cstheme="majorHAnsi"/>
        </w:rPr>
        <w:t xml:space="preserve"> la empresa contaba con </w:t>
      </w:r>
      <w:r w:rsidRPr="006A2293" w:rsidR="006F0C42">
        <w:rPr>
          <w:rFonts w:cstheme="majorHAnsi"/>
        </w:rPr>
        <w:t xml:space="preserve">recursos </w:t>
      </w:r>
      <w:r w:rsidRPr="006A2293">
        <w:rPr>
          <w:rFonts w:cstheme="majorHAnsi"/>
        </w:rPr>
        <w:t xml:space="preserve">totales por un valor de </w:t>
      </w:r>
      <w:r w:rsidRPr="00EB26C1" w:rsidR="00011E67">
        <w:rPr>
          <w:rFonts w:cstheme="majorHAnsi"/>
        </w:rPr>
        <w:t>USD</w:t>
      </w:r>
      <w:r w:rsidR="00A36A50">
        <w:rPr>
          <w:rFonts w:cstheme="majorHAnsi"/>
        </w:rPr>
        <w:t xml:space="preserve"> </w:t>
      </w:r>
      <w:r w:rsidRPr="00EB26C1" w:rsidR="006F0C42">
        <w:rPr>
          <w:rFonts w:cstheme="majorHAnsi"/>
        </w:rPr>
        <w:t>9</w:t>
      </w:r>
      <w:r w:rsidR="00581526">
        <w:rPr>
          <w:rFonts w:cstheme="majorHAnsi"/>
        </w:rPr>
        <w:t>48</w:t>
      </w:r>
      <w:r w:rsidRPr="00EB26C1" w:rsidR="006F0C42">
        <w:rPr>
          <w:rFonts w:cstheme="majorHAnsi"/>
        </w:rPr>
        <w:t>,</w:t>
      </w:r>
      <w:r w:rsidR="00581526">
        <w:rPr>
          <w:rFonts w:cstheme="majorHAnsi"/>
        </w:rPr>
        <w:t>6</w:t>
      </w:r>
      <w:r w:rsidRPr="00EB26C1">
        <w:rPr>
          <w:rFonts w:cstheme="majorHAnsi"/>
        </w:rPr>
        <w:t xml:space="preserve"> millones, un patrimonio de </w:t>
      </w:r>
      <w:r w:rsidRPr="00735739" w:rsidR="00011E67">
        <w:rPr>
          <w:rFonts w:cstheme="majorHAnsi"/>
        </w:rPr>
        <w:t>USD</w:t>
      </w:r>
      <w:r w:rsidR="00A36A50">
        <w:rPr>
          <w:rFonts w:cstheme="majorHAnsi"/>
        </w:rPr>
        <w:t xml:space="preserve"> </w:t>
      </w:r>
      <w:r w:rsidRPr="002F1C2C" w:rsidR="00606C9F">
        <w:rPr>
          <w:rFonts w:cstheme="majorHAnsi"/>
        </w:rPr>
        <w:t>1</w:t>
      </w:r>
      <w:r w:rsidR="00581526">
        <w:rPr>
          <w:rFonts w:cstheme="majorHAnsi"/>
        </w:rPr>
        <w:t>04</w:t>
      </w:r>
      <w:r w:rsidRPr="002F1C2C" w:rsidR="00606C9F">
        <w:rPr>
          <w:rFonts w:cstheme="majorHAnsi"/>
        </w:rPr>
        <w:t>,6</w:t>
      </w:r>
      <w:r w:rsidRPr="00EF1CDD">
        <w:rPr>
          <w:rFonts w:cstheme="majorHAnsi"/>
        </w:rPr>
        <w:t xml:space="preserve"> millones y un</w:t>
      </w:r>
      <w:r w:rsidRPr="00EF1CDD" w:rsidR="00606C9F">
        <w:rPr>
          <w:rFonts w:cstheme="majorHAnsi"/>
        </w:rPr>
        <w:t>as</w:t>
      </w:r>
      <w:r w:rsidRPr="00EF1CDD">
        <w:rPr>
          <w:rFonts w:cstheme="majorHAnsi"/>
        </w:rPr>
        <w:t xml:space="preserve"> </w:t>
      </w:r>
      <w:r w:rsidRPr="00EF1CDD" w:rsidR="00606C9F">
        <w:rPr>
          <w:rFonts w:cstheme="majorHAnsi"/>
        </w:rPr>
        <w:t>obligaciones</w:t>
      </w:r>
      <w:r w:rsidRPr="003B2DEC">
        <w:rPr>
          <w:rFonts w:cstheme="majorHAnsi"/>
        </w:rPr>
        <w:t xml:space="preserve"> por un valor de </w:t>
      </w:r>
      <w:r w:rsidRPr="001F0615" w:rsidR="00606C9F">
        <w:rPr>
          <w:rFonts w:cstheme="majorHAnsi"/>
        </w:rPr>
        <w:t>USD</w:t>
      </w:r>
      <w:r w:rsidR="00A36A50">
        <w:rPr>
          <w:rFonts w:cstheme="majorHAnsi"/>
        </w:rPr>
        <w:t xml:space="preserve"> </w:t>
      </w:r>
      <w:r w:rsidR="00581526">
        <w:rPr>
          <w:rFonts w:cstheme="majorHAnsi"/>
        </w:rPr>
        <w:t>844</w:t>
      </w:r>
      <w:r w:rsidRPr="00A35D8E">
        <w:rPr>
          <w:rFonts w:cstheme="majorHAnsi"/>
        </w:rPr>
        <w:t xml:space="preserve"> millones.</w:t>
      </w:r>
    </w:p>
    <w:p w:rsidR="005C76C7" w:rsidP="005C76C7" w:rsidRDefault="005C76C7" w14:paraId="63E4080C" w14:textId="6F0DCA00">
      <w:pPr>
        <w:pStyle w:val="Caption"/>
        <w:tabs>
          <w:tab w:val="left" w:pos="1953"/>
        </w:tabs>
        <w:jc w:val="both"/>
        <w:rPr>
          <w:rFonts w:cstheme="majorHAnsi"/>
          <w:sz w:val="22"/>
          <w:szCs w:val="22"/>
        </w:rPr>
      </w:pPr>
      <w:r>
        <w:rPr>
          <w:rFonts w:cstheme="majorHAnsi"/>
          <w:sz w:val="22"/>
          <w:szCs w:val="22"/>
        </w:rPr>
        <w:tab/>
      </w:r>
    </w:p>
    <w:p w:rsidRPr="005C76C7" w:rsidR="005C76C7" w:rsidP="005C76C7" w:rsidRDefault="005C76C7" w14:paraId="7F0B59BB" w14:textId="77777777"/>
    <w:p w:rsidR="005C76C7" w:rsidP="00646E8B" w:rsidRDefault="005C76C7" w14:paraId="355B2B23" w14:textId="1C52CDC2">
      <w:pPr>
        <w:pStyle w:val="Caption"/>
        <w:rPr>
          <w:rFonts w:cstheme="majorHAnsi"/>
          <w:sz w:val="22"/>
          <w:szCs w:val="22"/>
        </w:rPr>
      </w:pPr>
    </w:p>
    <w:p w:rsidR="005C76C7" w:rsidP="005C76C7" w:rsidRDefault="005C76C7" w14:paraId="2FAC5608" w14:textId="016D407C"/>
    <w:p w:rsidR="005C76C7" w:rsidP="005C76C7" w:rsidRDefault="005C76C7" w14:paraId="574F84C6" w14:textId="20A594D2"/>
    <w:p w:rsidR="005C76C7" w:rsidP="005C76C7" w:rsidRDefault="005C76C7" w14:paraId="0B4B0905" w14:textId="58A5B84A"/>
    <w:p w:rsidR="005C76C7" w:rsidP="005C76C7" w:rsidRDefault="005C76C7" w14:paraId="689BE6EA" w14:textId="3FF69EC3"/>
    <w:p w:rsidRPr="005C76C7" w:rsidR="005C76C7" w:rsidP="005C76C7" w:rsidRDefault="005C76C7" w14:paraId="73356D10" w14:textId="77777777"/>
    <w:p w:rsidRPr="006A2293" w:rsidR="00646E8B" w:rsidP="00646E8B" w:rsidRDefault="00646E8B" w14:paraId="44B4027E" w14:textId="42E27678">
      <w:pPr>
        <w:pStyle w:val="Caption"/>
        <w:rPr>
          <w:rFonts w:cstheme="majorHAnsi"/>
          <w:sz w:val="22"/>
          <w:szCs w:val="22"/>
        </w:rPr>
      </w:pPr>
      <w:bookmarkStart w:name="_Toc104306515" w:id="56"/>
      <w:r w:rsidRPr="006A2293">
        <w:rPr>
          <w:rFonts w:cstheme="majorHAnsi"/>
          <w:sz w:val="22"/>
          <w:szCs w:val="22"/>
        </w:rPr>
        <w:t xml:space="preserve">Tabla </w:t>
      </w:r>
      <w:r w:rsidRPr="006A2293">
        <w:rPr>
          <w:rFonts w:cstheme="majorHAnsi"/>
          <w:sz w:val="22"/>
          <w:szCs w:val="22"/>
        </w:rPr>
        <w:fldChar w:fldCharType="begin"/>
      </w:r>
      <w:r w:rsidRPr="006A2293">
        <w:rPr>
          <w:rFonts w:cstheme="majorHAnsi"/>
          <w:sz w:val="22"/>
          <w:szCs w:val="22"/>
        </w:rPr>
        <w:instrText xml:space="preserve"> SEQ Tabla \* ARABIC </w:instrText>
      </w:r>
      <w:r w:rsidRPr="006A2293">
        <w:rPr>
          <w:rFonts w:cstheme="majorHAnsi"/>
          <w:sz w:val="22"/>
          <w:szCs w:val="22"/>
        </w:rPr>
        <w:fldChar w:fldCharType="separate"/>
      </w:r>
      <w:r w:rsidR="008F06E6">
        <w:rPr>
          <w:rFonts w:cstheme="majorHAnsi"/>
          <w:noProof/>
          <w:sz w:val="22"/>
          <w:szCs w:val="22"/>
        </w:rPr>
        <w:t>17</w:t>
      </w:r>
      <w:r w:rsidRPr="006A2293">
        <w:rPr>
          <w:rFonts w:cstheme="majorHAnsi"/>
          <w:sz w:val="22"/>
          <w:szCs w:val="22"/>
        </w:rPr>
        <w:fldChar w:fldCharType="end"/>
      </w:r>
      <w:r w:rsidRPr="006A2293">
        <w:rPr>
          <w:rFonts w:cstheme="majorHAnsi"/>
          <w:sz w:val="22"/>
          <w:szCs w:val="22"/>
        </w:rPr>
        <w:t xml:space="preserve"> Resumen balance general ANDA</w:t>
      </w:r>
      <w:r w:rsidRPr="006A2293" w:rsidR="00B4642F">
        <w:rPr>
          <w:rFonts w:cstheme="majorHAnsi"/>
          <w:sz w:val="22"/>
          <w:szCs w:val="22"/>
        </w:rPr>
        <w:t xml:space="preserve"> a diciembre</w:t>
      </w:r>
      <w:r w:rsidRPr="006A2293">
        <w:rPr>
          <w:rFonts w:cstheme="majorHAnsi"/>
          <w:sz w:val="22"/>
          <w:szCs w:val="22"/>
        </w:rPr>
        <w:t xml:space="preserve"> (201</w:t>
      </w:r>
      <w:r w:rsidR="000F1D6E">
        <w:rPr>
          <w:rFonts w:cstheme="majorHAnsi"/>
          <w:sz w:val="22"/>
          <w:szCs w:val="22"/>
        </w:rPr>
        <w:t>9</w:t>
      </w:r>
      <w:r w:rsidRPr="006A2293">
        <w:rPr>
          <w:rFonts w:cstheme="majorHAnsi"/>
          <w:sz w:val="22"/>
          <w:szCs w:val="22"/>
        </w:rPr>
        <w:t>-202</w:t>
      </w:r>
      <w:r w:rsidR="000F1D6E">
        <w:rPr>
          <w:rFonts w:cstheme="majorHAnsi"/>
          <w:sz w:val="22"/>
          <w:szCs w:val="22"/>
        </w:rPr>
        <w:t>1</w:t>
      </w:r>
      <w:r w:rsidRPr="006A2293">
        <w:rPr>
          <w:rFonts w:cstheme="majorHAnsi"/>
          <w:sz w:val="22"/>
          <w:szCs w:val="22"/>
        </w:rPr>
        <w:t>)</w:t>
      </w:r>
      <w:r w:rsidRPr="006A2293">
        <w:rPr>
          <w:rFonts w:cstheme="majorHAnsi"/>
          <w:sz w:val="22"/>
          <w:szCs w:val="22"/>
        </w:rPr>
        <w:br/>
      </w:r>
      <w:r w:rsidR="00920A86">
        <w:rPr>
          <w:rFonts w:cstheme="majorHAnsi"/>
          <w:sz w:val="22"/>
          <w:szCs w:val="22"/>
        </w:rPr>
        <w:t>en</w:t>
      </w:r>
      <w:r w:rsidRPr="006A2293" w:rsidR="006A5A42">
        <w:rPr>
          <w:rFonts w:cstheme="majorHAnsi"/>
          <w:sz w:val="22"/>
          <w:szCs w:val="22"/>
        </w:rPr>
        <w:t xml:space="preserve"> dólares (USD)</w:t>
      </w:r>
      <w:bookmarkEnd w:id="56"/>
    </w:p>
    <w:tbl>
      <w:tblPr>
        <w:tblW w:w="9918" w:type="dxa"/>
        <w:jc w:val="center"/>
        <w:tblLayout w:type="fixed"/>
        <w:tblCellMar>
          <w:left w:w="70" w:type="dxa"/>
          <w:right w:w="70" w:type="dxa"/>
        </w:tblCellMar>
        <w:tblLook w:val="04A0" w:firstRow="1" w:lastRow="0" w:firstColumn="1" w:lastColumn="0" w:noHBand="0" w:noVBand="1"/>
      </w:tblPr>
      <w:tblGrid>
        <w:gridCol w:w="1010"/>
        <w:gridCol w:w="3150"/>
        <w:gridCol w:w="1121"/>
        <w:gridCol w:w="1100"/>
        <w:gridCol w:w="1127"/>
        <w:gridCol w:w="1276"/>
        <w:gridCol w:w="1134"/>
      </w:tblGrid>
      <w:tr w:rsidRPr="00AE0B5D" w:rsidR="00E97F02" w:rsidTr="004B1FA0" w14:paraId="29E799AD" w14:textId="77777777">
        <w:trPr>
          <w:trHeight w:val="269"/>
          <w:jc w:val="center"/>
        </w:trPr>
        <w:tc>
          <w:tcPr>
            <w:tcW w:w="1010" w:type="dxa"/>
            <w:tcBorders>
              <w:top w:val="single" w:color="auto" w:sz="8" w:space="0"/>
              <w:left w:val="single" w:color="auto" w:sz="4" w:space="0"/>
              <w:bottom w:val="nil"/>
              <w:right w:val="nil"/>
            </w:tcBorders>
            <w:shd w:val="clear" w:color="000000" w:fill="003366"/>
            <w:noWrap/>
            <w:vAlign w:val="bottom"/>
            <w:hideMark/>
          </w:tcPr>
          <w:p w:rsidRPr="00AE0B5D" w:rsidR="00181370" w:rsidP="00181370" w:rsidRDefault="00181370" w14:paraId="425594AC" w14:textId="77777777">
            <w:pPr>
              <w:spacing w:after="0" w:line="240" w:lineRule="auto"/>
              <w:jc w:val="left"/>
              <w:rPr>
                <w:rFonts w:ascii="Times New Roman" w:hAnsi="Times New Roman" w:eastAsia="Times New Roman" w:cs="Times New Roman"/>
                <w:color w:val="FFFFFF"/>
                <w:sz w:val="18"/>
                <w:szCs w:val="18"/>
                <w:lang w:eastAsia="es-CO"/>
              </w:rPr>
            </w:pPr>
            <w:r w:rsidRPr="00AE0B5D">
              <w:rPr>
                <w:rFonts w:ascii="Times New Roman" w:hAnsi="Times New Roman" w:eastAsia="Times New Roman" w:cs="Times New Roman"/>
                <w:color w:val="FFFFFF"/>
                <w:sz w:val="18"/>
                <w:szCs w:val="18"/>
                <w:lang w:eastAsia="es-CO"/>
              </w:rPr>
              <w:t> </w:t>
            </w:r>
          </w:p>
        </w:tc>
        <w:tc>
          <w:tcPr>
            <w:tcW w:w="3150" w:type="dxa"/>
            <w:tcBorders>
              <w:top w:val="single" w:color="auto" w:sz="8" w:space="0"/>
              <w:left w:val="nil"/>
              <w:bottom w:val="nil"/>
              <w:right w:val="nil"/>
            </w:tcBorders>
            <w:shd w:val="clear" w:color="000000" w:fill="003366"/>
            <w:noWrap/>
            <w:vAlign w:val="bottom"/>
            <w:hideMark/>
          </w:tcPr>
          <w:p w:rsidRPr="00AE0B5D" w:rsidR="00181370" w:rsidP="00181370" w:rsidRDefault="00181370" w14:paraId="683574A8" w14:textId="77777777">
            <w:pPr>
              <w:spacing w:after="0" w:line="240" w:lineRule="auto"/>
              <w:jc w:val="left"/>
              <w:rPr>
                <w:rFonts w:ascii="Times New Roman" w:hAnsi="Times New Roman" w:eastAsia="Times New Roman" w:cs="Times New Roman"/>
                <w:color w:val="FFFFFF"/>
                <w:sz w:val="18"/>
                <w:szCs w:val="18"/>
                <w:lang w:eastAsia="es-CO"/>
              </w:rPr>
            </w:pPr>
            <w:r w:rsidRPr="00AE0B5D">
              <w:rPr>
                <w:rFonts w:ascii="Times New Roman" w:hAnsi="Times New Roman" w:eastAsia="Times New Roman" w:cs="Times New Roman"/>
                <w:color w:val="FFFFFF"/>
                <w:sz w:val="18"/>
                <w:szCs w:val="18"/>
                <w:lang w:eastAsia="es-CO"/>
              </w:rPr>
              <w:t>Año</w:t>
            </w:r>
          </w:p>
        </w:tc>
        <w:tc>
          <w:tcPr>
            <w:tcW w:w="1121" w:type="dxa"/>
            <w:tcBorders>
              <w:top w:val="single" w:color="auto" w:sz="8" w:space="0"/>
              <w:left w:val="nil"/>
              <w:bottom w:val="nil"/>
              <w:right w:val="nil"/>
            </w:tcBorders>
            <w:shd w:val="clear" w:color="000000" w:fill="003366"/>
            <w:noWrap/>
            <w:vAlign w:val="bottom"/>
            <w:hideMark/>
          </w:tcPr>
          <w:p w:rsidRPr="00AE0B5D" w:rsidR="00181370" w:rsidP="00181370" w:rsidRDefault="00181370" w14:paraId="65C939A1" w14:textId="77777777">
            <w:pPr>
              <w:spacing w:after="0" w:line="240" w:lineRule="auto"/>
              <w:jc w:val="right"/>
              <w:rPr>
                <w:rFonts w:ascii="Times New Roman" w:hAnsi="Times New Roman" w:eastAsia="Times New Roman" w:cs="Times New Roman"/>
                <w:b/>
                <w:bCs/>
                <w:color w:val="FFFFFF"/>
                <w:sz w:val="18"/>
                <w:szCs w:val="18"/>
                <w:lang w:eastAsia="es-CO"/>
              </w:rPr>
            </w:pPr>
            <w:r w:rsidRPr="00AE0B5D">
              <w:rPr>
                <w:rFonts w:ascii="Times New Roman" w:hAnsi="Times New Roman" w:eastAsia="Times New Roman" w:cs="Times New Roman"/>
                <w:b/>
                <w:bCs/>
                <w:color w:val="FFFFFF"/>
                <w:sz w:val="18"/>
                <w:szCs w:val="18"/>
                <w:lang w:eastAsia="es-CO"/>
              </w:rPr>
              <w:t>2019</w:t>
            </w:r>
          </w:p>
        </w:tc>
        <w:tc>
          <w:tcPr>
            <w:tcW w:w="1100" w:type="dxa"/>
            <w:tcBorders>
              <w:top w:val="single" w:color="auto" w:sz="8" w:space="0"/>
              <w:left w:val="nil"/>
              <w:bottom w:val="nil"/>
              <w:right w:val="nil"/>
            </w:tcBorders>
            <w:shd w:val="clear" w:color="000000" w:fill="003366"/>
            <w:noWrap/>
            <w:vAlign w:val="bottom"/>
            <w:hideMark/>
          </w:tcPr>
          <w:p w:rsidRPr="00AE0B5D" w:rsidR="00181370" w:rsidP="00181370" w:rsidRDefault="00181370" w14:paraId="73B4C534" w14:textId="77777777">
            <w:pPr>
              <w:spacing w:after="0" w:line="240" w:lineRule="auto"/>
              <w:jc w:val="right"/>
              <w:rPr>
                <w:rFonts w:ascii="Times New Roman" w:hAnsi="Times New Roman" w:eastAsia="Times New Roman" w:cs="Times New Roman"/>
                <w:b/>
                <w:bCs/>
                <w:color w:val="FFFFFF"/>
                <w:sz w:val="18"/>
                <w:szCs w:val="18"/>
                <w:lang w:eastAsia="es-CO"/>
              </w:rPr>
            </w:pPr>
            <w:r w:rsidRPr="00AE0B5D">
              <w:rPr>
                <w:rFonts w:ascii="Times New Roman" w:hAnsi="Times New Roman" w:eastAsia="Times New Roman" w:cs="Times New Roman"/>
                <w:b/>
                <w:bCs/>
                <w:color w:val="FFFFFF"/>
                <w:sz w:val="18"/>
                <w:szCs w:val="18"/>
                <w:lang w:eastAsia="es-CO"/>
              </w:rPr>
              <w:t>2020</w:t>
            </w:r>
          </w:p>
        </w:tc>
        <w:tc>
          <w:tcPr>
            <w:tcW w:w="1127" w:type="dxa"/>
            <w:tcBorders>
              <w:top w:val="single" w:color="auto" w:sz="8" w:space="0"/>
              <w:left w:val="nil"/>
              <w:bottom w:val="nil"/>
              <w:right w:val="nil"/>
            </w:tcBorders>
            <w:shd w:val="clear" w:color="000000" w:fill="003366"/>
            <w:noWrap/>
            <w:vAlign w:val="bottom"/>
            <w:hideMark/>
          </w:tcPr>
          <w:p w:rsidRPr="00AE0B5D" w:rsidR="00181370" w:rsidP="00181370" w:rsidRDefault="00181370" w14:paraId="78FE556C" w14:textId="77777777">
            <w:pPr>
              <w:spacing w:after="0" w:line="240" w:lineRule="auto"/>
              <w:jc w:val="right"/>
              <w:rPr>
                <w:rFonts w:ascii="Times New Roman" w:hAnsi="Times New Roman" w:eastAsia="Times New Roman" w:cs="Times New Roman"/>
                <w:b/>
                <w:bCs/>
                <w:color w:val="FFFFFF"/>
                <w:sz w:val="18"/>
                <w:szCs w:val="18"/>
                <w:lang w:eastAsia="es-CO"/>
              </w:rPr>
            </w:pPr>
            <w:r w:rsidRPr="00AE0B5D">
              <w:rPr>
                <w:rFonts w:ascii="Times New Roman" w:hAnsi="Times New Roman" w:eastAsia="Times New Roman" w:cs="Times New Roman"/>
                <w:b/>
                <w:bCs/>
                <w:color w:val="FFFFFF"/>
                <w:sz w:val="18"/>
                <w:szCs w:val="18"/>
                <w:lang w:eastAsia="es-CO"/>
              </w:rPr>
              <w:t>2021</w:t>
            </w:r>
          </w:p>
        </w:tc>
        <w:tc>
          <w:tcPr>
            <w:tcW w:w="1276" w:type="dxa"/>
            <w:tcBorders>
              <w:top w:val="single" w:color="auto" w:sz="8" w:space="0"/>
              <w:left w:val="nil"/>
              <w:bottom w:val="nil"/>
              <w:right w:val="nil"/>
            </w:tcBorders>
            <w:shd w:val="clear" w:color="000000" w:fill="003366"/>
            <w:noWrap/>
            <w:vAlign w:val="bottom"/>
            <w:hideMark/>
          </w:tcPr>
          <w:p w:rsidRPr="00AE0B5D" w:rsidR="00181370" w:rsidP="00A36A50" w:rsidRDefault="00181370" w14:paraId="5020020D" w14:textId="77777777">
            <w:pPr>
              <w:spacing w:after="0" w:line="240" w:lineRule="auto"/>
              <w:jc w:val="center"/>
              <w:rPr>
                <w:rFonts w:ascii="Times New Roman" w:hAnsi="Times New Roman" w:eastAsia="Times New Roman" w:cs="Times New Roman"/>
                <w:b/>
                <w:bCs/>
                <w:color w:val="FFFFFF"/>
                <w:sz w:val="18"/>
                <w:szCs w:val="18"/>
                <w:lang w:eastAsia="es-CO"/>
              </w:rPr>
            </w:pPr>
            <w:r w:rsidRPr="00AE0B5D">
              <w:rPr>
                <w:rFonts w:ascii="Times New Roman" w:hAnsi="Times New Roman" w:eastAsia="Times New Roman" w:cs="Times New Roman"/>
                <w:b/>
                <w:bCs/>
                <w:color w:val="FFFFFF"/>
                <w:sz w:val="18"/>
                <w:szCs w:val="18"/>
                <w:lang w:eastAsia="es-CO"/>
              </w:rPr>
              <w:t>Δ 2019-2020</w:t>
            </w:r>
          </w:p>
        </w:tc>
        <w:tc>
          <w:tcPr>
            <w:tcW w:w="1134" w:type="dxa"/>
            <w:tcBorders>
              <w:top w:val="single" w:color="auto" w:sz="8" w:space="0"/>
              <w:left w:val="nil"/>
              <w:bottom w:val="nil"/>
              <w:right w:val="single" w:color="auto" w:sz="4" w:space="0"/>
            </w:tcBorders>
            <w:shd w:val="clear" w:color="000000" w:fill="003366"/>
            <w:noWrap/>
            <w:vAlign w:val="bottom"/>
            <w:hideMark/>
          </w:tcPr>
          <w:p w:rsidRPr="00AE0B5D" w:rsidR="00181370" w:rsidP="00A36A50" w:rsidRDefault="00181370" w14:paraId="76FB8343" w14:textId="77777777">
            <w:pPr>
              <w:spacing w:after="0" w:line="240" w:lineRule="auto"/>
              <w:jc w:val="center"/>
              <w:rPr>
                <w:rFonts w:ascii="Times New Roman" w:hAnsi="Times New Roman" w:eastAsia="Times New Roman" w:cs="Times New Roman"/>
                <w:b/>
                <w:bCs/>
                <w:color w:val="FFFFFF"/>
                <w:sz w:val="18"/>
                <w:szCs w:val="18"/>
                <w:lang w:eastAsia="es-CO"/>
              </w:rPr>
            </w:pPr>
            <w:r w:rsidRPr="00AE0B5D">
              <w:rPr>
                <w:rFonts w:ascii="Times New Roman" w:hAnsi="Times New Roman" w:eastAsia="Times New Roman" w:cs="Times New Roman"/>
                <w:b/>
                <w:bCs/>
                <w:color w:val="FFFFFF"/>
                <w:sz w:val="18"/>
                <w:szCs w:val="18"/>
                <w:lang w:eastAsia="es-CO"/>
              </w:rPr>
              <w:t>Δ 2020-2021</w:t>
            </w:r>
          </w:p>
        </w:tc>
      </w:tr>
      <w:tr w:rsidRPr="00AE0B5D" w:rsidR="00AE0B5D" w:rsidTr="004B1FA0" w14:paraId="4F5CBDEA"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34FF50E6" w14:textId="77777777">
            <w:pPr>
              <w:spacing w:after="0" w:line="240" w:lineRule="auto"/>
              <w:jc w:val="left"/>
              <w:rPr>
                <w:rFonts w:ascii="Times New Roman" w:hAnsi="Times New Roman" w:eastAsia="Times New Roman" w:cs="Times New Roman"/>
                <w:b/>
                <w:bCs/>
                <w:color w:val="FFFFFF"/>
                <w:sz w:val="18"/>
                <w:szCs w:val="18"/>
                <w:lang w:eastAsia="es-CO"/>
              </w:rPr>
            </w:pPr>
            <w:r w:rsidRPr="00AE0B5D">
              <w:rPr>
                <w:rFonts w:ascii="Times New Roman" w:hAnsi="Times New Roman" w:eastAsia="Times New Roman" w:cs="Times New Roman"/>
                <w:b/>
                <w:bCs/>
                <w:color w:val="FFFFFF"/>
                <w:sz w:val="18"/>
                <w:szCs w:val="18"/>
                <w:lang w:eastAsia="es-CO"/>
              </w:rPr>
              <w:t>Activo</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41CF533C" w14:textId="77777777">
            <w:pPr>
              <w:spacing w:after="0" w:line="240" w:lineRule="auto"/>
              <w:jc w:val="left"/>
              <w:rPr>
                <w:rFonts w:ascii="Times New Roman" w:hAnsi="Times New Roman" w:eastAsia="Times New Roman" w:cs="Times New Roman"/>
                <w:b/>
                <w:bCs/>
                <w:color w:val="FFFFFF"/>
                <w:sz w:val="18"/>
                <w:szCs w:val="18"/>
                <w:lang w:eastAsia="es-CO"/>
              </w:rPr>
            </w:pP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49B8E9CE" w14:textId="77777777">
            <w:pPr>
              <w:spacing w:after="0" w:line="240" w:lineRule="auto"/>
              <w:jc w:val="left"/>
              <w:rPr>
                <w:rFonts w:ascii="Times New Roman" w:hAnsi="Times New Roman" w:eastAsia="Times New Roman" w:cs="Times New Roman"/>
                <w:sz w:val="18"/>
                <w:szCs w:val="18"/>
                <w:lang w:eastAsia="es-CO"/>
              </w:rPr>
            </w:pP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55EE68D7" w14:textId="77777777">
            <w:pPr>
              <w:spacing w:after="0" w:line="240" w:lineRule="auto"/>
              <w:jc w:val="left"/>
              <w:rPr>
                <w:rFonts w:ascii="Times New Roman" w:hAnsi="Times New Roman" w:eastAsia="Times New Roman" w:cs="Times New Roman"/>
                <w:sz w:val="18"/>
                <w:szCs w:val="18"/>
                <w:lang w:eastAsia="es-CO"/>
              </w:rPr>
            </w:pP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3638D440" w14:textId="77777777">
            <w:pPr>
              <w:spacing w:after="0" w:line="240" w:lineRule="auto"/>
              <w:jc w:val="left"/>
              <w:rPr>
                <w:rFonts w:ascii="Times New Roman" w:hAnsi="Times New Roman" w:eastAsia="Times New Roman" w:cs="Times New Roman"/>
                <w:sz w:val="18"/>
                <w:szCs w:val="18"/>
                <w:lang w:eastAsia="es-CO"/>
              </w:rPr>
            </w:pP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3D33746A" w14:textId="77777777">
            <w:pPr>
              <w:spacing w:after="0" w:line="240" w:lineRule="auto"/>
              <w:jc w:val="left"/>
              <w:rPr>
                <w:rFonts w:ascii="Times New Roman" w:hAnsi="Times New Roman" w:eastAsia="Times New Roman" w:cs="Times New Roman"/>
                <w:sz w:val="18"/>
                <w:szCs w:val="18"/>
                <w:lang w:eastAsia="es-CO"/>
              </w:rPr>
            </w:pP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7A05E630"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r>
      <w:tr w:rsidRPr="00AE0B5D" w:rsidR="00AE0B5D" w:rsidTr="004B1FA0" w14:paraId="64BD054A"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33EEAB3A"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662B9527" w14:textId="20007A0A">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Disponibilidades</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3105E524"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18.053.928</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4A34661A"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21.204.744</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573DCCFC"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16.455.574</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78EDBBB5"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17,5%</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5346F8A0"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-22,4%</w:t>
            </w:r>
          </w:p>
        </w:tc>
      </w:tr>
      <w:tr w:rsidRPr="00AE0B5D" w:rsidR="00AE0B5D" w:rsidTr="004B1FA0" w14:paraId="4C79FA94"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4280C8B1"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619FFBDA"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Anticipos de fondos</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518DB3F5"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81.661.506</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443DAF12"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11.776.650</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0D72230E"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13.165.748</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6EB77792"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-85,6%</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0F7311AE"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11,8%</w:t>
            </w:r>
          </w:p>
        </w:tc>
      </w:tr>
      <w:tr w:rsidRPr="00AE0B5D" w:rsidR="00AE0B5D" w:rsidTr="004B1FA0" w14:paraId="7E581E28"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7E8EECB5"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lastRenderedPageBreak/>
              <w:t> </w:t>
            </w:r>
          </w:p>
        </w:tc>
        <w:tc>
          <w:tcPr>
            <w:tcW w:w="3150" w:type="dxa"/>
            <w:tcBorders>
              <w:top w:val="single" w:color="auto" w:sz="4" w:space="0"/>
              <w:left w:val="nil"/>
              <w:bottom w:val="nil"/>
              <w:right w:val="nil"/>
            </w:tcBorders>
            <w:shd w:val="clear" w:color="auto" w:fill="auto"/>
            <w:noWrap/>
            <w:vAlign w:val="bottom"/>
            <w:hideMark/>
          </w:tcPr>
          <w:p w:rsidRPr="00AE0B5D" w:rsidR="00181370" w:rsidP="00181370" w:rsidRDefault="00181370" w14:paraId="4C1BE000"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Fondos</w:t>
            </w:r>
          </w:p>
        </w:tc>
        <w:tc>
          <w:tcPr>
            <w:tcW w:w="1121" w:type="dxa"/>
            <w:tcBorders>
              <w:top w:val="single" w:color="auto" w:sz="4" w:space="0"/>
              <w:left w:val="nil"/>
              <w:bottom w:val="nil"/>
              <w:right w:val="nil"/>
            </w:tcBorders>
            <w:shd w:val="clear" w:color="auto" w:fill="auto"/>
            <w:noWrap/>
            <w:vAlign w:val="bottom"/>
            <w:hideMark/>
          </w:tcPr>
          <w:p w:rsidRPr="00AE0B5D" w:rsidR="00181370" w:rsidP="00181370" w:rsidRDefault="00181370" w14:paraId="646D50C4"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99.715.434</w:t>
            </w:r>
          </w:p>
        </w:tc>
        <w:tc>
          <w:tcPr>
            <w:tcW w:w="1100" w:type="dxa"/>
            <w:tcBorders>
              <w:top w:val="single" w:color="auto" w:sz="4" w:space="0"/>
              <w:left w:val="nil"/>
              <w:bottom w:val="nil"/>
              <w:right w:val="nil"/>
            </w:tcBorders>
            <w:shd w:val="clear" w:color="auto" w:fill="auto"/>
            <w:noWrap/>
            <w:vAlign w:val="bottom"/>
            <w:hideMark/>
          </w:tcPr>
          <w:p w:rsidRPr="00AE0B5D" w:rsidR="00181370" w:rsidP="00181370" w:rsidRDefault="00181370" w14:paraId="50C05734"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32.981.394</w:t>
            </w:r>
          </w:p>
        </w:tc>
        <w:tc>
          <w:tcPr>
            <w:tcW w:w="1127" w:type="dxa"/>
            <w:tcBorders>
              <w:top w:val="single" w:color="auto" w:sz="4" w:space="0"/>
              <w:left w:val="nil"/>
              <w:bottom w:val="nil"/>
              <w:right w:val="nil"/>
            </w:tcBorders>
            <w:shd w:val="clear" w:color="auto" w:fill="auto"/>
            <w:noWrap/>
            <w:vAlign w:val="bottom"/>
            <w:hideMark/>
          </w:tcPr>
          <w:p w:rsidRPr="00AE0B5D" w:rsidR="00181370" w:rsidP="00181370" w:rsidRDefault="00181370" w14:paraId="7DDE4439"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29.621.322</w:t>
            </w:r>
          </w:p>
        </w:tc>
        <w:tc>
          <w:tcPr>
            <w:tcW w:w="1276" w:type="dxa"/>
            <w:tcBorders>
              <w:top w:val="single" w:color="auto" w:sz="4" w:space="0"/>
              <w:left w:val="nil"/>
              <w:bottom w:val="nil"/>
              <w:right w:val="nil"/>
            </w:tcBorders>
            <w:shd w:val="clear" w:color="auto" w:fill="auto"/>
            <w:noWrap/>
            <w:vAlign w:val="bottom"/>
            <w:hideMark/>
          </w:tcPr>
          <w:p w:rsidRPr="00AE0B5D" w:rsidR="00181370" w:rsidP="00181370" w:rsidRDefault="00181370" w14:paraId="52EC32D8"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-66,9%</w:t>
            </w:r>
          </w:p>
        </w:tc>
        <w:tc>
          <w:tcPr>
            <w:tcW w:w="1134" w:type="dxa"/>
            <w:tcBorders>
              <w:top w:val="single" w:color="auto" w:sz="4" w:space="0"/>
              <w:left w:val="nil"/>
              <w:bottom w:val="nil"/>
              <w:right w:val="single" w:color="auto" w:sz="4" w:space="0"/>
            </w:tcBorders>
            <w:shd w:val="clear" w:color="auto" w:fill="auto"/>
            <w:noWrap/>
            <w:vAlign w:val="bottom"/>
            <w:hideMark/>
          </w:tcPr>
          <w:p w:rsidRPr="00AE0B5D" w:rsidR="00181370" w:rsidP="00181370" w:rsidRDefault="00181370" w14:paraId="4A67774A"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-10,2%</w:t>
            </w:r>
          </w:p>
        </w:tc>
      </w:tr>
      <w:tr w:rsidRPr="00AE0B5D" w:rsidR="00AE0B5D" w:rsidTr="004B1FA0" w14:paraId="2419A285" w14:textId="77777777">
        <w:trPr>
          <w:trHeight w:val="73"/>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1589E14A"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659497FE" w14:textId="77777777">
            <w:pPr>
              <w:spacing w:after="0" w:line="240" w:lineRule="auto"/>
              <w:jc w:val="left"/>
              <w:rPr>
                <w:rFonts w:ascii="Times New Roman" w:hAnsi="Times New Roman" w:eastAsia="Times New Roman" w:cs="Times New Roman"/>
                <w:sz w:val="18"/>
                <w:szCs w:val="18"/>
                <w:lang w:eastAsia="es-CO"/>
              </w:rPr>
            </w:pP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1097C963" w14:textId="77777777">
            <w:pPr>
              <w:spacing w:after="0" w:line="240" w:lineRule="auto"/>
              <w:jc w:val="left"/>
              <w:rPr>
                <w:rFonts w:ascii="Times New Roman" w:hAnsi="Times New Roman" w:eastAsia="Times New Roman" w:cs="Times New Roman"/>
                <w:sz w:val="18"/>
                <w:szCs w:val="18"/>
                <w:lang w:eastAsia="es-CO"/>
              </w:rPr>
            </w:pP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2A1593D6" w14:textId="77777777">
            <w:pPr>
              <w:spacing w:after="0" w:line="240" w:lineRule="auto"/>
              <w:jc w:val="left"/>
              <w:rPr>
                <w:rFonts w:ascii="Times New Roman" w:hAnsi="Times New Roman" w:eastAsia="Times New Roman" w:cs="Times New Roman"/>
                <w:sz w:val="18"/>
                <w:szCs w:val="18"/>
                <w:lang w:eastAsia="es-CO"/>
              </w:rPr>
            </w:pP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18D54D6A" w14:textId="77777777">
            <w:pPr>
              <w:spacing w:after="0" w:line="240" w:lineRule="auto"/>
              <w:jc w:val="left"/>
              <w:rPr>
                <w:rFonts w:ascii="Times New Roman" w:hAnsi="Times New Roman" w:eastAsia="Times New Roman" w:cs="Times New Roman"/>
                <w:sz w:val="18"/>
                <w:szCs w:val="18"/>
                <w:lang w:eastAsia="es-CO"/>
              </w:rPr>
            </w:pP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4A0798B9" w14:textId="77777777">
            <w:pPr>
              <w:spacing w:after="0" w:line="240" w:lineRule="auto"/>
              <w:jc w:val="left"/>
              <w:rPr>
                <w:rFonts w:ascii="Times New Roman" w:hAnsi="Times New Roman" w:eastAsia="Times New Roman" w:cs="Times New Roman"/>
                <w:sz w:val="18"/>
                <w:szCs w:val="18"/>
                <w:lang w:eastAsia="es-CO"/>
              </w:rPr>
            </w:pP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207ADA69"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r>
      <w:tr w:rsidRPr="00AE0B5D" w:rsidR="00AE0B5D" w:rsidTr="004B1FA0" w14:paraId="582956FE"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067CA0E3"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vAlign w:val="bottom"/>
            <w:hideMark/>
          </w:tcPr>
          <w:p w:rsidRPr="00AE0B5D" w:rsidR="00181370" w:rsidP="00181370" w:rsidRDefault="00181370" w14:paraId="7634CC66" w14:textId="3A5F5B2C">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Inversiones permanentes</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62925E23"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303.984</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243252F0"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303.984</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39A47C15"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303.984</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763902A0"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0,0%</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04269B88"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0,0%</w:t>
            </w:r>
          </w:p>
        </w:tc>
      </w:tr>
      <w:tr w:rsidRPr="00AE0B5D" w:rsidR="00AE0B5D" w:rsidTr="004B1FA0" w14:paraId="0580F756"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44FB3D04"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vAlign w:val="bottom"/>
            <w:hideMark/>
          </w:tcPr>
          <w:p w:rsidRPr="00AE0B5D" w:rsidR="00181370" w:rsidP="00181370" w:rsidRDefault="00181370" w14:paraId="7560AE1F" w14:textId="15FC0625">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Deudores</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1904DC24"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83.210.375</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6A7E14BC"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86.107.463</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01EE7154"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103.931.102</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337E4EC0"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3,5%</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0F9FEE2D"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20,7%</w:t>
            </w:r>
          </w:p>
        </w:tc>
      </w:tr>
      <w:tr w:rsidRPr="00AE0B5D" w:rsidR="00AE0B5D" w:rsidTr="004B1FA0" w14:paraId="002F6847"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3F9D608E"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vAlign w:val="bottom"/>
            <w:hideMark/>
          </w:tcPr>
          <w:p w:rsidRPr="00AE0B5D" w:rsidR="00181370" w:rsidP="00181370" w:rsidRDefault="00181370" w14:paraId="138DF7E9"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Inversiones Intangibles</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486C74B2"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53.674</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03C59C58"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62.016</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4F0BA0FA"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84.369</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0C2B7BD4"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15,5%</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7B3A21CB"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36,0%</w:t>
            </w:r>
          </w:p>
        </w:tc>
      </w:tr>
      <w:tr w:rsidRPr="00AE0B5D" w:rsidR="00AE0B5D" w:rsidTr="004B1FA0" w14:paraId="7D7140F3" w14:textId="77777777">
        <w:trPr>
          <w:trHeight w:val="284"/>
          <w:jc w:val="center"/>
        </w:trPr>
        <w:tc>
          <w:tcPr>
            <w:tcW w:w="1010" w:type="dxa"/>
            <w:vMerge w:val="restart"/>
            <w:tcBorders>
              <w:top w:val="nil"/>
              <w:left w:val="single" w:color="auto" w:sz="4" w:space="0"/>
              <w:right w:val="nil"/>
            </w:tcBorders>
            <w:shd w:val="clear" w:color="000000" w:fill="003366"/>
            <w:noWrap/>
            <w:vAlign w:val="bottom"/>
            <w:hideMark/>
          </w:tcPr>
          <w:p w:rsidRPr="00AE0B5D" w:rsidR="001D6992" w:rsidP="00181370" w:rsidRDefault="001D6992" w14:paraId="53594258"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p w:rsidRPr="00AE0B5D" w:rsidR="001D6992" w:rsidP="00181370" w:rsidRDefault="001D6992" w14:paraId="35C02544" w14:textId="22531891">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single" w:color="auto" w:sz="4" w:space="0"/>
              <w:left w:val="nil"/>
              <w:right w:val="nil"/>
            </w:tcBorders>
            <w:shd w:val="clear" w:color="auto" w:fill="auto"/>
            <w:noWrap/>
            <w:vAlign w:val="bottom"/>
            <w:hideMark/>
          </w:tcPr>
          <w:p w:rsidRPr="00AE0B5D" w:rsidR="001D6992" w:rsidP="00181370" w:rsidRDefault="001D6992" w14:paraId="27626165" w14:textId="3E0E3066">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Inversiones financieras</w:t>
            </w:r>
          </w:p>
        </w:tc>
        <w:tc>
          <w:tcPr>
            <w:tcW w:w="1121" w:type="dxa"/>
            <w:tcBorders>
              <w:top w:val="single" w:color="auto" w:sz="4" w:space="0"/>
              <w:left w:val="nil"/>
              <w:right w:val="nil"/>
            </w:tcBorders>
            <w:shd w:val="clear" w:color="auto" w:fill="auto"/>
            <w:noWrap/>
            <w:vAlign w:val="bottom"/>
            <w:hideMark/>
          </w:tcPr>
          <w:p w:rsidRPr="00AE0B5D" w:rsidR="001D6992" w:rsidP="00181370" w:rsidRDefault="001D6992" w14:paraId="043F30B1"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83.568.033</w:t>
            </w:r>
          </w:p>
        </w:tc>
        <w:tc>
          <w:tcPr>
            <w:tcW w:w="1100" w:type="dxa"/>
            <w:tcBorders>
              <w:top w:val="single" w:color="auto" w:sz="4" w:space="0"/>
              <w:left w:val="nil"/>
              <w:right w:val="nil"/>
            </w:tcBorders>
            <w:shd w:val="clear" w:color="auto" w:fill="auto"/>
            <w:noWrap/>
            <w:vAlign w:val="bottom"/>
            <w:hideMark/>
          </w:tcPr>
          <w:p w:rsidRPr="00AE0B5D" w:rsidR="001D6992" w:rsidP="00181370" w:rsidRDefault="001D6992" w14:paraId="073BB758"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86.473.462</w:t>
            </w:r>
          </w:p>
        </w:tc>
        <w:tc>
          <w:tcPr>
            <w:tcW w:w="1127" w:type="dxa"/>
            <w:tcBorders>
              <w:top w:val="single" w:color="auto" w:sz="4" w:space="0"/>
              <w:left w:val="nil"/>
              <w:right w:val="nil"/>
            </w:tcBorders>
            <w:shd w:val="clear" w:color="auto" w:fill="auto"/>
            <w:noWrap/>
            <w:vAlign w:val="bottom"/>
            <w:hideMark/>
          </w:tcPr>
          <w:p w:rsidRPr="00AE0B5D" w:rsidR="001D6992" w:rsidP="00181370" w:rsidRDefault="001D6992" w14:paraId="18F5518F"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104.319.455</w:t>
            </w:r>
          </w:p>
        </w:tc>
        <w:tc>
          <w:tcPr>
            <w:tcW w:w="1276" w:type="dxa"/>
            <w:tcBorders>
              <w:top w:val="single" w:color="auto" w:sz="4" w:space="0"/>
              <w:left w:val="nil"/>
              <w:right w:val="nil"/>
            </w:tcBorders>
            <w:shd w:val="clear" w:color="auto" w:fill="auto"/>
            <w:noWrap/>
            <w:vAlign w:val="bottom"/>
            <w:hideMark/>
          </w:tcPr>
          <w:p w:rsidRPr="00AE0B5D" w:rsidR="001D6992" w:rsidP="00181370" w:rsidRDefault="001D6992" w14:paraId="1646A355"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3,5%</w:t>
            </w:r>
          </w:p>
        </w:tc>
        <w:tc>
          <w:tcPr>
            <w:tcW w:w="1134" w:type="dxa"/>
            <w:tcBorders>
              <w:top w:val="single" w:color="auto" w:sz="4" w:space="0"/>
              <w:left w:val="nil"/>
              <w:right w:val="single" w:color="auto" w:sz="4" w:space="0"/>
            </w:tcBorders>
            <w:shd w:val="clear" w:color="auto" w:fill="auto"/>
            <w:noWrap/>
            <w:vAlign w:val="bottom"/>
            <w:hideMark/>
          </w:tcPr>
          <w:p w:rsidRPr="00AE0B5D" w:rsidR="001D6992" w:rsidP="00181370" w:rsidRDefault="001D6992" w14:paraId="2EF4B930"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20,6%</w:t>
            </w:r>
          </w:p>
        </w:tc>
      </w:tr>
      <w:tr w:rsidRPr="00AE0B5D" w:rsidR="00AE0B5D" w:rsidTr="004B1FA0" w14:paraId="70EE3051" w14:textId="77777777">
        <w:trPr>
          <w:trHeight w:val="52"/>
          <w:jc w:val="center"/>
        </w:trPr>
        <w:tc>
          <w:tcPr>
            <w:tcW w:w="1010" w:type="dxa"/>
            <w:vMerge/>
            <w:tcBorders>
              <w:left w:val="single" w:color="auto" w:sz="4" w:space="0"/>
              <w:bottom w:val="nil"/>
              <w:right w:val="nil"/>
            </w:tcBorders>
            <w:shd w:val="clear" w:color="000000" w:fill="003366"/>
            <w:noWrap/>
            <w:vAlign w:val="bottom"/>
            <w:hideMark/>
          </w:tcPr>
          <w:p w:rsidRPr="00AE0B5D" w:rsidR="001D6992" w:rsidP="00181370" w:rsidRDefault="001D6992" w14:paraId="7CD5944C" w14:textId="2D329962">
            <w:pPr>
              <w:spacing w:after="0" w:line="240" w:lineRule="auto"/>
              <w:jc w:val="left"/>
              <w:rPr>
                <w:rFonts w:ascii="Times New Roman" w:hAnsi="Times New Roman" w:eastAsia="Times New Roman" w:cs="Times New Roman"/>
                <w:sz w:val="18"/>
                <w:szCs w:val="18"/>
                <w:lang w:eastAsia="es-CO"/>
              </w:rPr>
            </w:pPr>
          </w:p>
        </w:tc>
        <w:tc>
          <w:tcPr>
            <w:tcW w:w="3150" w:type="dxa"/>
            <w:tcBorders>
              <w:top w:val="nil"/>
              <w:left w:val="nil"/>
              <w:bottom w:val="nil"/>
              <w:right w:val="nil"/>
            </w:tcBorders>
            <w:shd w:val="clear" w:color="auto" w:fill="auto"/>
            <w:noWrap/>
            <w:vAlign w:val="bottom"/>
            <w:hideMark/>
          </w:tcPr>
          <w:p w:rsidRPr="00AE0B5D" w:rsidR="001D6992" w:rsidP="00181370" w:rsidRDefault="001D6992" w14:paraId="28A728B6"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21" w:type="dxa"/>
            <w:tcBorders>
              <w:top w:val="nil"/>
              <w:left w:val="nil"/>
              <w:bottom w:val="nil"/>
              <w:right w:val="nil"/>
            </w:tcBorders>
            <w:shd w:val="clear" w:color="auto" w:fill="auto"/>
            <w:noWrap/>
            <w:vAlign w:val="bottom"/>
            <w:hideMark/>
          </w:tcPr>
          <w:p w:rsidRPr="00AE0B5D" w:rsidR="001D6992" w:rsidP="00181370" w:rsidRDefault="001D6992" w14:paraId="2FD1A6C2" w14:textId="77777777">
            <w:pPr>
              <w:spacing w:after="0" w:line="240" w:lineRule="auto"/>
              <w:jc w:val="left"/>
              <w:rPr>
                <w:rFonts w:ascii="Times New Roman" w:hAnsi="Times New Roman" w:eastAsia="Times New Roman" w:cs="Times New Roman"/>
                <w:b/>
                <w:bCs/>
                <w:sz w:val="18"/>
                <w:szCs w:val="18"/>
                <w:lang w:eastAsia="es-CO"/>
              </w:rPr>
            </w:pPr>
          </w:p>
        </w:tc>
        <w:tc>
          <w:tcPr>
            <w:tcW w:w="1100" w:type="dxa"/>
            <w:tcBorders>
              <w:top w:val="nil"/>
              <w:left w:val="nil"/>
              <w:bottom w:val="nil"/>
              <w:right w:val="nil"/>
            </w:tcBorders>
            <w:shd w:val="clear" w:color="auto" w:fill="auto"/>
            <w:noWrap/>
            <w:vAlign w:val="bottom"/>
            <w:hideMark/>
          </w:tcPr>
          <w:p w:rsidRPr="00AE0B5D" w:rsidR="001D6992" w:rsidP="00181370" w:rsidRDefault="001D6992" w14:paraId="18F735BF" w14:textId="77777777">
            <w:pPr>
              <w:spacing w:after="0" w:line="240" w:lineRule="auto"/>
              <w:jc w:val="left"/>
              <w:rPr>
                <w:rFonts w:ascii="Times New Roman" w:hAnsi="Times New Roman" w:eastAsia="Times New Roman" w:cs="Times New Roman"/>
                <w:sz w:val="18"/>
                <w:szCs w:val="18"/>
                <w:lang w:eastAsia="es-CO"/>
              </w:rPr>
            </w:pPr>
          </w:p>
        </w:tc>
        <w:tc>
          <w:tcPr>
            <w:tcW w:w="1127" w:type="dxa"/>
            <w:tcBorders>
              <w:top w:val="nil"/>
              <w:left w:val="nil"/>
              <w:bottom w:val="nil"/>
              <w:right w:val="nil"/>
            </w:tcBorders>
            <w:shd w:val="clear" w:color="auto" w:fill="auto"/>
            <w:noWrap/>
            <w:vAlign w:val="bottom"/>
            <w:hideMark/>
          </w:tcPr>
          <w:p w:rsidRPr="00AE0B5D" w:rsidR="001D6992" w:rsidP="00181370" w:rsidRDefault="001D6992" w14:paraId="5ED5AEFC"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276" w:type="dxa"/>
            <w:tcBorders>
              <w:top w:val="nil"/>
              <w:left w:val="nil"/>
              <w:bottom w:val="nil"/>
              <w:right w:val="nil"/>
            </w:tcBorders>
            <w:shd w:val="clear" w:color="auto" w:fill="auto"/>
            <w:noWrap/>
            <w:vAlign w:val="bottom"/>
            <w:hideMark/>
          </w:tcPr>
          <w:p w:rsidRPr="00AE0B5D" w:rsidR="001D6992" w:rsidP="00181370" w:rsidRDefault="001D6992" w14:paraId="46A6E824"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34" w:type="dxa"/>
            <w:tcBorders>
              <w:top w:val="nil"/>
              <w:left w:val="nil"/>
              <w:bottom w:val="nil"/>
              <w:right w:val="single" w:color="auto" w:sz="4" w:space="0"/>
            </w:tcBorders>
            <w:shd w:val="clear" w:color="auto" w:fill="auto"/>
            <w:noWrap/>
            <w:vAlign w:val="bottom"/>
            <w:hideMark/>
          </w:tcPr>
          <w:p w:rsidRPr="00AE0B5D" w:rsidR="001D6992" w:rsidP="00181370" w:rsidRDefault="001D6992" w14:paraId="0C248AD1"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r>
      <w:tr w:rsidRPr="00AE0B5D" w:rsidR="00AE0B5D" w:rsidTr="004B1FA0" w14:paraId="1FBCDAAB"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7CC07CB2"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7F7CC0CE"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Existencias institucionales</w:t>
            </w:r>
          </w:p>
        </w:tc>
        <w:tc>
          <w:tcPr>
            <w:tcW w:w="1121" w:type="dxa"/>
            <w:tcBorders>
              <w:top w:val="nil"/>
              <w:left w:val="nil"/>
              <w:bottom w:val="single" w:color="auto" w:sz="4" w:space="0"/>
              <w:right w:val="nil"/>
            </w:tcBorders>
            <w:shd w:val="clear" w:color="auto" w:fill="auto"/>
            <w:noWrap/>
            <w:vAlign w:val="bottom"/>
            <w:hideMark/>
          </w:tcPr>
          <w:p w:rsidRPr="00AE0B5D" w:rsidR="00181370" w:rsidP="00181370" w:rsidRDefault="00181370" w14:paraId="6FFDA0AF"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17.451.484</w:t>
            </w:r>
          </w:p>
        </w:tc>
        <w:tc>
          <w:tcPr>
            <w:tcW w:w="1100" w:type="dxa"/>
            <w:tcBorders>
              <w:top w:val="nil"/>
              <w:left w:val="nil"/>
              <w:bottom w:val="single" w:color="auto" w:sz="4" w:space="0"/>
              <w:right w:val="nil"/>
            </w:tcBorders>
            <w:shd w:val="clear" w:color="auto" w:fill="auto"/>
            <w:noWrap/>
            <w:vAlign w:val="bottom"/>
            <w:hideMark/>
          </w:tcPr>
          <w:p w:rsidRPr="00AE0B5D" w:rsidR="00181370" w:rsidP="00181370" w:rsidRDefault="00181370" w14:paraId="700A5188"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15.516.652</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56E6C744"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14.103.415</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6E775517"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-11,1%</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730847F1"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-9,1%</w:t>
            </w:r>
          </w:p>
        </w:tc>
      </w:tr>
      <w:tr w:rsidRPr="00AE0B5D" w:rsidR="00AE0B5D" w:rsidTr="004B1FA0" w14:paraId="792BE8BB"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2B1D9E2D"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single" w:color="auto" w:sz="4" w:space="0"/>
              <w:left w:val="nil"/>
              <w:bottom w:val="nil"/>
              <w:right w:val="nil"/>
            </w:tcBorders>
            <w:shd w:val="clear" w:color="auto" w:fill="auto"/>
            <w:noWrap/>
            <w:vAlign w:val="bottom"/>
            <w:hideMark/>
          </w:tcPr>
          <w:p w:rsidRPr="00AE0B5D" w:rsidR="00181370" w:rsidP="00181370" w:rsidRDefault="00181370" w14:paraId="2A49E5D6"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Inversiones en existencias</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70031323"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17.451.484</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41022219"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15.516.652</w:t>
            </w:r>
          </w:p>
        </w:tc>
        <w:tc>
          <w:tcPr>
            <w:tcW w:w="1127" w:type="dxa"/>
            <w:tcBorders>
              <w:top w:val="single" w:color="auto" w:sz="4" w:space="0"/>
              <w:left w:val="nil"/>
              <w:bottom w:val="nil"/>
              <w:right w:val="nil"/>
            </w:tcBorders>
            <w:shd w:val="clear" w:color="auto" w:fill="auto"/>
            <w:noWrap/>
            <w:vAlign w:val="bottom"/>
            <w:hideMark/>
          </w:tcPr>
          <w:p w:rsidRPr="00AE0B5D" w:rsidR="00181370" w:rsidP="00181370" w:rsidRDefault="00181370" w14:paraId="09E2E0A4"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14.103.415</w:t>
            </w:r>
          </w:p>
        </w:tc>
        <w:tc>
          <w:tcPr>
            <w:tcW w:w="1276" w:type="dxa"/>
            <w:tcBorders>
              <w:top w:val="single" w:color="auto" w:sz="4" w:space="0"/>
              <w:left w:val="nil"/>
              <w:bottom w:val="nil"/>
              <w:right w:val="nil"/>
            </w:tcBorders>
            <w:shd w:val="clear" w:color="auto" w:fill="auto"/>
            <w:noWrap/>
            <w:vAlign w:val="bottom"/>
            <w:hideMark/>
          </w:tcPr>
          <w:p w:rsidRPr="00AE0B5D" w:rsidR="00181370" w:rsidP="00181370" w:rsidRDefault="00181370" w14:paraId="5FD0B8F6"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-11,1%</w:t>
            </w:r>
          </w:p>
        </w:tc>
        <w:tc>
          <w:tcPr>
            <w:tcW w:w="1134" w:type="dxa"/>
            <w:tcBorders>
              <w:top w:val="single" w:color="auto" w:sz="4" w:space="0"/>
              <w:left w:val="nil"/>
              <w:bottom w:val="nil"/>
              <w:right w:val="single" w:color="auto" w:sz="4" w:space="0"/>
            </w:tcBorders>
            <w:shd w:val="clear" w:color="auto" w:fill="auto"/>
            <w:noWrap/>
            <w:vAlign w:val="bottom"/>
            <w:hideMark/>
          </w:tcPr>
          <w:p w:rsidRPr="00AE0B5D" w:rsidR="00181370" w:rsidP="00181370" w:rsidRDefault="00181370" w14:paraId="655496D9"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-9,1%</w:t>
            </w:r>
          </w:p>
        </w:tc>
      </w:tr>
      <w:tr w:rsidRPr="00AE0B5D" w:rsidR="00AE0B5D" w:rsidTr="004B1FA0" w14:paraId="016B4268" w14:textId="77777777">
        <w:trPr>
          <w:trHeight w:val="52"/>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248C4F56"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35CC6465" w14:textId="77777777">
            <w:pPr>
              <w:spacing w:after="0" w:line="240" w:lineRule="auto"/>
              <w:jc w:val="left"/>
              <w:rPr>
                <w:rFonts w:ascii="Times New Roman" w:hAnsi="Times New Roman" w:eastAsia="Times New Roman" w:cs="Times New Roman"/>
                <w:sz w:val="18"/>
                <w:szCs w:val="18"/>
                <w:lang w:eastAsia="es-CO"/>
              </w:rPr>
            </w:pP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7D343B79" w14:textId="77777777">
            <w:pPr>
              <w:spacing w:after="0" w:line="240" w:lineRule="auto"/>
              <w:jc w:val="left"/>
              <w:rPr>
                <w:rFonts w:ascii="Times New Roman" w:hAnsi="Times New Roman" w:eastAsia="Times New Roman" w:cs="Times New Roman"/>
                <w:sz w:val="18"/>
                <w:szCs w:val="18"/>
                <w:lang w:eastAsia="es-CO"/>
              </w:rPr>
            </w:pP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57DA876B" w14:textId="77777777">
            <w:pPr>
              <w:spacing w:after="0" w:line="240" w:lineRule="auto"/>
              <w:jc w:val="left"/>
              <w:rPr>
                <w:rFonts w:ascii="Times New Roman" w:hAnsi="Times New Roman" w:eastAsia="Times New Roman" w:cs="Times New Roman"/>
                <w:sz w:val="18"/>
                <w:szCs w:val="18"/>
                <w:lang w:eastAsia="es-CO"/>
              </w:rPr>
            </w:pP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7589F473" w14:textId="77777777">
            <w:pPr>
              <w:spacing w:after="0" w:line="240" w:lineRule="auto"/>
              <w:jc w:val="left"/>
              <w:rPr>
                <w:rFonts w:ascii="Times New Roman" w:hAnsi="Times New Roman" w:eastAsia="Times New Roman" w:cs="Times New Roman"/>
                <w:sz w:val="18"/>
                <w:szCs w:val="18"/>
                <w:lang w:eastAsia="es-CO"/>
              </w:rPr>
            </w:pP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4873E526" w14:textId="77777777">
            <w:pPr>
              <w:spacing w:after="0" w:line="240" w:lineRule="auto"/>
              <w:jc w:val="left"/>
              <w:rPr>
                <w:rFonts w:ascii="Times New Roman" w:hAnsi="Times New Roman" w:eastAsia="Times New Roman" w:cs="Times New Roman"/>
                <w:sz w:val="18"/>
                <w:szCs w:val="18"/>
                <w:lang w:eastAsia="es-CO"/>
              </w:rPr>
            </w:pP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212AC8EF"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r>
      <w:tr w:rsidRPr="00AE0B5D" w:rsidR="00AE0B5D" w:rsidTr="004B1FA0" w14:paraId="1B5F2430"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0ADF517F"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vAlign w:val="bottom"/>
            <w:hideMark/>
          </w:tcPr>
          <w:p w:rsidRPr="00AE0B5D" w:rsidR="00181370" w:rsidP="00181370" w:rsidRDefault="00181370" w14:paraId="34463414"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Bienes depreciables</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0448B86D"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683.141.821</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74D7DE8F"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673.132.137</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18821BE9"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656.392.951</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52757091"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-1,5%</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7E6C49FB"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-2,5%</w:t>
            </w:r>
          </w:p>
        </w:tc>
      </w:tr>
      <w:tr w:rsidRPr="00AE0B5D" w:rsidR="00AE0B5D" w:rsidTr="004B1FA0" w14:paraId="79004C53"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2BFBFE9C"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vAlign w:val="bottom"/>
            <w:hideMark/>
          </w:tcPr>
          <w:p w:rsidRPr="00AE0B5D" w:rsidR="00181370" w:rsidP="00181370" w:rsidRDefault="00181370" w14:paraId="7D6370D9" w14:textId="734C791E">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Bienes no depreciables</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6AED2E4A"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20.424.001</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2815B7A8"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20.917.396</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64337BB9"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20.933.896</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261E644A"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2,4%</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76FA3CED"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0,1%</w:t>
            </w:r>
          </w:p>
        </w:tc>
      </w:tr>
      <w:tr w:rsidRPr="00AE0B5D" w:rsidR="00AE0B5D" w:rsidTr="004B1FA0" w14:paraId="120813D9" w14:textId="77777777">
        <w:trPr>
          <w:trHeight w:val="284"/>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1B7D12A7"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single" w:color="auto" w:sz="4" w:space="0"/>
              <w:left w:val="nil"/>
              <w:right w:val="nil"/>
            </w:tcBorders>
            <w:shd w:val="clear" w:color="auto" w:fill="auto"/>
            <w:noWrap/>
            <w:vAlign w:val="bottom"/>
            <w:hideMark/>
          </w:tcPr>
          <w:p w:rsidRPr="00AE0B5D" w:rsidR="00181370" w:rsidP="00181370" w:rsidRDefault="006018DB" w14:paraId="284145F2" w14:textId="1CF44A81">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xml:space="preserve">Inversiones </w:t>
            </w:r>
            <w:r w:rsidRPr="00AE0B5D" w:rsidR="00B255C7">
              <w:rPr>
                <w:rFonts w:ascii="Times New Roman" w:hAnsi="Times New Roman" w:eastAsia="Times New Roman" w:cs="Times New Roman"/>
                <w:b/>
                <w:bCs/>
                <w:sz w:val="18"/>
                <w:szCs w:val="18"/>
                <w:lang w:eastAsia="es-CO"/>
              </w:rPr>
              <w:t>en bienes de uso</w:t>
            </w:r>
          </w:p>
        </w:tc>
        <w:tc>
          <w:tcPr>
            <w:tcW w:w="1121" w:type="dxa"/>
            <w:tcBorders>
              <w:top w:val="single" w:color="auto" w:sz="4" w:space="0"/>
              <w:left w:val="nil"/>
              <w:right w:val="nil"/>
            </w:tcBorders>
            <w:shd w:val="clear" w:color="auto" w:fill="auto"/>
            <w:noWrap/>
            <w:vAlign w:val="bottom"/>
            <w:hideMark/>
          </w:tcPr>
          <w:p w:rsidRPr="00AE0B5D" w:rsidR="00181370" w:rsidP="00181370" w:rsidRDefault="00181370" w14:paraId="6B250E02"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703.565.822</w:t>
            </w:r>
          </w:p>
        </w:tc>
        <w:tc>
          <w:tcPr>
            <w:tcW w:w="1100" w:type="dxa"/>
            <w:tcBorders>
              <w:top w:val="single" w:color="auto" w:sz="4" w:space="0"/>
              <w:left w:val="nil"/>
              <w:right w:val="nil"/>
            </w:tcBorders>
            <w:shd w:val="clear" w:color="auto" w:fill="auto"/>
            <w:noWrap/>
            <w:vAlign w:val="bottom"/>
            <w:hideMark/>
          </w:tcPr>
          <w:p w:rsidRPr="00AE0B5D" w:rsidR="00181370" w:rsidP="00181370" w:rsidRDefault="00181370" w14:paraId="07974C4E"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694.049.534</w:t>
            </w:r>
          </w:p>
        </w:tc>
        <w:tc>
          <w:tcPr>
            <w:tcW w:w="1127" w:type="dxa"/>
            <w:tcBorders>
              <w:top w:val="single" w:color="auto" w:sz="4" w:space="0"/>
              <w:left w:val="nil"/>
              <w:right w:val="nil"/>
            </w:tcBorders>
            <w:shd w:val="clear" w:color="auto" w:fill="auto"/>
            <w:noWrap/>
            <w:vAlign w:val="bottom"/>
            <w:hideMark/>
          </w:tcPr>
          <w:p w:rsidRPr="00AE0B5D" w:rsidR="00181370" w:rsidP="00181370" w:rsidRDefault="00181370" w14:paraId="5256FD43"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677.326.847</w:t>
            </w:r>
          </w:p>
        </w:tc>
        <w:tc>
          <w:tcPr>
            <w:tcW w:w="1276" w:type="dxa"/>
            <w:tcBorders>
              <w:top w:val="single" w:color="auto" w:sz="4" w:space="0"/>
              <w:left w:val="nil"/>
              <w:right w:val="nil"/>
            </w:tcBorders>
            <w:shd w:val="clear" w:color="auto" w:fill="auto"/>
            <w:noWrap/>
            <w:vAlign w:val="bottom"/>
            <w:hideMark/>
          </w:tcPr>
          <w:p w:rsidRPr="00AE0B5D" w:rsidR="00181370" w:rsidP="00181370" w:rsidRDefault="00181370" w14:paraId="6E3EE4A1"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-1,4%</w:t>
            </w:r>
          </w:p>
        </w:tc>
        <w:tc>
          <w:tcPr>
            <w:tcW w:w="1134" w:type="dxa"/>
            <w:tcBorders>
              <w:top w:val="single" w:color="auto" w:sz="4" w:space="0"/>
              <w:left w:val="nil"/>
              <w:right w:val="single" w:color="auto" w:sz="4" w:space="0"/>
            </w:tcBorders>
            <w:shd w:val="clear" w:color="auto" w:fill="auto"/>
            <w:noWrap/>
            <w:vAlign w:val="bottom"/>
            <w:hideMark/>
          </w:tcPr>
          <w:p w:rsidRPr="00AE0B5D" w:rsidR="00181370" w:rsidP="00181370" w:rsidRDefault="00181370" w14:paraId="7DD5E6E6"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-2,4%</w:t>
            </w:r>
          </w:p>
        </w:tc>
      </w:tr>
      <w:tr w:rsidRPr="00AE0B5D" w:rsidR="00AE0B5D" w:rsidTr="004B1FA0" w14:paraId="3E4D59B7" w14:textId="77777777">
        <w:trPr>
          <w:trHeight w:val="52"/>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5AEE1CE9"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7BD7EF82" w14:textId="77777777">
            <w:pPr>
              <w:spacing w:after="0" w:line="240" w:lineRule="auto"/>
              <w:jc w:val="left"/>
              <w:rPr>
                <w:rFonts w:ascii="Times New Roman" w:hAnsi="Times New Roman" w:eastAsia="Times New Roman" w:cs="Times New Roman"/>
                <w:sz w:val="18"/>
                <w:szCs w:val="18"/>
                <w:lang w:eastAsia="es-CO"/>
              </w:rPr>
            </w:pP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260C3867" w14:textId="77777777">
            <w:pPr>
              <w:spacing w:after="0" w:line="240" w:lineRule="auto"/>
              <w:jc w:val="left"/>
              <w:rPr>
                <w:rFonts w:ascii="Times New Roman" w:hAnsi="Times New Roman" w:eastAsia="Times New Roman" w:cs="Times New Roman"/>
                <w:sz w:val="18"/>
                <w:szCs w:val="18"/>
                <w:lang w:eastAsia="es-CO"/>
              </w:rPr>
            </w:pP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3DDC89BB" w14:textId="77777777">
            <w:pPr>
              <w:spacing w:after="0" w:line="240" w:lineRule="auto"/>
              <w:jc w:val="left"/>
              <w:rPr>
                <w:rFonts w:ascii="Times New Roman" w:hAnsi="Times New Roman" w:eastAsia="Times New Roman" w:cs="Times New Roman"/>
                <w:sz w:val="18"/>
                <w:szCs w:val="18"/>
                <w:lang w:eastAsia="es-CO"/>
              </w:rPr>
            </w:pP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509C9B42" w14:textId="77777777">
            <w:pPr>
              <w:spacing w:after="0" w:line="240" w:lineRule="auto"/>
              <w:jc w:val="left"/>
              <w:rPr>
                <w:rFonts w:ascii="Times New Roman" w:hAnsi="Times New Roman" w:eastAsia="Times New Roman" w:cs="Times New Roman"/>
                <w:sz w:val="18"/>
                <w:szCs w:val="18"/>
                <w:lang w:eastAsia="es-CO"/>
              </w:rPr>
            </w:pP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22FD0207" w14:textId="77777777">
            <w:pPr>
              <w:spacing w:after="0" w:line="240" w:lineRule="auto"/>
              <w:jc w:val="left"/>
              <w:rPr>
                <w:rFonts w:ascii="Times New Roman" w:hAnsi="Times New Roman" w:eastAsia="Times New Roman" w:cs="Times New Roman"/>
                <w:sz w:val="18"/>
                <w:szCs w:val="18"/>
                <w:lang w:eastAsia="es-CO"/>
              </w:rPr>
            </w:pP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5F439238"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r>
      <w:tr w:rsidRPr="00AE0B5D" w:rsidR="00AE0B5D" w:rsidTr="004B1FA0" w14:paraId="5FD0BE8C"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3877A67C"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vAlign w:val="bottom"/>
            <w:hideMark/>
          </w:tcPr>
          <w:p w:rsidRPr="00AE0B5D" w:rsidR="00181370" w:rsidP="00181370" w:rsidRDefault="00181370" w14:paraId="613AB731"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Inversiones en bienes privativos</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2492ABF8"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67.100.792</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29DC026A"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84.154.917</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7855749F"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123.271.193</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0167E8FC"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25,4%</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0A61AA59"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46,5%</w:t>
            </w:r>
          </w:p>
        </w:tc>
      </w:tr>
      <w:tr w:rsidRPr="00AE0B5D" w:rsidR="00AE0B5D" w:rsidTr="00A54A77" w14:paraId="71378359" w14:textId="77777777">
        <w:trPr>
          <w:trHeight w:val="318"/>
          <w:jc w:val="center"/>
        </w:trPr>
        <w:tc>
          <w:tcPr>
            <w:tcW w:w="1010" w:type="dxa"/>
            <w:vMerge w:val="restart"/>
            <w:tcBorders>
              <w:top w:val="nil"/>
              <w:left w:val="single" w:color="auto" w:sz="4" w:space="0"/>
              <w:right w:val="nil"/>
            </w:tcBorders>
            <w:shd w:val="clear" w:color="000000" w:fill="003366"/>
            <w:noWrap/>
            <w:vAlign w:val="bottom"/>
            <w:hideMark/>
          </w:tcPr>
          <w:p w:rsidRPr="00AE0B5D" w:rsidR="001D6992" w:rsidP="00181370" w:rsidRDefault="001D6992" w14:paraId="0F5E8CC4"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p w:rsidRPr="00AE0B5D" w:rsidR="001D6992" w:rsidP="00181370" w:rsidRDefault="001D6992" w14:paraId="662AD843" w14:textId="394AF7F9">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single" w:color="auto" w:sz="4" w:space="0"/>
              <w:left w:val="nil"/>
              <w:right w:val="nil"/>
            </w:tcBorders>
            <w:shd w:val="clear" w:color="auto" w:fill="auto"/>
            <w:noWrap/>
            <w:vAlign w:val="bottom"/>
            <w:hideMark/>
          </w:tcPr>
          <w:p w:rsidRPr="00AE0B5D" w:rsidR="001D6992" w:rsidP="00181370" w:rsidRDefault="001D6992" w14:paraId="14B76AF1" w14:textId="390B214F">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Inversiones en proyectos y programas</w:t>
            </w:r>
          </w:p>
        </w:tc>
        <w:tc>
          <w:tcPr>
            <w:tcW w:w="1121" w:type="dxa"/>
            <w:tcBorders>
              <w:top w:val="single" w:color="auto" w:sz="4" w:space="0"/>
              <w:left w:val="nil"/>
              <w:right w:val="nil"/>
            </w:tcBorders>
            <w:shd w:val="clear" w:color="auto" w:fill="auto"/>
            <w:noWrap/>
            <w:vAlign w:val="bottom"/>
            <w:hideMark/>
          </w:tcPr>
          <w:p w:rsidRPr="00AE0B5D" w:rsidR="001D6992" w:rsidP="00181370" w:rsidRDefault="001D6992" w14:paraId="5B8E68E7"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67.100.792</w:t>
            </w:r>
          </w:p>
        </w:tc>
        <w:tc>
          <w:tcPr>
            <w:tcW w:w="1100" w:type="dxa"/>
            <w:tcBorders>
              <w:top w:val="single" w:color="auto" w:sz="4" w:space="0"/>
              <w:left w:val="nil"/>
              <w:right w:val="nil"/>
            </w:tcBorders>
            <w:shd w:val="clear" w:color="auto" w:fill="auto"/>
            <w:noWrap/>
            <w:vAlign w:val="bottom"/>
            <w:hideMark/>
          </w:tcPr>
          <w:p w:rsidRPr="00AE0B5D" w:rsidR="001D6992" w:rsidP="00181370" w:rsidRDefault="001D6992" w14:paraId="015B5F75"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84.154.917</w:t>
            </w:r>
          </w:p>
        </w:tc>
        <w:tc>
          <w:tcPr>
            <w:tcW w:w="1127" w:type="dxa"/>
            <w:tcBorders>
              <w:top w:val="single" w:color="auto" w:sz="4" w:space="0"/>
              <w:left w:val="nil"/>
              <w:right w:val="nil"/>
            </w:tcBorders>
            <w:shd w:val="clear" w:color="auto" w:fill="auto"/>
            <w:noWrap/>
            <w:vAlign w:val="bottom"/>
            <w:hideMark/>
          </w:tcPr>
          <w:p w:rsidRPr="00AE0B5D" w:rsidR="001D6992" w:rsidP="00181370" w:rsidRDefault="001D6992" w14:paraId="2969B072"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123.271.193</w:t>
            </w:r>
          </w:p>
        </w:tc>
        <w:tc>
          <w:tcPr>
            <w:tcW w:w="1276" w:type="dxa"/>
            <w:tcBorders>
              <w:top w:val="single" w:color="auto" w:sz="4" w:space="0"/>
              <w:left w:val="nil"/>
              <w:right w:val="nil"/>
            </w:tcBorders>
            <w:shd w:val="clear" w:color="auto" w:fill="auto"/>
            <w:noWrap/>
            <w:vAlign w:val="bottom"/>
            <w:hideMark/>
          </w:tcPr>
          <w:p w:rsidRPr="00AE0B5D" w:rsidR="001D6992" w:rsidP="00181370" w:rsidRDefault="001D6992" w14:paraId="56A2CDF2"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25,4%</w:t>
            </w:r>
          </w:p>
        </w:tc>
        <w:tc>
          <w:tcPr>
            <w:tcW w:w="1134" w:type="dxa"/>
            <w:tcBorders>
              <w:top w:val="single" w:color="auto" w:sz="4" w:space="0"/>
              <w:left w:val="nil"/>
              <w:right w:val="single" w:color="auto" w:sz="4" w:space="0"/>
            </w:tcBorders>
            <w:shd w:val="clear" w:color="auto" w:fill="auto"/>
            <w:noWrap/>
            <w:vAlign w:val="bottom"/>
            <w:hideMark/>
          </w:tcPr>
          <w:p w:rsidRPr="00AE0B5D" w:rsidR="001D6992" w:rsidP="00181370" w:rsidRDefault="001D6992" w14:paraId="3EC39BA9"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46,5%</w:t>
            </w:r>
          </w:p>
        </w:tc>
      </w:tr>
      <w:tr w:rsidRPr="00AE0B5D" w:rsidR="00AE0B5D" w:rsidTr="004B1FA0" w14:paraId="3C33A762" w14:textId="77777777">
        <w:trPr>
          <w:trHeight w:val="52"/>
          <w:jc w:val="center"/>
        </w:trPr>
        <w:tc>
          <w:tcPr>
            <w:tcW w:w="1010" w:type="dxa"/>
            <w:vMerge/>
            <w:tcBorders>
              <w:left w:val="single" w:color="auto" w:sz="4" w:space="0"/>
              <w:bottom w:val="nil"/>
              <w:right w:val="nil"/>
            </w:tcBorders>
            <w:shd w:val="clear" w:color="000000" w:fill="003366"/>
            <w:noWrap/>
            <w:vAlign w:val="bottom"/>
            <w:hideMark/>
          </w:tcPr>
          <w:p w:rsidRPr="00AE0B5D" w:rsidR="001D6992" w:rsidP="00181370" w:rsidRDefault="001D6992" w14:paraId="79B6EF2E" w14:textId="625454DF">
            <w:pPr>
              <w:spacing w:after="0" w:line="240" w:lineRule="auto"/>
              <w:jc w:val="left"/>
              <w:rPr>
                <w:rFonts w:ascii="Times New Roman" w:hAnsi="Times New Roman" w:eastAsia="Times New Roman" w:cs="Times New Roman"/>
                <w:sz w:val="18"/>
                <w:szCs w:val="18"/>
                <w:lang w:eastAsia="es-CO"/>
              </w:rPr>
            </w:pPr>
          </w:p>
        </w:tc>
        <w:tc>
          <w:tcPr>
            <w:tcW w:w="3150" w:type="dxa"/>
            <w:tcBorders>
              <w:top w:val="nil"/>
              <w:left w:val="nil"/>
              <w:bottom w:val="single" w:color="auto" w:sz="4" w:space="0"/>
              <w:right w:val="nil"/>
            </w:tcBorders>
            <w:shd w:val="clear" w:color="auto" w:fill="auto"/>
            <w:noWrap/>
            <w:vAlign w:val="bottom"/>
            <w:hideMark/>
          </w:tcPr>
          <w:p w:rsidRPr="00AE0B5D" w:rsidR="001D6992" w:rsidP="00181370" w:rsidRDefault="001D6992" w14:paraId="7A02AFAB"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21" w:type="dxa"/>
            <w:tcBorders>
              <w:top w:val="nil"/>
              <w:left w:val="nil"/>
              <w:bottom w:val="single" w:color="auto" w:sz="4" w:space="0"/>
              <w:right w:val="nil"/>
            </w:tcBorders>
            <w:shd w:val="clear" w:color="auto" w:fill="auto"/>
            <w:noWrap/>
            <w:vAlign w:val="bottom"/>
            <w:hideMark/>
          </w:tcPr>
          <w:p w:rsidRPr="00AE0B5D" w:rsidR="001D6992" w:rsidP="00181370" w:rsidRDefault="001D6992" w14:paraId="541A2BFB"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00" w:type="dxa"/>
            <w:tcBorders>
              <w:top w:val="nil"/>
              <w:left w:val="nil"/>
              <w:bottom w:val="single" w:color="auto" w:sz="4" w:space="0"/>
              <w:right w:val="nil"/>
            </w:tcBorders>
            <w:shd w:val="clear" w:color="auto" w:fill="auto"/>
            <w:noWrap/>
            <w:vAlign w:val="bottom"/>
            <w:hideMark/>
          </w:tcPr>
          <w:p w:rsidRPr="00AE0B5D" w:rsidR="001D6992" w:rsidP="00181370" w:rsidRDefault="001D6992" w14:paraId="0B161594"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27" w:type="dxa"/>
            <w:tcBorders>
              <w:top w:val="nil"/>
              <w:left w:val="nil"/>
              <w:bottom w:val="single" w:color="auto" w:sz="4" w:space="0"/>
              <w:right w:val="nil"/>
            </w:tcBorders>
            <w:shd w:val="clear" w:color="auto" w:fill="auto"/>
            <w:noWrap/>
            <w:vAlign w:val="bottom"/>
            <w:hideMark/>
          </w:tcPr>
          <w:p w:rsidRPr="00AE0B5D" w:rsidR="001D6992" w:rsidP="00181370" w:rsidRDefault="001D6992" w14:paraId="694676A0"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276" w:type="dxa"/>
            <w:tcBorders>
              <w:top w:val="nil"/>
              <w:left w:val="nil"/>
              <w:bottom w:val="single" w:color="auto" w:sz="4" w:space="0"/>
              <w:right w:val="nil"/>
            </w:tcBorders>
            <w:shd w:val="clear" w:color="auto" w:fill="auto"/>
            <w:noWrap/>
            <w:vAlign w:val="bottom"/>
            <w:hideMark/>
          </w:tcPr>
          <w:p w:rsidRPr="00AE0B5D" w:rsidR="001D6992" w:rsidP="00181370" w:rsidRDefault="001D6992" w14:paraId="4F41CA3D"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34" w:type="dxa"/>
            <w:tcBorders>
              <w:top w:val="nil"/>
              <w:left w:val="nil"/>
              <w:bottom w:val="single" w:color="auto" w:sz="4" w:space="0"/>
              <w:right w:val="single" w:color="auto" w:sz="4" w:space="0"/>
            </w:tcBorders>
            <w:shd w:val="clear" w:color="auto" w:fill="auto"/>
            <w:noWrap/>
            <w:vAlign w:val="bottom"/>
            <w:hideMark/>
          </w:tcPr>
          <w:p w:rsidRPr="00AE0B5D" w:rsidR="001D6992" w:rsidP="00181370" w:rsidRDefault="001D6992" w14:paraId="29F87881"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r>
      <w:tr w:rsidRPr="00AE0B5D" w:rsidR="00AE0B5D" w:rsidTr="004B1FA0" w14:paraId="62E8AC50" w14:textId="77777777">
        <w:trPr>
          <w:trHeight w:val="269"/>
          <w:jc w:val="center"/>
        </w:trPr>
        <w:tc>
          <w:tcPr>
            <w:tcW w:w="4160" w:type="dxa"/>
            <w:gridSpan w:val="2"/>
            <w:tcBorders>
              <w:top w:val="single" w:color="auto" w:sz="8" w:space="0"/>
              <w:left w:val="single" w:color="auto" w:sz="4" w:space="0"/>
              <w:bottom w:val="single" w:color="auto" w:sz="8" w:space="0"/>
              <w:right w:val="nil"/>
            </w:tcBorders>
            <w:shd w:val="clear" w:color="auto" w:fill="auto"/>
            <w:noWrap/>
            <w:vAlign w:val="bottom"/>
            <w:hideMark/>
          </w:tcPr>
          <w:p w:rsidRPr="00AE0B5D" w:rsidR="00181370" w:rsidP="00181370" w:rsidRDefault="00181370" w14:paraId="24A92F1F" w14:textId="77777777">
            <w:pPr>
              <w:spacing w:after="0" w:line="240" w:lineRule="auto"/>
              <w:jc w:val="center"/>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Total Activo</w:t>
            </w:r>
          </w:p>
        </w:tc>
        <w:tc>
          <w:tcPr>
            <w:tcW w:w="1121"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09818DE9"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971.401.564</w:t>
            </w:r>
          </w:p>
        </w:tc>
        <w:tc>
          <w:tcPr>
            <w:tcW w:w="1100"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4A2DC85C"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913.175.958</w:t>
            </w:r>
          </w:p>
        </w:tc>
        <w:tc>
          <w:tcPr>
            <w:tcW w:w="1127"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596C4B69"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948.642.232</w:t>
            </w:r>
          </w:p>
        </w:tc>
        <w:tc>
          <w:tcPr>
            <w:tcW w:w="1276"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2A95DAC1"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-6,0%</w:t>
            </w:r>
          </w:p>
        </w:tc>
        <w:tc>
          <w:tcPr>
            <w:tcW w:w="1134" w:type="dxa"/>
            <w:tcBorders>
              <w:top w:val="single" w:color="auto" w:sz="4" w:space="0"/>
              <w:left w:val="nil"/>
              <w:bottom w:val="single" w:color="auto" w:sz="8" w:space="0"/>
              <w:right w:val="single" w:color="auto" w:sz="4" w:space="0"/>
            </w:tcBorders>
            <w:shd w:val="clear" w:color="auto" w:fill="auto"/>
            <w:noWrap/>
            <w:vAlign w:val="bottom"/>
            <w:hideMark/>
          </w:tcPr>
          <w:p w:rsidRPr="00AE0B5D" w:rsidR="00181370" w:rsidP="00181370" w:rsidRDefault="00181370" w14:paraId="51F5EF43"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3,9%</w:t>
            </w:r>
          </w:p>
        </w:tc>
      </w:tr>
      <w:tr w:rsidRPr="00AE0B5D" w:rsidR="00AE0B5D" w:rsidTr="004B1FA0" w14:paraId="1ADBFE03"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59F0617C" w14:textId="77777777">
            <w:pPr>
              <w:spacing w:after="0" w:line="240" w:lineRule="auto"/>
              <w:jc w:val="left"/>
              <w:rPr>
                <w:rFonts w:ascii="Times New Roman" w:hAnsi="Times New Roman" w:eastAsia="Times New Roman" w:cs="Times New Roman"/>
                <w:b/>
                <w:bCs/>
                <w:color w:val="FFFFFF"/>
                <w:sz w:val="18"/>
                <w:szCs w:val="18"/>
                <w:lang w:eastAsia="es-CO"/>
              </w:rPr>
            </w:pPr>
            <w:r w:rsidRPr="00AE0B5D">
              <w:rPr>
                <w:rFonts w:ascii="Times New Roman" w:hAnsi="Times New Roman" w:eastAsia="Times New Roman" w:cs="Times New Roman"/>
                <w:b/>
                <w:bCs/>
                <w:color w:val="FFFFFF"/>
                <w:sz w:val="18"/>
                <w:szCs w:val="18"/>
                <w:lang w:eastAsia="es-CO"/>
              </w:rPr>
              <w:t>Pasivo</w:t>
            </w:r>
          </w:p>
        </w:tc>
        <w:tc>
          <w:tcPr>
            <w:tcW w:w="3150" w:type="dxa"/>
            <w:tcBorders>
              <w:top w:val="nil"/>
              <w:left w:val="nil"/>
              <w:bottom w:val="single" w:color="auto" w:sz="4" w:space="0"/>
              <w:right w:val="nil"/>
            </w:tcBorders>
            <w:shd w:val="clear" w:color="auto" w:fill="auto"/>
            <w:vAlign w:val="bottom"/>
            <w:hideMark/>
          </w:tcPr>
          <w:p w:rsidRPr="00AE0B5D" w:rsidR="00181370" w:rsidP="00181370" w:rsidRDefault="00FF50D2" w14:paraId="75D8C80E" w14:textId="243F542F">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Depósitos</w:t>
            </w:r>
            <w:r w:rsidRPr="00AE0B5D" w:rsidR="00181370">
              <w:rPr>
                <w:rFonts w:ascii="Times New Roman" w:hAnsi="Times New Roman" w:eastAsia="Times New Roman" w:cs="Times New Roman"/>
                <w:sz w:val="18"/>
                <w:szCs w:val="18"/>
                <w:lang w:eastAsia="es-CO"/>
              </w:rPr>
              <w:t xml:space="preserve"> de terceros</w:t>
            </w:r>
          </w:p>
        </w:tc>
        <w:tc>
          <w:tcPr>
            <w:tcW w:w="1121" w:type="dxa"/>
            <w:tcBorders>
              <w:top w:val="nil"/>
              <w:left w:val="nil"/>
              <w:bottom w:val="single" w:color="auto" w:sz="4" w:space="0"/>
              <w:right w:val="nil"/>
            </w:tcBorders>
            <w:shd w:val="clear" w:color="auto" w:fill="auto"/>
            <w:noWrap/>
            <w:vAlign w:val="bottom"/>
            <w:hideMark/>
          </w:tcPr>
          <w:p w:rsidRPr="00AE0B5D" w:rsidR="00181370" w:rsidP="00181370" w:rsidRDefault="00181370" w14:paraId="187FC483"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4.059.528</w:t>
            </w:r>
          </w:p>
        </w:tc>
        <w:tc>
          <w:tcPr>
            <w:tcW w:w="1100" w:type="dxa"/>
            <w:tcBorders>
              <w:top w:val="nil"/>
              <w:left w:val="nil"/>
              <w:bottom w:val="single" w:color="auto" w:sz="4" w:space="0"/>
              <w:right w:val="nil"/>
            </w:tcBorders>
            <w:shd w:val="clear" w:color="auto" w:fill="auto"/>
            <w:noWrap/>
            <w:vAlign w:val="bottom"/>
            <w:hideMark/>
          </w:tcPr>
          <w:p w:rsidRPr="00AE0B5D" w:rsidR="00181370" w:rsidP="00181370" w:rsidRDefault="00181370" w14:paraId="78A2A024"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8.885.668</w:t>
            </w:r>
          </w:p>
        </w:tc>
        <w:tc>
          <w:tcPr>
            <w:tcW w:w="1127" w:type="dxa"/>
            <w:tcBorders>
              <w:top w:val="nil"/>
              <w:left w:val="nil"/>
              <w:bottom w:val="single" w:color="auto" w:sz="4" w:space="0"/>
              <w:right w:val="nil"/>
            </w:tcBorders>
            <w:shd w:val="clear" w:color="auto" w:fill="auto"/>
            <w:noWrap/>
            <w:vAlign w:val="bottom"/>
            <w:hideMark/>
          </w:tcPr>
          <w:p w:rsidRPr="00AE0B5D" w:rsidR="00181370" w:rsidP="00181370" w:rsidRDefault="00181370" w14:paraId="11E67B05"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6.776.455</w:t>
            </w:r>
          </w:p>
        </w:tc>
        <w:tc>
          <w:tcPr>
            <w:tcW w:w="1276" w:type="dxa"/>
            <w:tcBorders>
              <w:top w:val="nil"/>
              <w:left w:val="nil"/>
              <w:bottom w:val="single" w:color="auto" w:sz="4" w:space="0"/>
              <w:right w:val="nil"/>
            </w:tcBorders>
            <w:shd w:val="clear" w:color="auto" w:fill="auto"/>
            <w:noWrap/>
            <w:vAlign w:val="bottom"/>
            <w:hideMark/>
          </w:tcPr>
          <w:p w:rsidRPr="00AE0B5D" w:rsidR="00181370" w:rsidP="00181370" w:rsidRDefault="00181370" w14:paraId="520A1EB2"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118,9%</w:t>
            </w:r>
          </w:p>
        </w:tc>
        <w:tc>
          <w:tcPr>
            <w:tcW w:w="1134" w:type="dxa"/>
            <w:tcBorders>
              <w:top w:val="nil"/>
              <w:left w:val="nil"/>
              <w:bottom w:val="single" w:color="auto" w:sz="4" w:space="0"/>
              <w:right w:val="single" w:color="auto" w:sz="4" w:space="0"/>
            </w:tcBorders>
            <w:shd w:val="clear" w:color="auto" w:fill="auto"/>
            <w:noWrap/>
            <w:vAlign w:val="bottom"/>
            <w:hideMark/>
          </w:tcPr>
          <w:p w:rsidRPr="00AE0B5D" w:rsidR="00181370" w:rsidP="00181370" w:rsidRDefault="00181370" w14:paraId="69486F20"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-23,7%</w:t>
            </w:r>
          </w:p>
        </w:tc>
      </w:tr>
      <w:tr w:rsidRPr="00AE0B5D" w:rsidR="00AE0B5D" w:rsidTr="004B1FA0" w14:paraId="413FDC4E"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04AC7556"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671E1937" w14:textId="2412AC59">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xml:space="preserve">Total </w:t>
            </w:r>
            <w:r w:rsidRPr="00AE0B5D" w:rsidR="00B255C7">
              <w:rPr>
                <w:rFonts w:ascii="Times New Roman" w:hAnsi="Times New Roman" w:eastAsia="Times New Roman" w:cs="Times New Roman"/>
                <w:b/>
                <w:bCs/>
                <w:sz w:val="18"/>
                <w:szCs w:val="18"/>
                <w:lang w:eastAsia="es-CO"/>
              </w:rPr>
              <w:t>d</w:t>
            </w:r>
            <w:r w:rsidRPr="00AE0B5D">
              <w:rPr>
                <w:rFonts w:ascii="Times New Roman" w:hAnsi="Times New Roman" w:eastAsia="Times New Roman" w:cs="Times New Roman"/>
                <w:b/>
                <w:bCs/>
                <w:sz w:val="18"/>
                <w:szCs w:val="18"/>
                <w:lang w:eastAsia="es-CO"/>
              </w:rPr>
              <w:t>euda corriente</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08BA3CEF"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4.059.528</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6BC04A27"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8.885.668</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4AE9B640"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6.776.455</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0301874D"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118,9%</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6CB0447A"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-23,7%</w:t>
            </w:r>
          </w:p>
        </w:tc>
      </w:tr>
      <w:tr w:rsidRPr="00AE0B5D" w:rsidR="00AE0B5D" w:rsidTr="004B1FA0" w14:paraId="10B20707" w14:textId="77777777">
        <w:trPr>
          <w:trHeight w:val="52"/>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49F380F7"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1DA75B66" w14:textId="77777777">
            <w:pPr>
              <w:spacing w:after="0" w:line="240" w:lineRule="auto"/>
              <w:jc w:val="left"/>
              <w:rPr>
                <w:rFonts w:ascii="Times New Roman" w:hAnsi="Times New Roman" w:eastAsia="Times New Roman" w:cs="Times New Roman"/>
                <w:sz w:val="18"/>
                <w:szCs w:val="18"/>
                <w:lang w:eastAsia="es-CO"/>
              </w:rPr>
            </w:pP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386A1F76" w14:textId="77777777">
            <w:pPr>
              <w:spacing w:after="0" w:line="240" w:lineRule="auto"/>
              <w:jc w:val="left"/>
              <w:rPr>
                <w:rFonts w:ascii="Times New Roman" w:hAnsi="Times New Roman" w:eastAsia="Times New Roman" w:cs="Times New Roman"/>
                <w:sz w:val="18"/>
                <w:szCs w:val="18"/>
                <w:lang w:eastAsia="es-CO"/>
              </w:rPr>
            </w:pP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5A45CFAD" w14:textId="77777777">
            <w:pPr>
              <w:spacing w:after="0" w:line="240" w:lineRule="auto"/>
              <w:jc w:val="left"/>
              <w:rPr>
                <w:rFonts w:ascii="Times New Roman" w:hAnsi="Times New Roman" w:eastAsia="Times New Roman" w:cs="Times New Roman"/>
                <w:sz w:val="18"/>
                <w:szCs w:val="18"/>
                <w:lang w:eastAsia="es-CO"/>
              </w:rPr>
            </w:pP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433D0992" w14:textId="77777777">
            <w:pPr>
              <w:spacing w:after="0" w:line="240" w:lineRule="auto"/>
              <w:jc w:val="left"/>
              <w:rPr>
                <w:rFonts w:ascii="Times New Roman" w:hAnsi="Times New Roman" w:eastAsia="Times New Roman" w:cs="Times New Roman"/>
                <w:sz w:val="18"/>
                <w:szCs w:val="18"/>
                <w:lang w:eastAsia="es-CO"/>
              </w:rPr>
            </w:pP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17A50B32" w14:textId="77777777">
            <w:pPr>
              <w:spacing w:after="0" w:line="240" w:lineRule="auto"/>
              <w:jc w:val="left"/>
              <w:rPr>
                <w:rFonts w:ascii="Times New Roman" w:hAnsi="Times New Roman" w:eastAsia="Times New Roman" w:cs="Times New Roman"/>
                <w:sz w:val="18"/>
                <w:szCs w:val="18"/>
                <w:lang w:eastAsia="es-CO"/>
              </w:rPr>
            </w:pP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31AB38E2"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r>
      <w:tr w:rsidRPr="00AE0B5D" w:rsidR="00AE0B5D" w:rsidTr="004B1FA0" w14:paraId="121A10CB"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18C4519D"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vAlign w:val="bottom"/>
            <w:hideMark/>
          </w:tcPr>
          <w:p w:rsidRPr="00AE0B5D" w:rsidR="00181370" w:rsidP="00181370" w:rsidRDefault="00181370" w14:paraId="3E7BC51C"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Endeudamiento interno</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2D458B2E"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414.629.420</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5FF92C8A"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419.930.779</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752E9940"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463.544.293</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17BA1467"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1,3%</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58AD797A"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10,4%</w:t>
            </w:r>
          </w:p>
        </w:tc>
      </w:tr>
      <w:tr w:rsidRPr="00AE0B5D" w:rsidR="00AE0B5D" w:rsidTr="004B1FA0" w14:paraId="47FF40E0"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0D02FC90"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vAlign w:val="bottom"/>
            <w:hideMark/>
          </w:tcPr>
          <w:p w:rsidRPr="00AE0B5D" w:rsidR="00181370" w:rsidP="00181370" w:rsidRDefault="00181370" w14:paraId="469FD85C"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Endeudamiento externo</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7D3C162A"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85.895.335</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052B33CF"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82.504.275</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656F4B10"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99.821.589</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799F8DDC"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-3,9%</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79122415"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21,0%</w:t>
            </w:r>
          </w:p>
        </w:tc>
      </w:tr>
      <w:tr w:rsidRPr="00AE0B5D" w:rsidR="00AE0B5D" w:rsidTr="004B1FA0" w14:paraId="38314973"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2668A5F9"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nil"/>
              <w:left w:val="nil"/>
              <w:bottom w:val="nil"/>
              <w:right w:val="nil"/>
            </w:tcBorders>
            <w:shd w:val="clear" w:color="auto" w:fill="auto"/>
            <w:vAlign w:val="bottom"/>
            <w:hideMark/>
          </w:tcPr>
          <w:p w:rsidRPr="00AE0B5D" w:rsidR="00181370" w:rsidP="00181370" w:rsidRDefault="00181370" w14:paraId="17B3F7B5"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Acreedores financieros</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6E32A1B5"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241.092.040</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27729D7C"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236.256.964</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731053EB"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273.892.349</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54704F36"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-2,0%</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739BB9BC"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15,9%</w:t>
            </w:r>
          </w:p>
        </w:tc>
      </w:tr>
      <w:tr w:rsidRPr="00AE0B5D" w:rsidR="00AE0B5D" w:rsidTr="004B1FA0" w14:paraId="5E804AAA" w14:textId="77777777">
        <w:trPr>
          <w:trHeight w:val="284"/>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55DB86D6"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61D09336" w14:textId="43D242E2">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xml:space="preserve">Total </w:t>
            </w:r>
            <w:r w:rsidRPr="00AE0B5D" w:rsidR="00B255C7">
              <w:rPr>
                <w:rFonts w:ascii="Times New Roman" w:hAnsi="Times New Roman" w:eastAsia="Times New Roman" w:cs="Times New Roman"/>
                <w:b/>
                <w:bCs/>
                <w:sz w:val="18"/>
                <w:szCs w:val="18"/>
                <w:lang w:eastAsia="es-CO"/>
              </w:rPr>
              <w:t>f</w:t>
            </w:r>
            <w:r w:rsidRPr="00AE0B5D">
              <w:rPr>
                <w:rFonts w:ascii="Times New Roman" w:hAnsi="Times New Roman" w:eastAsia="Times New Roman" w:cs="Times New Roman"/>
                <w:b/>
                <w:bCs/>
                <w:sz w:val="18"/>
                <w:szCs w:val="18"/>
                <w:lang w:eastAsia="es-CO"/>
              </w:rPr>
              <w:t>inanciamiento de terceros</w:t>
            </w:r>
          </w:p>
        </w:tc>
        <w:tc>
          <w:tcPr>
            <w:tcW w:w="1121"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19AC65CC"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741.616.795</w:t>
            </w:r>
          </w:p>
        </w:tc>
        <w:tc>
          <w:tcPr>
            <w:tcW w:w="1100"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05C9FB29"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738.692.018</w:t>
            </w:r>
          </w:p>
        </w:tc>
        <w:tc>
          <w:tcPr>
            <w:tcW w:w="1127"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30B50247"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837.258.231</w:t>
            </w:r>
          </w:p>
        </w:tc>
        <w:tc>
          <w:tcPr>
            <w:tcW w:w="1276"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2B2521FB"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-0,4%</w:t>
            </w:r>
          </w:p>
        </w:tc>
        <w:tc>
          <w:tcPr>
            <w:tcW w:w="1134" w:type="dxa"/>
            <w:tcBorders>
              <w:top w:val="single" w:color="auto" w:sz="4" w:space="0"/>
              <w:left w:val="nil"/>
              <w:bottom w:val="single" w:color="auto" w:sz="8" w:space="0"/>
              <w:right w:val="single" w:color="auto" w:sz="4" w:space="0"/>
            </w:tcBorders>
            <w:shd w:val="clear" w:color="auto" w:fill="auto"/>
            <w:noWrap/>
            <w:vAlign w:val="bottom"/>
            <w:hideMark/>
          </w:tcPr>
          <w:p w:rsidRPr="00AE0B5D" w:rsidR="00181370" w:rsidP="00181370" w:rsidRDefault="00181370" w14:paraId="4A9558E6"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13,3%</w:t>
            </w:r>
          </w:p>
        </w:tc>
      </w:tr>
      <w:tr w:rsidRPr="00AE0B5D" w:rsidR="00AE0B5D" w:rsidTr="004B1FA0" w14:paraId="08BAED66" w14:textId="77777777">
        <w:trPr>
          <w:trHeight w:val="52"/>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7ABD5729"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 </w:t>
            </w:r>
          </w:p>
        </w:tc>
        <w:tc>
          <w:tcPr>
            <w:tcW w:w="3150"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4CC5C651"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21" w:type="dxa"/>
            <w:tcBorders>
              <w:top w:val="nil"/>
              <w:left w:val="nil"/>
              <w:bottom w:val="single" w:color="auto" w:sz="8" w:space="0"/>
              <w:right w:val="nil"/>
            </w:tcBorders>
            <w:shd w:val="clear" w:color="auto" w:fill="auto"/>
            <w:noWrap/>
            <w:vAlign w:val="bottom"/>
            <w:hideMark/>
          </w:tcPr>
          <w:p w:rsidRPr="00AE0B5D" w:rsidR="00181370" w:rsidP="00181370" w:rsidRDefault="00181370" w14:paraId="5A55E62B"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00" w:type="dxa"/>
            <w:tcBorders>
              <w:top w:val="nil"/>
              <w:left w:val="nil"/>
              <w:bottom w:val="single" w:color="auto" w:sz="8" w:space="0"/>
              <w:right w:val="nil"/>
            </w:tcBorders>
            <w:shd w:val="clear" w:color="auto" w:fill="auto"/>
            <w:noWrap/>
            <w:vAlign w:val="bottom"/>
            <w:hideMark/>
          </w:tcPr>
          <w:p w:rsidRPr="00AE0B5D" w:rsidR="00181370" w:rsidP="00181370" w:rsidRDefault="00181370" w14:paraId="2C6BEA2C"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27" w:type="dxa"/>
            <w:tcBorders>
              <w:top w:val="nil"/>
              <w:left w:val="nil"/>
              <w:bottom w:val="single" w:color="auto" w:sz="8" w:space="0"/>
              <w:right w:val="nil"/>
            </w:tcBorders>
            <w:shd w:val="clear" w:color="auto" w:fill="auto"/>
            <w:noWrap/>
            <w:vAlign w:val="bottom"/>
            <w:hideMark/>
          </w:tcPr>
          <w:p w:rsidRPr="00AE0B5D" w:rsidR="00181370" w:rsidP="00181370" w:rsidRDefault="00181370" w14:paraId="430358B3"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276" w:type="dxa"/>
            <w:tcBorders>
              <w:top w:val="nil"/>
              <w:left w:val="nil"/>
              <w:bottom w:val="single" w:color="auto" w:sz="8" w:space="0"/>
              <w:right w:val="nil"/>
            </w:tcBorders>
            <w:shd w:val="clear" w:color="auto" w:fill="auto"/>
            <w:noWrap/>
            <w:vAlign w:val="bottom"/>
            <w:hideMark/>
          </w:tcPr>
          <w:p w:rsidRPr="00AE0B5D" w:rsidR="00181370" w:rsidP="00181370" w:rsidRDefault="00181370" w14:paraId="726EA623"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34" w:type="dxa"/>
            <w:tcBorders>
              <w:top w:val="nil"/>
              <w:left w:val="nil"/>
              <w:bottom w:val="single" w:color="auto" w:sz="8" w:space="0"/>
              <w:right w:val="single" w:color="auto" w:sz="4" w:space="0"/>
            </w:tcBorders>
            <w:shd w:val="clear" w:color="auto" w:fill="auto"/>
            <w:noWrap/>
            <w:vAlign w:val="bottom"/>
            <w:hideMark/>
          </w:tcPr>
          <w:p w:rsidRPr="00AE0B5D" w:rsidR="00181370" w:rsidP="00181370" w:rsidRDefault="00181370" w14:paraId="19E88820"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r>
      <w:tr w:rsidRPr="00AE0B5D" w:rsidR="00AE0B5D" w:rsidTr="004B1FA0" w14:paraId="1CD2AEF2" w14:textId="77777777">
        <w:trPr>
          <w:trHeight w:val="269"/>
          <w:jc w:val="center"/>
        </w:trPr>
        <w:tc>
          <w:tcPr>
            <w:tcW w:w="1010" w:type="dxa"/>
            <w:tcBorders>
              <w:top w:val="nil"/>
              <w:left w:val="single" w:color="auto" w:sz="4" w:space="0"/>
              <w:bottom w:val="single" w:color="auto" w:sz="8" w:space="0"/>
              <w:right w:val="nil"/>
            </w:tcBorders>
            <w:shd w:val="clear" w:color="000000" w:fill="003366"/>
            <w:noWrap/>
            <w:vAlign w:val="bottom"/>
            <w:hideMark/>
          </w:tcPr>
          <w:p w:rsidRPr="00AE0B5D" w:rsidR="00181370" w:rsidP="00181370" w:rsidRDefault="00181370" w14:paraId="06321742"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3150"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4AB2F11A"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Total Pasivo</w:t>
            </w:r>
          </w:p>
        </w:tc>
        <w:tc>
          <w:tcPr>
            <w:tcW w:w="1121" w:type="dxa"/>
            <w:tcBorders>
              <w:top w:val="nil"/>
              <w:left w:val="nil"/>
              <w:bottom w:val="single" w:color="auto" w:sz="8" w:space="0"/>
              <w:right w:val="nil"/>
            </w:tcBorders>
            <w:shd w:val="clear" w:color="auto" w:fill="auto"/>
            <w:noWrap/>
            <w:vAlign w:val="bottom"/>
            <w:hideMark/>
          </w:tcPr>
          <w:p w:rsidRPr="00AE0B5D" w:rsidR="00181370" w:rsidP="00181370" w:rsidRDefault="00181370" w14:paraId="4DD86024"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745.676.323</w:t>
            </w:r>
          </w:p>
        </w:tc>
        <w:tc>
          <w:tcPr>
            <w:tcW w:w="1100" w:type="dxa"/>
            <w:tcBorders>
              <w:top w:val="nil"/>
              <w:left w:val="nil"/>
              <w:bottom w:val="single" w:color="auto" w:sz="8" w:space="0"/>
              <w:right w:val="nil"/>
            </w:tcBorders>
            <w:shd w:val="clear" w:color="auto" w:fill="auto"/>
            <w:noWrap/>
            <w:vAlign w:val="bottom"/>
            <w:hideMark/>
          </w:tcPr>
          <w:p w:rsidRPr="00AE0B5D" w:rsidR="00181370" w:rsidP="00181370" w:rsidRDefault="00181370" w14:paraId="00ED1BED"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747.577.686</w:t>
            </w:r>
          </w:p>
        </w:tc>
        <w:tc>
          <w:tcPr>
            <w:tcW w:w="1127" w:type="dxa"/>
            <w:tcBorders>
              <w:top w:val="nil"/>
              <w:left w:val="nil"/>
              <w:bottom w:val="single" w:color="auto" w:sz="8" w:space="0"/>
              <w:right w:val="nil"/>
            </w:tcBorders>
            <w:shd w:val="clear" w:color="auto" w:fill="auto"/>
            <w:noWrap/>
            <w:vAlign w:val="bottom"/>
            <w:hideMark/>
          </w:tcPr>
          <w:p w:rsidRPr="00AE0B5D" w:rsidR="00181370" w:rsidP="00181370" w:rsidRDefault="00181370" w14:paraId="2354F438"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844.034.686</w:t>
            </w:r>
          </w:p>
        </w:tc>
        <w:tc>
          <w:tcPr>
            <w:tcW w:w="1276" w:type="dxa"/>
            <w:tcBorders>
              <w:top w:val="nil"/>
              <w:left w:val="nil"/>
              <w:bottom w:val="single" w:color="auto" w:sz="8" w:space="0"/>
              <w:right w:val="nil"/>
            </w:tcBorders>
            <w:shd w:val="clear" w:color="auto" w:fill="auto"/>
            <w:noWrap/>
            <w:vAlign w:val="bottom"/>
            <w:hideMark/>
          </w:tcPr>
          <w:p w:rsidRPr="00AE0B5D" w:rsidR="00181370" w:rsidP="00181370" w:rsidRDefault="00181370" w14:paraId="0D29C6C3"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0,3%</w:t>
            </w:r>
          </w:p>
        </w:tc>
        <w:tc>
          <w:tcPr>
            <w:tcW w:w="1134" w:type="dxa"/>
            <w:tcBorders>
              <w:top w:val="nil"/>
              <w:left w:val="nil"/>
              <w:bottom w:val="single" w:color="auto" w:sz="8" w:space="0"/>
              <w:right w:val="single" w:color="auto" w:sz="4" w:space="0"/>
            </w:tcBorders>
            <w:shd w:val="clear" w:color="auto" w:fill="auto"/>
            <w:noWrap/>
            <w:vAlign w:val="bottom"/>
            <w:hideMark/>
          </w:tcPr>
          <w:p w:rsidRPr="00AE0B5D" w:rsidR="00181370" w:rsidP="00181370" w:rsidRDefault="00181370" w14:paraId="16BAF195"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12,9%</w:t>
            </w:r>
          </w:p>
        </w:tc>
      </w:tr>
      <w:tr w:rsidRPr="00AE0B5D" w:rsidR="00AE0B5D" w:rsidTr="004B1FA0" w14:paraId="45CCF97F" w14:textId="77777777">
        <w:trPr>
          <w:trHeight w:val="269"/>
          <w:jc w:val="center"/>
        </w:trPr>
        <w:tc>
          <w:tcPr>
            <w:tcW w:w="1010" w:type="dxa"/>
            <w:tcBorders>
              <w:top w:val="single" w:color="auto" w:sz="4" w:space="0"/>
              <w:left w:val="single" w:color="auto" w:sz="4" w:space="0"/>
              <w:bottom w:val="nil"/>
              <w:right w:val="nil"/>
            </w:tcBorders>
            <w:shd w:val="clear" w:color="000000" w:fill="003366"/>
            <w:noWrap/>
            <w:vAlign w:val="bottom"/>
            <w:hideMark/>
          </w:tcPr>
          <w:p w:rsidRPr="00AE0B5D" w:rsidR="00181370" w:rsidP="00181370" w:rsidRDefault="00181370" w14:paraId="598E3285" w14:textId="77777777">
            <w:pPr>
              <w:spacing w:after="0" w:line="240" w:lineRule="auto"/>
              <w:jc w:val="left"/>
              <w:rPr>
                <w:rFonts w:ascii="Times New Roman" w:hAnsi="Times New Roman" w:eastAsia="Times New Roman" w:cs="Times New Roman"/>
                <w:b/>
                <w:bCs/>
                <w:color w:val="FFFFFF"/>
                <w:sz w:val="18"/>
                <w:szCs w:val="18"/>
                <w:lang w:eastAsia="es-CO"/>
              </w:rPr>
            </w:pPr>
            <w:r w:rsidRPr="00AE0B5D">
              <w:rPr>
                <w:rFonts w:ascii="Times New Roman" w:hAnsi="Times New Roman" w:eastAsia="Times New Roman" w:cs="Times New Roman"/>
                <w:b/>
                <w:bCs/>
                <w:color w:val="FFFFFF"/>
                <w:sz w:val="18"/>
                <w:szCs w:val="18"/>
                <w:lang w:eastAsia="es-CO"/>
              </w:rPr>
              <w:t>Patrimonio</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3F350E24"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Patrimonio</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716C59EF"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449.357.009</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64C32460"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450.156.823</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2D576F23"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450.156.823</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0E4F59A6"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0,2%</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152EF72B"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0,0%</w:t>
            </w:r>
          </w:p>
        </w:tc>
      </w:tr>
      <w:tr w:rsidRPr="00AE0B5D" w:rsidR="00AE0B5D" w:rsidTr="004B1FA0" w14:paraId="4BC642C1"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638C64E9" w14:textId="77777777">
            <w:pPr>
              <w:spacing w:after="0" w:line="240" w:lineRule="auto"/>
              <w:jc w:val="left"/>
              <w:rPr>
                <w:rFonts w:ascii="Times New Roman" w:hAnsi="Times New Roman" w:eastAsia="Times New Roman" w:cs="Times New Roman"/>
                <w:b/>
                <w:bCs/>
                <w:color w:val="FFFFFF"/>
                <w:sz w:val="18"/>
                <w:szCs w:val="18"/>
                <w:lang w:eastAsia="es-CO"/>
              </w:rPr>
            </w:pPr>
            <w:r w:rsidRPr="00AE0B5D">
              <w:rPr>
                <w:rFonts w:ascii="Times New Roman" w:hAnsi="Times New Roman" w:eastAsia="Times New Roman" w:cs="Times New Roman"/>
                <w:b/>
                <w:bCs/>
                <w:color w:val="FFFFFF"/>
                <w:sz w:val="18"/>
                <w:szCs w:val="18"/>
                <w:lang w:eastAsia="es-CO"/>
              </w:rPr>
              <w:t> </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1C082E71"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Donaciones y Legados Bienes Corporales</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00EA58D5"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46.951.654</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395E8433"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52.132.362</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7A02616E"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52.595.040</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4860BA83"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11,0%</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41E00FAD"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0,9%</w:t>
            </w:r>
          </w:p>
        </w:tc>
      </w:tr>
      <w:tr w:rsidRPr="00AE0B5D" w:rsidR="00AE0B5D" w:rsidTr="004B1FA0" w14:paraId="26C0938B"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0FFBB6F7" w14:textId="77777777">
            <w:pPr>
              <w:spacing w:after="0" w:line="240" w:lineRule="auto"/>
              <w:jc w:val="left"/>
              <w:rPr>
                <w:rFonts w:ascii="Times New Roman" w:hAnsi="Times New Roman" w:eastAsia="Times New Roman" w:cs="Times New Roman"/>
                <w:b/>
                <w:bCs/>
                <w:color w:val="FFFFFF"/>
                <w:sz w:val="18"/>
                <w:szCs w:val="18"/>
                <w:lang w:eastAsia="es-CO"/>
              </w:rPr>
            </w:pPr>
            <w:r w:rsidRPr="00AE0B5D">
              <w:rPr>
                <w:rFonts w:ascii="Times New Roman" w:hAnsi="Times New Roman" w:eastAsia="Times New Roman" w:cs="Times New Roman"/>
                <w:b/>
                <w:bCs/>
                <w:color w:val="FFFFFF"/>
                <w:sz w:val="18"/>
                <w:szCs w:val="18"/>
                <w:lang w:eastAsia="es-CO"/>
              </w:rPr>
              <w:t> </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46A6D4D5"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Resultado Ejercicios Anteriores</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093FC493"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-274.796.865</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6E650308"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-303.475.975</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34323C9F"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-369.589.991</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064C7D33"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10,4%</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3F6BD469"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21,8%</w:t>
            </w:r>
          </w:p>
        </w:tc>
      </w:tr>
      <w:tr w:rsidRPr="00AE0B5D" w:rsidR="00AE0B5D" w:rsidTr="004B1FA0" w14:paraId="2C7F204D"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44E8F557" w14:textId="77777777">
            <w:pPr>
              <w:spacing w:after="0" w:line="240" w:lineRule="auto"/>
              <w:jc w:val="left"/>
              <w:rPr>
                <w:rFonts w:ascii="Times New Roman" w:hAnsi="Times New Roman" w:eastAsia="Times New Roman" w:cs="Times New Roman"/>
                <w:b/>
                <w:bCs/>
                <w:color w:val="FFFFFF"/>
                <w:sz w:val="18"/>
                <w:szCs w:val="18"/>
                <w:lang w:eastAsia="es-CO"/>
              </w:rPr>
            </w:pPr>
            <w:r w:rsidRPr="00AE0B5D">
              <w:rPr>
                <w:rFonts w:ascii="Times New Roman" w:hAnsi="Times New Roman" w:eastAsia="Times New Roman" w:cs="Times New Roman"/>
                <w:b/>
                <w:bCs/>
                <w:color w:val="FFFFFF"/>
                <w:sz w:val="18"/>
                <w:szCs w:val="18"/>
                <w:lang w:eastAsia="es-CO"/>
              </w:rPr>
              <w:t> </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3818ED23"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Resultado del Ejercicio</w:t>
            </w:r>
          </w:p>
        </w:tc>
        <w:tc>
          <w:tcPr>
            <w:tcW w:w="1121" w:type="dxa"/>
            <w:tcBorders>
              <w:top w:val="nil"/>
              <w:left w:val="nil"/>
              <w:bottom w:val="nil"/>
              <w:right w:val="nil"/>
            </w:tcBorders>
            <w:shd w:val="clear" w:color="auto" w:fill="auto"/>
            <w:noWrap/>
            <w:vAlign w:val="bottom"/>
            <w:hideMark/>
          </w:tcPr>
          <w:p w:rsidRPr="00AE0B5D" w:rsidR="00181370" w:rsidP="00181370" w:rsidRDefault="00181370" w14:paraId="2F4E2C16"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-28.468.502</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64FE0FB2"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-65.860.760</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01AD195A"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-61.200.148</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68B24492"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131,3%</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19FD7BB2"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-7,1%</w:t>
            </w:r>
          </w:p>
        </w:tc>
      </w:tr>
      <w:tr w:rsidRPr="00AE0B5D" w:rsidR="00AE0B5D" w:rsidTr="004B1FA0" w14:paraId="095739C5"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2406EC23" w14:textId="77777777">
            <w:pPr>
              <w:spacing w:after="0" w:line="240" w:lineRule="auto"/>
              <w:jc w:val="left"/>
              <w:rPr>
                <w:rFonts w:ascii="Times New Roman" w:hAnsi="Times New Roman" w:eastAsia="Times New Roman" w:cs="Times New Roman"/>
                <w:b/>
                <w:bCs/>
                <w:color w:val="FFFFFF"/>
                <w:sz w:val="18"/>
                <w:szCs w:val="18"/>
                <w:lang w:eastAsia="es-CO"/>
              </w:rPr>
            </w:pPr>
            <w:r w:rsidRPr="00AE0B5D">
              <w:rPr>
                <w:rFonts w:ascii="Times New Roman" w:hAnsi="Times New Roman" w:eastAsia="Times New Roman" w:cs="Times New Roman"/>
                <w:b/>
                <w:bCs/>
                <w:color w:val="FFFFFF"/>
                <w:sz w:val="18"/>
                <w:szCs w:val="18"/>
                <w:lang w:eastAsia="es-CO"/>
              </w:rPr>
              <w:t> </w:t>
            </w:r>
          </w:p>
        </w:tc>
        <w:tc>
          <w:tcPr>
            <w:tcW w:w="3150" w:type="dxa"/>
            <w:tcBorders>
              <w:top w:val="nil"/>
              <w:left w:val="nil"/>
              <w:bottom w:val="nil"/>
              <w:right w:val="nil"/>
            </w:tcBorders>
            <w:shd w:val="clear" w:color="auto" w:fill="auto"/>
            <w:noWrap/>
            <w:vAlign w:val="bottom"/>
            <w:hideMark/>
          </w:tcPr>
          <w:p w:rsidRPr="00AE0B5D" w:rsidR="00181370" w:rsidP="00181370" w:rsidRDefault="00FF50D2" w14:paraId="389DBD1A" w14:textId="026CB7AD">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Superávit</w:t>
            </w:r>
            <w:r w:rsidRPr="00AE0B5D" w:rsidR="00181370">
              <w:rPr>
                <w:rFonts w:ascii="Times New Roman" w:hAnsi="Times New Roman" w:eastAsia="Times New Roman" w:cs="Times New Roman"/>
                <w:sz w:val="18"/>
                <w:szCs w:val="18"/>
                <w:lang w:eastAsia="es-CO"/>
              </w:rPr>
              <w:t xml:space="preserve"> por revaluaciones</w:t>
            </w:r>
          </w:p>
        </w:tc>
        <w:tc>
          <w:tcPr>
            <w:tcW w:w="1121" w:type="dxa"/>
            <w:tcBorders>
              <w:top w:val="nil"/>
              <w:left w:val="nil"/>
              <w:bottom w:val="nil"/>
              <w:right w:val="nil"/>
            </w:tcBorders>
            <w:shd w:val="clear" w:color="auto" w:fill="auto"/>
            <w:noWrap/>
            <w:vAlign w:val="center"/>
            <w:hideMark/>
          </w:tcPr>
          <w:p w:rsidRPr="00AE0B5D" w:rsidR="00181370" w:rsidP="00181370" w:rsidRDefault="00181370" w14:paraId="166C65BD"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38.819.159</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5787CE96"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38.819.159</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100D42E9"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38.819.159</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67CCA621"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0,0%</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310E36C0"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0,0%</w:t>
            </w:r>
          </w:p>
        </w:tc>
      </w:tr>
      <w:tr w:rsidRPr="00AE0B5D" w:rsidR="00AE0B5D" w:rsidTr="004B1FA0" w14:paraId="472DD4C3" w14:textId="77777777">
        <w:trPr>
          <w:trHeight w:val="269"/>
          <w:jc w:val="center"/>
        </w:trPr>
        <w:tc>
          <w:tcPr>
            <w:tcW w:w="1010" w:type="dxa"/>
            <w:tcBorders>
              <w:top w:val="nil"/>
              <w:left w:val="single" w:color="auto" w:sz="4" w:space="0"/>
              <w:bottom w:val="nil"/>
              <w:right w:val="nil"/>
            </w:tcBorders>
            <w:shd w:val="clear" w:color="000000" w:fill="003366"/>
            <w:noWrap/>
            <w:vAlign w:val="bottom"/>
            <w:hideMark/>
          </w:tcPr>
          <w:p w:rsidRPr="00AE0B5D" w:rsidR="00181370" w:rsidP="00181370" w:rsidRDefault="00181370" w14:paraId="7250021F" w14:textId="77777777">
            <w:pPr>
              <w:spacing w:after="0" w:line="240" w:lineRule="auto"/>
              <w:jc w:val="left"/>
              <w:rPr>
                <w:rFonts w:ascii="Times New Roman" w:hAnsi="Times New Roman" w:eastAsia="Times New Roman" w:cs="Times New Roman"/>
                <w:b/>
                <w:bCs/>
                <w:color w:val="FFFFFF"/>
                <w:sz w:val="18"/>
                <w:szCs w:val="18"/>
                <w:lang w:eastAsia="es-CO"/>
              </w:rPr>
            </w:pPr>
            <w:r w:rsidRPr="00AE0B5D">
              <w:rPr>
                <w:rFonts w:ascii="Times New Roman" w:hAnsi="Times New Roman" w:eastAsia="Times New Roman" w:cs="Times New Roman"/>
                <w:b/>
                <w:bCs/>
                <w:color w:val="FFFFFF"/>
                <w:sz w:val="18"/>
                <w:szCs w:val="18"/>
                <w:lang w:eastAsia="es-CO"/>
              </w:rPr>
              <w:t> </w:t>
            </w:r>
          </w:p>
        </w:tc>
        <w:tc>
          <w:tcPr>
            <w:tcW w:w="3150" w:type="dxa"/>
            <w:tcBorders>
              <w:top w:val="nil"/>
              <w:left w:val="nil"/>
              <w:bottom w:val="nil"/>
              <w:right w:val="nil"/>
            </w:tcBorders>
            <w:shd w:val="clear" w:color="auto" w:fill="auto"/>
            <w:noWrap/>
            <w:vAlign w:val="bottom"/>
            <w:hideMark/>
          </w:tcPr>
          <w:p w:rsidRPr="00AE0B5D" w:rsidR="00181370" w:rsidP="00181370" w:rsidRDefault="00181370" w14:paraId="026E4B03" w14:textId="77777777">
            <w:pPr>
              <w:spacing w:after="0" w:line="240" w:lineRule="auto"/>
              <w:jc w:val="lef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Detrimento Patrimonial</w:t>
            </w:r>
          </w:p>
        </w:tc>
        <w:tc>
          <w:tcPr>
            <w:tcW w:w="1121" w:type="dxa"/>
            <w:tcBorders>
              <w:top w:val="nil"/>
              <w:left w:val="nil"/>
              <w:bottom w:val="single" w:color="auto" w:sz="4" w:space="0"/>
              <w:right w:val="nil"/>
            </w:tcBorders>
            <w:shd w:val="clear" w:color="auto" w:fill="auto"/>
            <w:noWrap/>
            <w:vAlign w:val="center"/>
            <w:hideMark/>
          </w:tcPr>
          <w:p w:rsidRPr="00AE0B5D" w:rsidR="00181370" w:rsidP="00181370" w:rsidRDefault="00181370" w14:paraId="5C406D5B"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-6.137.214</w:t>
            </w:r>
          </w:p>
        </w:tc>
        <w:tc>
          <w:tcPr>
            <w:tcW w:w="1100" w:type="dxa"/>
            <w:tcBorders>
              <w:top w:val="nil"/>
              <w:left w:val="nil"/>
              <w:bottom w:val="nil"/>
              <w:right w:val="nil"/>
            </w:tcBorders>
            <w:shd w:val="clear" w:color="auto" w:fill="auto"/>
            <w:noWrap/>
            <w:vAlign w:val="bottom"/>
            <w:hideMark/>
          </w:tcPr>
          <w:p w:rsidRPr="00AE0B5D" w:rsidR="00181370" w:rsidP="00181370" w:rsidRDefault="00181370" w14:paraId="2EB02FE7"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-6.173.336</w:t>
            </w:r>
          </w:p>
        </w:tc>
        <w:tc>
          <w:tcPr>
            <w:tcW w:w="1127" w:type="dxa"/>
            <w:tcBorders>
              <w:top w:val="nil"/>
              <w:left w:val="nil"/>
              <w:bottom w:val="nil"/>
              <w:right w:val="nil"/>
            </w:tcBorders>
            <w:shd w:val="clear" w:color="auto" w:fill="auto"/>
            <w:noWrap/>
            <w:vAlign w:val="bottom"/>
            <w:hideMark/>
          </w:tcPr>
          <w:p w:rsidRPr="00AE0B5D" w:rsidR="00181370" w:rsidP="00181370" w:rsidRDefault="00181370" w14:paraId="382A745B"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-6.173.336</w:t>
            </w:r>
          </w:p>
        </w:tc>
        <w:tc>
          <w:tcPr>
            <w:tcW w:w="1276" w:type="dxa"/>
            <w:tcBorders>
              <w:top w:val="nil"/>
              <w:left w:val="nil"/>
              <w:bottom w:val="nil"/>
              <w:right w:val="nil"/>
            </w:tcBorders>
            <w:shd w:val="clear" w:color="auto" w:fill="auto"/>
            <w:noWrap/>
            <w:vAlign w:val="bottom"/>
            <w:hideMark/>
          </w:tcPr>
          <w:p w:rsidRPr="00AE0B5D" w:rsidR="00181370" w:rsidP="00181370" w:rsidRDefault="00181370" w14:paraId="4FBE8CD1"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0,6%</w:t>
            </w:r>
          </w:p>
        </w:tc>
        <w:tc>
          <w:tcPr>
            <w:tcW w:w="1134" w:type="dxa"/>
            <w:tcBorders>
              <w:top w:val="nil"/>
              <w:left w:val="nil"/>
              <w:bottom w:val="nil"/>
              <w:right w:val="single" w:color="auto" w:sz="4" w:space="0"/>
            </w:tcBorders>
            <w:shd w:val="clear" w:color="auto" w:fill="auto"/>
            <w:noWrap/>
            <w:vAlign w:val="bottom"/>
            <w:hideMark/>
          </w:tcPr>
          <w:p w:rsidRPr="00AE0B5D" w:rsidR="00181370" w:rsidP="00181370" w:rsidRDefault="00181370" w14:paraId="5C2D0BE2" w14:textId="77777777">
            <w:pPr>
              <w:spacing w:after="0" w:line="240" w:lineRule="auto"/>
              <w:jc w:val="right"/>
              <w:rPr>
                <w:rFonts w:ascii="Times New Roman" w:hAnsi="Times New Roman" w:eastAsia="Times New Roman" w:cs="Times New Roman"/>
                <w:sz w:val="18"/>
                <w:szCs w:val="18"/>
                <w:lang w:eastAsia="es-CO"/>
              </w:rPr>
            </w:pPr>
            <w:r w:rsidRPr="00AE0B5D">
              <w:rPr>
                <w:rFonts w:ascii="Times New Roman" w:hAnsi="Times New Roman" w:eastAsia="Times New Roman" w:cs="Times New Roman"/>
                <w:sz w:val="18"/>
                <w:szCs w:val="18"/>
                <w:lang w:eastAsia="es-CO"/>
              </w:rPr>
              <w:t>0,0%</w:t>
            </w:r>
          </w:p>
        </w:tc>
      </w:tr>
      <w:tr w:rsidRPr="00AE0B5D" w:rsidR="00AE0B5D" w:rsidTr="004B1FA0" w14:paraId="6D5F4D65" w14:textId="77777777">
        <w:trPr>
          <w:trHeight w:val="269"/>
          <w:jc w:val="center"/>
        </w:trPr>
        <w:tc>
          <w:tcPr>
            <w:tcW w:w="1010" w:type="dxa"/>
            <w:tcBorders>
              <w:top w:val="nil"/>
              <w:left w:val="single" w:color="auto" w:sz="4" w:space="0"/>
              <w:bottom w:val="single" w:color="auto" w:sz="8" w:space="0"/>
              <w:right w:val="nil"/>
            </w:tcBorders>
            <w:shd w:val="clear" w:color="000000" w:fill="003366"/>
            <w:noWrap/>
            <w:vAlign w:val="bottom"/>
            <w:hideMark/>
          </w:tcPr>
          <w:p w:rsidRPr="00AE0B5D" w:rsidR="00181370" w:rsidP="00181370" w:rsidRDefault="00181370" w14:paraId="444819C0"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3150"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1D10BD95"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Total Patrimonio</w:t>
            </w:r>
          </w:p>
        </w:tc>
        <w:tc>
          <w:tcPr>
            <w:tcW w:w="1121" w:type="dxa"/>
            <w:tcBorders>
              <w:top w:val="nil"/>
              <w:left w:val="nil"/>
              <w:bottom w:val="single" w:color="auto" w:sz="8" w:space="0"/>
              <w:right w:val="nil"/>
            </w:tcBorders>
            <w:shd w:val="clear" w:color="auto" w:fill="auto"/>
            <w:noWrap/>
            <w:vAlign w:val="bottom"/>
            <w:hideMark/>
          </w:tcPr>
          <w:p w:rsidRPr="00AE0B5D" w:rsidR="00181370" w:rsidP="00181370" w:rsidRDefault="00181370" w14:paraId="2645C703"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225.725.242</w:t>
            </w:r>
          </w:p>
        </w:tc>
        <w:tc>
          <w:tcPr>
            <w:tcW w:w="1100"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5DF0754F"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165.598.272</w:t>
            </w:r>
          </w:p>
        </w:tc>
        <w:tc>
          <w:tcPr>
            <w:tcW w:w="1127"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6CD152E1"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104.607.547</w:t>
            </w:r>
          </w:p>
        </w:tc>
        <w:tc>
          <w:tcPr>
            <w:tcW w:w="1276" w:type="dxa"/>
            <w:tcBorders>
              <w:top w:val="single" w:color="auto" w:sz="4" w:space="0"/>
              <w:left w:val="nil"/>
              <w:bottom w:val="single" w:color="auto" w:sz="8" w:space="0"/>
              <w:right w:val="nil"/>
            </w:tcBorders>
            <w:shd w:val="clear" w:color="auto" w:fill="auto"/>
            <w:noWrap/>
            <w:vAlign w:val="bottom"/>
            <w:hideMark/>
          </w:tcPr>
          <w:p w:rsidRPr="00AE0B5D" w:rsidR="00181370" w:rsidP="00181370" w:rsidRDefault="00181370" w14:paraId="35657341"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-26,6%</w:t>
            </w:r>
          </w:p>
        </w:tc>
        <w:tc>
          <w:tcPr>
            <w:tcW w:w="1134" w:type="dxa"/>
            <w:tcBorders>
              <w:top w:val="single" w:color="auto" w:sz="4" w:space="0"/>
              <w:left w:val="nil"/>
              <w:bottom w:val="single" w:color="auto" w:sz="8" w:space="0"/>
              <w:right w:val="single" w:color="auto" w:sz="4" w:space="0"/>
            </w:tcBorders>
            <w:shd w:val="clear" w:color="auto" w:fill="auto"/>
            <w:noWrap/>
            <w:vAlign w:val="bottom"/>
            <w:hideMark/>
          </w:tcPr>
          <w:p w:rsidRPr="00AE0B5D" w:rsidR="00181370" w:rsidP="00181370" w:rsidRDefault="00181370" w14:paraId="100365A6"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-36,8%</w:t>
            </w:r>
          </w:p>
        </w:tc>
      </w:tr>
      <w:tr w:rsidRPr="00AE0B5D" w:rsidR="00E97F02" w:rsidTr="004B1FA0" w14:paraId="6FBC0404" w14:textId="77777777">
        <w:trPr>
          <w:trHeight w:val="52"/>
          <w:jc w:val="center"/>
        </w:trPr>
        <w:tc>
          <w:tcPr>
            <w:tcW w:w="1010" w:type="dxa"/>
            <w:tcBorders>
              <w:top w:val="nil"/>
              <w:left w:val="single" w:color="auto" w:sz="4" w:space="0"/>
              <w:bottom w:val="single" w:color="auto" w:sz="8" w:space="0"/>
              <w:right w:val="nil"/>
            </w:tcBorders>
            <w:shd w:val="clear" w:color="000000" w:fill="FFFFFF"/>
            <w:noWrap/>
            <w:vAlign w:val="bottom"/>
            <w:hideMark/>
          </w:tcPr>
          <w:p w:rsidRPr="00AE0B5D" w:rsidR="00181370" w:rsidP="00181370" w:rsidRDefault="00181370" w14:paraId="7C290F74"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3150" w:type="dxa"/>
            <w:tcBorders>
              <w:top w:val="nil"/>
              <w:left w:val="nil"/>
              <w:bottom w:val="single" w:color="auto" w:sz="8" w:space="0"/>
              <w:right w:val="nil"/>
            </w:tcBorders>
            <w:shd w:val="clear" w:color="000000" w:fill="FFFFFF"/>
            <w:noWrap/>
            <w:vAlign w:val="bottom"/>
            <w:hideMark/>
          </w:tcPr>
          <w:p w:rsidRPr="00AE0B5D" w:rsidR="00181370" w:rsidP="00181370" w:rsidRDefault="00181370" w14:paraId="4E42C768"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21" w:type="dxa"/>
            <w:tcBorders>
              <w:top w:val="nil"/>
              <w:left w:val="nil"/>
              <w:bottom w:val="single" w:color="auto" w:sz="8" w:space="0"/>
              <w:right w:val="nil"/>
            </w:tcBorders>
            <w:shd w:val="clear" w:color="000000" w:fill="FFFFFF"/>
            <w:noWrap/>
            <w:vAlign w:val="bottom"/>
            <w:hideMark/>
          </w:tcPr>
          <w:p w:rsidRPr="00AE0B5D" w:rsidR="00181370" w:rsidP="00181370" w:rsidRDefault="00181370" w14:paraId="72E8BAC4"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00" w:type="dxa"/>
            <w:tcBorders>
              <w:top w:val="nil"/>
              <w:left w:val="nil"/>
              <w:bottom w:val="single" w:color="auto" w:sz="8" w:space="0"/>
              <w:right w:val="nil"/>
            </w:tcBorders>
            <w:shd w:val="clear" w:color="000000" w:fill="FFFFFF"/>
            <w:noWrap/>
            <w:vAlign w:val="bottom"/>
            <w:hideMark/>
          </w:tcPr>
          <w:p w:rsidRPr="00AE0B5D" w:rsidR="00181370" w:rsidP="00181370" w:rsidRDefault="00181370" w14:paraId="6551F72C"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27" w:type="dxa"/>
            <w:tcBorders>
              <w:top w:val="nil"/>
              <w:left w:val="nil"/>
              <w:bottom w:val="single" w:color="auto" w:sz="8" w:space="0"/>
              <w:right w:val="nil"/>
            </w:tcBorders>
            <w:shd w:val="clear" w:color="000000" w:fill="FFFFFF"/>
            <w:noWrap/>
            <w:vAlign w:val="bottom"/>
            <w:hideMark/>
          </w:tcPr>
          <w:p w:rsidRPr="00AE0B5D" w:rsidR="00181370" w:rsidP="00181370" w:rsidRDefault="00181370" w14:paraId="14844A7F"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276" w:type="dxa"/>
            <w:tcBorders>
              <w:top w:val="nil"/>
              <w:left w:val="nil"/>
              <w:bottom w:val="single" w:color="auto" w:sz="8" w:space="0"/>
              <w:right w:val="nil"/>
            </w:tcBorders>
            <w:shd w:val="clear" w:color="000000" w:fill="FFFFFF"/>
            <w:noWrap/>
            <w:vAlign w:val="bottom"/>
            <w:hideMark/>
          </w:tcPr>
          <w:p w:rsidRPr="00AE0B5D" w:rsidR="00181370" w:rsidP="00181370" w:rsidRDefault="00181370" w14:paraId="322AB91D"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c>
          <w:tcPr>
            <w:tcW w:w="1134" w:type="dxa"/>
            <w:tcBorders>
              <w:top w:val="nil"/>
              <w:left w:val="nil"/>
              <w:bottom w:val="single" w:color="auto" w:sz="8" w:space="0"/>
              <w:right w:val="single" w:color="auto" w:sz="4" w:space="0"/>
            </w:tcBorders>
            <w:shd w:val="clear" w:color="000000" w:fill="FFFFFF"/>
            <w:noWrap/>
            <w:vAlign w:val="bottom"/>
            <w:hideMark/>
          </w:tcPr>
          <w:p w:rsidRPr="00AE0B5D" w:rsidR="00181370" w:rsidP="00181370" w:rsidRDefault="00181370" w14:paraId="2C0C523F" w14:textId="77777777">
            <w:pPr>
              <w:spacing w:after="0" w:line="240" w:lineRule="auto"/>
              <w:jc w:val="lef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 </w:t>
            </w:r>
          </w:p>
        </w:tc>
      </w:tr>
      <w:tr w:rsidRPr="00AE0B5D" w:rsidR="00AE0B5D" w:rsidTr="004B1FA0" w14:paraId="221A8820" w14:textId="77777777">
        <w:trPr>
          <w:trHeight w:val="256"/>
          <w:jc w:val="center"/>
        </w:trPr>
        <w:tc>
          <w:tcPr>
            <w:tcW w:w="4160" w:type="dxa"/>
            <w:gridSpan w:val="2"/>
            <w:tcBorders>
              <w:top w:val="single" w:color="auto" w:sz="8" w:space="0"/>
              <w:left w:val="single" w:color="auto" w:sz="4" w:space="0"/>
              <w:bottom w:val="single" w:color="auto" w:sz="4" w:space="0"/>
              <w:right w:val="nil"/>
            </w:tcBorders>
            <w:shd w:val="clear" w:color="auto" w:fill="auto"/>
            <w:noWrap/>
            <w:vAlign w:val="bottom"/>
            <w:hideMark/>
          </w:tcPr>
          <w:p w:rsidRPr="00AE0B5D" w:rsidR="00181370" w:rsidP="00181370" w:rsidRDefault="00181370" w14:paraId="1AF2F216" w14:textId="77777777">
            <w:pPr>
              <w:spacing w:after="0" w:line="240" w:lineRule="auto"/>
              <w:jc w:val="center"/>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Total Pasivo y Patrimonio</w:t>
            </w:r>
          </w:p>
        </w:tc>
        <w:tc>
          <w:tcPr>
            <w:tcW w:w="1121" w:type="dxa"/>
            <w:tcBorders>
              <w:top w:val="nil"/>
              <w:left w:val="nil"/>
              <w:bottom w:val="single" w:color="auto" w:sz="4" w:space="0"/>
              <w:right w:val="nil"/>
            </w:tcBorders>
            <w:shd w:val="clear" w:color="auto" w:fill="auto"/>
            <w:noWrap/>
            <w:vAlign w:val="bottom"/>
            <w:hideMark/>
          </w:tcPr>
          <w:p w:rsidRPr="00AE0B5D" w:rsidR="00181370" w:rsidP="00181370" w:rsidRDefault="00181370" w14:paraId="753DE75E"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971.401.564</w:t>
            </w:r>
          </w:p>
        </w:tc>
        <w:tc>
          <w:tcPr>
            <w:tcW w:w="1100" w:type="dxa"/>
            <w:tcBorders>
              <w:top w:val="nil"/>
              <w:left w:val="nil"/>
              <w:bottom w:val="single" w:color="auto" w:sz="4" w:space="0"/>
              <w:right w:val="nil"/>
            </w:tcBorders>
            <w:shd w:val="clear" w:color="auto" w:fill="auto"/>
            <w:noWrap/>
            <w:vAlign w:val="bottom"/>
            <w:hideMark/>
          </w:tcPr>
          <w:p w:rsidRPr="00AE0B5D" w:rsidR="00181370" w:rsidP="00181370" w:rsidRDefault="00181370" w14:paraId="62E1F5E3"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913.175.958</w:t>
            </w:r>
          </w:p>
        </w:tc>
        <w:tc>
          <w:tcPr>
            <w:tcW w:w="1127" w:type="dxa"/>
            <w:tcBorders>
              <w:top w:val="nil"/>
              <w:left w:val="nil"/>
              <w:bottom w:val="single" w:color="auto" w:sz="4" w:space="0"/>
              <w:right w:val="nil"/>
            </w:tcBorders>
            <w:shd w:val="clear" w:color="auto" w:fill="auto"/>
            <w:noWrap/>
            <w:vAlign w:val="bottom"/>
            <w:hideMark/>
          </w:tcPr>
          <w:p w:rsidRPr="00AE0B5D" w:rsidR="00181370" w:rsidP="00181370" w:rsidRDefault="00181370" w14:paraId="11A2DF4F"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948.642.232</w:t>
            </w:r>
          </w:p>
        </w:tc>
        <w:tc>
          <w:tcPr>
            <w:tcW w:w="1276" w:type="dxa"/>
            <w:tcBorders>
              <w:top w:val="nil"/>
              <w:left w:val="nil"/>
              <w:bottom w:val="single" w:color="auto" w:sz="4" w:space="0"/>
              <w:right w:val="nil"/>
            </w:tcBorders>
            <w:shd w:val="clear" w:color="auto" w:fill="auto"/>
            <w:noWrap/>
            <w:vAlign w:val="bottom"/>
            <w:hideMark/>
          </w:tcPr>
          <w:p w:rsidRPr="00AE0B5D" w:rsidR="00181370" w:rsidP="00181370" w:rsidRDefault="00181370" w14:paraId="305D8502"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-6,0%</w:t>
            </w:r>
          </w:p>
        </w:tc>
        <w:tc>
          <w:tcPr>
            <w:tcW w:w="1134" w:type="dxa"/>
            <w:tcBorders>
              <w:top w:val="nil"/>
              <w:left w:val="nil"/>
              <w:bottom w:val="single" w:color="auto" w:sz="4" w:space="0"/>
              <w:right w:val="single" w:color="auto" w:sz="4" w:space="0"/>
            </w:tcBorders>
            <w:shd w:val="clear" w:color="auto" w:fill="auto"/>
            <w:noWrap/>
            <w:vAlign w:val="bottom"/>
            <w:hideMark/>
          </w:tcPr>
          <w:p w:rsidRPr="00AE0B5D" w:rsidR="00181370" w:rsidP="00181370" w:rsidRDefault="00181370" w14:paraId="0EC4771F" w14:textId="77777777">
            <w:pPr>
              <w:spacing w:after="0" w:line="240" w:lineRule="auto"/>
              <w:jc w:val="right"/>
              <w:rPr>
                <w:rFonts w:ascii="Times New Roman" w:hAnsi="Times New Roman" w:eastAsia="Times New Roman" w:cs="Times New Roman"/>
                <w:b/>
                <w:bCs/>
                <w:sz w:val="18"/>
                <w:szCs w:val="18"/>
                <w:lang w:eastAsia="es-CO"/>
              </w:rPr>
            </w:pPr>
            <w:r w:rsidRPr="00AE0B5D">
              <w:rPr>
                <w:rFonts w:ascii="Times New Roman" w:hAnsi="Times New Roman" w:eastAsia="Times New Roman" w:cs="Times New Roman"/>
                <w:b/>
                <w:bCs/>
                <w:sz w:val="18"/>
                <w:szCs w:val="18"/>
                <w:lang w:eastAsia="es-CO"/>
              </w:rPr>
              <w:t>3,9%</w:t>
            </w:r>
          </w:p>
        </w:tc>
      </w:tr>
    </w:tbl>
    <w:p w:rsidRPr="00D1583C" w:rsidR="00666836" w:rsidP="00666836" w:rsidRDefault="00666836" w14:paraId="013F6053" w14:textId="69787F34">
      <w:pPr>
        <w:jc w:val="center"/>
        <w:rPr>
          <w:rFonts w:cstheme="majorHAnsi"/>
          <w:i/>
          <w:iCs/>
          <w:color w:val="44546A" w:themeColor="text2"/>
          <w:sz w:val="20"/>
          <w:szCs w:val="20"/>
        </w:rPr>
      </w:pPr>
      <w:r w:rsidRPr="00D1583C">
        <w:rPr>
          <w:rFonts w:cstheme="majorHAnsi"/>
          <w:i/>
          <w:iCs/>
          <w:color w:val="44546A" w:themeColor="text2"/>
          <w:sz w:val="20"/>
          <w:szCs w:val="20"/>
        </w:rPr>
        <w:t xml:space="preserve">Fuente: Elaboración propia con datos </w:t>
      </w:r>
      <w:r w:rsidRPr="00D1583C" w:rsidR="00383C58">
        <w:rPr>
          <w:rFonts w:cstheme="majorHAnsi"/>
          <w:i/>
          <w:iCs/>
          <w:color w:val="44546A" w:themeColor="text2"/>
          <w:sz w:val="20"/>
          <w:szCs w:val="20"/>
        </w:rPr>
        <w:t>suministrados por la empresa</w:t>
      </w:r>
      <w:r w:rsidR="00BE0A39">
        <w:rPr>
          <w:rFonts w:cstheme="majorHAnsi"/>
          <w:i/>
          <w:iCs/>
          <w:color w:val="44546A" w:themeColor="text2"/>
          <w:sz w:val="20"/>
          <w:szCs w:val="20"/>
        </w:rPr>
        <w:t>.</w:t>
      </w:r>
    </w:p>
    <w:p w:rsidR="00A03698" w:rsidP="0052281B" w:rsidRDefault="0052281B" w14:paraId="464145B1" w14:textId="77777777">
      <w:pPr>
        <w:rPr>
          <w:rFonts w:cstheme="majorHAnsi"/>
        </w:rPr>
      </w:pPr>
      <w:r w:rsidRPr="006A2293">
        <w:rPr>
          <w:rFonts w:cstheme="majorHAnsi"/>
        </w:rPr>
        <w:t>Para diciembre de 202</w:t>
      </w:r>
      <w:r w:rsidR="00063D86">
        <w:rPr>
          <w:rFonts w:cstheme="majorHAnsi"/>
        </w:rPr>
        <w:t>1</w:t>
      </w:r>
      <w:r w:rsidRPr="006A2293">
        <w:rPr>
          <w:rFonts w:cstheme="majorHAnsi"/>
        </w:rPr>
        <w:t xml:space="preserve">, los </w:t>
      </w:r>
      <w:r w:rsidRPr="006A2293" w:rsidR="00844AF9">
        <w:rPr>
          <w:rFonts w:cstheme="majorHAnsi"/>
        </w:rPr>
        <w:t>recursos</w:t>
      </w:r>
      <w:r w:rsidRPr="006A2293">
        <w:rPr>
          <w:rFonts w:cstheme="majorHAnsi"/>
        </w:rPr>
        <w:t xml:space="preserve"> de la empresa estaban compuestos en un </w:t>
      </w:r>
      <w:r w:rsidRPr="006A2293" w:rsidR="001D7140">
        <w:rPr>
          <w:rFonts w:cstheme="majorHAnsi"/>
        </w:rPr>
        <w:t>7</w:t>
      </w:r>
      <w:r w:rsidR="00446278">
        <w:rPr>
          <w:rFonts w:cstheme="majorHAnsi"/>
        </w:rPr>
        <w:t>1,4</w:t>
      </w:r>
      <w:r w:rsidRPr="006A2293">
        <w:rPr>
          <w:rFonts w:cstheme="majorHAnsi"/>
        </w:rPr>
        <w:t xml:space="preserve">% de </w:t>
      </w:r>
      <w:r w:rsidRPr="00EB26C1" w:rsidR="001D7140">
        <w:rPr>
          <w:rFonts w:cstheme="majorHAnsi"/>
        </w:rPr>
        <w:t>bienes de uso (propiedad planta y equipo</w:t>
      </w:r>
      <w:r w:rsidRPr="00EB26C1" w:rsidR="00F8310C">
        <w:rPr>
          <w:rFonts w:cstheme="majorHAnsi"/>
        </w:rPr>
        <w:t xml:space="preserve"> menos depreciación acumulada</w:t>
      </w:r>
      <w:r w:rsidRPr="00735739" w:rsidR="001D7140">
        <w:rPr>
          <w:rFonts w:cstheme="majorHAnsi"/>
        </w:rPr>
        <w:t>)</w:t>
      </w:r>
      <w:r w:rsidRPr="00DB53C0">
        <w:rPr>
          <w:rFonts w:cstheme="majorHAnsi"/>
        </w:rPr>
        <w:t xml:space="preserve">; </w:t>
      </w:r>
      <w:r w:rsidR="00D04F62">
        <w:rPr>
          <w:rFonts w:cstheme="majorHAnsi"/>
        </w:rPr>
        <w:t>13</w:t>
      </w:r>
      <w:r w:rsidRPr="002F1C2C">
        <w:rPr>
          <w:rFonts w:cstheme="majorHAnsi"/>
        </w:rPr>
        <w:t xml:space="preserve">% por </w:t>
      </w:r>
      <w:r w:rsidRPr="00CB56BE" w:rsidR="00C119D7">
        <w:rPr>
          <w:rFonts w:cstheme="majorHAnsi"/>
        </w:rPr>
        <w:t>inversiones en proyectos y programas</w:t>
      </w:r>
      <w:r w:rsidRPr="00EF1CDD" w:rsidR="00C119D7">
        <w:rPr>
          <w:rFonts w:cstheme="majorHAnsi"/>
        </w:rPr>
        <w:t xml:space="preserve"> </w:t>
      </w:r>
      <w:r w:rsidRPr="00EF1CDD">
        <w:rPr>
          <w:rFonts w:cstheme="majorHAnsi"/>
        </w:rPr>
        <w:t xml:space="preserve">y </w:t>
      </w:r>
      <w:r w:rsidRPr="00EF1CDD" w:rsidR="00BD1B7E">
        <w:rPr>
          <w:rFonts w:cstheme="majorHAnsi"/>
        </w:rPr>
        <w:t>1</w:t>
      </w:r>
      <w:r w:rsidRPr="001F0615" w:rsidR="00BD1B7E">
        <w:rPr>
          <w:rFonts w:cstheme="majorHAnsi"/>
        </w:rPr>
        <w:t>5</w:t>
      </w:r>
      <w:r w:rsidR="00BC13EB">
        <w:rPr>
          <w:rFonts w:cstheme="majorHAnsi"/>
        </w:rPr>
        <w:t>,6</w:t>
      </w:r>
      <w:r w:rsidRPr="00A35D8E">
        <w:rPr>
          <w:rFonts w:cstheme="majorHAnsi"/>
        </w:rPr>
        <w:t xml:space="preserve">% por </w:t>
      </w:r>
      <w:r w:rsidRPr="001C0347" w:rsidR="009D3E4B">
        <w:rPr>
          <w:rFonts w:cstheme="majorHAnsi"/>
        </w:rPr>
        <w:t>fondos</w:t>
      </w:r>
      <w:r w:rsidRPr="001C0347">
        <w:rPr>
          <w:rFonts w:cstheme="majorHAnsi"/>
        </w:rPr>
        <w:t xml:space="preserve">, </w:t>
      </w:r>
      <w:r w:rsidRPr="004639FF" w:rsidR="00424B84">
        <w:rPr>
          <w:rFonts w:cstheme="majorHAnsi"/>
        </w:rPr>
        <w:t>inversiones en existencia (</w:t>
      </w:r>
      <w:r w:rsidRPr="00F14239">
        <w:rPr>
          <w:rFonts w:cstheme="majorHAnsi"/>
        </w:rPr>
        <w:t>inventarios</w:t>
      </w:r>
      <w:r w:rsidRPr="002945B0" w:rsidR="00424B84">
        <w:rPr>
          <w:rFonts w:cstheme="majorHAnsi"/>
        </w:rPr>
        <w:t>)</w:t>
      </w:r>
      <w:r w:rsidRPr="00CB56BE" w:rsidR="00073544">
        <w:rPr>
          <w:rFonts w:cstheme="majorHAnsi"/>
        </w:rPr>
        <w:t xml:space="preserve"> e </w:t>
      </w:r>
      <w:r w:rsidRPr="00EF1CDD" w:rsidR="00C119D7">
        <w:rPr>
          <w:rFonts w:cstheme="majorHAnsi"/>
        </w:rPr>
        <w:t>inversiones financieras</w:t>
      </w:r>
      <w:r w:rsidR="00A458D5">
        <w:rPr>
          <w:rFonts w:cstheme="majorHAnsi"/>
        </w:rPr>
        <w:t>,</w:t>
      </w:r>
      <w:r w:rsidRPr="00EF1CDD" w:rsidR="00C119D7">
        <w:rPr>
          <w:rFonts w:cstheme="majorHAnsi"/>
        </w:rPr>
        <w:t xml:space="preserve"> principalmente cuentas por cobrar a los usuarios</w:t>
      </w:r>
      <w:r w:rsidR="00A458D5">
        <w:rPr>
          <w:rFonts w:cstheme="majorHAnsi"/>
        </w:rPr>
        <w:t xml:space="preserve"> (que extrañamente se encuentra dentro de inversiones financieras)</w:t>
      </w:r>
      <w:r w:rsidRPr="0084567C">
        <w:rPr>
          <w:rFonts w:cstheme="majorHAnsi"/>
        </w:rPr>
        <w:t xml:space="preserve">. Del total de activos, </w:t>
      </w:r>
      <w:r w:rsidRPr="0084567C" w:rsidR="00991321">
        <w:rPr>
          <w:rFonts w:cstheme="majorHAnsi"/>
        </w:rPr>
        <w:t xml:space="preserve">solo </w:t>
      </w:r>
      <w:r w:rsidRPr="0010497F">
        <w:rPr>
          <w:rFonts w:cstheme="majorHAnsi"/>
        </w:rPr>
        <w:t xml:space="preserve">el </w:t>
      </w:r>
      <w:r w:rsidRPr="0010497F" w:rsidR="008F43A6">
        <w:rPr>
          <w:rFonts w:cstheme="majorHAnsi"/>
        </w:rPr>
        <w:t>1</w:t>
      </w:r>
      <w:r w:rsidR="005266EC">
        <w:rPr>
          <w:rFonts w:cstheme="majorHAnsi"/>
        </w:rPr>
        <w:t>1</w:t>
      </w:r>
      <w:r w:rsidRPr="0010497F">
        <w:rPr>
          <w:rFonts w:cstheme="majorHAnsi"/>
        </w:rPr>
        <w:t xml:space="preserve">% es financiado con capital propio, </w:t>
      </w:r>
      <w:r w:rsidR="00A458D5">
        <w:rPr>
          <w:rFonts w:cstheme="majorHAnsi"/>
        </w:rPr>
        <w:t xml:space="preserve">mientras que </w:t>
      </w:r>
      <w:r w:rsidRPr="00F72162" w:rsidR="00955F1F">
        <w:rPr>
          <w:rFonts w:cstheme="majorHAnsi"/>
        </w:rPr>
        <w:t xml:space="preserve">el restante </w:t>
      </w:r>
      <w:r w:rsidRPr="00F72162" w:rsidR="006A21FA">
        <w:rPr>
          <w:rFonts w:cstheme="majorHAnsi"/>
        </w:rPr>
        <w:t>8</w:t>
      </w:r>
      <w:r w:rsidR="00292FAE">
        <w:rPr>
          <w:rFonts w:cstheme="majorHAnsi"/>
        </w:rPr>
        <w:t>9</w:t>
      </w:r>
      <w:r w:rsidRPr="00F72162">
        <w:rPr>
          <w:rFonts w:cstheme="majorHAnsi"/>
        </w:rPr>
        <w:t xml:space="preserve">% </w:t>
      </w:r>
      <w:r w:rsidR="00A458D5">
        <w:rPr>
          <w:rFonts w:cstheme="majorHAnsi"/>
        </w:rPr>
        <w:t xml:space="preserve">es deuda, </w:t>
      </w:r>
      <w:r w:rsidRPr="00F72162">
        <w:rPr>
          <w:rFonts w:cstheme="majorHAnsi"/>
        </w:rPr>
        <w:t xml:space="preserve">principalmente </w:t>
      </w:r>
      <w:r w:rsidRPr="00F72162" w:rsidR="002F785F">
        <w:rPr>
          <w:rFonts w:cstheme="majorHAnsi"/>
        </w:rPr>
        <w:t>financiamiento interno</w:t>
      </w:r>
      <w:r w:rsidRPr="00F72162">
        <w:rPr>
          <w:rFonts w:cstheme="majorHAnsi"/>
        </w:rPr>
        <w:t xml:space="preserve">, composición que se mantuvo invariante en los </w:t>
      </w:r>
      <w:r w:rsidRPr="00F72162" w:rsidR="00370667">
        <w:rPr>
          <w:rFonts w:cstheme="majorHAnsi"/>
        </w:rPr>
        <w:t>tres</w:t>
      </w:r>
      <w:r w:rsidRPr="00F72162">
        <w:rPr>
          <w:rFonts w:cstheme="majorHAnsi"/>
        </w:rPr>
        <w:t xml:space="preserve"> últimos años.</w:t>
      </w:r>
      <w:r w:rsidR="00CC3F41">
        <w:rPr>
          <w:rFonts w:cstheme="majorHAnsi"/>
        </w:rPr>
        <w:t xml:space="preserve"> </w:t>
      </w:r>
    </w:p>
    <w:p w:rsidRPr="00F72162" w:rsidR="0052281B" w:rsidP="0052281B" w:rsidRDefault="00761F4A" w14:paraId="6C227EAA" w14:textId="03253A7B">
      <w:pPr>
        <w:rPr>
          <w:rFonts w:cstheme="majorHAnsi"/>
        </w:rPr>
      </w:pPr>
      <w:r>
        <w:rPr>
          <w:rFonts w:cstheme="majorHAnsi"/>
        </w:rPr>
        <w:t xml:space="preserve">El activo corriente representado por los fondos </w:t>
      </w:r>
      <w:r w:rsidR="00FA6BCF">
        <w:rPr>
          <w:rFonts w:cstheme="majorHAnsi"/>
        </w:rPr>
        <w:t xml:space="preserve">presentaron una caída del 66,9% </w:t>
      </w:r>
      <w:r w:rsidR="00A118E2">
        <w:rPr>
          <w:rFonts w:cstheme="majorHAnsi"/>
        </w:rPr>
        <w:t xml:space="preserve">en el año 2020 (pasando de USD 99,7 a </w:t>
      </w:r>
      <w:r w:rsidR="00C4077F">
        <w:rPr>
          <w:rFonts w:cstheme="majorHAnsi"/>
        </w:rPr>
        <w:t xml:space="preserve">USD </w:t>
      </w:r>
      <w:r w:rsidR="00A118E2">
        <w:rPr>
          <w:rFonts w:cstheme="majorHAnsi"/>
        </w:rPr>
        <w:t xml:space="preserve">33 millones), </w:t>
      </w:r>
      <w:r w:rsidR="00B96A9A">
        <w:rPr>
          <w:rFonts w:cstheme="majorHAnsi"/>
        </w:rPr>
        <w:t>para el año 2021 el activo corriente volvió a presentar una caída del 10</w:t>
      </w:r>
      <w:r w:rsidR="00C4077F">
        <w:rPr>
          <w:rFonts w:cstheme="majorHAnsi"/>
        </w:rPr>
        <w:t xml:space="preserve">,2% (pasando de USD 33 a USD </w:t>
      </w:r>
      <w:r w:rsidR="00B61F77">
        <w:rPr>
          <w:rFonts w:cstheme="majorHAnsi"/>
        </w:rPr>
        <w:t>29,6</w:t>
      </w:r>
      <w:r w:rsidR="00C4077F">
        <w:rPr>
          <w:rFonts w:cstheme="majorHAnsi"/>
        </w:rPr>
        <w:t xml:space="preserve"> millones)</w:t>
      </w:r>
      <w:r w:rsidR="00B61F77">
        <w:rPr>
          <w:rFonts w:cstheme="majorHAnsi"/>
        </w:rPr>
        <w:t>.</w:t>
      </w:r>
    </w:p>
    <w:p w:rsidRPr="00F72162" w:rsidR="0052281B" w:rsidP="0052281B" w:rsidRDefault="0052281B" w14:paraId="02622B5C" w14:textId="71B1B251">
      <w:pPr>
        <w:rPr>
          <w:rFonts w:cstheme="majorHAnsi"/>
        </w:rPr>
      </w:pPr>
      <w:r w:rsidRPr="00F72162">
        <w:rPr>
          <w:rFonts w:cstheme="majorHAnsi"/>
        </w:rPr>
        <w:lastRenderedPageBreak/>
        <w:t xml:space="preserve">Del año </w:t>
      </w:r>
      <w:r w:rsidRPr="00DB11DF">
        <w:rPr>
          <w:rFonts w:cstheme="majorHAnsi"/>
        </w:rPr>
        <w:t>201</w:t>
      </w:r>
      <w:r w:rsidRPr="00DB11DF" w:rsidR="0062685E">
        <w:rPr>
          <w:rFonts w:cstheme="majorHAnsi"/>
        </w:rPr>
        <w:t>9</w:t>
      </w:r>
      <w:r w:rsidRPr="00DB11DF">
        <w:rPr>
          <w:rFonts w:cstheme="majorHAnsi"/>
        </w:rPr>
        <w:t xml:space="preserve"> al 20</w:t>
      </w:r>
      <w:r w:rsidRPr="00DB11DF" w:rsidR="0062685E">
        <w:rPr>
          <w:rFonts w:cstheme="majorHAnsi"/>
        </w:rPr>
        <w:t>20</w:t>
      </w:r>
      <w:r w:rsidRPr="00F72162">
        <w:rPr>
          <w:rFonts w:cstheme="majorHAnsi"/>
        </w:rPr>
        <w:t xml:space="preserve"> los </w:t>
      </w:r>
      <w:r w:rsidR="00D03059">
        <w:rPr>
          <w:rFonts w:cstheme="majorHAnsi"/>
        </w:rPr>
        <w:t>activos</w:t>
      </w:r>
      <w:r w:rsidRPr="00F72162">
        <w:rPr>
          <w:rFonts w:cstheme="majorHAnsi"/>
        </w:rPr>
        <w:t xml:space="preserve"> totales de la empresa </w:t>
      </w:r>
      <w:r w:rsidRPr="00F72162" w:rsidR="00397889">
        <w:rPr>
          <w:rFonts w:cstheme="majorHAnsi"/>
        </w:rPr>
        <w:t xml:space="preserve">se redujeron </w:t>
      </w:r>
      <w:r w:rsidRPr="00F72162">
        <w:rPr>
          <w:rFonts w:cstheme="majorHAnsi"/>
        </w:rPr>
        <w:t xml:space="preserve">en un </w:t>
      </w:r>
      <w:r w:rsidRPr="00F72162" w:rsidR="00397889">
        <w:rPr>
          <w:rFonts w:cstheme="majorHAnsi"/>
        </w:rPr>
        <w:t>6%</w:t>
      </w:r>
      <w:r w:rsidRPr="00F72162">
        <w:rPr>
          <w:rFonts w:cstheme="majorHAnsi"/>
        </w:rPr>
        <w:t xml:space="preserve"> </w:t>
      </w:r>
      <w:r w:rsidR="00A458D5">
        <w:rPr>
          <w:rFonts w:cstheme="majorHAnsi"/>
        </w:rPr>
        <w:t xml:space="preserve">que corresponde a </w:t>
      </w:r>
      <w:r w:rsidRPr="00F72162" w:rsidR="004B14C8">
        <w:rPr>
          <w:rFonts w:cstheme="majorHAnsi"/>
        </w:rPr>
        <w:t>USD</w:t>
      </w:r>
      <w:r w:rsidR="00A458D5">
        <w:rPr>
          <w:rFonts w:cstheme="majorHAnsi"/>
        </w:rPr>
        <w:t xml:space="preserve"> </w:t>
      </w:r>
      <w:r w:rsidRPr="00F72162" w:rsidR="004B14C8">
        <w:rPr>
          <w:rFonts w:cstheme="majorHAnsi"/>
        </w:rPr>
        <w:t>5</w:t>
      </w:r>
      <w:r w:rsidR="00C07B56">
        <w:rPr>
          <w:rFonts w:cstheme="majorHAnsi"/>
        </w:rPr>
        <w:t>8</w:t>
      </w:r>
      <w:r w:rsidRPr="00F72162" w:rsidR="004B14C8">
        <w:rPr>
          <w:rFonts w:cstheme="majorHAnsi"/>
        </w:rPr>
        <w:t>,</w:t>
      </w:r>
      <w:r w:rsidR="00C07B56">
        <w:rPr>
          <w:rFonts w:cstheme="majorHAnsi"/>
        </w:rPr>
        <w:t>2</w:t>
      </w:r>
      <w:r w:rsidRPr="00F72162">
        <w:rPr>
          <w:rFonts w:cstheme="majorHAnsi"/>
        </w:rPr>
        <w:t xml:space="preserve"> millones, </w:t>
      </w:r>
      <w:r w:rsidRPr="00F72162" w:rsidR="00F915E1">
        <w:rPr>
          <w:rFonts w:cstheme="majorHAnsi"/>
        </w:rPr>
        <w:t xml:space="preserve">reducción </w:t>
      </w:r>
      <w:r w:rsidRPr="00F72162">
        <w:rPr>
          <w:rFonts w:cstheme="majorHAnsi"/>
        </w:rPr>
        <w:t>generad</w:t>
      </w:r>
      <w:r w:rsidRPr="00F72162" w:rsidR="00F915E1">
        <w:rPr>
          <w:rFonts w:cstheme="majorHAnsi"/>
        </w:rPr>
        <w:t>a</w:t>
      </w:r>
      <w:r w:rsidRPr="00F72162">
        <w:rPr>
          <w:rFonts w:cstheme="majorHAnsi"/>
        </w:rPr>
        <w:t xml:space="preserve"> especialmente por</w:t>
      </w:r>
      <w:r w:rsidRPr="00F72162" w:rsidR="003E3DE5">
        <w:rPr>
          <w:rFonts w:cstheme="majorHAnsi"/>
        </w:rPr>
        <w:t xml:space="preserve"> los fondos</w:t>
      </w:r>
      <w:r w:rsidRPr="00F72162" w:rsidR="00B91660">
        <w:rPr>
          <w:rFonts w:cstheme="majorHAnsi"/>
        </w:rPr>
        <w:t xml:space="preserve"> que presentaron un menor valor por USD</w:t>
      </w:r>
      <w:r w:rsidR="00A458D5">
        <w:rPr>
          <w:rFonts w:cstheme="majorHAnsi"/>
        </w:rPr>
        <w:t xml:space="preserve"> </w:t>
      </w:r>
      <w:r w:rsidR="000B6ADD">
        <w:rPr>
          <w:rFonts w:cstheme="majorHAnsi"/>
        </w:rPr>
        <w:t>66</w:t>
      </w:r>
      <w:r w:rsidRPr="00F72162" w:rsidR="00B91660">
        <w:rPr>
          <w:rFonts w:cstheme="majorHAnsi"/>
        </w:rPr>
        <w:t>,</w:t>
      </w:r>
      <w:r w:rsidR="000B6ADD">
        <w:rPr>
          <w:rFonts w:cstheme="majorHAnsi"/>
        </w:rPr>
        <w:t>7</w:t>
      </w:r>
      <w:r w:rsidRPr="00F72162">
        <w:rPr>
          <w:rFonts w:cstheme="majorHAnsi"/>
        </w:rPr>
        <w:t xml:space="preserve"> millones</w:t>
      </w:r>
      <w:r w:rsidRPr="00F72162" w:rsidR="00B91660">
        <w:rPr>
          <w:rFonts w:cstheme="majorHAnsi"/>
        </w:rPr>
        <w:t xml:space="preserve">. </w:t>
      </w:r>
      <w:r w:rsidRPr="00FF3DBB" w:rsidR="00B91660">
        <w:rPr>
          <w:rFonts w:cstheme="majorHAnsi"/>
        </w:rPr>
        <w:t>Del 20</w:t>
      </w:r>
      <w:r w:rsidRPr="00FF3DBB" w:rsidR="00DB11DF">
        <w:rPr>
          <w:rFonts w:cstheme="majorHAnsi"/>
        </w:rPr>
        <w:t>20</w:t>
      </w:r>
      <w:r w:rsidRPr="00FF3DBB" w:rsidR="00B91660">
        <w:rPr>
          <w:rFonts w:cstheme="majorHAnsi"/>
        </w:rPr>
        <w:t xml:space="preserve"> al 202</w:t>
      </w:r>
      <w:r w:rsidR="00DB11DF">
        <w:rPr>
          <w:rFonts w:cstheme="majorHAnsi"/>
        </w:rPr>
        <w:t>1</w:t>
      </w:r>
      <w:r w:rsidRPr="00F72162" w:rsidR="00B91660">
        <w:rPr>
          <w:rFonts w:cstheme="majorHAnsi"/>
        </w:rPr>
        <w:t xml:space="preserve"> </w:t>
      </w:r>
      <w:r w:rsidR="00F07FBA">
        <w:rPr>
          <w:rFonts w:cstheme="majorHAnsi"/>
        </w:rPr>
        <w:t xml:space="preserve">la situación mejoro aumentando los recursos totales en </w:t>
      </w:r>
      <w:r w:rsidR="00845C08">
        <w:rPr>
          <w:rFonts w:cstheme="majorHAnsi"/>
        </w:rPr>
        <w:t>3,9</w:t>
      </w:r>
      <w:r w:rsidRPr="00F72162" w:rsidR="00955FF2">
        <w:rPr>
          <w:rFonts w:cstheme="majorHAnsi"/>
        </w:rPr>
        <w:t>%</w:t>
      </w:r>
      <w:r w:rsidRPr="00F72162" w:rsidR="00B5360D">
        <w:rPr>
          <w:rFonts w:cstheme="majorHAnsi"/>
        </w:rPr>
        <w:t xml:space="preserve"> </w:t>
      </w:r>
      <w:r w:rsidR="00A458D5">
        <w:rPr>
          <w:rFonts w:cstheme="majorHAnsi"/>
        </w:rPr>
        <w:t>(</w:t>
      </w:r>
      <w:r w:rsidRPr="00F72162" w:rsidR="00B5360D">
        <w:rPr>
          <w:rFonts w:cstheme="majorHAnsi"/>
        </w:rPr>
        <w:t>USD</w:t>
      </w:r>
      <w:r w:rsidR="00A458D5">
        <w:rPr>
          <w:rFonts w:cstheme="majorHAnsi"/>
        </w:rPr>
        <w:t xml:space="preserve"> </w:t>
      </w:r>
      <w:r w:rsidR="00845C08">
        <w:rPr>
          <w:rFonts w:cstheme="majorHAnsi"/>
        </w:rPr>
        <w:t>35</w:t>
      </w:r>
      <w:r w:rsidRPr="00F72162" w:rsidR="00B5360D">
        <w:rPr>
          <w:rFonts w:cstheme="majorHAnsi"/>
        </w:rPr>
        <w:t>,</w:t>
      </w:r>
      <w:r w:rsidR="00845C08">
        <w:rPr>
          <w:rFonts w:cstheme="majorHAnsi"/>
        </w:rPr>
        <w:t>5</w:t>
      </w:r>
      <w:r w:rsidRPr="00F72162" w:rsidR="00B5360D">
        <w:rPr>
          <w:rFonts w:cstheme="majorHAnsi"/>
        </w:rPr>
        <w:t xml:space="preserve"> millones</w:t>
      </w:r>
      <w:r w:rsidR="00A458D5">
        <w:rPr>
          <w:rFonts w:cstheme="majorHAnsi"/>
        </w:rPr>
        <w:t>)</w:t>
      </w:r>
      <w:r w:rsidRPr="00F72162" w:rsidR="00F1734C">
        <w:rPr>
          <w:rFonts w:cstheme="majorHAnsi"/>
        </w:rPr>
        <w:t>, gran parte de est</w:t>
      </w:r>
      <w:r w:rsidR="00845C08">
        <w:rPr>
          <w:rFonts w:cstheme="majorHAnsi"/>
        </w:rPr>
        <w:t>e</w:t>
      </w:r>
      <w:r w:rsidRPr="00F72162" w:rsidR="00F1734C">
        <w:rPr>
          <w:rFonts w:cstheme="majorHAnsi"/>
        </w:rPr>
        <w:t xml:space="preserve"> </w:t>
      </w:r>
      <w:r w:rsidR="00845C08">
        <w:rPr>
          <w:rFonts w:cstheme="majorHAnsi"/>
        </w:rPr>
        <w:t>aumento</w:t>
      </w:r>
      <w:r w:rsidRPr="00F72162" w:rsidR="00F1734C">
        <w:rPr>
          <w:rFonts w:cstheme="majorHAnsi"/>
        </w:rPr>
        <w:t xml:space="preserve"> se presenta</w:t>
      </w:r>
      <w:r w:rsidR="00F40620">
        <w:rPr>
          <w:rFonts w:cstheme="majorHAnsi"/>
        </w:rPr>
        <w:t xml:space="preserve"> </w:t>
      </w:r>
      <w:r w:rsidR="00E57980">
        <w:rPr>
          <w:rFonts w:cstheme="majorHAnsi"/>
        </w:rPr>
        <w:t>por</w:t>
      </w:r>
      <w:r w:rsidRPr="00F72162" w:rsidR="00F1734C">
        <w:rPr>
          <w:rFonts w:cstheme="majorHAnsi"/>
        </w:rPr>
        <w:t xml:space="preserve"> </w:t>
      </w:r>
      <w:r w:rsidRPr="00CB56BE" w:rsidR="00473D94">
        <w:rPr>
          <w:rFonts w:cstheme="majorHAnsi"/>
        </w:rPr>
        <w:t>inversiones en proyectos y programas</w:t>
      </w:r>
      <w:r w:rsidRPr="00F72162" w:rsidR="00473D94">
        <w:rPr>
          <w:rFonts w:cstheme="majorHAnsi"/>
        </w:rPr>
        <w:t xml:space="preserve"> </w:t>
      </w:r>
      <w:r w:rsidR="00E57980">
        <w:rPr>
          <w:rFonts w:cstheme="majorHAnsi"/>
        </w:rPr>
        <w:t>(</w:t>
      </w:r>
      <w:r w:rsidRPr="00F72162" w:rsidR="00BD7ED1">
        <w:rPr>
          <w:rFonts w:cstheme="majorHAnsi"/>
        </w:rPr>
        <w:t>USD</w:t>
      </w:r>
      <w:r w:rsidR="00A458D5">
        <w:rPr>
          <w:rFonts w:cstheme="majorHAnsi"/>
        </w:rPr>
        <w:t xml:space="preserve"> </w:t>
      </w:r>
      <w:r w:rsidR="00E57980">
        <w:rPr>
          <w:rFonts w:cstheme="majorHAnsi"/>
        </w:rPr>
        <w:t>39,1</w:t>
      </w:r>
      <w:r w:rsidRPr="00F72162" w:rsidR="00BD7ED1">
        <w:rPr>
          <w:rFonts w:cstheme="majorHAnsi"/>
        </w:rPr>
        <w:t xml:space="preserve"> millones</w:t>
      </w:r>
      <w:r w:rsidR="00E57980">
        <w:rPr>
          <w:rFonts w:cstheme="majorHAnsi"/>
        </w:rPr>
        <w:t>)</w:t>
      </w:r>
      <w:r w:rsidRPr="00F72162" w:rsidR="00BD7ED1">
        <w:rPr>
          <w:rFonts w:cstheme="majorHAnsi"/>
        </w:rPr>
        <w:t>.</w:t>
      </w:r>
    </w:p>
    <w:p w:rsidRPr="00F72162" w:rsidR="0052281B" w:rsidP="0052281B" w:rsidRDefault="0052281B" w14:paraId="0B26159B" w14:textId="26ED5F71">
      <w:pPr>
        <w:rPr>
          <w:rFonts w:cstheme="majorHAnsi"/>
        </w:rPr>
      </w:pPr>
      <w:r w:rsidRPr="00F72162">
        <w:rPr>
          <w:rFonts w:cstheme="majorHAnsi"/>
        </w:rPr>
        <w:t>En el 20</w:t>
      </w:r>
      <w:r w:rsidR="006002F2">
        <w:rPr>
          <w:rFonts w:cstheme="majorHAnsi"/>
        </w:rPr>
        <w:t>20</w:t>
      </w:r>
      <w:r w:rsidRPr="00F72162">
        <w:rPr>
          <w:rFonts w:cstheme="majorHAnsi"/>
        </w:rPr>
        <w:t xml:space="preserve"> se </w:t>
      </w:r>
      <w:r w:rsidR="00FF3DBB">
        <w:rPr>
          <w:rFonts w:cstheme="majorHAnsi"/>
        </w:rPr>
        <w:t>contaba con</w:t>
      </w:r>
      <w:r w:rsidRPr="00F72162">
        <w:rPr>
          <w:rFonts w:cstheme="majorHAnsi"/>
        </w:rPr>
        <w:t xml:space="preserve"> inversiones en </w:t>
      </w:r>
      <w:r w:rsidRPr="00F72162" w:rsidR="00F41A25">
        <w:rPr>
          <w:rFonts w:cstheme="majorHAnsi"/>
        </w:rPr>
        <w:t>existencia</w:t>
      </w:r>
      <w:r w:rsidRPr="00F72162" w:rsidR="00E200D6">
        <w:rPr>
          <w:rFonts w:cstheme="majorHAnsi"/>
        </w:rPr>
        <w:t xml:space="preserve"> (inventarios)</w:t>
      </w:r>
      <w:r w:rsidRPr="00F72162" w:rsidR="004D0CE2">
        <w:rPr>
          <w:rFonts w:cstheme="majorHAnsi"/>
        </w:rPr>
        <w:t xml:space="preserve"> </w:t>
      </w:r>
      <w:r w:rsidRPr="00F72162" w:rsidR="00527EA4">
        <w:rPr>
          <w:rFonts w:cstheme="majorHAnsi"/>
        </w:rPr>
        <w:t>por valor de USD</w:t>
      </w:r>
      <w:r w:rsidR="00A458D5">
        <w:rPr>
          <w:rFonts w:cstheme="majorHAnsi"/>
        </w:rPr>
        <w:t xml:space="preserve"> </w:t>
      </w:r>
      <w:r w:rsidRPr="00F72162" w:rsidR="00632019">
        <w:rPr>
          <w:rFonts w:cstheme="majorHAnsi"/>
        </w:rPr>
        <w:t>1</w:t>
      </w:r>
      <w:r w:rsidR="00BE5F7E">
        <w:rPr>
          <w:rFonts w:cstheme="majorHAnsi"/>
        </w:rPr>
        <w:t>5</w:t>
      </w:r>
      <w:r w:rsidRPr="00F72162" w:rsidR="00527EA4">
        <w:rPr>
          <w:rFonts w:cstheme="majorHAnsi"/>
        </w:rPr>
        <w:t>,</w:t>
      </w:r>
      <w:r w:rsidRPr="00F72162" w:rsidR="00632019">
        <w:rPr>
          <w:rFonts w:cstheme="majorHAnsi"/>
        </w:rPr>
        <w:t>5</w:t>
      </w:r>
      <w:r w:rsidRPr="00F72162" w:rsidR="00527EA4">
        <w:rPr>
          <w:rFonts w:cstheme="majorHAnsi"/>
        </w:rPr>
        <w:t xml:space="preserve"> </w:t>
      </w:r>
      <w:r w:rsidRPr="00F72162">
        <w:rPr>
          <w:rFonts w:cstheme="majorHAnsi"/>
        </w:rPr>
        <w:t xml:space="preserve">millones, </w:t>
      </w:r>
      <w:r w:rsidR="009325EF">
        <w:rPr>
          <w:rFonts w:cstheme="majorHAnsi"/>
        </w:rPr>
        <w:t xml:space="preserve">valor inferior al presentando en 2019 </w:t>
      </w:r>
      <w:r w:rsidR="0007407C">
        <w:rPr>
          <w:rFonts w:cstheme="majorHAnsi"/>
        </w:rPr>
        <w:t>en un</w:t>
      </w:r>
      <w:r w:rsidRPr="00F72162">
        <w:rPr>
          <w:rFonts w:cstheme="majorHAnsi"/>
        </w:rPr>
        <w:t xml:space="preserve"> </w:t>
      </w:r>
      <w:r w:rsidRPr="00F72162" w:rsidR="00632019">
        <w:rPr>
          <w:rFonts w:cstheme="majorHAnsi"/>
        </w:rPr>
        <w:t>1</w:t>
      </w:r>
      <w:r w:rsidR="005C3AF3">
        <w:rPr>
          <w:rFonts w:cstheme="majorHAnsi"/>
        </w:rPr>
        <w:t>1</w:t>
      </w:r>
      <w:r w:rsidRPr="00F72162">
        <w:rPr>
          <w:rFonts w:cstheme="majorHAnsi"/>
        </w:rPr>
        <w:t>,</w:t>
      </w:r>
      <w:r w:rsidR="005C3AF3">
        <w:rPr>
          <w:rFonts w:cstheme="majorHAnsi"/>
        </w:rPr>
        <w:t>1</w:t>
      </w:r>
      <w:r w:rsidRPr="00F72162">
        <w:rPr>
          <w:rFonts w:cstheme="majorHAnsi"/>
        </w:rPr>
        <w:t>%</w:t>
      </w:r>
      <w:r w:rsidRPr="00F72162" w:rsidR="00632019">
        <w:rPr>
          <w:rFonts w:cstheme="majorHAnsi"/>
        </w:rPr>
        <w:t xml:space="preserve"> </w:t>
      </w:r>
      <w:r w:rsidR="0007407C">
        <w:rPr>
          <w:rFonts w:cstheme="majorHAnsi"/>
        </w:rPr>
        <w:t>(</w:t>
      </w:r>
      <w:r w:rsidRPr="00F72162" w:rsidR="00184901">
        <w:rPr>
          <w:rFonts w:cstheme="majorHAnsi"/>
        </w:rPr>
        <w:t>USD</w:t>
      </w:r>
      <w:r w:rsidR="00A458D5">
        <w:rPr>
          <w:rFonts w:cstheme="majorHAnsi"/>
        </w:rPr>
        <w:t xml:space="preserve"> </w:t>
      </w:r>
      <w:r w:rsidR="0078299C">
        <w:rPr>
          <w:rFonts w:cstheme="majorHAnsi"/>
        </w:rPr>
        <w:t>17</w:t>
      </w:r>
      <w:r w:rsidRPr="00F72162" w:rsidR="00184901">
        <w:rPr>
          <w:rFonts w:cstheme="majorHAnsi"/>
        </w:rPr>
        <w:t>,</w:t>
      </w:r>
      <w:r w:rsidR="0078299C">
        <w:rPr>
          <w:rFonts w:cstheme="majorHAnsi"/>
        </w:rPr>
        <w:t>5</w:t>
      </w:r>
      <w:r w:rsidRPr="00F72162" w:rsidR="00184901">
        <w:rPr>
          <w:rFonts w:cstheme="majorHAnsi"/>
        </w:rPr>
        <w:t xml:space="preserve"> millones</w:t>
      </w:r>
      <w:r w:rsidR="0007407C">
        <w:rPr>
          <w:rFonts w:cstheme="majorHAnsi"/>
        </w:rPr>
        <w:t>)</w:t>
      </w:r>
      <w:r w:rsidRPr="00F72162">
        <w:rPr>
          <w:rFonts w:cstheme="majorHAnsi"/>
        </w:rPr>
        <w:t xml:space="preserve">. </w:t>
      </w:r>
      <w:r w:rsidRPr="00F72162" w:rsidR="00184901">
        <w:rPr>
          <w:rFonts w:cstheme="majorHAnsi"/>
        </w:rPr>
        <w:t>Para el 202</w:t>
      </w:r>
      <w:r w:rsidR="0078299C">
        <w:rPr>
          <w:rFonts w:cstheme="majorHAnsi"/>
        </w:rPr>
        <w:t>1</w:t>
      </w:r>
      <w:r w:rsidRPr="00F72162" w:rsidR="00184901">
        <w:rPr>
          <w:rFonts w:cstheme="majorHAnsi"/>
        </w:rPr>
        <w:t xml:space="preserve"> este rubro </w:t>
      </w:r>
      <w:r w:rsidRPr="00F72162" w:rsidR="003D70C9">
        <w:rPr>
          <w:rFonts w:cstheme="majorHAnsi"/>
        </w:rPr>
        <w:t xml:space="preserve">volvió a presentar una disminución en </w:t>
      </w:r>
      <w:r w:rsidR="0078299C">
        <w:rPr>
          <w:rFonts w:cstheme="majorHAnsi"/>
        </w:rPr>
        <w:t>9,1</w:t>
      </w:r>
      <w:r w:rsidRPr="00F72162" w:rsidR="003D70C9">
        <w:rPr>
          <w:rFonts w:cstheme="majorHAnsi"/>
        </w:rPr>
        <w:t>%</w:t>
      </w:r>
      <w:r w:rsidRPr="00F72162" w:rsidR="00EE1366">
        <w:rPr>
          <w:rFonts w:cstheme="majorHAnsi"/>
        </w:rPr>
        <w:t xml:space="preserve"> por valor de </w:t>
      </w:r>
      <w:r w:rsidRPr="00F72162" w:rsidR="00997968">
        <w:rPr>
          <w:rFonts w:cstheme="majorHAnsi"/>
        </w:rPr>
        <w:t>USD</w:t>
      </w:r>
      <w:r w:rsidR="00A458D5">
        <w:rPr>
          <w:rFonts w:cstheme="majorHAnsi"/>
        </w:rPr>
        <w:t xml:space="preserve"> </w:t>
      </w:r>
      <w:r w:rsidRPr="00F72162" w:rsidR="00997968">
        <w:rPr>
          <w:rFonts w:cstheme="majorHAnsi"/>
        </w:rPr>
        <w:t>1,</w:t>
      </w:r>
      <w:r w:rsidR="00910A84">
        <w:rPr>
          <w:rFonts w:cstheme="majorHAnsi"/>
        </w:rPr>
        <w:t>4</w:t>
      </w:r>
      <w:r w:rsidRPr="00F72162" w:rsidR="00997968">
        <w:rPr>
          <w:rFonts w:cstheme="majorHAnsi"/>
        </w:rPr>
        <w:t xml:space="preserve"> millones</w:t>
      </w:r>
      <w:r w:rsidRPr="00F72162" w:rsidR="003D70C9">
        <w:rPr>
          <w:rFonts w:cstheme="majorHAnsi"/>
        </w:rPr>
        <w:t xml:space="preserve"> </w:t>
      </w:r>
      <w:r w:rsidRPr="00F72162" w:rsidR="00B1501E">
        <w:rPr>
          <w:rFonts w:cstheme="majorHAnsi"/>
        </w:rPr>
        <w:t>comparado con el monto presentado en 20</w:t>
      </w:r>
      <w:r w:rsidR="00910A84">
        <w:rPr>
          <w:rFonts w:cstheme="majorHAnsi"/>
        </w:rPr>
        <w:t>20</w:t>
      </w:r>
      <w:r w:rsidRPr="00F72162" w:rsidR="00EE1366">
        <w:rPr>
          <w:rFonts w:cstheme="majorHAnsi"/>
        </w:rPr>
        <w:t>.</w:t>
      </w:r>
    </w:p>
    <w:p w:rsidRPr="00F72162" w:rsidR="00643254" w:rsidP="00643254" w:rsidRDefault="008E6753" w14:paraId="31226487" w14:textId="3020F6C6">
      <w:pPr>
        <w:rPr>
          <w:rFonts w:cstheme="majorHAnsi"/>
        </w:rPr>
      </w:pPr>
      <w:r w:rsidRPr="00F72162">
        <w:rPr>
          <w:rFonts w:cstheme="majorHAnsi"/>
        </w:rPr>
        <w:t xml:space="preserve">El patrimonio </w:t>
      </w:r>
      <w:r w:rsidR="002D25C0">
        <w:rPr>
          <w:rFonts w:cstheme="majorHAnsi"/>
        </w:rPr>
        <w:t xml:space="preserve">entre </w:t>
      </w:r>
      <w:r w:rsidRPr="00F72162" w:rsidR="00071AD6">
        <w:rPr>
          <w:rFonts w:cstheme="majorHAnsi"/>
        </w:rPr>
        <w:t>201</w:t>
      </w:r>
      <w:r w:rsidR="00910A84">
        <w:rPr>
          <w:rFonts w:cstheme="majorHAnsi"/>
        </w:rPr>
        <w:t>9</w:t>
      </w:r>
      <w:r w:rsidRPr="00F72162" w:rsidR="00071AD6">
        <w:rPr>
          <w:rFonts w:cstheme="majorHAnsi"/>
        </w:rPr>
        <w:t>-202</w:t>
      </w:r>
      <w:r w:rsidR="00910A84">
        <w:rPr>
          <w:rFonts w:cstheme="majorHAnsi"/>
        </w:rPr>
        <w:t>1</w:t>
      </w:r>
      <w:r w:rsidRPr="00F72162" w:rsidR="00071AD6">
        <w:rPr>
          <w:rFonts w:cstheme="majorHAnsi"/>
        </w:rPr>
        <w:t xml:space="preserve"> present</w:t>
      </w:r>
      <w:r w:rsidR="0048108E">
        <w:rPr>
          <w:rFonts w:cstheme="majorHAnsi"/>
        </w:rPr>
        <w:t>ó</w:t>
      </w:r>
      <w:r w:rsidRPr="00F72162" w:rsidR="00071AD6">
        <w:rPr>
          <w:rFonts w:cstheme="majorHAnsi"/>
        </w:rPr>
        <w:t xml:space="preserve"> una disminución </w:t>
      </w:r>
      <w:r w:rsidR="002D25C0">
        <w:rPr>
          <w:rFonts w:cstheme="majorHAnsi"/>
        </w:rPr>
        <w:t xml:space="preserve">de </w:t>
      </w:r>
      <w:r w:rsidRPr="00F72162" w:rsidR="007F11CD">
        <w:rPr>
          <w:rFonts w:cstheme="majorHAnsi"/>
        </w:rPr>
        <w:t>USD</w:t>
      </w:r>
      <w:r w:rsidR="00A458D5">
        <w:rPr>
          <w:rFonts w:cstheme="majorHAnsi"/>
        </w:rPr>
        <w:t xml:space="preserve"> </w:t>
      </w:r>
      <w:r w:rsidR="00E82E5B">
        <w:rPr>
          <w:rFonts w:cstheme="majorHAnsi"/>
        </w:rPr>
        <w:t>1</w:t>
      </w:r>
      <w:r w:rsidR="006F32A0">
        <w:rPr>
          <w:rFonts w:cstheme="majorHAnsi"/>
        </w:rPr>
        <w:t>2</w:t>
      </w:r>
      <w:r w:rsidR="00E82E5B">
        <w:rPr>
          <w:rFonts w:cstheme="majorHAnsi"/>
        </w:rPr>
        <w:t>1</w:t>
      </w:r>
      <w:r w:rsidR="006F32A0">
        <w:rPr>
          <w:rFonts w:cstheme="majorHAnsi"/>
        </w:rPr>
        <w:t>,</w:t>
      </w:r>
      <w:r w:rsidR="00E82E5B">
        <w:rPr>
          <w:rFonts w:cstheme="majorHAnsi"/>
        </w:rPr>
        <w:t>1</w:t>
      </w:r>
      <w:r w:rsidRPr="00F72162" w:rsidR="007F11CD">
        <w:rPr>
          <w:rFonts w:cstheme="majorHAnsi"/>
        </w:rPr>
        <w:t xml:space="preserve"> millones</w:t>
      </w:r>
      <w:r w:rsidRPr="00F72162" w:rsidR="009A3F35">
        <w:rPr>
          <w:rFonts w:cstheme="majorHAnsi"/>
        </w:rPr>
        <w:t xml:space="preserve"> </w:t>
      </w:r>
      <w:r w:rsidR="002D25C0">
        <w:rPr>
          <w:rFonts w:cstheme="majorHAnsi"/>
        </w:rPr>
        <w:t xml:space="preserve">que corresponde a un </w:t>
      </w:r>
      <w:r w:rsidR="00E82E5B">
        <w:rPr>
          <w:rFonts w:cstheme="majorHAnsi"/>
        </w:rPr>
        <w:t>53</w:t>
      </w:r>
      <w:r w:rsidR="002D25C0">
        <w:rPr>
          <w:rFonts w:cstheme="majorHAnsi"/>
        </w:rPr>
        <w:t xml:space="preserve">,7%, </w:t>
      </w:r>
      <w:r w:rsidRPr="00F72162" w:rsidR="009A3F35">
        <w:rPr>
          <w:rFonts w:cstheme="majorHAnsi"/>
        </w:rPr>
        <w:t>pasa</w:t>
      </w:r>
      <w:r w:rsidRPr="00F72162" w:rsidR="001F277D">
        <w:rPr>
          <w:rFonts w:cstheme="majorHAnsi"/>
        </w:rPr>
        <w:t>n</w:t>
      </w:r>
      <w:r w:rsidRPr="00F72162" w:rsidR="009A3F35">
        <w:rPr>
          <w:rFonts w:cstheme="majorHAnsi"/>
        </w:rPr>
        <w:t>do de USD</w:t>
      </w:r>
      <w:r w:rsidR="00A458D5">
        <w:rPr>
          <w:rFonts w:cstheme="majorHAnsi"/>
        </w:rPr>
        <w:t xml:space="preserve"> </w:t>
      </w:r>
      <w:r w:rsidRPr="00F72162" w:rsidR="009A3F35">
        <w:rPr>
          <w:rFonts w:cstheme="majorHAnsi"/>
        </w:rPr>
        <w:t>2</w:t>
      </w:r>
      <w:r w:rsidR="00F514CA">
        <w:rPr>
          <w:rFonts w:cstheme="majorHAnsi"/>
        </w:rPr>
        <w:t>2</w:t>
      </w:r>
      <w:r w:rsidRPr="00F72162" w:rsidR="009A3F35">
        <w:rPr>
          <w:rFonts w:cstheme="majorHAnsi"/>
        </w:rPr>
        <w:t>5,</w:t>
      </w:r>
      <w:r w:rsidR="00F514CA">
        <w:rPr>
          <w:rFonts w:cstheme="majorHAnsi"/>
        </w:rPr>
        <w:t>7</w:t>
      </w:r>
      <w:r w:rsidRPr="00F72162" w:rsidR="009A3F35">
        <w:rPr>
          <w:rFonts w:cstheme="majorHAnsi"/>
        </w:rPr>
        <w:t xml:space="preserve"> millones en 201</w:t>
      </w:r>
      <w:r w:rsidR="00F514CA">
        <w:rPr>
          <w:rFonts w:cstheme="majorHAnsi"/>
        </w:rPr>
        <w:t>9</w:t>
      </w:r>
      <w:r w:rsidRPr="00F72162" w:rsidR="009A3F35">
        <w:rPr>
          <w:rFonts w:cstheme="majorHAnsi"/>
        </w:rPr>
        <w:t xml:space="preserve"> a </w:t>
      </w:r>
      <w:r w:rsidRPr="00F72162" w:rsidR="007C5DAE">
        <w:rPr>
          <w:rFonts w:cstheme="majorHAnsi"/>
        </w:rPr>
        <w:t>USD</w:t>
      </w:r>
      <w:r w:rsidR="00A458D5">
        <w:rPr>
          <w:rFonts w:cstheme="majorHAnsi"/>
        </w:rPr>
        <w:t xml:space="preserve"> </w:t>
      </w:r>
      <w:r w:rsidRPr="00F72162" w:rsidR="007C5DAE">
        <w:rPr>
          <w:rFonts w:cstheme="majorHAnsi"/>
        </w:rPr>
        <w:t>1</w:t>
      </w:r>
      <w:r w:rsidR="00F514CA">
        <w:rPr>
          <w:rFonts w:cstheme="majorHAnsi"/>
        </w:rPr>
        <w:t>04</w:t>
      </w:r>
      <w:r w:rsidRPr="00F72162" w:rsidR="007C5DAE">
        <w:rPr>
          <w:rFonts w:cstheme="majorHAnsi"/>
        </w:rPr>
        <w:t>,6 millones en 202</w:t>
      </w:r>
      <w:r w:rsidR="00F514CA">
        <w:rPr>
          <w:rFonts w:cstheme="majorHAnsi"/>
        </w:rPr>
        <w:t>1</w:t>
      </w:r>
      <w:r w:rsidRPr="00F72162" w:rsidR="00C854BE">
        <w:rPr>
          <w:rFonts w:cstheme="majorHAnsi"/>
        </w:rPr>
        <w:t>.</w:t>
      </w:r>
    </w:p>
    <w:p w:rsidR="003A0FAF" w:rsidP="00643254" w:rsidRDefault="00D208C5" w14:paraId="48BF76C5" w14:textId="28D6FA7A">
      <w:pPr>
        <w:rPr>
          <w:rFonts w:cstheme="majorHAnsi"/>
        </w:rPr>
      </w:pPr>
      <w:r w:rsidRPr="00056BA8">
        <w:rPr>
          <w:rFonts w:cstheme="majorHAnsi"/>
        </w:rPr>
        <w:t xml:space="preserve">El nivel de endeudamiento </w:t>
      </w:r>
      <w:r w:rsidR="002D25C0">
        <w:rPr>
          <w:rFonts w:cstheme="majorHAnsi"/>
        </w:rPr>
        <w:t xml:space="preserve">de ANDA </w:t>
      </w:r>
      <w:r w:rsidRPr="00056BA8" w:rsidR="00224E6C">
        <w:rPr>
          <w:rFonts w:cstheme="majorHAnsi"/>
        </w:rPr>
        <w:t xml:space="preserve">para </w:t>
      </w:r>
      <w:r w:rsidRPr="00056BA8" w:rsidR="00056BA8">
        <w:rPr>
          <w:rFonts w:cstheme="majorHAnsi"/>
        </w:rPr>
        <w:t>el 201</w:t>
      </w:r>
      <w:r w:rsidR="00F514CA">
        <w:rPr>
          <w:rFonts w:cstheme="majorHAnsi"/>
        </w:rPr>
        <w:t>9</w:t>
      </w:r>
      <w:r w:rsidRPr="00056BA8" w:rsidR="00224E6C">
        <w:rPr>
          <w:rFonts w:cstheme="majorHAnsi"/>
        </w:rPr>
        <w:t xml:space="preserve"> er</w:t>
      </w:r>
      <w:r w:rsidRPr="00056BA8" w:rsidR="007B02FF">
        <w:rPr>
          <w:rFonts w:cstheme="majorHAnsi"/>
        </w:rPr>
        <w:t>a de</w:t>
      </w:r>
      <w:r w:rsidR="002D25C0">
        <w:rPr>
          <w:rFonts w:cstheme="majorHAnsi"/>
        </w:rPr>
        <w:t xml:space="preserve">l </w:t>
      </w:r>
      <w:r w:rsidRPr="00056BA8" w:rsidR="007B02FF">
        <w:rPr>
          <w:rFonts w:cstheme="majorHAnsi"/>
        </w:rPr>
        <w:t>7</w:t>
      </w:r>
      <w:r w:rsidR="00C17267">
        <w:rPr>
          <w:rFonts w:cstheme="majorHAnsi"/>
        </w:rPr>
        <w:t>7</w:t>
      </w:r>
      <w:r w:rsidRPr="00056BA8" w:rsidR="007B02FF">
        <w:rPr>
          <w:rFonts w:cstheme="majorHAnsi"/>
        </w:rPr>
        <w:t>%,</w:t>
      </w:r>
      <w:r w:rsidR="002D25C0">
        <w:rPr>
          <w:rFonts w:cstheme="majorHAnsi"/>
        </w:rPr>
        <w:t xml:space="preserve"> </w:t>
      </w:r>
      <w:r w:rsidRPr="00056BA8" w:rsidR="007B02FF">
        <w:rPr>
          <w:rFonts w:cstheme="majorHAnsi"/>
        </w:rPr>
        <w:t>para el 20</w:t>
      </w:r>
      <w:r w:rsidR="00C17267">
        <w:rPr>
          <w:rFonts w:cstheme="majorHAnsi"/>
        </w:rPr>
        <w:t>20</w:t>
      </w:r>
      <w:r w:rsidRPr="00056BA8" w:rsidR="007B02FF">
        <w:rPr>
          <w:rFonts w:cstheme="majorHAnsi"/>
        </w:rPr>
        <w:t xml:space="preserve"> </w:t>
      </w:r>
      <w:r w:rsidR="002D25C0">
        <w:rPr>
          <w:rFonts w:cstheme="majorHAnsi"/>
        </w:rPr>
        <w:t xml:space="preserve">se elevó al </w:t>
      </w:r>
      <w:r w:rsidR="00C17267">
        <w:rPr>
          <w:rFonts w:cstheme="majorHAnsi"/>
        </w:rPr>
        <w:t>82</w:t>
      </w:r>
      <w:r w:rsidRPr="00056BA8" w:rsidR="00056BA8">
        <w:rPr>
          <w:rFonts w:cstheme="majorHAnsi"/>
        </w:rPr>
        <w:t xml:space="preserve">% </w:t>
      </w:r>
      <w:r w:rsidR="002D25C0">
        <w:rPr>
          <w:rFonts w:cstheme="majorHAnsi"/>
        </w:rPr>
        <w:t>y p</w:t>
      </w:r>
      <w:r w:rsidRPr="00F72162" w:rsidR="002D25C0">
        <w:rPr>
          <w:rFonts w:cstheme="majorHAnsi"/>
        </w:rPr>
        <w:t>ara el año 202</w:t>
      </w:r>
      <w:r w:rsidR="00C17267">
        <w:rPr>
          <w:rFonts w:cstheme="majorHAnsi"/>
        </w:rPr>
        <w:t>1</w:t>
      </w:r>
      <w:r w:rsidRPr="00F72162" w:rsidR="002D25C0">
        <w:rPr>
          <w:rFonts w:cstheme="majorHAnsi"/>
        </w:rPr>
        <w:t xml:space="preserve"> </w:t>
      </w:r>
      <w:r w:rsidR="002D25C0">
        <w:rPr>
          <w:rFonts w:cstheme="majorHAnsi"/>
        </w:rPr>
        <w:t xml:space="preserve">alcanzó </w:t>
      </w:r>
      <w:r w:rsidRPr="00F72162" w:rsidR="002D25C0">
        <w:rPr>
          <w:rFonts w:cstheme="majorHAnsi"/>
        </w:rPr>
        <w:t>un nivel del endeudamiento</w:t>
      </w:r>
      <w:r w:rsidR="002D25C0">
        <w:rPr>
          <w:rStyle w:val="FootnoteReference"/>
          <w:rFonts w:cstheme="majorHAnsi"/>
        </w:rPr>
        <w:footnoteReference w:id="4"/>
      </w:r>
      <w:r w:rsidRPr="00F72162" w:rsidR="002D25C0">
        <w:rPr>
          <w:rFonts w:cstheme="majorHAnsi"/>
        </w:rPr>
        <w:t xml:space="preserve"> del 8</w:t>
      </w:r>
      <w:r w:rsidR="00C17267">
        <w:rPr>
          <w:rFonts w:cstheme="majorHAnsi"/>
        </w:rPr>
        <w:t>9</w:t>
      </w:r>
      <w:r w:rsidRPr="00F72162" w:rsidR="002D25C0">
        <w:rPr>
          <w:rFonts w:cstheme="majorHAnsi"/>
        </w:rPr>
        <w:t xml:space="preserve">%, lo cual significa que por cada </w:t>
      </w:r>
      <w:r w:rsidR="00465581">
        <w:rPr>
          <w:rFonts w:cstheme="majorHAnsi"/>
        </w:rPr>
        <w:t>dólar</w:t>
      </w:r>
      <w:r w:rsidRPr="00F72162" w:rsidR="007536BC">
        <w:rPr>
          <w:rFonts w:cstheme="majorHAnsi"/>
        </w:rPr>
        <w:t xml:space="preserve"> </w:t>
      </w:r>
      <w:r w:rsidRPr="00F72162" w:rsidR="002D25C0">
        <w:rPr>
          <w:rFonts w:cstheme="majorHAnsi"/>
        </w:rPr>
        <w:t xml:space="preserve">que la empresa tiene de activos debe </w:t>
      </w:r>
      <w:r w:rsidR="009C4CF9">
        <w:rPr>
          <w:rFonts w:cstheme="majorHAnsi"/>
        </w:rPr>
        <w:t xml:space="preserve">a sus acreedores </w:t>
      </w:r>
      <w:r w:rsidRPr="00F72162" w:rsidR="002D25C0">
        <w:rPr>
          <w:rFonts w:cstheme="majorHAnsi"/>
        </w:rPr>
        <w:t>8</w:t>
      </w:r>
      <w:r w:rsidR="00C17267">
        <w:rPr>
          <w:rFonts w:cstheme="majorHAnsi"/>
        </w:rPr>
        <w:t>9</w:t>
      </w:r>
      <w:r w:rsidRPr="00F72162" w:rsidR="002D25C0">
        <w:rPr>
          <w:rFonts w:cstheme="majorHAnsi"/>
        </w:rPr>
        <w:t xml:space="preserve"> </w:t>
      </w:r>
      <w:r w:rsidRPr="00056BA8" w:rsidR="002D25C0">
        <w:rPr>
          <w:rFonts w:cstheme="majorHAnsi"/>
        </w:rPr>
        <w:t>centavos</w:t>
      </w:r>
      <w:r w:rsidR="00056BA8">
        <w:rPr>
          <w:rFonts w:cstheme="majorHAnsi"/>
        </w:rPr>
        <w:t>.</w:t>
      </w:r>
    </w:p>
    <w:p w:rsidRPr="001F0615" w:rsidR="0024297E" w:rsidP="0024297E" w:rsidRDefault="00A42A35" w14:paraId="1D0D1C08" w14:textId="4ED2F717">
      <w:pPr>
        <w:pStyle w:val="Heading2"/>
        <w:rPr>
          <w:rFonts w:cstheme="majorHAnsi"/>
        </w:rPr>
      </w:pPr>
      <w:bookmarkStart w:name="_Ref101432836" w:id="57"/>
      <w:bookmarkStart w:name="_Ref101432864" w:id="58"/>
      <w:bookmarkStart w:name="_Toc104886474" w:id="59"/>
      <w:r w:rsidRPr="001F0615">
        <w:rPr>
          <w:rFonts w:cstheme="majorHAnsi"/>
        </w:rPr>
        <w:t>Estado de resultados</w:t>
      </w:r>
      <w:r w:rsidR="00033890">
        <w:rPr>
          <w:rFonts w:cstheme="majorHAnsi"/>
        </w:rPr>
        <w:t xml:space="preserve"> </w:t>
      </w:r>
      <w:r w:rsidR="006E5506">
        <w:t>(USD corrientes)</w:t>
      </w:r>
      <w:bookmarkEnd w:id="57"/>
      <w:bookmarkEnd w:id="58"/>
      <w:bookmarkEnd w:id="59"/>
    </w:p>
    <w:p w:rsidR="007B42AD" w:rsidP="00643254" w:rsidRDefault="00EE69F7" w14:paraId="7E45125F" w14:textId="7CB8D770">
      <w:pPr>
        <w:rPr>
          <w:rFonts w:cstheme="majorHAnsi"/>
        </w:rPr>
      </w:pPr>
      <w:r w:rsidRPr="006A2293">
        <w:rPr>
          <w:rFonts w:cstheme="majorHAnsi"/>
        </w:rPr>
        <w:t>En el año 202</w:t>
      </w:r>
      <w:r w:rsidR="004F115C">
        <w:rPr>
          <w:rFonts w:cstheme="majorHAnsi"/>
        </w:rPr>
        <w:t>1</w:t>
      </w:r>
      <w:r w:rsidRPr="006A2293">
        <w:rPr>
          <w:rFonts w:cstheme="majorHAnsi"/>
        </w:rPr>
        <w:t xml:space="preserve"> </w:t>
      </w:r>
      <w:r w:rsidR="00EB26C1">
        <w:rPr>
          <w:rFonts w:cstheme="majorHAnsi"/>
        </w:rPr>
        <w:t xml:space="preserve">la </w:t>
      </w:r>
      <w:r w:rsidR="00A458D5">
        <w:rPr>
          <w:rFonts w:cstheme="majorHAnsi"/>
        </w:rPr>
        <w:t xml:space="preserve">empresa </w:t>
      </w:r>
      <w:r w:rsidRPr="006A2293">
        <w:rPr>
          <w:rFonts w:cstheme="majorHAnsi"/>
        </w:rPr>
        <w:t xml:space="preserve">tuvo ingresos </w:t>
      </w:r>
      <w:r w:rsidRPr="00EB26C1" w:rsidR="005C74D9">
        <w:rPr>
          <w:rFonts w:cstheme="majorHAnsi"/>
        </w:rPr>
        <w:t>totales</w:t>
      </w:r>
      <w:r w:rsidR="00EB26C1">
        <w:rPr>
          <w:rFonts w:cstheme="majorHAnsi"/>
        </w:rPr>
        <w:t xml:space="preserve"> por </w:t>
      </w:r>
      <w:r w:rsidRPr="00EB26C1" w:rsidR="005C74D9">
        <w:rPr>
          <w:rFonts w:cstheme="majorHAnsi"/>
        </w:rPr>
        <w:t>USD</w:t>
      </w:r>
      <w:r w:rsidR="002F6B14">
        <w:rPr>
          <w:rFonts w:cstheme="majorHAnsi"/>
        </w:rPr>
        <w:t>198,4</w:t>
      </w:r>
      <w:r w:rsidRPr="00EB26C1">
        <w:rPr>
          <w:rFonts w:cstheme="majorHAnsi"/>
        </w:rPr>
        <w:t xml:space="preserve"> millones y gastos totales por </w:t>
      </w:r>
      <w:r w:rsidR="00C3251B">
        <w:rPr>
          <w:rFonts w:cstheme="majorHAnsi"/>
        </w:rPr>
        <w:t xml:space="preserve">USD </w:t>
      </w:r>
      <w:r w:rsidRPr="0019192F" w:rsidR="005C74D9">
        <w:rPr>
          <w:rFonts w:cstheme="majorHAnsi"/>
        </w:rPr>
        <w:t>2</w:t>
      </w:r>
      <w:r w:rsidR="002C2B32">
        <w:rPr>
          <w:rFonts w:cstheme="majorHAnsi"/>
        </w:rPr>
        <w:t>5</w:t>
      </w:r>
      <w:r w:rsidRPr="0019192F" w:rsidR="005C74D9">
        <w:rPr>
          <w:rFonts w:cstheme="majorHAnsi"/>
        </w:rPr>
        <w:t>9,</w:t>
      </w:r>
      <w:r w:rsidR="002C2B32">
        <w:rPr>
          <w:rFonts w:cstheme="majorHAnsi"/>
        </w:rPr>
        <w:t>6</w:t>
      </w:r>
      <w:r w:rsidRPr="002F1C2C">
        <w:rPr>
          <w:rFonts w:cstheme="majorHAnsi"/>
        </w:rPr>
        <w:t xml:space="preserve"> millones, lo que genero un resultado neto </w:t>
      </w:r>
      <w:r w:rsidRPr="002F1C2C" w:rsidR="004D5186">
        <w:rPr>
          <w:rFonts w:cstheme="majorHAnsi"/>
        </w:rPr>
        <w:t>negativo</w:t>
      </w:r>
      <w:r w:rsidRPr="002F1C2C">
        <w:rPr>
          <w:rFonts w:cstheme="majorHAnsi"/>
        </w:rPr>
        <w:t xml:space="preserve"> por </w:t>
      </w:r>
      <w:r w:rsidR="00C3251B">
        <w:rPr>
          <w:rFonts w:cstheme="majorHAnsi"/>
        </w:rPr>
        <w:t xml:space="preserve">USD </w:t>
      </w:r>
      <w:r w:rsidRPr="002F1C2C" w:rsidR="004D5186">
        <w:rPr>
          <w:rFonts w:cstheme="majorHAnsi"/>
        </w:rPr>
        <w:t>6</w:t>
      </w:r>
      <w:r w:rsidR="002C2B32">
        <w:rPr>
          <w:rFonts w:cstheme="majorHAnsi"/>
        </w:rPr>
        <w:t>1</w:t>
      </w:r>
      <w:r w:rsidRPr="002F1C2C" w:rsidR="004D5186">
        <w:rPr>
          <w:rFonts w:cstheme="majorHAnsi"/>
        </w:rPr>
        <w:t>,</w:t>
      </w:r>
      <w:r w:rsidR="002C2B32">
        <w:rPr>
          <w:rFonts w:cstheme="majorHAnsi"/>
        </w:rPr>
        <w:t>2</w:t>
      </w:r>
      <w:r w:rsidRPr="002F1C2C">
        <w:rPr>
          <w:rFonts w:cstheme="majorHAnsi"/>
        </w:rPr>
        <w:t xml:space="preserve"> millones.</w:t>
      </w:r>
    </w:p>
    <w:p w:rsidR="005C76C7" w:rsidP="00643254" w:rsidRDefault="005C76C7" w14:paraId="5A2DDA99" w14:textId="4D585FCD">
      <w:pPr>
        <w:rPr>
          <w:rFonts w:cstheme="majorHAnsi"/>
        </w:rPr>
      </w:pPr>
    </w:p>
    <w:p w:rsidR="005C76C7" w:rsidP="00643254" w:rsidRDefault="005C76C7" w14:paraId="52601649" w14:textId="7E8438CC">
      <w:pPr>
        <w:rPr>
          <w:rFonts w:cstheme="majorHAnsi"/>
        </w:rPr>
      </w:pPr>
    </w:p>
    <w:p w:rsidRPr="002F1C2C" w:rsidR="005C76C7" w:rsidP="00643254" w:rsidRDefault="005C76C7" w14:paraId="3183D4D0" w14:textId="77777777">
      <w:pPr>
        <w:rPr>
          <w:rFonts w:cstheme="majorHAnsi"/>
        </w:rPr>
      </w:pPr>
    </w:p>
    <w:p w:rsidRPr="006A2293" w:rsidR="003E7AEA" w:rsidP="00AF5D92" w:rsidRDefault="003E7AEA" w14:paraId="3929B7CF" w14:textId="035B2BE3">
      <w:pPr>
        <w:pStyle w:val="Caption"/>
        <w:spacing w:after="0"/>
        <w:rPr>
          <w:rFonts w:cstheme="majorHAnsi"/>
          <w:sz w:val="22"/>
          <w:szCs w:val="22"/>
        </w:rPr>
      </w:pPr>
      <w:bookmarkStart w:name="_Ref98946864" w:id="60"/>
      <w:bookmarkStart w:name="_Toc104306516" w:id="61"/>
      <w:r w:rsidRPr="002F1C2C">
        <w:rPr>
          <w:rFonts w:cstheme="majorHAnsi"/>
          <w:sz w:val="22"/>
          <w:szCs w:val="22"/>
        </w:rPr>
        <w:t xml:space="preserve">Tabla </w:t>
      </w:r>
      <w:r w:rsidRPr="006A2293">
        <w:rPr>
          <w:rFonts w:cstheme="majorHAnsi"/>
          <w:sz w:val="22"/>
          <w:szCs w:val="22"/>
        </w:rPr>
        <w:fldChar w:fldCharType="begin"/>
      </w:r>
      <w:r w:rsidRPr="006A2293">
        <w:rPr>
          <w:rFonts w:cstheme="majorHAnsi"/>
          <w:sz w:val="22"/>
          <w:szCs w:val="22"/>
        </w:rPr>
        <w:instrText xml:space="preserve"> SEQ Tabla \* ARABIC </w:instrText>
      </w:r>
      <w:r w:rsidRPr="006A2293">
        <w:rPr>
          <w:rFonts w:cstheme="majorHAnsi"/>
          <w:sz w:val="22"/>
          <w:szCs w:val="22"/>
        </w:rPr>
        <w:fldChar w:fldCharType="separate"/>
      </w:r>
      <w:r w:rsidR="008F06E6">
        <w:rPr>
          <w:rFonts w:cstheme="majorHAnsi"/>
          <w:noProof/>
          <w:sz w:val="22"/>
          <w:szCs w:val="22"/>
        </w:rPr>
        <w:t>18</w:t>
      </w:r>
      <w:r w:rsidRPr="006A2293">
        <w:rPr>
          <w:rFonts w:cstheme="majorHAnsi"/>
          <w:sz w:val="22"/>
          <w:szCs w:val="22"/>
        </w:rPr>
        <w:fldChar w:fldCharType="end"/>
      </w:r>
      <w:bookmarkEnd w:id="60"/>
      <w:r w:rsidRPr="006A2293" w:rsidR="003F60E0">
        <w:rPr>
          <w:rFonts w:cstheme="majorHAnsi"/>
          <w:sz w:val="22"/>
          <w:szCs w:val="22"/>
        </w:rPr>
        <w:t xml:space="preserve"> </w:t>
      </w:r>
      <w:r w:rsidR="00DC378D">
        <w:rPr>
          <w:rFonts w:cstheme="majorHAnsi"/>
          <w:sz w:val="22"/>
          <w:szCs w:val="22"/>
        </w:rPr>
        <w:t>E</w:t>
      </w:r>
      <w:r w:rsidRPr="006A2293" w:rsidR="003F60E0">
        <w:rPr>
          <w:rFonts w:cstheme="majorHAnsi"/>
          <w:sz w:val="22"/>
          <w:szCs w:val="22"/>
        </w:rPr>
        <w:t xml:space="preserve">stado de resultados ANDA </w:t>
      </w:r>
      <w:r w:rsidR="009C4CF9">
        <w:rPr>
          <w:rFonts w:cstheme="majorHAnsi"/>
          <w:sz w:val="22"/>
          <w:szCs w:val="22"/>
        </w:rPr>
        <w:t>(</w:t>
      </w:r>
      <w:r w:rsidRPr="006A2293" w:rsidR="003F60E0">
        <w:rPr>
          <w:rFonts w:cstheme="majorHAnsi"/>
          <w:sz w:val="22"/>
          <w:szCs w:val="22"/>
        </w:rPr>
        <w:t>201</w:t>
      </w:r>
      <w:r w:rsidR="004F115C">
        <w:rPr>
          <w:rFonts w:cstheme="majorHAnsi"/>
          <w:sz w:val="22"/>
          <w:szCs w:val="22"/>
        </w:rPr>
        <w:t>9</w:t>
      </w:r>
      <w:r w:rsidRPr="006A2293" w:rsidR="003F60E0">
        <w:rPr>
          <w:rFonts w:cstheme="majorHAnsi"/>
          <w:sz w:val="22"/>
          <w:szCs w:val="22"/>
        </w:rPr>
        <w:t>-202</w:t>
      </w:r>
      <w:r w:rsidR="004F115C">
        <w:rPr>
          <w:rFonts w:cstheme="majorHAnsi"/>
          <w:sz w:val="22"/>
          <w:szCs w:val="22"/>
        </w:rPr>
        <w:t>1</w:t>
      </w:r>
      <w:r w:rsidRPr="006A2293" w:rsidR="003F60E0">
        <w:rPr>
          <w:rFonts w:cstheme="majorHAnsi"/>
          <w:sz w:val="22"/>
          <w:szCs w:val="22"/>
        </w:rPr>
        <w:t>)</w:t>
      </w:r>
      <w:r w:rsidR="00CC2576">
        <w:rPr>
          <w:rFonts w:cstheme="majorHAnsi"/>
          <w:sz w:val="22"/>
          <w:szCs w:val="22"/>
        </w:rPr>
        <w:br/>
      </w:r>
      <w:r w:rsidR="004F115C">
        <w:rPr>
          <w:rFonts w:cstheme="majorHAnsi"/>
          <w:sz w:val="22"/>
          <w:szCs w:val="22"/>
        </w:rPr>
        <w:t>en</w:t>
      </w:r>
      <w:r w:rsidRPr="006A2293" w:rsidR="003F60E0">
        <w:rPr>
          <w:rFonts w:cstheme="majorHAnsi"/>
          <w:sz w:val="22"/>
          <w:szCs w:val="22"/>
        </w:rPr>
        <w:t xml:space="preserve"> dólares (USD)</w:t>
      </w:r>
      <w:bookmarkEnd w:id="61"/>
    </w:p>
    <w:tbl>
      <w:tblPr>
        <w:tblW w:w="9376" w:type="dxa"/>
        <w:jc w:val="center"/>
        <w:tblCellMar>
          <w:left w:w="70" w:type="dxa"/>
          <w:right w:w="70" w:type="dxa"/>
        </w:tblCellMar>
        <w:tblLook w:val="04A0" w:firstRow="1" w:lastRow="0" w:firstColumn="1" w:lastColumn="0" w:noHBand="0" w:noVBand="1"/>
      </w:tblPr>
      <w:tblGrid>
        <w:gridCol w:w="3823"/>
        <w:gridCol w:w="1134"/>
        <w:gridCol w:w="1332"/>
        <w:gridCol w:w="1399"/>
        <w:gridCol w:w="785"/>
        <w:gridCol w:w="903"/>
      </w:tblGrid>
      <w:tr w:rsidRPr="006D7029" w:rsidR="008C6741" w:rsidTr="0049035A" w14:paraId="6DBEE2F4" w14:textId="77777777">
        <w:trPr>
          <w:trHeight w:val="261"/>
          <w:jc w:val="center"/>
        </w:trPr>
        <w:tc>
          <w:tcPr>
            <w:tcW w:w="3823" w:type="dxa"/>
            <w:tcBorders>
              <w:top w:val="nil"/>
              <w:left w:val="single" w:color="auto" w:sz="4" w:space="0"/>
              <w:bottom w:val="nil"/>
              <w:right w:val="nil"/>
            </w:tcBorders>
            <w:shd w:val="clear" w:color="000000" w:fill="003366"/>
            <w:noWrap/>
            <w:vAlign w:val="bottom"/>
            <w:hideMark/>
          </w:tcPr>
          <w:p w:rsidRPr="006D7029" w:rsidR="008C6741" w:rsidP="008C6741" w:rsidRDefault="008C6741" w14:paraId="7094026A" w14:textId="77777777">
            <w:pPr>
              <w:spacing w:after="0" w:line="240" w:lineRule="auto"/>
              <w:jc w:val="right"/>
              <w:rPr>
                <w:rFonts w:ascii="Times New Roman" w:hAnsi="Times New Roman" w:eastAsia="Times New Roman" w:cs="Times New Roman"/>
                <w:b/>
                <w:bCs/>
                <w:color w:val="FFFFFF"/>
                <w:sz w:val="18"/>
                <w:szCs w:val="18"/>
                <w:lang w:eastAsia="es-CO"/>
              </w:rPr>
            </w:pPr>
            <w:r w:rsidRPr="006D7029">
              <w:rPr>
                <w:rFonts w:ascii="Times New Roman" w:hAnsi="Times New Roman" w:eastAsia="Times New Roman" w:cs="Times New Roman"/>
                <w:b/>
                <w:bCs/>
                <w:color w:val="FFFFFF"/>
                <w:sz w:val="18"/>
                <w:szCs w:val="18"/>
                <w:lang w:eastAsia="es-CO"/>
              </w:rPr>
              <w:t>Año</w:t>
            </w:r>
          </w:p>
        </w:tc>
        <w:tc>
          <w:tcPr>
            <w:tcW w:w="1134" w:type="dxa"/>
            <w:tcBorders>
              <w:top w:val="nil"/>
              <w:left w:val="nil"/>
              <w:bottom w:val="nil"/>
              <w:right w:val="nil"/>
            </w:tcBorders>
            <w:shd w:val="clear" w:color="000000" w:fill="003366"/>
            <w:noWrap/>
            <w:vAlign w:val="bottom"/>
            <w:hideMark/>
          </w:tcPr>
          <w:p w:rsidRPr="006D7029" w:rsidR="008C6741" w:rsidP="008C6741" w:rsidRDefault="008C6741" w14:paraId="792D7EA9" w14:textId="77777777">
            <w:pPr>
              <w:spacing w:after="0" w:line="240" w:lineRule="auto"/>
              <w:jc w:val="right"/>
              <w:rPr>
                <w:rFonts w:ascii="Times New Roman" w:hAnsi="Times New Roman" w:eastAsia="Times New Roman" w:cs="Times New Roman"/>
                <w:b/>
                <w:bCs/>
                <w:color w:val="FFFFFF"/>
                <w:sz w:val="18"/>
                <w:szCs w:val="18"/>
                <w:lang w:eastAsia="es-CO"/>
              </w:rPr>
            </w:pPr>
            <w:r w:rsidRPr="006D7029">
              <w:rPr>
                <w:rFonts w:ascii="Times New Roman" w:hAnsi="Times New Roman" w:eastAsia="Times New Roman" w:cs="Times New Roman"/>
                <w:b/>
                <w:bCs/>
                <w:color w:val="FFFFFF"/>
                <w:sz w:val="18"/>
                <w:szCs w:val="18"/>
                <w:lang w:eastAsia="es-CO"/>
              </w:rPr>
              <w:t>2019</w:t>
            </w:r>
          </w:p>
        </w:tc>
        <w:tc>
          <w:tcPr>
            <w:tcW w:w="1332" w:type="dxa"/>
            <w:tcBorders>
              <w:top w:val="nil"/>
              <w:left w:val="nil"/>
              <w:bottom w:val="nil"/>
              <w:right w:val="nil"/>
            </w:tcBorders>
            <w:shd w:val="clear" w:color="000000" w:fill="003366"/>
            <w:noWrap/>
            <w:vAlign w:val="bottom"/>
            <w:hideMark/>
          </w:tcPr>
          <w:p w:rsidRPr="006D7029" w:rsidR="008C6741" w:rsidP="008C6741" w:rsidRDefault="008C6741" w14:paraId="616117CC" w14:textId="77777777">
            <w:pPr>
              <w:spacing w:after="0" w:line="240" w:lineRule="auto"/>
              <w:jc w:val="right"/>
              <w:rPr>
                <w:rFonts w:ascii="Times New Roman" w:hAnsi="Times New Roman" w:eastAsia="Times New Roman" w:cs="Times New Roman"/>
                <w:b/>
                <w:bCs/>
                <w:color w:val="FFFFFF"/>
                <w:sz w:val="18"/>
                <w:szCs w:val="18"/>
                <w:lang w:eastAsia="es-CO"/>
              </w:rPr>
            </w:pPr>
            <w:r w:rsidRPr="006D7029">
              <w:rPr>
                <w:rFonts w:ascii="Times New Roman" w:hAnsi="Times New Roman" w:eastAsia="Times New Roman" w:cs="Times New Roman"/>
                <w:b/>
                <w:bCs/>
                <w:color w:val="FFFFFF"/>
                <w:sz w:val="18"/>
                <w:szCs w:val="18"/>
                <w:lang w:eastAsia="es-CO"/>
              </w:rPr>
              <w:t>2020</w:t>
            </w:r>
          </w:p>
        </w:tc>
        <w:tc>
          <w:tcPr>
            <w:tcW w:w="1399" w:type="dxa"/>
            <w:tcBorders>
              <w:top w:val="nil"/>
              <w:left w:val="nil"/>
              <w:bottom w:val="nil"/>
              <w:right w:val="nil"/>
            </w:tcBorders>
            <w:shd w:val="clear" w:color="000000" w:fill="003366"/>
            <w:noWrap/>
            <w:vAlign w:val="bottom"/>
            <w:hideMark/>
          </w:tcPr>
          <w:p w:rsidRPr="006D7029" w:rsidR="008C6741" w:rsidP="008C6741" w:rsidRDefault="008C6741" w14:paraId="64DAD76E" w14:textId="77777777">
            <w:pPr>
              <w:spacing w:after="0" w:line="240" w:lineRule="auto"/>
              <w:jc w:val="right"/>
              <w:rPr>
                <w:rFonts w:ascii="Times New Roman" w:hAnsi="Times New Roman" w:eastAsia="Times New Roman" w:cs="Times New Roman"/>
                <w:b/>
                <w:bCs/>
                <w:color w:val="FFFFFF"/>
                <w:sz w:val="18"/>
                <w:szCs w:val="18"/>
                <w:lang w:eastAsia="es-CO"/>
              </w:rPr>
            </w:pPr>
            <w:r w:rsidRPr="006D7029">
              <w:rPr>
                <w:rFonts w:ascii="Times New Roman" w:hAnsi="Times New Roman" w:eastAsia="Times New Roman" w:cs="Times New Roman"/>
                <w:b/>
                <w:bCs/>
                <w:color w:val="FFFFFF"/>
                <w:sz w:val="18"/>
                <w:szCs w:val="18"/>
                <w:lang w:eastAsia="es-CO"/>
              </w:rPr>
              <w:t>2021</w:t>
            </w:r>
          </w:p>
        </w:tc>
        <w:tc>
          <w:tcPr>
            <w:tcW w:w="785" w:type="dxa"/>
            <w:tcBorders>
              <w:top w:val="nil"/>
              <w:left w:val="nil"/>
              <w:bottom w:val="nil"/>
              <w:right w:val="nil"/>
            </w:tcBorders>
            <w:shd w:val="clear" w:color="000000" w:fill="003366"/>
            <w:noWrap/>
            <w:vAlign w:val="bottom"/>
            <w:hideMark/>
          </w:tcPr>
          <w:p w:rsidRPr="006D7029" w:rsidR="008C6741" w:rsidP="00A458D5" w:rsidRDefault="008C6741" w14:paraId="3A878D80" w14:textId="77777777">
            <w:pPr>
              <w:spacing w:after="0" w:line="240" w:lineRule="auto"/>
              <w:jc w:val="center"/>
              <w:rPr>
                <w:rFonts w:ascii="Times New Roman" w:hAnsi="Times New Roman" w:eastAsia="Times New Roman" w:cs="Times New Roman"/>
                <w:b/>
                <w:bCs/>
                <w:color w:val="FFFFFF"/>
                <w:sz w:val="18"/>
                <w:szCs w:val="18"/>
                <w:lang w:eastAsia="es-CO"/>
              </w:rPr>
            </w:pPr>
            <w:r w:rsidRPr="006D7029">
              <w:rPr>
                <w:rFonts w:ascii="Times New Roman" w:hAnsi="Times New Roman" w:eastAsia="Times New Roman" w:cs="Times New Roman"/>
                <w:b/>
                <w:bCs/>
                <w:color w:val="FFFFFF"/>
                <w:sz w:val="18"/>
                <w:szCs w:val="18"/>
                <w:lang w:eastAsia="es-CO"/>
              </w:rPr>
              <w:t>Δ 2019-2020</w:t>
            </w:r>
          </w:p>
        </w:tc>
        <w:tc>
          <w:tcPr>
            <w:tcW w:w="903" w:type="dxa"/>
            <w:tcBorders>
              <w:top w:val="nil"/>
              <w:left w:val="nil"/>
              <w:bottom w:val="nil"/>
              <w:right w:val="nil"/>
            </w:tcBorders>
            <w:shd w:val="clear" w:color="000000" w:fill="003366"/>
            <w:noWrap/>
            <w:vAlign w:val="bottom"/>
            <w:hideMark/>
          </w:tcPr>
          <w:p w:rsidRPr="006D7029" w:rsidR="008C6741" w:rsidP="00A458D5" w:rsidRDefault="008C6741" w14:paraId="7D4C289C" w14:textId="77777777">
            <w:pPr>
              <w:spacing w:after="0" w:line="240" w:lineRule="auto"/>
              <w:jc w:val="center"/>
              <w:rPr>
                <w:rFonts w:ascii="Times New Roman" w:hAnsi="Times New Roman" w:eastAsia="Times New Roman" w:cs="Times New Roman"/>
                <w:b/>
                <w:bCs/>
                <w:color w:val="FFFFFF"/>
                <w:sz w:val="18"/>
                <w:szCs w:val="18"/>
                <w:lang w:eastAsia="es-CO"/>
              </w:rPr>
            </w:pPr>
            <w:r w:rsidRPr="006D7029">
              <w:rPr>
                <w:rFonts w:ascii="Times New Roman" w:hAnsi="Times New Roman" w:eastAsia="Times New Roman" w:cs="Times New Roman"/>
                <w:b/>
                <w:bCs/>
                <w:color w:val="FFFFFF"/>
                <w:sz w:val="18"/>
                <w:szCs w:val="18"/>
                <w:lang w:eastAsia="es-CO"/>
              </w:rPr>
              <w:t>Δ 2020-2021</w:t>
            </w:r>
          </w:p>
        </w:tc>
      </w:tr>
      <w:tr w:rsidRPr="006D7029" w:rsidR="00151DE8" w:rsidTr="0049035A" w14:paraId="432D2AED" w14:textId="77777777">
        <w:trPr>
          <w:trHeight w:val="329"/>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13E4EF4D" w14:textId="19A40F2E">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xml:space="preserve"> Ingresos Servicios </w:t>
            </w:r>
            <w:bookmarkStart w:name="_Hlk95116812" w:id="62"/>
            <w:r w:rsidRPr="006D7029" w:rsidR="00FA5B4A">
              <w:rPr>
                <w:rFonts w:ascii="Times New Roman" w:hAnsi="Times New Roman" w:eastAsia="Times New Roman" w:cs="Times New Roman"/>
                <w:sz w:val="18"/>
                <w:szCs w:val="18"/>
                <w:lang w:eastAsia="es-CO"/>
              </w:rPr>
              <w:t>básicos</w:t>
            </w:r>
            <w:r w:rsidRPr="006D7029">
              <w:rPr>
                <w:rFonts w:ascii="Times New Roman" w:hAnsi="Times New Roman" w:eastAsia="Times New Roman" w:cs="Times New Roman"/>
                <w:sz w:val="18"/>
                <w:szCs w:val="18"/>
                <w:lang w:eastAsia="es-CO"/>
              </w:rPr>
              <w:t xml:space="preserve"> agua y alcantarillado </w:t>
            </w:r>
            <w:bookmarkEnd w:id="62"/>
          </w:p>
        </w:tc>
        <w:tc>
          <w:tcPr>
            <w:tcW w:w="1134" w:type="dxa"/>
            <w:tcBorders>
              <w:top w:val="nil"/>
              <w:left w:val="nil"/>
              <w:bottom w:val="nil"/>
              <w:right w:val="nil"/>
            </w:tcBorders>
            <w:shd w:val="clear" w:color="auto" w:fill="auto"/>
            <w:noWrap/>
            <w:vAlign w:val="bottom"/>
            <w:hideMark/>
          </w:tcPr>
          <w:p w:rsidRPr="006D7029" w:rsidR="008C6741" w:rsidP="008C6741" w:rsidRDefault="008C6741" w14:paraId="50BD074E"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140.490.412</w:t>
            </w: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7ECE2D39"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120.372.444</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46A9E781"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133.572.026</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7F232D2E"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-14,3%</w:t>
            </w: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03893E71"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11,0%</w:t>
            </w:r>
          </w:p>
        </w:tc>
      </w:tr>
      <w:tr w:rsidRPr="006D7029" w:rsidR="00151DE8" w:rsidTr="0049035A" w14:paraId="20B5750E" w14:textId="77777777">
        <w:trPr>
          <w:trHeight w:val="261"/>
          <w:jc w:val="center"/>
        </w:trPr>
        <w:tc>
          <w:tcPr>
            <w:tcW w:w="3823" w:type="dxa"/>
            <w:tcBorders>
              <w:top w:val="single" w:color="auto" w:sz="4" w:space="0"/>
              <w:left w:val="single" w:color="auto" w:sz="4" w:space="0"/>
              <w:bottom w:val="nil"/>
              <w:right w:val="nil"/>
            </w:tcBorders>
            <w:shd w:val="clear" w:color="auto" w:fill="auto"/>
            <w:noWrap/>
            <w:vAlign w:val="bottom"/>
            <w:hideMark/>
          </w:tcPr>
          <w:p w:rsidRPr="006D7029" w:rsidR="008C6741" w:rsidP="008C6741" w:rsidRDefault="008C6741" w14:paraId="1FBBB6CA" w14:textId="77777777">
            <w:pPr>
              <w:spacing w:after="0" w:line="240" w:lineRule="auto"/>
              <w:jc w:val="lef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Total Ingresos Operacionales (+)</w:t>
            </w:r>
          </w:p>
        </w:tc>
        <w:tc>
          <w:tcPr>
            <w:tcW w:w="1134" w:type="dxa"/>
            <w:tcBorders>
              <w:top w:val="single" w:color="auto" w:sz="4" w:space="0"/>
              <w:left w:val="nil"/>
              <w:bottom w:val="nil"/>
              <w:right w:val="nil"/>
            </w:tcBorders>
            <w:shd w:val="clear" w:color="auto" w:fill="auto"/>
            <w:noWrap/>
            <w:vAlign w:val="bottom"/>
            <w:hideMark/>
          </w:tcPr>
          <w:p w:rsidRPr="006D7029" w:rsidR="008C6741" w:rsidP="008C6741" w:rsidRDefault="008C6741" w14:paraId="7F6035F3"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140.490.412</w:t>
            </w:r>
          </w:p>
        </w:tc>
        <w:tc>
          <w:tcPr>
            <w:tcW w:w="1332" w:type="dxa"/>
            <w:tcBorders>
              <w:top w:val="single" w:color="auto" w:sz="4" w:space="0"/>
              <w:left w:val="nil"/>
              <w:bottom w:val="nil"/>
              <w:right w:val="nil"/>
            </w:tcBorders>
            <w:shd w:val="clear" w:color="auto" w:fill="auto"/>
            <w:noWrap/>
            <w:vAlign w:val="bottom"/>
            <w:hideMark/>
          </w:tcPr>
          <w:p w:rsidRPr="006D7029" w:rsidR="008C6741" w:rsidP="008C6741" w:rsidRDefault="008C6741" w14:paraId="2902B1ED"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120.372.444</w:t>
            </w:r>
          </w:p>
        </w:tc>
        <w:tc>
          <w:tcPr>
            <w:tcW w:w="1399" w:type="dxa"/>
            <w:tcBorders>
              <w:top w:val="single" w:color="auto" w:sz="4" w:space="0"/>
              <w:left w:val="nil"/>
              <w:bottom w:val="nil"/>
              <w:right w:val="nil"/>
            </w:tcBorders>
            <w:shd w:val="clear" w:color="auto" w:fill="auto"/>
            <w:noWrap/>
            <w:vAlign w:val="bottom"/>
            <w:hideMark/>
          </w:tcPr>
          <w:p w:rsidRPr="006D7029" w:rsidR="008C6741" w:rsidP="008C6741" w:rsidRDefault="008C6741" w14:paraId="6770944E"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133.572.026</w:t>
            </w:r>
          </w:p>
        </w:tc>
        <w:tc>
          <w:tcPr>
            <w:tcW w:w="785" w:type="dxa"/>
            <w:tcBorders>
              <w:top w:val="single" w:color="auto" w:sz="4" w:space="0"/>
              <w:left w:val="nil"/>
              <w:bottom w:val="nil"/>
              <w:right w:val="nil"/>
            </w:tcBorders>
            <w:shd w:val="clear" w:color="auto" w:fill="auto"/>
            <w:noWrap/>
            <w:vAlign w:val="bottom"/>
            <w:hideMark/>
          </w:tcPr>
          <w:p w:rsidRPr="006D7029" w:rsidR="008C6741" w:rsidP="008C6741" w:rsidRDefault="008C6741" w14:paraId="64F671EA"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-14,3%</w:t>
            </w:r>
          </w:p>
        </w:tc>
        <w:tc>
          <w:tcPr>
            <w:tcW w:w="903" w:type="dxa"/>
            <w:tcBorders>
              <w:top w:val="single" w:color="auto" w:sz="4" w:space="0"/>
              <w:left w:val="nil"/>
              <w:bottom w:val="nil"/>
              <w:right w:val="single" w:color="auto" w:sz="4" w:space="0"/>
            </w:tcBorders>
            <w:shd w:val="clear" w:color="auto" w:fill="auto"/>
            <w:noWrap/>
            <w:vAlign w:val="bottom"/>
            <w:hideMark/>
          </w:tcPr>
          <w:p w:rsidRPr="006D7029" w:rsidR="008C6741" w:rsidP="008C6741" w:rsidRDefault="008C6741" w14:paraId="5D7D0854"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11,0%</w:t>
            </w:r>
          </w:p>
        </w:tc>
      </w:tr>
      <w:tr w:rsidRPr="006D7029" w:rsidR="00151DE8" w:rsidTr="0049035A" w14:paraId="0C0B174B" w14:textId="77777777">
        <w:trPr>
          <w:trHeight w:val="273"/>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6C585B32" w14:textId="77777777">
            <w:pPr>
              <w:spacing w:after="0" w:line="240" w:lineRule="auto"/>
              <w:jc w:val="center"/>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Crecimiento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14AF8773" w14:textId="77777777">
            <w:pPr>
              <w:spacing w:after="0" w:line="240" w:lineRule="auto"/>
              <w:jc w:val="center"/>
              <w:rPr>
                <w:rFonts w:ascii="Times New Roman" w:hAnsi="Times New Roman" w:eastAsia="Times New Roman" w:cs="Times New Roman"/>
                <w:i/>
                <w:iCs/>
                <w:sz w:val="18"/>
                <w:szCs w:val="18"/>
                <w:lang w:eastAsia="es-CO"/>
              </w:rPr>
            </w:pP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2CEC0B0A" w14:textId="77777777">
            <w:pPr>
              <w:spacing w:after="0" w:line="240" w:lineRule="auto"/>
              <w:jc w:val="righ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-14,3%</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76704450" w14:textId="77777777">
            <w:pPr>
              <w:spacing w:after="0" w:line="240" w:lineRule="auto"/>
              <w:jc w:val="righ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11,0%</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4BF9AE6B" w14:textId="77777777">
            <w:pPr>
              <w:spacing w:after="0" w:line="240" w:lineRule="auto"/>
              <w:jc w:val="right"/>
              <w:rPr>
                <w:rFonts w:ascii="Times New Roman" w:hAnsi="Times New Roman" w:eastAsia="Times New Roman" w:cs="Times New Roman"/>
                <w:i/>
                <w:iCs/>
                <w:sz w:val="18"/>
                <w:szCs w:val="18"/>
                <w:lang w:eastAsia="es-CO"/>
              </w:rPr>
            </w:pP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44A5145D" w14:textId="77777777">
            <w:pPr>
              <w:spacing w:after="0" w:line="240" w:lineRule="auto"/>
              <w:jc w:val="lef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 </w:t>
            </w:r>
          </w:p>
        </w:tc>
      </w:tr>
      <w:tr w:rsidRPr="006D7029" w:rsidR="00151DE8" w:rsidTr="0049035A" w14:paraId="02F2CEC4" w14:textId="77777777">
        <w:trPr>
          <w:trHeight w:val="54"/>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2089541E"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4F6CBB65" w14:textId="77777777">
            <w:pPr>
              <w:spacing w:after="0" w:line="240" w:lineRule="auto"/>
              <w:jc w:val="left"/>
              <w:rPr>
                <w:rFonts w:ascii="Times New Roman" w:hAnsi="Times New Roman" w:eastAsia="Times New Roman" w:cs="Times New Roman"/>
                <w:sz w:val="18"/>
                <w:szCs w:val="18"/>
                <w:lang w:eastAsia="es-CO"/>
              </w:rPr>
            </w:pP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195DE9E2" w14:textId="77777777">
            <w:pPr>
              <w:spacing w:after="0" w:line="240" w:lineRule="auto"/>
              <w:jc w:val="left"/>
              <w:rPr>
                <w:rFonts w:ascii="Times New Roman" w:hAnsi="Times New Roman" w:eastAsia="Times New Roman" w:cs="Times New Roman"/>
                <w:sz w:val="18"/>
                <w:szCs w:val="18"/>
                <w:lang w:eastAsia="es-CO"/>
              </w:rPr>
            </w:pP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42E254EC" w14:textId="77777777">
            <w:pPr>
              <w:spacing w:after="0" w:line="240" w:lineRule="auto"/>
              <w:jc w:val="left"/>
              <w:rPr>
                <w:rFonts w:ascii="Times New Roman" w:hAnsi="Times New Roman" w:eastAsia="Times New Roman" w:cs="Times New Roman"/>
                <w:sz w:val="18"/>
                <w:szCs w:val="18"/>
                <w:lang w:eastAsia="es-CO"/>
              </w:rPr>
            </w:pPr>
          </w:p>
        </w:tc>
        <w:tc>
          <w:tcPr>
            <w:tcW w:w="785" w:type="dxa"/>
            <w:tcBorders>
              <w:top w:val="nil"/>
              <w:left w:val="nil"/>
              <w:bottom w:val="nil"/>
              <w:right w:val="nil"/>
            </w:tcBorders>
            <w:shd w:val="clear" w:color="auto" w:fill="auto"/>
            <w:noWrap/>
            <w:vAlign w:val="bottom"/>
            <w:hideMark/>
          </w:tcPr>
          <w:p w:rsidRPr="006D7029" w:rsidR="008C6741" w:rsidP="008C6741" w:rsidRDefault="008C6741" w14:paraId="7FE0C90F" w14:textId="77777777">
            <w:pPr>
              <w:spacing w:after="0" w:line="240" w:lineRule="auto"/>
              <w:jc w:val="left"/>
              <w:rPr>
                <w:rFonts w:ascii="Times New Roman" w:hAnsi="Times New Roman" w:eastAsia="Times New Roman" w:cs="Times New Roman"/>
                <w:sz w:val="18"/>
                <w:szCs w:val="18"/>
                <w:lang w:eastAsia="es-CO"/>
              </w:rPr>
            </w:pP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6D8E30CB"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w:t>
            </w:r>
          </w:p>
        </w:tc>
      </w:tr>
      <w:tr w:rsidRPr="006D7029" w:rsidR="00151DE8" w:rsidTr="0049035A" w14:paraId="2FB5A312" w14:textId="77777777">
        <w:trPr>
          <w:trHeight w:val="301"/>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37F2E1C9"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xml:space="preserve"> Gastos en personal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7BCCB8C8"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-68.703.098</w:t>
            </w: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77D9BC8D"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-72.878.281</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77235CA3"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-68.855.190</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22A5DD51"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6,1%</w:t>
            </w: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502828E4"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-5,5%</w:t>
            </w:r>
          </w:p>
        </w:tc>
      </w:tr>
      <w:tr w:rsidRPr="006D7029" w:rsidR="00151DE8" w:rsidTr="0049035A" w14:paraId="3158C4B8" w14:textId="77777777">
        <w:trPr>
          <w:trHeight w:val="301"/>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663DC71F"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xml:space="preserve"> Gastos en Energía Eléctrica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6B0CEB71"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-49.770.088</w:t>
            </w: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69B13F91"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-52.266.223</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4FE07EB5"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-70.206.092</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7269C835"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5,0%</w:t>
            </w: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5F328D04"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34,3%</w:t>
            </w:r>
          </w:p>
        </w:tc>
      </w:tr>
      <w:tr w:rsidRPr="006D7029" w:rsidR="00151DE8" w:rsidTr="0049035A" w14:paraId="087049E7" w14:textId="77777777">
        <w:trPr>
          <w:trHeight w:val="273"/>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357FA0C2"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xml:space="preserve"> Gasto en Químicos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7C470B1D"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-3.898.112</w:t>
            </w: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4C82532B"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-3.996.421</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3EBD675F"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-4.822.349</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03337DAF"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2,5%</w:t>
            </w: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696951B4"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20,7%</w:t>
            </w:r>
          </w:p>
        </w:tc>
      </w:tr>
      <w:tr w:rsidRPr="006D7029" w:rsidR="00151DE8" w:rsidTr="0049035A" w14:paraId="2C4039BF" w14:textId="77777777">
        <w:trPr>
          <w:trHeight w:val="273"/>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56CFCF6D"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xml:space="preserve"> Otros Gastos Operativos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7D555E63"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-28.260.645</w:t>
            </w: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4F12FB58"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-51.625.398</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264130B8"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-37.748.375</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2DF6BCD7"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82,7%</w:t>
            </w: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6DB74E35"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-26,9%</w:t>
            </w:r>
          </w:p>
        </w:tc>
      </w:tr>
      <w:tr w:rsidRPr="006D7029" w:rsidR="00151DE8" w:rsidTr="0049035A" w14:paraId="208E9F15" w14:textId="77777777">
        <w:trPr>
          <w:trHeight w:val="54"/>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36F41CD8"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w:t>
            </w:r>
          </w:p>
        </w:tc>
        <w:tc>
          <w:tcPr>
            <w:tcW w:w="1134" w:type="dxa"/>
            <w:tcBorders>
              <w:top w:val="nil"/>
              <w:left w:val="nil"/>
              <w:bottom w:val="single" w:color="auto" w:sz="4" w:space="0"/>
              <w:right w:val="nil"/>
            </w:tcBorders>
            <w:shd w:val="clear" w:color="auto" w:fill="auto"/>
            <w:noWrap/>
            <w:vAlign w:val="bottom"/>
            <w:hideMark/>
          </w:tcPr>
          <w:p w:rsidRPr="006D7029" w:rsidR="008C6741" w:rsidP="008C6741" w:rsidRDefault="008C6741" w14:paraId="4E0356BF"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w:t>
            </w:r>
          </w:p>
        </w:tc>
        <w:tc>
          <w:tcPr>
            <w:tcW w:w="1332" w:type="dxa"/>
            <w:tcBorders>
              <w:top w:val="nil"/>
              <w:left w:val="nil"/>
              <w:bottom w:val="single" w:color="auto" w:sz="4" w:space="0"/>
              <w:right w:val="nil"/>
            </w:tcBorders>
            <w:shd w:val="clear" w:color="auto" w:fill="auto"/>
            <w:noWrap/>
            <w:vAlign w:val="bottom"/>
            <w:hideMark/>
          </w:tcPr>
          <w:p w:rsidRPr="006D7029" w:rsidR="008C6741" w:rsidP="008C6741" w:rsidRDefault="008C6741" w14:paraId="7123B3C7"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w:t>
            </w:r>
          </w:p>
        </w:tc>
        <w:tc>
          <w:tcPr>
            <w:tcW w:w="1399" w:type="dxa"/>
            <w:tcBorders>
              <w:top w:val="nil"/>
              <w:left w:val="nil"/>
              <w:bottom w:val="single" w:color="auto" w:sz="4" w:space="0"/>
              <w:right w:val="nil"/>
            </w:tcBorders>
            <w:shd w:val="clear" w:color="auto" w:fill="auto"/>
            <w:noWrap/>
            <w:vAlign w:val="bottom"/>
            <w:hideMark/>
          </w:tcPr>
          <w:p w:rsidRPr="006D7029" w:rsidR="008C6741" w:rsidP="008C6741" w:rsidRDefault="008C6741" w14:paraId="01B4C3B2"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w:t>
            </w:r>
          </w:p>
        </w:tc>
        <w:tc>
          <w:tcPr>
            <w:tcW w:w="785" w:type="dxa"/>
            <w:tcBorders>
              <w:top w:val="nil"/>
              <w:left w:val="nil"/>
              <w:bottom w:val="single" w:color="auto" w:sz="4" w:space="0"/>
              <w:right w:val="nil"/>
            </w:tcBorders>
            <w:shd w:val="clear" w:color="auto" w:fill="auto"/>
            <w:noWrap/>
            <w:vAlign w:val="bottom"/>
            <w:hideMark/>
          </w:tcPr>
          <w:p w:rsidRPr="006D7029" w:rsidR="008C6741" w:rsidP="008C6741" w:rsidRDefault="008C6741" w14:paraId="0EC43472"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w:t>
            </w:r>
          </w:p>
        </w:tc>
        <w:tc>
          <w:tcPr>
            <w:tcW w:w="903" w:type="dxa"/>
            <w:tcBorders>
              <w:top w:val="nil"/>
              <w:left w:val="nil"/>
              <w:bottom w:val="single" w:color="auto" w:sz="4" w:space="0"/>
              <w:right w:val="single" w:color="auto" w:sz="4" w:space="0"/>
            </w:tcBorders>
            <w:shd w:val="clear" w:color="auto" w:fill="auto"/>
            <w:noWrap/>
            <w:vAlign w:val="bottom"/>
            <w:hideMark/>
          </w:tcPr>
          <w:p w:rsidRPr="006D7029" w:rsidR="008C6741" w:rsidP="008C6741" w:rsidRDefault="008C6741" w14:paraId="181CB669"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w:t>
            </w:r>
          </w:p>
        </w:tc>
      </w:tr>
      <w:tr w:rsidRPr="006D7029" w:rsidR="00151DE8" w:rsidTr="0049035A" w14:paraId="1B1A3F89" w14:textId="77777777">
        <w:trPr>
          <w:trHeight w:val="261"/>
          <w:jc w:val="center"/>
        </w:trPr>
        <w:tc>
          <w:tcPr>
            <w:tcW w:w="3823" w:type="dxa"/>
            <w:tcBorders>
              <w:top w:val="single" w:color="auto" w:sz="4" w:space="0"/>
              <w:left w:val="single" w:color="auto" w:sz="4" w:space="0"/>
              <w:bottom w:val="nil"/>
              <w:right w:val="nil"/>
            </w:tcBorders>
            <w:shd w:val="clear" w:color="auto" w:fill="auto"/>
            <w:noWrap/>
            <w:vAlign w:val="bottom"/>
            <w:hideMark/>
          </w:tcPr>
          <w:p w:rsidRPr="006D7029" w:rsidR="008C6741" w:rsidP="008C6741" w:rsidRDefault="008C6741" w14:paraId="1A79A04E" w14:textId="77777777">
            <w:pPr>
              <w:spacing w:after="0" w:line="240" w:lineRule="auto"/>
              <w:jc w:val="lef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Total Costos Operacionales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4707823D"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-150.631.943</w:t>
            </w: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061C36F4"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-180.766.323</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0374EB7D"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-181.632.006</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377ABA68"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20,0%</w:t>
            </w: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7A4DF0C2"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0,5%</w:t>
            </w:r>
          </w:p>
        </w:tc>
      </w:tr>
      <w:tr w:rsidRPr="006D7029" w:rsidR="00151DE8" w:rsidTr="0049035A" w14:paraId="0D2DB911" w14:textId="77777777">
        <w:trPr>
          <w:trHeight w:val="273"/>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59042463" w14:textId="77777777">
            <w:pPr>
              <w:spacing w:after="0" w:line="240" w:lineRule="auto"/>
              <w:jc w:val="center"/>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Crecimiento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0EF4DDF5" w14:textId="77777777">
            <w:pPr>
              <w:spacing w:after="0" w:line="240" w:lineRule="auto"/>
              <w:jc w:val="center"/>
              <w:rPr>
                <w:rFonts w:ascii="Times New Roman" w:hAnsi="Times New Roman" w:eastAsia="Times New Roman" w:cs="Times New Roman"/>
                <w:i/>
                <w:iCs/>
                <w:sz w:val="18"/>
                <w:szCs w:val="18"/>
                <w:lang w:eastAsia="es-CO"/>
              </w:rPr>
            </w:pP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62F3BA5F" w14:textId="77777777">
            <w:pPr>
              <w:spacing w:after="0" w:line="240" w:lineRule="auto"/>
              <w:jc w:val="righ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20,0%</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3B41BB75" w14:textId="77777777">
            <w:pPr>
              <w:spacing w:after="0" w:line="240" w:lineRule="auto"/>
              <w:jc w:val="righ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0,5%</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63C15563" w14:textId="77777777">
            <w:pPr>
              <w:spacing w:after="0" w:line="240" w:lineRule="auto"/>
              <w:jc w:val="right"/>
              <w:rPr>
                <w:rFonts w:ascii="Times New Roman" w:hAnsi="Times New Roman" w:eastAsia="Times New Roman" w:cs="Times New Roman"/>
                <w:i/>
                <w:iCs/>
                <w:sz w:val="18"/>
                <w:szCs w:val="18"/>
                <w:lang w:eastAsia="es-CO"/>
              </w:rPr>
            </w:pP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0AF5A7A9" w14:textId="77777777">
            <w:pPr>
              <w:spacing w:after="0" w:line="240" w:lineRule="auto"/>
              <w:jc w:val="lef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 </w:t>
            </w:r>
          </w:p>
        </w:tc>
      </w:tr>
      <w:tr w:rsidRPr="006D7029" w:rsidR="00151DE8" w:rsidTr="0049035A" w14:paraId="54F46E51" w14:textId="77777777">
        <w:trPr>
          <w:trHeight w:val="54"/>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2E217D45" w14:textId="77777777">
            <w:pPr>
              <w:spacing w:after="0" w:line="240" w:lineRule="auto"/>
              <w:jc w:val="lef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 </w:t>
            </w:r>
          </w:p>
        </w:tc>
        <w:tc>
          <w:tcPr>
            <w:tcW w:w="1134" w:type="dxa"/>
            <w:tcBorders>
              <w:top w:val="nil"/>
              <w:left w:val="nil"/>
              <w:bottom w:val="single" w:color="auto" w:sz="4" w:space="0"/>
              <w:right w:val="nil"/>
            </w:tcBorders>
            <w:shd w:val="clear" w:color="auto" w:fill="auto"/>
            <w:noWrap/>
            <w:vAlign w:val="bottom"/>
            <w:hideMark/>
          </w:tcPr>
          <w:p w:rsidRPr="006D7029" w:rsidR="008C6741" w:rsidP="008C6741" w:rsidRDefault="008C6741" w14:paraId="55CF8D77" w14:textId="77777777">
            <w:pPr>
              <w:spacing w:after="0" w:line="240" w:lineRule="auto"/>
              <w:jc w:val="lef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 </w:t>
            </w:r>
          </w:p>
        </w:tc>
        <w:tc>
          <w:tcPr>
            <w:tcW w:w="1332" w:type="dxa"/>
            <w:tcBorders>
              <w:top w:val="nil"/>
              <w:left w:val="nil"/>
              <w:bottom w:val="single" w:color="auto" w:sz="4" w:space="0"/>
              <w:right w:val="nil"/>
            </w:tcBorders>
            <w:shd w:val="clear" w:color="auto" w:fill="auto"/>
            <w:noWrap/>
            <w:vAlign w:val="bottom"/>
            <w:hideMark/>
          </w:tcPr>
          <w:p w:rsidRPr="006D7029" w:rsidR="008C6741" w:rsidP="008C6741" w:rsidRDefault="008C6741" w14:paraId="1673006D" w14:textId="77777777">
            <w:pPr>
              <w:spacing w:after="0" w:line="240" w:lineRule="auto"/>
              <w:jc w:val="lef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 </w:t>
            </w:r>
          </w:p>
        </w:tc>
        <w:tc>
          <w:tcPr>
            <w:tcW w:w="1399" w:type="dxa"/>
            <w:tcBorders>
              <w:top w:val="nil"/>
              <w:left w:val="nil"/>
              <w:bottom w:val="single" w:color="auto" w:sz="4" w:space="0"/>
              <w:right w:val="nil"/>
            </w:tcBorders>
            <w:shd w:val="clear" w:color="auto" w:fill="auto"/>
            <w:noWrap/>
            <w:vAlign w:val="bottom"/>
            <w:hideMark/>
          </w:tcPr>
          <w:p w:rsidRPr="006D7029" w:rsidR="008C6741" w:rsidP="008C6741" w:rsidRDefault="008C6741" w14:paraId="54E4022E" w14:textId="77777777">
            <w:pPr>
              <w:spacing w:after="0" w:line="240" w:lineRule="auto"/>
              <w:jc w:val="lef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 </w:t>
            </w:r>
          </w:p>
        </w:tc>
        <w:tc>
          <w:tcPr>
            <w:tcW w:w="785" w:type="dxa"/>
            <w:tcBorders>
              <w:top w:val="nil"/>
              <w:left w:val="nil"/>
              <w:bottom w:val="single" w:color="auto" w:sz="4" w:space="0"/>
              <w:right w:val="nil"/>
            </w:tcBorders>
            <w:shd w:val="clear" w:color="auto" w:fill="auto"/>
            <w:noWrap/>
            <w:vAlign w:val="bottom"/>
            <w:hideMark/>
          </w:tcPr>
          <w:p w:rsidRPr="006D7029" w:rsidR="008C6741" w:rsidP="008C6741" w:rsidRDefault="008C6741" w14:paraId="4A347B79" w14:textId="77777777">
            <w:pPr>
              <w:spacing w:after="0" w:line="240" w:lineRule="auto"/>
              <w:jc w:val="lef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 </w:t>
            </w:r>
          </w:p>
        </w:tc>
        <w:tc>
          <w:tcPr>
            <w:tcW w:w="903" w:type="dxa"/>
            <w:tcBorders>
              <w:top w:val="nil"/>
              <w:left w:val="nil"/>
              <w:bottom w:val="single" w:color="auto" w:sz="4" w:space="0"/>
              <w:right w:val="single" w:color="auto" w:sz="4" w:space="0"/>
            </w:tcBorders>
            <w:shd w:val="clear" w:color="auto" w:fill="auto"/>
            <w:noWrap/>
            <w:vAlign w:val="bottom"/>
            <w:hideMark/>
          </w:tcPr>
          <w:p w:rsidRPr="006D7029" w:rsidR="008C6741" w:rsidP="008C6741" w:rsidRDefault="008C6741" w14:paraId="5A71A5D9" w14:textId="77777777">
            <w:pPr>
              <w:spacing w:after="0" w:line="240" w:lineRule="auto"/>
              <w:jc w:val="lef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 </w:t>
            </w:r>
          </w:p>
        </w:tc>
      </w:tr>
      <w:tr w:rsidRPr="006D7029" w:rsidR="008C6741" w:rsidTr="0049035A" w14:paraId="049C1038" w14:textId="77777777">
        <w:trPr>
          <w:trHeight w:val="261"/>
          <w:jc w:val="center"/>
        </w:trPr>
        <w:tc>
          <w:tcPr>
            <w:tcW w:w="3823" w:type="dxa"/>
            <w:tcBorders>
              <w:top w:val="single" w:color="auto" w:sz="4" w:space="0"/>
              <w:left w:val="single" w:color="auto" w:sz="4" w:space="0"/>
              <w:bottom w:val="nil"/>
              <w:right w:val="nil"/>
            </w:tcBorders>
            <w:shd w:val="clear" w:color="000000" w:fill="D9D9D9"/>
            <w:noWrap/>
            <w:vAlign w:val="bottom"/>
            <w:hideMark/>
          </w:tcPr>
          <w:p w:rsidRPr="006D7029" w:rsidR="008C6741" w:rsidP="008C6741" w:rsidRDefault="008C6741" w14:paraId="4038F643" w14:textId="3D0D930A">
            <w:pPr>
              <w:spacing w:after="0" w:line="240" w:lineRule="auto"/>
              <w:jc w:val="lef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 xml:space="preserve">EBITDA </w:t>
            </w:r>
          </w:p>
        </w:tc>
        <w:tc>
          <w:tcPr>
            <w:tcW w:w="1134" w:type="dxa"/>
            <w:tcBorders>
              <w:top w:val="nil"/>
              <w:left w:val="nil"/>
              <w:bottom w:val="nil"/>
              <w:right w:val="nil"/>
            </w:tcBorders>
            <w:shd w:val="clear" w:color="000000" w:fill="D9D9D9"/>
            <w:noWrap/>
            <w:vAlign w:val="bottom"/>
            <w:hideMark/>
          </w:tcPr>
          <w:p w:rsidRPr="006D7029" w:rsidR="008C6741" w:rsidP="008C6741" w:rsidRDefault="008C6741" w14:paraId="644C4433"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-10.141.531</w:t>
            </w:r>
          </w:p>
        </w:tc>
        <w:tc>
          <w:tcPr>
            <w:tcW w:w="1332" w:type="dxa"/>
            <w:tcBorders>
              <w:top w:val="nil"/>
              <w:left w:val="nil"/>
              <w:bottom w:val="nil"/>
              <w:right w:val="nil"/>
            </w:tcBorders>
            <w:shd w:val="clear" w:color="000000" w:fill="D9D9D9"/>
            <w:noWrap/>
            <w:vAlign w:val="bottom"/>
            <w:hideMark/>
          </w:tcPr>
          <w:p w:rsidRPr="006D7029" w:rsidR="008C6741" w:rsidP="008C6741" w:rsidRDefault="008C6741" w14:paraId="5CE14CE4"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-60.393.879</w:t>
            </w:r>
          </w:p>
        </w:tc>
        <w:tc>
          <w:tcPr>
            <w:tcW w:w="1399" w:type="dxa"/>
            <w:tcBorders>
              <w:top w:val="nil"/>
              <w:left w:val="nil"/>
              <w:bottom w:val="nil"/>
              <w:right w:val="nil"/>
            </w:tcBorders>
            <w:shd w:val="clear" w:color="000000" w:fill="D9D9D9"/>
            <w:noWrap/>
            <w:vAlign w:val="bottom"/>
            <w:hideMark/>
          </w:tcPr>
          <w:p w:rsidRPr="006D7029" w:rsidR="008C6741" w:rsidP="008C6741" w:rsidRDefault="008C6741" w14:paraId="4A4FA40A"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-48.059.981</w:t>
            </w:r>
          </w:p>
        </w:tc>
        <w:tc>
          <w:tcPr>
            <w:tcW w:w="785" w:type="dxa"/>
            <w:tcBorders>
              <w:top w:val="nil"/>
              <w:left w:val="nil"/>
              <w:bottom w:val="nil"/>
              <w:right w:val="nil"/>
            </w:tcBorders>
            <w:shd w:val="clear" w:color="000000" w:fill="D9D9D9"/>
            <w:noWrap/>
            <w:vAlign w:val="bottom"/>
            <w:hideMark/>
          </w:tcPr>
          <w:p w:rsidRPr="006D7029" w:rsidR="008C6741" w:rsidP="008C6741" w:rsidRDefault="008C6741" w14:paraId="6C54EBF9"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495,5%</w:t>
            </w:r>
          </w:p>
        </w:tc>
        <w:tc>
          <w:tcPr>
            <w:tcW w:w="903" w:type="dxa"/>
            <w:tcBorders>
              <w:top w:val="nil"/>
              <w:left w:val="nil"/>
              <w:bottom w:val="nil"/>
              <w:right w:val="single" w:color="auto" w:sz="4" w:space="0"/>
            </w:tcBorders>
            <w:shd w:val="clear" w:color="000000" w:fill="D9D9D9"/>
            <w:noWrap/>
            <w:vAlign w:val="bottom"/>
            <w:hideMark/>
          </w:tcPr>
          <w:p w:rsidRPr="006D7029" w:rsidR="008C6741" w:rsidP="008C6741" w:rsidRDefault="008C6741" w14:paraId="10ED8F38"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-20,4%</w:t>
            </w:r>
          </w:p>
        </w:tc>
      </w:tr>
      <w:tr w:rsidRPr="006D7029" w:rsidR="008C6741" w:rsidTr="0049035A" w14:paraId="10203857" w14:textId="77777777">
        <w:trPr>
          <w:trHeight w:val="273"/>
          <w:jc w:val="center"/>
        </w:trPr>
        <w:tc>
          <w:tcPr>
            <w:tcW w:w="3823" w:type="dxa"/>
            <w:tcBorders>
              <w:top w:val="nil"/>
              <w:left w:val="single" w:color="auto" w:sz="4" w:space="0"/>
              <w:bottom w:val="single" w:color="auto" w:sz="4" w:space="0"/>
              <w:right w:val="nil"/>
            </w:tcBorders>
            <w:shd w:val="clear" w:color="000000" w:fill="D9D9D9"/>
            <w:noWrap/>
            <w:vAlign w:val="bottom"/>
            <w:hideMark/>
          </w:tcPr>
          <w:p w:rsidRPr="006D7029" w:rsidR="008C6741" w:rsidP="008C6741" w:rsidRDefault="008C6741" w14:paraId="7226E2A6" w14:textId="77777777">
            <w:pPr>
              <w:spacing w:after="0" w:line="240" w:lineRule="auto"/>
              <w:jc w:val="center"/>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 EBITDA/Ingresos</w:t>
            </w:r>
          </w:p>
        </w:tc>
        <w:tc>
          <w:tcPr>
            <w:tcW w:w="1134" w:type="dxa"/>
            <w:tcBorders>
              <w:top w:val="nil"/>
              <w:left w:val="nil"/>
              <w:bottom w:val="single" w:color="auto" w:sz="4" w:space="0"/>
              <w:right w:val="nil"/>
            </w:tcBorders>
            <w:shd w:val="clear" w:color="000000" w:fill="D9D9D9"/>
            <w:noWrap/>
            <w:vAlign w:val="bottom"/>
            <w:hideMark/>
          </w:tcPr>
          <w:p w:rsidRPr="006D7029" w:rsidR="008C6741" w:rsidP="008C6741" w:rsidRDefault="008C6741" w14:paraId="58D1DDE2" w14:textId="77777777">
            <w:pPr>
              <w:spacing w:after="0" w:line="240" w:lineRule="auto"/>
              <w:jc w:val="righ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-7,2%</w:t>
            </w:r>
          </w:p>
        </w:tc>
        <w:tc>
          <w:tcPr>
            <w:tcW w:w="1332" w:type="dxa"/>
            <w:tcBorders>
              <w:top w:val="nil"/>
              <w:left w:val="nil"/>
              <w:bottom w:val="single" w:color="auto" w:sz="4" w:space="0"/>
              <w:right w:val="nil"/>
            </w:tcBorders>
            <w:shd w:val="clear" w:color="000000" w:fill="D9D9D9"/>
            <w:noWrap/>
            <w:vAlign w:val="bottom"/>
            <w:hideMark/>
          </w:tcPr>
          <w:p w:rsidRPr="006D7029" w:rsidR="008C6741" w:rsidP="008C6741" w:rsidRDefault="008C6741" w14:paraId="063A1061" w14:textId="77777777">
            <w:pPr>
              <w:spacing w:after="0" w:line="240" w:lineRule="auto"/>
              <w:jc w:val="righ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-50,2%</w:t>
            </w:r>
          </w:p>
        </w:tc>
        <w:tc>
          <w:tcPr>
            <w:tcW w:w="1399" w:type="dxa"/>
            <w:tcBorders>
              <w:top w:val="nil"/>
              <w:left w:val="nil"/>
              <w:bottom w:val="single" w:color="auto" w:sz="4" w:space="0"/>
              <w:right w:val="nil"/>
            </w:tcBorders>
            <w:shd w:val="clear" w:color="000000" w:fill="D9D9D9"/>
            <w:noWrap/>
            <w:vAlign w:val="bottom"/>
            <w:hideMark/>
          </w:tcPr>
          <w:p w:rsidRPr="006D7029" w:rsidR="008C6741" w:rsidP="008C6741" w:rsidRDefault="008C6741" w14:paraId="7C931494" w14:textId="77777777">
            <w:pPr>
              <w:spacing w:after="0" w:line="240" w:lineRule="auto"/>
              <w:jc w:val="righ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-36,0%</w:t>
            </w:r>
          </w:p>
        </w:tc>
        <w:tc>
          <w:tcPr>
            <w:tcW w:w="785" w:type="dxa"/>
            <w:tcBorders>
              <w:top w:val="nil"/>
              <w:left w:val="nil"/>
              <w:bottom w:val="single" w:color="auto" w:sz="4" w:space="0"/>
              <w:right w:val="nil"/>
            </w:tcBorders>
            <w:shd w:val="clear" w:color="000000" w:fill="D9D9D9"/>
            <w:noWrap/>
            <w:vAlign w:val="bottom"/>
            <w:hideMark/>
          </w:tcPr>
          <w:p w:rsidRPr="006D7029" w:rsidR="008C6741" w:rsidP="008C6741" w:rsidRDefault="008C6741" w14:paraId="31896C93" w14:textId="77777777">
            <w:pPr>
              <w:spacing w:after="0" w:line="240" w:lineRule="auto"/>
              <w:jc w:val="lef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 </w:t>
            </w:r>
          </w:p>
        </w:tc>
        <w:tc>
          <w:tcPr>
            <w:tcW w:w="903" w:type="dxa"/>
            <w:tcBorders>
              <w:top w:val="nil"/>
              <w:left w:val="nil"/>
              <w:bottom w:val="single" w:color="auto" w:sz="4" w:space="0"/>
              <w:right w:val="single" w:color="auto" w:sz="4" w:space="0"/>
            </w:tcBorders>
            <w:shd w:val="clear" w:color="000000" w:fill="D9D9D9"/>
            <w:noWrap/>
            <w:vAlign w:val="bottom"/>
            <w:hideMark/>
          </w:tcPr>
          <w:p w:rsidRPr="006D7029" w:rsidR="008C6741" w:rsidP="008C6741" w:rsidRDefault="008C6741" w14:paraId="00171228" w14:textId="77777777">
            <w:pPr>
              <w:spacing w:after="0" w:line="240" w:lineRule="auto"/>
              <w:jc w:val="lef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 </w:t>
            </w:r>
          </w:p>
        </w:tc>
      </w:tr>
      <w:tr w:rsidRPr="006D7029" w:rsidR="00151DE8" w:rsidTr="0049035A" w14:paraId="1D3E8A32" w14:textId="77777777">
        <w:trPr>
          <w:trHeight w:val="342"/>
          <w:jc w:val="center"/>
        </w:trPr>
        <w:tc>
          <w:tcPr>
            <w:tcW w:w="3823" w:type="dxa"/>
            <w:tcBorders>
              <w:top w:val="nil"/>
              <w:left w:val="single" w:color="auto" w:sz="4" w:space="0"/>
              <w:bottom w:val="nil"/>
              <w:right w:val="nil"/>
            </w:tcBorders>
            <w:shd w:val="clear" w:color="auto" w:fill="auto"/>
            <w:noWrap/>
            <w:vAlign w:val="center"/>
            <w:hideMark/>
          </w:tcPr>
          <w:p w:rsidRPr="006D7029" w:rsidR="008C6741" w:rsidP="008C6741" w:rsidRDefault="008C6741" w14:paraId="3F1E10BD" w14:textId="02EBEA4F">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xml:space="preserve">Depreciación y </w:t>
            </w:r>
            <w:r w:rsidRPr="006D7029" w:rsidR="003542EA">
              <w:rPr>
                <w:rFonts w:ascii="Times New Roman" w:hAnsi="Times New Roman" w:eastAsia="Times New Roman" w:cs="Times New Roman"/>
                <w:sz w:val="18"/>
                <w:szCs w:val="18"/>
                <w:lang w:eastAsia="es-CO"/>
              </w:rPr>
              <w:t>amortización (</w:t>
            </w:r>
            <w:r w:rsidRPr="006D7029">
              <w:rPr>
                <w:rFonts w:ascii="Times New Roman" w:hAnsi="Times New Roman" w:eastAsia="Times New Roman" w:cs="Times New Roman"/>
                <w:sz w:val="18"/>
                <w:szCs w:val="18"/>
                <w:lang w:eastAsia="es-CO"/>
              </w:rPr>
              <w:t>-)</w:t>
            </w:r>
          </w:p>
        </w:tc>
        <w:tc>
          <w:tcPr>
            <w:tcW w:w="1134" w:type="dxa"/>
            <w:tcBorders>
              <w:top w:val="nil"/>
              <w:left w:val="nil"/>
              <w:bottom w:val="nil"/>
              <w:right w:val="nil"/>
            </w:tcBorders>
            <w:shd w:val="clear" w:color="auto" w:fill="auto"/>
            <w:noWrap/>
            <w:vAlign w:val="center"/>
            <w:hideMark/>
          </w:tcPr>
          <w:p w:rsidRPr="006D7029" w:rsidR="008C6741" w:rsidP="008C6741" w:rsidRDefault="008C6741" w14:paraId="7F74ED74"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-19.328.757</w:t>
            </w:r>
          </w:p>
        </w:tc>
        <w:tc>
          <w:tcPr>
            <w:tcW w:w="1332" w:type="dxa"/>
            <w:tcBorders>
              <w:top w:val="nil"/>
              <w:left w:val="nil"/>
              <w:bottom w:val="nil"/>
              <w:right w:val="nil"/>
            </w:tcBorders>
            <w:shd w:val="clear" w:color="auto" w:fill="auto"/>
            <w:noWrap/>
            <w:vAlign w:val="center"/>
            <w:hideMark/>
          </w:tcPr>
          <w:p w:rsidRPr="006D7029" w:rsidR="008C6741" w:rsidP="008C6741" w:rsidRDefault="008C6741" w14:paraId="43C67E1E"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-19.968.512</w:t>
            </w:r>
          </w:p>
        </w:tc>
        <w:tc>
          <w:tcPr>
            <w:tcW w:w="1399" w:type="dxa"/>
            <w:tcBorders>
              <w:top w:val="nil"/>
              <w:left w:val="nil"/>
              <w:bottom w:val="nil"/>
              <w:right w:val="nil"/>
            </w:tcBorders>
            <w:shd w:val="clear" w:color="auto" w:fill="auto"/>
            <w:noWrap/>
            <w:vAlign w:val="center"/>
            <w:hideMark/>
          </w:tcPr>
          <w:p w:rsidRPr="006D7029" w:rsidR="008C6741" w:rsidP="008C6741" w:rsidRDefault="008C6741" w14:paraId="30E10BDB"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-19.976.014</w:t>
            </w:r>
          </w:p>
        </w:tc>
        <w:tc>
          <w:tcPr>
            <w:tcW w:w="785" w:type="dxa"/>
            <w:tcBorders>
              <w:top w:val="nil"/>
              <w:left w:val="nil"/>
              <w:bottom w:val="nil"/>
              <w:right w:val="nil"/>
            </w:tcBorders>
            <w:shd w:val="clear" w:color="auto" w:fill="auto"/>
            <w:noWrap/>
            <w:vAlign w:val="center"/>
            <w:hideMark/>
          </w:tcPr>
          <w:p w:rsidRPr="006D7029" w:rsidR="008C6741" w:rsidP="008C6741" w:rsidRDefault="008C6741" w14:paraId="4490AAEC"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3,3%</w:t>
            </w:r>
          </w:p>
        </w:tc>
        <w:tc>
          <w:tcPr>
            <w:tcW w:w="903" w:type="dxa"/>
            <w:tcBorders>
              <w:top w:val="nil"/>
              <w:left w:val="nil"/>
              <w:bottom w:val="nil"/>
              <w:right w:val="single" w:color="auto" w:sz="4" w:space="0"/>
            </w:tcBorders>
            <w:shd w:val="clear" w:color="auto" w:fill="auto"/>
            <w:noWrap/>
            <w:vAlign w:val="center"/>
            <w:hideMark/>
          </w:tcPr>
          <w:p w:rsidRPr="006D7029" w:rsidR="008C6741" w:rsidP="008C6741" w:rsidRDefault="008C6741" w14:paraId="7CF9FBD1"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0,0%</w:t>
            </w:r>
          </w:p>
        </w:tc>
      </w:tr>
      <w:tr w:rsidRPr="006D7029" w:rsidR="00151DE8" w:rsidTr="001D6992" w14:paraId="5892EC52" w14:textId="77777777">
        <w:trPr>
          <w:trHeight w:val="342"/>
          <w:jc w:val="center"/>
        </w:trPr>
        <w:tc>
          <w:tcPr>
            <w:tcW w:w="3823" w:type="dxa"/>
            <w:tcBorders>
              <w:top w:val="nil"/>
              <w:left w:val="single" w:color="auto" w:sz="4" w:space="0"/>
              <w:bottom w:val="nil"/>
              <w:right w:val="nil"/>
            </w:tcBorders>
            <w:shd w:val="clear" w:color="auto" w:fill="auto"/>
            <w:noWrap/>
            <w:vAlign w:val="center"/>
            <w:hideMark/>
          </w:tcPr>
          <w:p w:rsidRPr="006D7029" w:rsidR="008C6741" w:rsidP="008C6741" w:rsidRDefault="008C6741" w14:paraId="03487104"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Provisiones (-)</w:t>
            </w:r>
          </w:p>
        </w:tc>
        <w:tc>
          <w:tcPr>
            <w:tcW w:w="1134" w:type="dxa"/>
            <w:tcBorders>
              <w:top w:val="nil"/>
              <w:left w:val="nil"/>
              <w:bottom w:val="single" w:color="auto" w:sz="4" w:space="0"/>
              <w:right w:val="nil"/>
            </w:tcBorders>
            <w:shd w:val="clear" w:color="auto" w:fill="auto"/>
            <w:noWrap/>
            <w:vAlign w:val="center"/>
            <w:hideMark/>
          </w:tcPr>
          <w:p w:rsidRPr="006D7029" w:rsidR="008C6741" w:rsidP="008C6741" w:rsidRDefault="008C6741" w14:paraId="0D24598F"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-5.060.279</w:t>
            </w:r>
          </w:p>
        </w:tc>
        <w:tc>
          <w:tcPr>
            <w:tcW w:w="1332" w:type="dxa"/>
            <w:tcBorders>
              <w:top w:val="nil"/>
              <w:left w:val="nil"/>
              <w:bottom w:val="single" w:color="auto" w:sz="4" w:space="0"/>
              <w:right w:val="nil"/>
            </w:tcBorders>
            <w:shd w:val="clear" w:color="auto" w:fill="auto"/>
            <w:noWrap/>
            <w:vAlign w:val="center"/>
            <w:hideMark/>
          </w:tcPr>
          <w:p w:rsidRPr="006D7029" w:rsidR="008C6741" w:rsidP="008C6741" w:rsidRDefault="008C6741" w14:paraId="468C71C8"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-7.775.239</w:t>
            </w:r>
          </w:p>
        </w:tc>
        <w:tc>
          <w:tcPr>
            <w:tcW w:w="1399" w:type="dxa"/>
            <w:tcBorders>
              <w:top w:val="nil"/>
              <w:left w:val="nil"/>
              <w:bottom w:val="single" w:color="auto" w:sz="4" w:space="0"/>
              <w:right w:val="nil"/>
            </w:tcBorders>
            <w:shd w:val="clear" w:color="auto" w:fill="auto"/>
            <w:noWrap/>
            <w:vAlign w:val="center"/>
            <w:hideMark/>
          </w:tcPr>
          <w:p w:rsidRPr="006D7029" w:rsidR="008C6741" w:rsidP="008C6741" w:rsidRDefault="008C6741" w14:paraId="14F5E449"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-2.081.851</w:t>
            </w:r>
          </w:p>
        </w:tc>
        <w:tc>
          <w:tcPr>
            <w:tcW w:w="785" w:type="dxa"/>
            <w:tcBorders>
              <w:top w:val="nil"/>
              <w:left w:val="nil"/>
              <w:bottom w:val="single" w:color="auto" w:sz="4" w:space="0"/>
              <w:right w:val="nil"/>
            </w:tcBorders>
            <w:shd w:val="clear" w:color="auto" w:fill="auto"/>
            <w:noWrap/>
            <w:vAlign w:val="center"/>
            <w:hideMark/>
          </w:tcPr>
          <w:p w:rsidRPr="006D7029" w:rsidR="008C6741" w:rsidP="008C6741" w:rsidRDefault="008C6741" w14:paraId="38437885"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53,7%</w:t>
            </w:r>
          </w:p>
        </w:tc>
        <w:tc>
          <w:tcPr>
            <w:tcW w:w="903" w:type="dxa"/>
            <w:tcBorders>
              <w:top w:val="nil"/>
              <w:left w:val="nil"/>
              <w:bottom w:val="single" w:color="auto" w:sz="4" w:space="0"/>
              <w:right w:val="single" w:color="auto" w:sz="4" w:space="0"/>
            </w:tcBorders>
            <w:shd w:val="clear" w:color="auto" w:fill="auto"/>
            <w:noWrap/>
            <w:vAlign w:val="center"/>
            <w:hideMark/>
          </w:tcPr>
          <w:p w:rsidRPr="006D7029" w:rsidR="008C6741" w:rsidP="008C6741" w:rsidRDefault="008C6741" w14:paraId="0F736268"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-73,2%</w:t>
            </w:r>
          </w:p>
        </w:tc>
      </w:tr>
      <w:tr w:rsidRPr="006D7029" w:rsidR="008C6741" w:rsidTr="001D6992" w14:paraId="23F90D99" w14:textId="77777777">
        <w:trPr>
          <w:trHeight w:val="247"/>
          <w:jc w:val="center"/>
        </w:trPr>
        <w:tc>
          <w:tcPr>
            <w:tcW w:w="3823" w:type="dxa"/>
            <w:tcBorders>
              <w:top w:val="single" w:color="auto" w:sz="4" w:space="0"/>
              <w:left w:val="single" w:color="auto" w:sz="4" w:space="0"/>
              <w:bottom w:val="nil"/>
              <w:right w:val="nil"/>
            </w:tcBorders>
            <w:shd w:val="clear" w:color="000000" w:fill="BFBFBF"/>
            <w:noWrap/>
            <w:vAlign w:val="bottom"/>
            <w:hideMark/>
          </w:tcPr>
          <w:p w:rsidRPr="006D7029" w:rsidR="008C6741" w:rsidP="008C6741" w:rsidRDefault="008C6741" w14:paraId="1605FE79" w14:textId="4CCEBB27">
            <w:pPr>
              <w:spacing w:after="0" w:line="240" w:lineRule="auto"/>
              <w:jc w:val="lef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lastRenderedPageBreak/>
              <w:t>EBIT</w:t>
            </w:r>
          </w:p>
        </w:tc>
        <w:tc>
          <w:tcPr>
            <w:tcW w:w="1134" w:type="dxa"/>
            <w:tcBorders>
              <w:top w:val="single" w:color="auto" w:sz="4" w:space="0"/>
              <w:left w:val="nil"/>
              <w:bottom w:val="nil"/>
              <w:right w:val="nil"/>
            </w:tcBorders>
            <w:shd w:val="clear" w:color="000000" w:fill="BFBFBF"/>
            <w:noWrap/>
            <w:vAlign w:val="bottom"/>
            <w:hideMark/>
          </w:tcPr>
          <w:p w:rsidRPr="006D7029" w:rsidR="008C6741" w:rsidP="008C6741" w:rsidRDefault="008C6741" w14:paraId="7F002CED"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-34.530.567</w:t>
            </w:r>
          </w:p>
        </w:tc>
        <w:tc>
          <w:tcPr>
            <w:tcW w:w="1332" w:type="dxa"/>
            <w:tcBorders>
              <w:top w:val="single" w:color="auto" w:sz="4" w:space="0"/>
              <w:left w:val="nil"/>
              <w:bottom w:val="nil"/>
              <w:right w:val="nil"/>
            </w:tcBorders>
            <w:shd w:val="clear" w:color="000000" w:fill="BFBFBF"/>
            <w:noWrap/>
            <w:vAlign w:val="bottom"/>
            <w:hideMark/>
          </w:tcPr>
          <w:p w:rsidRPr="006D7029" w:rsidR="008C6741" w:rsidP="008C6741" w:rsidRDefault="008C6741" w14:paraId="44C874CC"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-88.137.629</w:t>
            </w:r>
          </w:p>
        </w:tc>
        <w:tc>
          <w:tcPr>
            <w:tcW w:w="1399" w:type="dxa"/>
            <w:tcBorders>
              <w:top w:val="single" w:color="auto" w:sz="4" w:space="0"/>
              <w:left w:val="nil"/>
              <w:bottom w:val="nil"/>
              <w:right w:val="nil"/>
            </w:tcBorders>
            <w:shd w:val="clear" w:color="000000" w:fill="BFBFBF"/>
            <w:noWrap/>
            <w:vAlign w:val="bottom"/>
            <w:hideMark/>
          </w:tcPr>
          <w:p w:rsidRPr="006D7029" w:rsidR="008C6741" w:rsidP="008C6741" w:rsidRDefault="008C6741" w14:paraId="59359F88"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-70.117.846</w:t>
            </w:r>
          </w:p>
        </w:tc>
        <w:tc>
          <w:tcPr>
            <w:tcW w:w="785" w:type="dxa"/>
            <w:tcBorders>
              <w:top w:val="single" w:color="auto" w:sz="4" w:space="0"/>
              <w:left w:val="nil"/>
              <w:bottom w:val="nil"/>
              <w:right w:val="nil"/>
            </w:tcBorders>
            <w:shd w:val="clear" w:color="000000" w:fill="BFBFBF"/>
            <w:noWrap/>
            <w:vAlign w:val="bottom"/>
            <w:hideMark/>
          </w:tcPr>
          <w:p w:rsidRPr="006D7029" w:rsidR="008C6741" w:rsidP="008C6741" w:rsidRDefault="008C6741" w14:paraId="7936140C"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155,2%</w:t>
            </w:r>
          </w:p>
        </w:tc>
        <w:tc>
          <w:tcPr>
            <w:tcW w:w="903" w:type="dxa"/>
            <w:tcBorders>
              <w:top w:val="single" w:color="auto" w:sz="4" w:space="0"/>
              <w:left w:val="nil"/>
              <w:bottom w:val="nil"/>
              <w:right w:val="single" w:color="auto" w:sz="4" w:space="0"/>
            </w:tcBorders>
            <w:shd w:val="clear" w:color="000000" w:fill="BFBFBF"/>
            <w:noWrap/>
            <w:vAlign w:val="bottom"/>
            <w:hideMark/>
          </w:tcPr>
          <w:p w:rsidRPr="006D7029" w:rsidR="008C6741" w:rsidP="008C6741" w:rsidRDefault="008C6741" w14:paraId="2AAC02ED" w14:textId="77777777">
            <w:pPr>
              <w:spacing w:after="0" w:line="240" w:lineRule="auto"/>
              <w:jc w:val="right"/>
              <w:rPr>
                <w:rFonts w:ascii="Times New Roman" w:hAnsi="Times New Roman" w:eastAsia="Times New Roman" w:cs="Times New Roman"/>
                <w:b/>
                <w:bCs/>
                <w:sz w:val="18"/>
                <w:szCs w:val="18"/>
                <w:lang w:eastAsia="es-CO"/>
              </w:rPr>
            </w:pPr>
            <w:r w:rsidRPr="006D7029">
              <w:rPr>
                <w:rFonts w:ascii="Times New Roman" w:hAnsi="Times New Roman" w:eastAsia="Times New Roman" w:cs="Times New Roman"/>
                <w:b/>
                <w:bCs/>
                <w:sz w:val="18"/>
                <w:szCs w:val="18"/>
                <w:lang w:eastAsia="es-CO"/>
              </w:rPr>
              <w:t>-20,4%</w:t>
            </w:r>
          </w:p>
        </w:tc>
      </w:tr>
      <w:tr w:rsidRPr="006D7029" w:rsidR="008C6741" w:rsidTr="0049035A" w14:paraId="1D4EFCB5" w14:textId="77777777">
        <w:trPr>
          <w:trHeight w:val="247"/>
          <w:jc w:val="center"/>
        </w:trPr>
        <w:tc>
          <w:tcPr>
            <w:tcW w:w="3823" w:type="dxa"/>
            <w:tcBorders>
              <w:top w:val="nil"/>
              <w:left w:val="single" w:color="auto" w:sz="4" w:space="0"/>
              <w:bottom w:val="single" w:color="auto" w:sz="4" w:space="0"/>
              <w:right w:val="nil"/>
            </w:tcBorders>
            <w:shd w:val="clear" w:color="000000" w:fill="BFBFBF"/>
            <w:noWrap/>
            <w:vAlign w:val="bottom"/>
            <w:hideMark/>
          </w:tcPr>
          <w:p w:rsidRPr="006D7029" w:rsidR="008C6741" w:rsidP="008C6741" w:rsidRDefault="008C6741" w14:paraId="248B75B5" w14:textId="77777777">
            <w:pPr>
              <w:spacing w:after="0" w:line="240" w:lineRule="auto"/>
              <w:jc w:val="center"/>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 EBIT/Ingresos</w:t>
            </w:r>
          </w:p>
        </w:tc>
        <w:tc>
          <w:tcPr>
            <w:tcW w:w="1134" w:type="dxa"/>
            <w:tcBorders>
              <w:top w:val="nil"/>
              <w:left w:val="nil"/>
              <w:bottom w:val="single" w:color="auto" w:sz="4" w:space="0"/>
              <w:right w:val="nil"/>
            </w:tcBorders>
            <w:shd w:val="clear" w:color="000000" w:fill="BFBFBF"/>
            <w:noWrap/>
            <w:vAlign w:val="bottom"/>
            <w:hideMark/>
          </w:tcPr>
          <w:p w:rsidRPr="006D7029" w:rsidR="008C6741" w:rsidP="008C6741" w:rsidRDefault="008C6741" w14:paraId="152F7367" w14:textId="77777777">
            <w:pPr>
              <w:spacing w:after="0" w:line="240" w:lineRule="auto"/>
              <w:jc w:val="righ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-24,6%</w:t>
            </w:r>
          </w:p>
        </w:tc>
        <w:tc>
          <w:tcPr>
            <w:tcW w:w="1332" w:type="dxa"/>
            <w:tcBorders>
              <w:top w:val="nil"/>
              <w:left w:val="nil"/>
              <w:bottom w:val="single" w:color="auto" w:sz="4" w:space="0"/>
              <w:right w:val="nil"/>
            </w:tcBorders>
            <w:shd w:val="clear" w:color="000000" w:fill="BFBFBF"/>
            <w:noWrap/>
            <w:vAlign w:val="bottom"/>
            <w:hideMark/>
          </w:tcPr>
          <w:p w:rsidRPr="006D7029" w:rsidR="008C6741" w:rsidP="008C6741" w:rsidRDefault="008C6741" w14:paraId="586AF74E" w14:textId="77777777">
            <w:pPr>
              <w:spacing w:after="0" w:line="240" w:lineRule="auto"/>
              <w:jc w:val="righ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-73,2%</w:t>
            </w:r>
          </w:p>
        </w:tc>
        <w:tc>
          <w:tcPr>
            <w:tcW w:w="1399" w:type="dxa"/>
            <w:tcBorders>
              <w:top w:val="nil"/>
              <w:left w:val="nil"/>
              <w:bottom w:val="single" w:color="auto" w:sz="4" w:space="0"/>
              <w:right w:val="nil"/>
            </w:tcBorders>
            <w:shd w:val="clear" w:color="000000" w:fill="BFBFBF"/>
            <w:noWrap/>
            <w:vAlign w:val="bottom"/>
            <w:hideMark/>
          </w:tcPr>
          <w:p w:rsidRPr="006D7029" w:rsidR="008C6741" w:rsidP="008C6741" w:rsidRDefault="008C6741" w14:paraId="1A9E50B7" w14:textId="77777777">
            <w:pPr>
              <w:spacing w:after="0" w:line="240" w:lineRule="auto"/>
              <w:jc w:val="righ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-52,5%</w:t>
            </w:r>
          </w:p>
        </w:tc>
        <w:tc>
          <w:tcPr>
            <w:tcW w:w="785" w:type="dxa"/>
            <w:tcBorders>
              <w:top w:val="nil"/>
              <w:left w:val="nil"/>
              <w:bottom w:val="single" w:color="auto" w:sz="4" w:space="0"/>
              <w:right w:val="nil"/>
            </w:tcBorders>
            <w:shd w:val="clear" w:color="000000" w:fill="BFBFBF"/>
            <w:noWrap/>
            <w:vAlign w:val="bottom"/>
            <w:hideMark/>
          </w:tcPr>
          <w:p w:rsidRPr="006D7029" w:rsidR="008C6741" w:rsidP="008C6741" w:rsidRDefault="008C6741" w14:paraId="468B4D1A" w14:textId="77777777">
            <w:pPr>
              <w:spacing w:after="0" w:line="240" w:lineRule="auto"/>
              <w:jc w:val="lef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 </w:t>
            </w:r>
          </w:p>
        </w:tc>
        <w:tc>
          <w:tcPr>
            <w:tcW w:w="903" w:type="dxa"/>
            <w:tcBorders>
              <w:top w:val="nil"/>
              <w:left w:val="nil"/>
              <w:bottom w:val="single" w:color="auto" w:sz="4" w:space="0"/>
              <w:right w:val="single" w:color="auto" w:sz="4" w:space="0"/>
            </w:tcBorders>
            <w:shd w:val="clear" w:color="000000" w:fill="BFBFBF"/>
            <w:noWrap/>
            <w:vAlign w:val="bottom"/>
            <w:hideMark/>
          </w:tcPr>
          <w:p w:rsidRPr="006D7029" w:rsidR="008C6741" w:rsidP="008C6741" w:rsidRDefault="008C6741" w14:paraId="6919C95E" w14:textId="77777777">
            <w:pPr>
              <w:spacing w:after="0" w:line="240" w:lineRule="auto"/>
              <w:jc w:val="left"/>
              <w:rPr>
                <w:rFonts w:ascii="Times New Roman" w:hAnsi="Times New Roman" w:eastAsia="Times New Roman" w:cs="Times New Roman"/>
                <w:i/>
                <w:iCs/>
                <w:sz w:val="18"/>
                <w:szCs w:val="18"/>
                <w:lang w:eastAsia="es-CO"/>
              </w:rPr>
            </w:pPr>
            <w:r w:rsidRPr="006D7029">
              <w:rPr>
                <w:rFonts w:ascii="Times New Roman" w:hAnsi="Times New Roman" w:eastAsia="Times New Roman" w:cs="Times New Roman"/>
                <w:i/>
                <w:iCs/>
                <w:sz w:val="18"/>
                <w:szCs w:val="18"/>
                <w:lang w:eastAsia="es-CO"/>
              </w:rPr>
              <w:t> </w:t>
            </w:r>
          </w:p>
        </w:tc>
      </w:tr>
      <w:tr w:rsidRPr="006D7029" w:rsidR="00151DE8" w:rsidTr="0049035A" w14:paraId="55D2EC3D" w14:textId="77777777">
        <w:trPr>
          <w:trHeight w:val="247"/>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7A417242"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Ingresos por transferencias corrientes recibidas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3BC94B42"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924.939</w:t>
            </w: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3458F16D"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42.633.391</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5332C341"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38.379.780</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5D797A97"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4509,3%</w:t>
            </w: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1860D4DD"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-10,0%</w:t>
            </w:r>
          </w:p>
        </w:tc>
      </w:tr>
      <w:tr w:rsidRPr="006D7029" w:rsidR="00151DE8" w:rsidTr="0049035A" w14:paraId="7557F238" w14:textId="77777777">
        <w:trPr>
          <w:trHeight w:val="247"/>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17BDC4B7"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Ingresos por transferencias de capital recibidas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6630712D"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15.336.804</w:t>
            </w: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6B72BD3D"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8.613.627</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2BD2AA99"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23.486.226</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4BE7768A"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-43,8%</w:t>
            </w: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09BB6680"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172,7%</w:t>
            </w:r>
          </w:p>
        </w:tc>
      </w:tr>
      <w:tr w:rsidRPr="006D7029" w:rsidR="00151DE8" w:rsidTr="0049035A" w14:paraId="700B5D9B" w14:textId="77777777">
        <w:trPr>
          <w:trHeight w:val="247"/>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49F4579D"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Gastos por transferencias corrientes recibidas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3DD1F2E2"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-883.708</w:t>
            </w: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3A5FA191"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-18.074.504</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01C60CE0"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-28.302.601</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25E88EA5"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1945,3%</w:t>
            </w: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65B51C4B"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56,6%</w:t>
            </w:r>
          </w:p>
        </w:tc>
      </w:tr>
      <w:tr w:rsidRPr="006D7029" w:rsidR="00151DE8" w:rsidTr="0049035A" w14:paraId="67DE6E5B" w14:textId="77777777">
        <w:trPr>
          <w:trHeight w:val="247"/>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7F1306E1"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Ingresos financieros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17FBE472"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50.628</w:t>
            </w: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3577A2E3"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43.792</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49B09E27"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91.325</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17B02725"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-13,5%</w:t>
            </w: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5BDA7C46"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108,5%</w:t>
            </w:r>
          </w:p>
        </w:tc>
      </w:tr>
      <w:tr w:rsidRPr="006D7029" w:rsidR="00151DE8" w:rsidTr="0049035A" w14:paraId="146095B0" w14:textId="77777777">
        <w:trPr>
          <w:trHeight w:val="247"/>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5B3C8C99"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Gastos financieros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3CEAA6DE"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-17.763.817</w:t>
            </w: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111071F6"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-13.249.600</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3EF09FA4"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-27.566.012</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3029360A"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-25,4%</w:t>
            </w: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380AE0D8"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108,1%</w:t>
            </w:r>
          </w:p>
        </w:tc>
      </w:tr>
      <w:tr w:rsidRPr="006D7029" w:rsidR="00151DE8" w:rsidTr="0049035A" w14:paraId="60386893" w14:textId="77777777">
        <w:trPr>
          <w:trHeight w:val="247"/>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585B44E5"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Otros ingresos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406EFBBA"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8.397.219</w:t>
            </w: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7CBBF60B"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2.310.163</w:t>
            </w:r>
          </w:p>
        </w:tc>
        <w:tc>
          <w:tcPr>
            <w:tcW w:w="1399" w:type="dxa"/>
            <w:tcBorders>
              <w:top w:val="nil"/>
              <w:left w:val="nil"/>
              <w:bottom w:val="nil"/>
              <w:right w:val="nil"/>
            </w:tcBorders>
            <w:shd w:val="clear" w:color="auto" w:fill="auto"/>
            <w:noWrap/>
            <w:vAlign w:val="bottom"/>
            <w:hideMark/>
          </w:tcPr>
          <w:p w:rsidRPr="006D7029" w:rsidR="008C6741" w:rsidP="008C6741" w:rsidRDefault="008C6741" w14:paraId="51DAFE47"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2.828.979</w:t>
            </w:r>
          </w:p>
        </w:tc>
        <w:tc>
          <w:tcPr>
            <w:tcW w:w="785" w:type="dxa"/>
            <w:tcBorders>
              <w:top w:val="nil"/>
              <w:left w:val="nil"/>
              <w:bottom w:val="nil"/>
              <w:right w:val="nil"/>
            </w:tcBorders>
            <w:shd w:val="clear" w:color="auto" w:fill="auto"/>
            <w:noWrap/>
            <w:vAlign w:val="bottom"/>
            <w:hideMark/>
          </w:tcPr>
          <w:p w:rsidRPr="006D7029" w:rsidR="008C6741" w:rsidP="008C6741" w:rsidRDefault="008C6741" w14:paraId="5959D46A"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-72,5%</w:t>
            </w: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6636D28D" w14:textId="77777777">
            <w:pPr>
              <w:spacing w:after="0" w:line="240" w:lineRule="auto"/>
              <w:jc w:val="righ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22,5%</w:t>
            </w:r>
          </w:p>
        </w:tc>
      </w:tr>
      <w:tr w:rsidRPr="006D7029" w:rsidR="00151DE8" w:rsidTr="0049035A" w14:paraId="271786BC" w14:textId="77777777">
        <w:trPr>
          <w:trHeight w:val="54"/>
          <w:jc w:val="center"/>
        </w:trPr>
        <w:tc>
          <w:tcPr>
            <w:tcW w:w="3823" w:type="dxa"/>
            <w:tcBorders>
              <w:top w:val="nil"/>
              <w:left w:val="single" w:color="auto" w:sz="4" w:space="0"/>
              <w:bottom w:val="nil"/>
              <w:right w:val="nil"/>
            </w:tcBorders>
            <w:shd w:val="clear" w:color="auto" w:fill="auto"/>
            <w:noWrap/>
            <w:vAlign w:val="bottom"/>
            <w:hideMark/>
          </w:tcPr>
          <w:p w:rsidRPr="006D7029" w:rsidR="008C6741" w:rsidP="008C6741" w:rsidRDefault="008C6741" w14:paraId="6F10CB2E"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w:t>
            </w:r>
          </w:p>
        </w:tc>
        <w:tc>
          <w:tcPr>
            <w:tcW w:w="1134" w:type="dxa"/>
            <w:tcBorders>
              <w:top w:val="nil"/>
              <w:left w:val="nil"/>
              <w:bottom w:val="nil"/>
              <w:right w:val="nil"/>
            </w:tcBorders>
            <w:shd w:val="clear" w:color="auto" w:fill="auto"/>
            <w:noWrap/>
            <w:vAlign w:val="bottom"/>
            <w:hideMark/>
          </w:tcPr>
          <w:p w:rsidRPr="006D7029" w:rsidR="008C6741" w:rsidP="008C6741" w:rsidRDefault="008C6741" w14:paraId="724FA69C" w14:textId="77777777">
            <w:pPr>
              <w:spacing w:after="0" w:line="240" w:lineRule="auto"/>
              <w:jc w:val="left"/>
              <w:rPr>
                <w:rFonts w:ascii="Times New Roman" w:hAnsi="Times New Roman" w:eastAsia="Times New Roman" w:cs="Times New Roman"/>
                <w:sz w:val="18"/>
                <w:szCs w:val="18"/>
                <w:lang w:eastAsia="es-CO"/>
              </w:rPr>
            </w:pPr>
          </w:p>
        </w:tc>
        <w:tc>
          <w:tcPr>
            <w:tcW w:w="1332" w:type="dxa"/>
            <w:tcBorders>
              <w:top w:val="nil"/>
              <w:left w:val="nil"/>
              <w:bottom w:val="nil"/>
              <w:right w:val="nil"/>
            </w:tcBorders>
            <w:shd w:val="clear" w:color="auto" w:fill="auto"/>
            <w:noWrap/>
            <w:vAlign w:val="bottom"/>
            <w:hideMark/>
          </w:tcPr>
          <w:p w:rsidRPr="006D7029" w:rsidR="008C6741" w:rsidP="008C6741" w:rsidRDefault="008C6741" w14:paraId="74B79519" w14:textId="77777777">
            <w:pPr>
              <w:spacing w:after="0" w:line="240" w:lineRule="auto"/>
              <w:jc w:val="left"/>
              <w:rPr>
                <w:rFonts w:ascii="Times New Roman" w:hAnsi="Times New Roman" w:eastAsia="Times New Roman" w:cs="Times New Roman"/>
                <w:sz w:val="18"/>
                <w:szCs w:val="18"/>
                <w:lang w:eastAsia="es-CO"/>
              </w:rPr>
            </w:pPr>
          </w:p>
        </w:tc>
        <w:tc>
          <w:tcPr>
            <w:tcW w:w="1399" w:type="dxa"/>
            <w:tcBorders>
              <w:top w:val="nil"/>
              <w:left w:val="nil"/>
              <w:bottom w:val="single" w:color="auto" w:sz="4" w:space="0"/>
              <w:right w:val="nil"/>
            </w:tcBorders>
            <w:shd w:val="clear" w:color="auto" w:fill="auto"/>
            <w:noWrap/>
            <w:vAlign w:val="bottom"/>
            <w:hideMark/>
          </w:tcPr>
          <w:p w:rsidRPr="006D7029" w:rsidR="008C6741" w:rsidP="008C6741" w:rsidRDefault="008C6741" w14:paraId="41DFC59C"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w:t>
            </w:r>
          </w:p>
        </w:tc>
        <w:tc>
          <w:tcPr>
            <w:tcW w:w="785" w:type="dxa"/>
            <w:tcBorders>
              <w:top w:val="nil"/>
              <w:left w:val="nil"/>
              <w:bottom w:val="single" w:color="auto" w:sz="4" w:space="0"/>
              <w:right w:val="nil"/>
            </w:tcBorders>
            <w:shd w:val="clear" w:color="auto" w:fill="auto"/>
            <w:noWrap/>
            <w:vAlign w:val="bottom"/>
            <w:hideMark/>
          </w:tcPr>
          <w:p w:rsidRPr="006D7029" w:rsidR="008C6741" w:rsidP="008C6741" w:rsidRDefault="008C6741" w14:paraId="40ACD04E"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w:t>
            </w:r>
          </w:p>
        </w:tc>
        <w:tc>
          <w:tcPr>
            <w:tcW w:w="903" w:type="dxa"/>
            <w:tcBorders>
              <w:top w:val="nil"/>
              <w:left w:val="nil"/>
              <w:bottom w:val="nil"/>
              <w:right w:val="single" w:color="auto" w:sz="4" w:space="0"/>
            </w:tcBorders>
            <w:shd w:val="clear" w:color="auto" w:fill="auto"/>
            <w:noWrap/>
            <w:vAlign w:val="bottom"/>
            <w:hideMark/>
          </w:tcPr>
          <w:p w:rsidRPr="006D7029" w:rsidR="008C6741" w:rsidP="008C6741" w:rsidRDefault="008C6741" w14:paraId="40C029FC" w14:textId="77777777">
            <w:pPr>
              <w:spacing w:after="0" w:line="240" w:lineRule="auto"/>
              <w:jc w:val="left"/>
              <w:rPr>
                <w:rFonts w:ascii="Times New Roman" w:hAnsi="Times New Roman" w:eastAsia="Times New Roman" w:cs="Times New Roman"/>
                <w:sz w:val="18"/>
                <w:szCs w:val="18"/>
                <w:lang w:eastAsia="es-CO"/>
              </w:rPr>
            </w:pPr>
            <w:r w:rsidRPr="006D7029">
              <w:rPr>
                <w:rFonts w:ascii="Times New Roman" w:hAnsi="Times New Roman" w:eastAsia="Times New Roman" w:cs="Times New Roman"/>
                <w:sz w:val="18"/>
                <w:szCs w:val="18"/>
                <w:lang w:eastAsia="es-CO"/>
              </w:rPr>
              <w:t> </w:t>
            </w:r>
          </w:p>
        </w:tc>
      </w:tr>
      <w:tr w:rsidRPr="006D7029" w:rsidR="008C6741" w:rsidTr="0049035A" w14:paraId="5E279A24" w14:textId="77777777">
        <w:trPr>
          <w:trHeight w:val="370"/>
          <w:jc w:val="center"/>
        </w:trPr>
        <w:tc>
          <w:tcPr>
            <w:tcW w:w="3823" w:type="dxa"/>
            <w:tcBorders>
              <w:top w:val="single" w:color="auto" w:sz="4" w:space="0"/>
              <w:left w:val="single" w:color="auto" w:sz="4" w:space="0"/>
              <w:bottom w:val="single" w:color="auto" w:sz="8" w:space="0"/>
              <w:right w:val="nil"/>
            </w:tcBorders>
            <w:shd w:val="clear" w:color="000000" w:fill="000000"/>
            <w:noWrap/>
            <w:vAlign w:val="bottom"/>
            <w:hideMark/>
          </w:tcPr>
          <w:p w:rsidRPr="006D7029" w:rsidR="008C6741" w:rsidP="008C6741" w:rsidRDefault="008C6741" w14:paraId="4C989A23" w14:textId="0016956A">
            <w:pPr>
              <w:spacing w:after="0" w:line="240" w:lineRule="auto"/>
              <w:jc w:val="left"/>
              <w:rPr>
                <w:rFonts w:ascii="Times New Roman" w:hAnsi="Times New Roman" w:eastAsia="Times New Roman" w:cs="Times New Roman"/>
                <w:b/>
                <w:bCs/>
                <w:color w:val="FFFFFF"/>
                <w:sz w:val="18"/>
                <w:szCs w:val="18"/>
                <w:lang w:eastAsia="es-CO"/>
              </w:rPr>
            </w:pPr>
            <w:r w:rsidRPr="006D7029">
              <w:rPr>
                <w:rFonts w:ascii="Times New Roman" w:hAnsi="Times New Roman" w:eastAsia="Times New Roman" w:cs="Times New Roman"/>
                <w:b/>
                <w:bCs/>
                <w:color w:val="FFFFFF"/>
                <w:sz w:val="18"/>
                <w:szCs w:val="18"/>
                <w:lang w:eastAsia="es-CO"/>
              </w:rPr>
              <w:t>Resultado del ejercicio</w:t>
            </w:r>
          </w:p>
        </w:tc>
        <w:tc>
          <w:tcPr>
            <w:tcW w:w="1134" w:type="dxa"/>
            <w:tcBorders>
              <w:top w:val="single" w:color="auto" w:sz="4" w:space="0"/>
              <w:left w:val="nil"/>
              <w:bottom w:val="single" w:color="auto" w:sz="8" w:space="0"/>
              <w:right w:val="single" w:color="auto" w:sz="4" w:space="0"/>
            </w:tcBorders>
            <w:shd w:val="clear" w:color="000000" w:fill="000000"/>
            <w:noWrap/>
            <w:vAlign w:val="bottom"/>
            <w:hideMark/>
          </w:tcPr>
          <w:p w:rsidRPr="006D7029" w:rsidR="008C6741" w:rsidP="008C6741" w:rsidRDefault="008C6741" w14:paraId="155E0144" w14:textId="77777777">
            <w:pPr>
              <w:spacing w:after="0" w:line="240" w:lineRule="auto"/>
              <w:jc w:val="right"/>
              <w:rPr>
                <w:rFonts w:ascii="Times New Roman" w:hAnsi="Times New Roman" w:eastAsia="Times New Roman" w:cs="Times New Roman"/>
                <w:b/>
                <w:bCs/>
                <w:color w:val="FFFFFF"/>
                <w:sz w:val="18"/>
                <w:szCs w:val="18"/>
                <w:lang w:eastAsia="es-CO"/>
              </w:rPr>
            </w:pPr>
            <w:r w:rsidRPr="006D7029">
              <w:rPr>
                <w:rFonts w:ascii="Times New Roman" w:hAnsi="Times New Roman" w:eastAsia="Times New Roman" w:cs="Times New Roman"/>
                <w:b/>
                <w:bCs/>
                <w:color w:val="FFFFFF"/>
                <w:sz w:val="18"/>
                <w:szCs w:val="18"/>
                <w:lang w:eastAsia="es-CO"/>
              </w:rPr>
              <w:t>-28.468.502</w:t>
            </w:r>
          </w:p>
        </w:tc>
        <w:tc>
          <w:tcPr>
            <w:tcW w:w="1332" w:type="dxa"/>
            <w:tcBorders>
              <w:top w:val="single" w:color="auto" w:sz="4" w:space="0"/>
              <w:left w:val="nil"/>
              <w:bottom w:val="single" w:color="auto" w:sz="8" w:space="0"/>
              <w:right w:val="single" w:color="auto" w:sz="4" w:space="0"/>
            </w:tcBorders>
            <w:shd w:val="clear" w:color="000000" w:fill="000000"/>
            <w:noWrap/>
            <w:vAlign w:val="bottom"/>
            <w:hideMark/>
          </w:tcPr>
          <w:p w:rsidRPr="006D7029" w:rsidR="008C6741" w:rsidP="008C6741" w:rsidRDefault="008C6741" w14:paraId="52634B4B" w14:textId="77777777">
            <w:pPr>
              <w:spacing w:after="0" w:line="240" w:lineRule="auto"/>
              <w:jc w:val="right"/>
              <w:rPr>
                <w:rFonts w:ascii="Times New Roman" w:hAnsi="Times New Roman" w:eastAsia="Times New Roman" w:cs="Times New Roman"/>
                <w:b/>
                <w:bCs/>
                <w:color w:val="FFFFFF"/>
                <w:sz w:val="18"/>
                <w:szCs w:val="18"/>
                <w:lang w:eastAsia="es-CO"/>
              </w:rPr>
            </w:pPr>
            <w:r w:rsidRPr="006D7029">
              <w:rPr>
                <w:rFonts w:ascii="Times New Roman" w:hAnsi="Times New Roman" w:eastAsia="Times New Roman" w:cs="Times New Roman"/>
                <w:b/>
                <w:bCs/>
                <w:color w:val="FFFFFF"/>
                <w:sz w:val="18"/>
                <w:szCs w:val="18"/>
                <w:lang w:eastAsia="es-CO"/>
              </w:rPr>
              <w:t>-65.860.760</w:t>
            </w:r>
          </w:p>
        </w:tc>
        <w:tc>
          <w:tcPr>
            <w:tcW w:w="1399" w:type="dxa"/>
            <w:tcBorders>
              <w:top w:val="nil"/>
              <w:left w:val="nil"/>
              <w:bottom w:val="single" w:color="auto" w:sz="8" w:space="0"/>
              <w:right w:val="single" w:color="auto" w:sz="4" w:space="0"/>
            </w:tcBorders>
            <w:shd w:val="clear" w:color="000000" w:fill="000000"/>
            <w:noWrap/>
            <w:vAlign w:val="bottom"/>
            <w:hideMark/>
          </w:tcPr>
          <w:p w:rsidRPr="006D7029" w:rsidR="008C6741" w:rsidP="008C6741" w:rsidRDefault="008C6741" w14:paraId="464C61EC" w14:textId="77777777">
            <w:pPr>
              <w:spacing w:after="0" w:line="240" w:lineRule="auto"/>
              <w:jc w:val="right"/>
              <w:rPr>
                <w:rFonts w:ascii="Times New Roman" w:hAnsi="Times New Roman" w:eastAsia="Times New Roman" w:cs="Times New Roman"/>
                <w:b/>
                <w:bCs/>
                <w:color w:val="FFFFFF"/>
                <w:sz w:val="18"/>
                <w:szCs w:val="18"/>
                <w:lang w:eastAsia="es-CO"/>
              </w:rPr>
            </w:pPr>
            <w:r w:rsidRPr="006D7029">
              <w:rPr>
                <w:rFonts w:ascii="Times New Roman" w:hAnsi="Times New Roman" w:eastAsia="Times New Roman" w:cs="Times New Roman"/>
                <w:b/>
                <w:bCs/>
                <w:color w:val="FFFFFF"/>
                <w:sz w:val="18"/>
                <w:szCs w:val="18"/>
                <w:lang w:eastAsia="es-CO"/>
              </w:rPr>
              <w:t>-61.200.148</w:t>
            </w:r>
          </w:p>
        </w:tc>
        <w:tc>
          <w:tcPr>
            <w:tcW w:w="785" w:type="dxa"/>
            <w:tcBorders>
              <w:top w:val="nil"/>
              <w:left w:val="nil"/>
              <w:bottom w:val="single" w:color="auto" w:sz="8" w:space="0"/>
              <w:right w:val="single" w:color="auto" w:sz="4" w:space="0"/>
            </w:tcBorders>
            <w:shd w:val="clear" w:color="000000" w:fill="000000"/>
            <w:noWrap/>
            <w:vAlign w:val="bottom"/>
            <w:hideMark/>
          </w:tcPr>
          <w:p w:rsidRPr="006D7029" w:rsidR="008C6741" w:rsidP="008C6741" w:rsidRDefault="00FD1017" w14:paraId="7B55873A" w14:textId="73FD726C">
            <w:pPr>
              <w:spacing w:after="0" w:line="240" w:lineRule="auto"/>
              <w:jc w:val="right"/>
              <w:rPr>
                <w:rFonts w:ascii="Times New Roman" w:hAnsi="Times New Roman" w:eastAsia="Times New Roman" w:cs="Times New Roman"/>
                <w:b/>
                <w:bCs/>
                <w:color w:val="FFFFFF"/>
                <w:sz w:val="18"/>
                <w:szCs w:val="18"/>
                <w:lang w:eastAsia="es-CO"/>
              </w:rPr>
            </w:pPr>
            <w:r w:rsidRPr="006D7029">
              <w:rPr>
                <w:rFonts w:ascii="Times New Roman" w:hAnsi="Times New Roman" w:eastAsia="Times New Roman" w:cs="Times New Roman"/>
                <w:b/>
                <w:bCs/>
                <w:color w:val="FFFFFF"/>
                <w:sz w:val="18"/>
                <w:szCs w:val="18"/>
                <w:lang w:eastAsia="es-CO"/>
              </w:rPr>
              <w:t>-</w:t>
            </w:r>
            <w:r w:rsidRPr="006D7029" w:rsidR="008C6741">
              <w:rPr>
                <w:rFonts w:ascii="Times New Roman" w:hAnsi="Times New Roman" w:eastAsia="Times New Roman" w:cs="Times New Roman"/>
                <w:b/>
                <w:bCs/>
                <w:color w:val="FFFFFF"/>
                <w:sz w:val="18"/>
                <w:szCs w:val="18"/>
                <w:lang w:eastAsia="es-CO"/>
              </w:rPr>
              <w:t>131,3%</w:t>
            </w:r>
          </w:p>
        </w:tc>
        <w:tc>
          <w:tcPr>
            <w:tcW w:w="903" w:type="dxa"/>
            <w:tcBorders>
              <w:top w:val="single" w:color="auto" w:sz="4" w:space="0"/>
              <w:left w:val="nil"/>
              <w:bottom w:val="single" w:color="auto" w:sz="8" w:space="0"/>
              <w:right w:val="single" w:color="auto" w:sz="4" w:space="0"/>
            </w:tcBorders>
            <w:shd w:val="clear" w:color="000000" w:fill="000000"/>
            <w:noWrap/>
            <w:vAlign w:val="bottom"/>
            <w:hideMark/>
          </w:tcPr>
          <w:p w:rsidRPr="006D7029" w:rsidR="008C6741" w:rsidP="008C6741" w:rsidRDefault="008C6741" w14:paraId="1B31BCE0" w14:textId="5D1B7CD0">
            <w:pPr>
              <w:spacing w:after="0" w:line="240" w:lineRule="auto"/>
              <w:jc w:val="right"/>
              <w:rPr>
                <w:rFonts w:ascii="Times New Roman" w:hAnsi="Times New Roman" w:eastAsia="Times New Roman" w:cs="Times New Roman"/>
                <w:b/>
                <w:bCs/>
                <w:color w:val="FFFFFF"/>
                <w:sz w:val="18"/>
                <w:szCs w:val="18"/>
                <w:lang w:eastAsia="es-CO"/>
              </w:rPr>
            </w:pPr>
            <w:r w:rsidRPr="006D7029">
              <w:rPr>
                <w:rFonts w:ascii="Times New Roman" w:hAnsi="Times New Roman" w:eastAsia="Times New Roman" w:cs="Times New Roman"/>
                <w:b/>
                <w:bCs/>
                <w:color w:val="FFFFFF"/>
                <w:sz w:val="18"/>
                <w:szCs w:val="18"/>
                <w:lang w:eastAsia="es-CO"/>
              </w:rPr>
              <w:t>7,1%</w:t>
            </w:r>
          </w:p>
        </w:tc>
      </w:tr>
      <w:tr w:rsidRPr="006D7029" w:rsidR="008C6741" w:rsidTr="0049035A" w14:paraId="7B7A17D3" w14:textId="77777777">
        <w:trPr>
          <w:trHeight w:val="273"/>
          <w:jc w:val="center"/>
        </w:trPr>
        <w:tc>
          <w:tcPr>
            <w:tcW w:w="3823" w:type="dxa"/>
            <w:tcBorders>
              <w:top w:val="nil"/>
              <w:left w:val="single" w:color="auto" w:sz="4" w:space="0"/>
              <w:bottom w:val="single" w:color="auto" w:sz="4" w:space="0"/>
              <w:right w:val="nil"/>
            </w:tcBorders>
            <w:shd w:val="clear" w:color="000000" w:fill="000000"/>
            <w:noWrap/>
            <w:vAlign w:val="bottom"/>
            <w:hideMark/>
          </w:tcPr>
          <w:p w:rsidRPr="006D7029" w:rsidR="008C6741" w:rsidP="008C6741" w:rsidRDefault="008C6741" w14:paraId="30513CD5" w14:textId="0940964B">
            <w:pPr>
              <w:spacing w:after="0" w:line="240" w:lineRule="auto"/>
              <w:jc w:val="center"/>
              <w:rPr>
                <w:rFonts w:ascii="Times New Roman" w:hAnsi="Times New Roman" w:eastAsia="Times New Roman" w:cs="Times New Roman"/>
                <w:i/>
                <w:iCs/>
                <w:color w:val="FFFFFF"/>
                <w:sz w:val="18"/>
                <w:szCs w:val="18"/>
                <w:lang w:eastAsia="es-CO"/>
              </w:rPr>
            </w:pPr>
            <w:r w:rsidRPr="006D7029">
              <w:rPr>
                <w:rFonts w:ascii="Times New Roman" w:hAnsi="Times New Roman" w:eastAsia="Times New Roman" w:cs="Times New Roman"/>
                <w:i/>
                <w:iCs/>
                <w:color w:val="FFFFFF"/>
                <w:sz w:val="18"/>
                <w:szCs w:val="18"/>
                <w:lang w:eastAsia="es-CO"/>
              </w:rPr>
              <w:t xml:space="preserve">% </w:t>
            </w:r>
            <w:r w:rsidRPr="006D7029" w:rsidR="0048632A">
              <w:rPr>
                <w:rFonts w:ascii="Times New Roman" w:hAnsi="Times New Roman" w:eastAsia="Times New Roman" w:cs="Times New Roman"/>
                <w:i/>
                <w:iCs/>
                <w:color w:val="FFFFFF"/>
                <w:sz w:val="18"/>
                <w:szCs w:val="18"/>
                <w:lang w:eastAsia="es-CO"/>
              </w:rPr>
              <w:t>Utilidad (</w:t>
            </w:r>
            <w:r w:rsidRPr="006D7029">
              <w:rPr>
                <w:rFonts w:ascii="Times New Roman" w:hAnsi="Times New Roman" w:eastAsia="Times New Roman" w:cs="Times New Roman"/>
                <w:i/>
                <w:iCs/>
                <w:color w:val="FFFFFF"/>
                <w:sz w:val="18"/>
                <w:szCs w:val="18"/>
                <w:lang w:eastAsia="es-CO"/>
              </w:rPr>
              <w:t>Pérdida) /Ingresos</w:t>
            </w:r>
          </w:p>
        </w:tc>
        <w:tc>
          <w:tcPr>
            <w:tcW w:w="1134" w:type="dxa"/>
            <w:tcBorders>
              <w:top w:val="nil"/>
              <w:left w:val="nil"/>
              <w:bottom w:val="single" w:color="auto" w:sz="4" w:space="0"/>
              <w:right w:val="nil"/>
            </w:tcBorders>
            <w:shd w:val="clear" w:color="000000" w:fill="000000"/>
            <w:noWrap/>
            <w:vAlign w:val="bottom"/>
            <w:hideMark/>
          </w:tcPr>
          <w:p w:rsidRPr="006D7029" w:rsidR="008C6741" w:rsidP="008C6741" w:rsidRDefault="008C6741" w14:paraId="3797847B" w14:textId="77777777">
            <w:pPr>
              <w:spacing w:after="0" w:line="240" w:lineRule="auto"/>
              <w:jc w:val="right"/>
              <w:rPr>
                <w:rFonts w:ascii="Times New Roman" w:hAnsi="Times New Roman" w:eastAsia="Times New Roman" w:cs="Times New Roman"/>
                <w:b/>
                <w:bCs/>
                <w:i/>
                <w:iCs/>
                <w:color w:val="FFFFFF"/>
                <w:sz w:val="18"/>
                <w:szCs w:val="18"/>
                <w:lang w:eastAsia="es-CO"/>
              </w:rPr>
            </w:pPr>
            <w:r w:rsidRPr="006D7029">
              <w:rPr>
                <w:rFonts w:ascii="Times New Roman" w:hAnsi="Times New Roman" w:eastAsia="Times New Roman" w:cs="Times New Roman"/>
                <w:b/>
                <w:bCs/>
                <w:i/>
                <w:iCs/>
                <w:color w:val="FFFFFF"/>
                <w:sz w:val="18"/>
                <w:szCs w:val="18"/>
                <w:lang w:eastAsia="es-CO"/>
              </w:rPr>
              <w:t>-20,3%</w:t>
            </w:r>
          </w:p>
        </w:tc>
        <w:tc>
          <w:tcPr>
            <w:tcW w:w="1332" w:type="dxa"/>
            <w:tcBorders>
              <w:top w:val="nil"/>
              <w:left w:val="nil"/>
              <w:bottom w:val="single" w:color="auto" w:sz="4" w:space="0"/>
              <w:right w:val="nil"/>
            </w:tcBorders>
            <w:shd w:val="clear" w:color="000000" w:fill="000000"/>
            <w:noWrap/>
            <w:vAlign w:val="bottom"/>
            <w:hideMark/>
          </w:tcPr>
          <w:p w:rsidRPr="006D7029" w:rsidR="008C6741" w:rsidP="008C6741" w:rsidRDefault="008C6741" w14:paraId="4AC23900" w14:textId="77777777">
            <w:pPr>
              <w:spacing w:after="0" w:line="240" w:lineRule="auto"/>
              <w:jc w:val="right"/>
              <w:rPr>
                <w:rFonts w:ascii="Times New Roman" w:hAnsi="Times New Roman" w:eastAsia="Times New Roman" w:cs="Times New Roman"/>
                <w:b/>
                <w:bCs/>
                <w:i/>
                <w:iCs/>
                <w:color w:val="FFFFFF"/>
                <w:sz w:val="18"/>
                <w:szCs w:val="18"/>
                <w:lang w:eastAsia="es-CO"/>
              </w:rPr>
            </w:pPr>
            <w:r w:rsidRPr="006D7029">
              <w:rPr>
                <w:rFonts w:ascii="Times New Roman" w:hAnsi="Times New Roman" w:eastAsia="Times New Roman" w:cs="Times New Roman"/>
                <w:b/>
                <w:bCs/>
                <w:i/>
                <w:iCs/>
                <w:color w:val="FFFFFF"/>
                <w:sz w:val="18"/>
                <w:szCs w:val="18"/>
                <w:lang w:eastAsia="es-CO"/>
              </w:rPr>
              <w:t>-54,7%</w:t>
            </w:r>
          </w:p>
        </w:tc>
        <w:tc>
          <w:tcPr>
            <w:tcW w:w="1399" w:type="dxa"/>
            <w:tcBorders>
              <w:top w:val="nil"/>
              <w:left w:val="nil"/>
              <w:bottom w:val="single" w:color="auto" w:sz="4" w:space="0"/>
              <w:right w:val="single" w:color="auto" w:sz="4" w:space="0"/>
            </w:tcBorders>
            <w:shd w:val="clear" w:color="000000" w:fill="000000"/>
            <w:noWrap/>
            <w:vAlign w:val="bottom"/>
            <w:hideMark/>
          </w:tcPr>
          <w:p w:rsidRPr="006D7029" w:rsidR="008C6741" w:rsidP="008C6741" w:rsidRDefault="008C6741" w14:paraId="1811986F" w14:textId="77777777">
            <w:pPr>
              <w:spacing w:after="0" w:line="240" w:lineRule="auto"/>
              <w:jc w:val="right"/>
              <w:rPr>
                <w:rFonts w:ascii="Times New Roman" w:hAnsi="Times New Roman" w:eastAsia="Times New Roman" w:cs="Times New Roman"/>
                <w:b/>
                <w:bCs/>
                <w:i/>
                <w:iCs/>
                <w:color w:val="FFFFFF"/>
                <w:sz w:val="18"/>
                <w:szCs w:val="18"/>
                <w:lang w:eastAsia="es-CO"/>
              </w:rPr>
            </w:pPr>
            <w:r w:rsidRPr="006D7029">
              <w:rPr>
                <w:rFonts w:ascii="Times New Roman" w:hAnsi="Times New Roman" w:eastAsia="Times New Roman" w:cs="Times New Roman"/>
                <w:b/>
                <w:bCs/>
                <w:i/>
                <w:iCs/>
                <w:color w:val="FFFFFF"/>
                <w:sz w:val="18"/>
                <w:szCs w:val="18"/>
                <w:lang w:eastAsia="es-CO"/>
              </w:rPr>
              <w:t>-45,8%</w:t>
            </w:r>
          </w:p>
        </w:tc>
        <w:tc>
          <w:tcPr>
            <w:tcW w:w="785" w:type="dxa"/>
            <w:tcBorders>
              <w:top w:val="nil"/>
              <w:left w:val="nil"/>
              <w:bottom w:val="single" w:color="auto" w:sz="4" w:space="0"/>
              <w:right w:val="single" w:color="auto" w:sz="4" w:space="0"/>
            </w:tcBorders>
            <w:shd w:val="clear" w:color="000000" w:fill="000000"/>
            <w:noWrap/>
            <w:vAlign w:val="bottom"/>
            <w:hideMark/>
          </w:tcPr>
          <w:p w:rsidRPr="006D7029" w:rsidR="008C6741" w:rsidP="008C6741" w:rsidRDefault="008C6741" w14:paraId="76118F38" w14:textId="77777777">
            <w:pPr>
              <w:spacing w:after="0" w:line="240" w:lineRule="auto"/>
              <w:jc w:val="left"/>
              <w:rPr>
                <w:rFonts w:ascii="Times New Roman" w:hAnsi="Times New Roman" w:eastAsia="Times New Roman" w:cs="Times New Roman"/>
                <w:b/>
                <w:bCs/>
                <w:i/>
                <w:iCs/>
                <w:color w:val="FFFFFF"/>
                <w:sz w:val="18"/>
                <w:szCs w:val="18"/>
                <w:lang w:eastAsia="es-CO"/>
              </w:rPr>
            </w:pPr>
            <w:r w:rsidRPr="006D7029">
              <w:rPr>
                <w:rFonts w:ascii="Times New Roman" w:hAnsi="Times New Roman" w:eastAsia="Times New Roman" w:cs="Times New Roman"/>
                <w:b/>
                <w:bCs/>
                <w:i/>
                <w:iCs/>
                <w:color w:val="FFFFFF"/>
                <w:sz w:val="18"/>
                <w:szCs w:val="18"/>
                <w:lang w:eastAsia="es-CO"/>
              </w:rPr>
              <w:t> </w:t>
            </w:r>
          </w:p>
        </w:tc>
        <w:tc>
          <w:tcPr>
            <w:tcW w:w="903" w:type="dxa"/>
            <w:tcBorders>
              <w:top w:val="nil"/>
              <w:left w:val="nil"/>
              <w:bottom w:val="single" w:color="auto" w:sz="4" w:space="0"/>
              <w:right w:val="single" w:color="auto" w:sz="4" w:space="0"/>
            </w:tcBorders>
            <w:shd w:val="clear" w:color="000000" w:fill="000000"/>
            <w:noWrap/>
            <w:vAlign w:val="bottom"/>
            <w:hideMark/>
          </w:tcPr>
          <w:p w:rsidRPr="006D7029" w:rsidR="008C6741" w:rsidP="008C6741" w:rsidRDefault="008C6741" w14:paraId="1AB060B1" w14:textId="77777777">
            <w:pPr>
              <w:spacing w:after="0" w:line="240" w:lineRule="auto"/>
              <w:jc w:val="left"/>
              <w:rPr>
                <w:rFonts w:ascii="Times New Roman" w:hAnsi="Times New Roman" w:eastAsia="Times New Roman" w:cs="Times New Roman"/>
                <w:b/>
                <w:bCs/>
                <w:i/>
                <w:iCs/>
                <w:color w:val="FFFFFF"/>
                <w:sz w:val="18"/>
                <w:szCs w:val="18"/>
                <w:lang w:eastAsia="es-CO"/>
              </w:rPr>
            </w:pPr>
            <w:r w:rsidRPr="006D7029">
              <w:rPr>
                <w:rFonts w:ascii="Times New Roman" w:hAnsi="Times New Roman" w:eastAsia="Times New Roman" w:cs="Times New Roman"/>
                <w:b/>
                <w:bCs/>
                <w:i/>
                <w:iCs/>
                <w:color w:val="FFFFFF"/>
                <w:sz w:val="18"/>
                <w:szCs w:val="18"/>
                <w:lang w:eastAsia="es-CO"/>
              </w:rPr>
              <w:t> </w:t>
            </w:r>
          </w:p>
        </w:tc>
      </w:tr>
    </w:tbl>
    <w:p w:rsidRPr="00692E13" w:rsidR="003E7AEA" w:rsidP="003E7AEA" w:rsidRDefault="003E7AEA" w14:paraId="337304C7" w14:textId="4EB4EA6C">
      <w:pPr>
        <w:jc w:val="center"/>
        <w:rPr>
          <w:rFonts w:cstheme="majorHAnsi"/>
          <w:i/>
          <w:iCs/>
          <w:color w:val="44546A" w:themeColor="text2"/>
          <w:sz w:val="20"/>
          <w:szCs w:val="20"/>
        </w:rPr>
      </w:pPr>
      <w:r w:rsidRPr="00EF1CDD">
        <w:rPr>
          <w:rFonts w:eastAsiaTheme="minorEastAsia" w:cstheme="majorHAnsi"/>
          <w:iCs/>
          <w:color w:val="323E4F" w:themeColor="text2" w:themeShade="BF"/>
          <w:kern w:val="24"/>
        </w:rPr>
        <w:tab/>
      </w:r>
      <w:r w:rsidRPr="00692E13">
        <w:rPr>
          <w:rFonts w:cstheme="majorHAnsi"/>
          <w:i/>
          <w:iCs/>
          <w:color w:val="44546A" w:themeColor="text2"/>
          <w:sz w:val="20"/>
          <w:szCs w:val="20"/>
        </w:rPr>
        <w:t>Fuente: Elaboración propia con datos suministrados por la empresa</w:t>
      </w:r>
      <w:r w:rsidR="00BE0A39">
        <w:rPr>
          <w:rFonts w:cstheme="majorHAnsi"/>
          <w:i/>
          <w:iCs/>
          <w:color w:val="44546A" w:themeColor="text2"/>
          <w:sz w:val="20"/>
          <w:szCs w:val="20"/>
        </w:rPr>
        <w:t>.</w:t>
      </w:r>
    </w:p>
    <w:p w:rsidR="000A0BD0" w:rsidP="00712755" w:rsidRDefault="005E28FA" w14:paraId="66199F84" w14:textId="0070C839">
      <w:pPr>
        <w:rPr>
          <w:rFonts w:cstheme="majorHAnsi"/>
        </w:rPr>
      </w:pPr>
      <w:r>
        <w:rPr>
          <w:rFonts w:cstheme="majorHAnsi"/>
        </w:rPr>
        <w:t xml:space="preserve">Los ingresos operacionales de ANDA presentaron un </w:t>
      </w:r>
      <w:r w:rsidR="00707863">
        <w:rPr>
          <w:rFonts w:cstheme="majorHAnsi"/>
        </w:rPr>
        <w:t xml:space="preserve">aumento del </w:t>
      </w:r>
      <w:r w:rsidR="00293FD1">
        <w:rPr>
          <w:rFonts w:cstheme="majorHAnsi"/>
        </w:rPr>
        <w:t xml:space="preserve">11% </w:t>
      </w:r>
      <w:r w:rsidR="00006C77">
        <w:rPr>
          <w:rFonts w:cstheme="majorHAnsi"/>
        </w:rPr>
        <w:t xml:space="preserve">entre 2020 y 2021 </w:t>
      </w:r>
      <w:r w:rsidR="00293FD1">
        <w:rPr>
          <w:rFonts w:cstheme="majorHAnsi"/>
        </w:rPr>
        <w:t>pasando de USD</w:t>
      </w:r>
      <w:r w:rsidR="00B6780C">
        <w:rPr>
          <w:rFonts w:cstheme="majorHAnsi"/>
        </w:rPr>
        <w:t xml:space="preserve"> </w:t>
      </w:r>
      <w:r w:rsidR="004B7A17">
        <w:rPr>
          <w:rFonts w:cstheme="majorHAnsi"/>
        </w:rPr>
        <w:t>120</w:t>
      </w:r>
      <w:r w:rsidR="00A720DA">
        <w:rPr>
          <w:rFonts w:cstheme="majorHAnsi"/>
        </w:rPr>
        <w:t xml:space="preserve">,4 millones a </w:t>
      </w:r>
      <w:r w:rsidR="004B7A17">
        <w:rPr>
          <w:rFonts w:cstheme="majorHAnsi"/>
        </w:rPr>
        <w:t>USD</w:t>
      </w:r>
      <w:r w:rsidR="00B6780C">
        <w:rPr>
          <w:rFonts w:cstheme="majorHAnsi"/>
        </w:rPr>
        <w:t xml:space="preserve"> </w:t>
      </w:r>
      <w:r w:rsidR="00A720DA">
        <w:rPr>
          <w:rFonts w:cstheme="majorHAnsi"/>
        </w:rPr>
        <w:t>133,6 millones</w:t>
      </w:r>
      <w:r w:rsidR="00221B6A">
        <w:rPr>
          <w:rFonts w:cstheme="majorHAnsi"/>
        </w:rPr>
        <w:t xml:space="preserve">, </w:t>
      </w:r>
      <w:r w:rsidR="00006C77">
        <w:rPr>
          <w:rFonts w:cstheme="majorHAnsi"/>
        </w:rPr>
        <w:t xml:space="preserve">pero sin lograr aún retornar a los niveles </w:t>
      </w:r>
      <w:r w:rsidR="00221B6A">
        <w:rPr>
          <w:rFonts w:cstheme="majorHAnsi"/>
        </w:rPr>
        <w:t xml:space="preserve">presentados en el año 2019 </w:t>
      </w:r>
      <w:r w:rsidR="00EA6D95">
        <w:rPr>
          <w:rFonts w:cstheme="majorHAnsi"/>
        </w:rPr>
        <w:t>(USD</w:t>
      </w:r>
      <w:r w:rsidR="00B6780C">
        <w:rPr>
          <w:rFonts w:cstheme="majorHAnsi"/>
        </w:rPr>
        <w:t xml:space="preserve"> </w:t>
      </w:r>
      <w:r w:rsidR="00EA6D95">
        <w:rPr>
          <w:rFonts w:cstheme="majorHAnsi"/>
        </w:rPr>
        <w:t>140,5 millones)</w:t>
      </w:r>
      <w:r w:rsidR="0051476D">
        <w:rPr>
          <w:rFonts w:cstheme="majorHAnsi"/>
        </w:rPr>
        <w:t>, reflejando así efecto de la pandemia del Covid</w:t>
      </w:r>
      <w:r w:rsidR="00B6780C">
        <w:rPr>
          <w:rFonts w:cstheme="majorHAnsi"/>
        </w:rPr>
        <w:t>-19</w:t>
      </w:r>
      <w:r w:rsidR="0051476D">
        <w:rPr>
          <w:rFonts w:cstheme="majorHAnsi"/>
        </w:rPr>
        <w:t xml:space="preserve"> en las finanzas de la empresa en el 2020 y que</w:t>
      </w:r>
      <w:r w:rsidR="00B6780C">
        <w:rPr>
          <w:rFonts w:cstheme="majorHAnsi"/>
        </w:rPr>
        <w:t xml:space="preserve"> parece se extendieron hasta parte del 2021.</w:t>
      </w:r>
    </w:p>
    <w:p w:rsidR="00D510D9" w:rsidP="00712755" w:rsidRDefault="00A23F13" w14:paraId="743339A6" w14:textId="5AD971D7">
      <w:pPr>
        <w:rPr>
          <w:rFonts w:cstheme="majorHAnsi"/>
        </w:rPr>
      </w:pPr>
      <w:r>
        <w:rPr>
          <w:rFonts w:cstheme="majorHAnsi"/>
        </w:rPr>
        <w:t xml:space="preserve">Los costos operativos </w:t>
      </w:r>
      <w:r w:rsidR="004C7791">
        <w:rPr>
          <w:rFonts w:cstheme="majorHAnsi"/>
        </w:rPr>
        <w:t>a</w:t>
      </w:r>
      <w:r w:rsidR="00914092">
        <w:rPr>
          <w:rFonts w:cstheme="majorHAnsi"/>
        </w:rPr>
        <w:t>ument</w:t>
      </w:r>
      <w:r w:rsidR="00006C77">
        <w:rPr>
          <w:rFonts w:cstheme="majorHAnsi"/>
        </w:rPr>
        <w:t>a</w:t>
      </w:r>
      <w:r w:rsidR="004C7791">
        <w:rPr>
          <w:rFonts w:cstheme="majorHAnsi"/>
        </w:rPr>
        <w:t>ron</w:t>
      </w:r>
      <w:r w:rsidR="0049035A">
        <w:rPr>
          <w:rFonts w:cstheme="majorHAnsi"/>
        </w:rPr>
        <w:t xml:space="preserve"> de USD</w:t>
      </w:r>
      <w:r w:rsidR="00B6780C">
        <w:rPr>
          <w:rFonts w:cstheme="majorHAnsi"/>
        </w:rPr>
        <w:t xml:space="preserve"> </w:t>
      </w:r>
      <w:r w:rsidR="0049035A">
        <w:rPr>
          <w:rFonts w:cstheme="majorHAnsi"/>
        </w:rPr>
        <w:t>150,6 millones</w:t>
      </w:r>
      <w:r w:rsidR="004C7791">
        <w:rPr>
          <w:rFonts w:cstheme="majorHAnsi"/>
        </w:rPr>
        <w:t xml:space="preserve"> en 2019 </w:t>
      </w:r>
      <w:r w:rsidR="0049035A">
        <w:rPr>
          <w:rFonts w:cstheme="majorHAnsi"/>
        </w:rPr>
        <w:t>a USD</w:t>
      </w:r>
      <w:r w:rsidR="00B6780C">
        <w:rPr>
          <w:rFonts w:cstheme="majorHAnsi"/>
        </w:rPr>
        <w:t xml:space="preserve"> </w:t>
      </w:r>
      <w:r w:rsidR="0049035A">
        <w:rPr>
          <w:rFonts w:cstheme="majorHAnsi"/>
        </w:rPr>
        <w:t>180,8</w:t>
      </w:r>
      <w:r w:rsidR="003A4BF2">
        <w:rPr>
          <w:rFonts w:cstheme="majorHAnsi"/>
        </w:rPr>
        <w:t xml:space="preserve"> millone</w:t>
      </w:r>
      <w:r w:rsidR="00252C25">
        <w:rPr>
          <w:rFonts w:cstheme="majorHAnsi"/>
        </w:rPr>
        <w:t>s</w:t>
      </w:r>
      <w:r w:rsidR="004C7791">
        <w:rPr>
          <w:rFonts w:cstheme="majorHAnsi"/>
        </w:rPr>
        <w:t xml:space="preserve"> en 2020 por</w:t>
      </w:r>
      <w:r w:rsidR="00252C25">
        <w:rPr>
          <w:rFonts w:cstheme="majorHAnsi"/>
        </w:rPr>
        <w:t xml:space="preserve"> </w:t>
      </w:r>
      <w:r w:rsidR="00006C77">
        <w:rPr>
          <w:rFonts w:cstheme="majorHAnsi"/>
        </w:rPr>
        <w:t>causa, en</w:t>
      </w:r>
      <w:r w:rsidR="00252C25">
        <w:rPr>
          <w:rFonts w:cstheme="majorHAnsi"/>
        </w:rPr>
        <w:t xml:space="preserve"> gran medida</w:t>
      </w:r>
      <w:r w:rsidR="00006C77">
        <w:rPr>
          <w:rFonts w:cstheme="majorHAnsi"/>
        </w:rPr>
        <w:t xml:space="preserve">, </w:t>
      </w:r>
      <w:r w:rsidR="004C7791">
        <w:rPr>
          <w:rFonts w:cstheme="majorHAnsi"/>
        </w:rPr>
        <w:t>de</w:t>
      </w:r>
      <w:r w:rsidR="00252C25">
        <w:rPr>
          <w:rFonts w:cstheme="majorHAnsi"/>
        </w:rPr>
        <w:t xml:space="preserve">l rubro </w:t>
      </w:r>
      <w:r w:rsidR="004C7791">
        <w:rPr>
          <w:rFonts w:cstheme="majorHAnsi"/>
        </w:rPr>
        <w:t>“otr</w:t>
      </w:r>
      <w:r w:rsidR="00252C25">
        <w:rPr>
          <w:rFonts w:cstheme="majorHAnsi"/>
        </w:rPr>
        <w:t>os gastos opera</w:t>
      </w:r>
      <w:r w:rsidR="003D3D72">
        <w:rPr>
          <w:rFonts w:cstheme="majorHAnsi"/>
        </w:rPr>
        <w:t>tivos</w:t>
      </w:r>
      <w:r w:rsidR="004C7791">
        <w:rPr>
          <w:rFonts w:cstheme="majorHAnsi"/>
        </w:rPr>
        <w:t>”, los cuales</w:t>
      </w:r>
      <w:r w:rsidR="003D3D72">
        <w:rPr>
          <w:rFonts w:cstheme="majorHAnsi"/>
        </w:rPr>
        <w:t xml:space="preserve"> crecie</w:t>
      </w:r>
      <w:r w:rsidR="00006C77">
        <w:rPr>
          <w:rFonts w:cstheme="majorHAnsi"/>
        </w:rPr>
        <w:t>ron</w:t>
      </w:r>
      <w:r w:rsidR="003D3D72">
        <w:rPr>
          <w:rFonts w:cstheme="majorHAnsi"/>
        </w:rPr>
        <w:t xml:space="preserve"> un 82,7%</w:t>
      </w:r>
      <w:r w:rsidR="00B6780C">
        <w:rPr>
          <w:rFonts w:cstheme="majorHAnsi"/>
        </w:rPr>
        <w:t xml:space="preserve">, reflejando los gastos extraordinarios que por efecto de la pandemia del Covid-19 enfrentó la empresa. No obstante, en </w:t>
      </w:r>
      <w:r w:rsidR="00AD6D08">
        <w:rPr>
          <w:rFonts w:cstheme="majorHAnsi"/>
        </w:rPr>
        <w:t xml:space="preserve">2021 </w:t>
      </w:r>
      <w:r w:rsidR="00B6780C">
        <w:rPr>
          <w:rFonts w:cstheme="majorHAnsi"/>
        </w:rPr>
        <w:t>los gastos totales no disminuyeron</w:t>
      </w:r>
      <w:r w:rsidR="00300EE8">
        <w:rPr>
          <w:rFonts w:cstheme="majorHAnsi"/>
        </w:rPr>
        <w:t>,</w:t>
      </w:r>
      <w:r w:rsidR="00B6780C">
        <w:rPr>
          <w:rFonts w:cstheme="majorHAnsi"/>
        </w:rPr>
        <w:t xml:space="preserve"> </w:t>
      </w:r>
      <w:r w:rsidR="00300EE8">
        <w:rPr>
          <w:rFonts w:cstheme="majorHAnsi"/>
        </w:rPr>
        <w:t xml:space="preserve">sino que </w:t>
      </w:r>
      <w:r w:rsidR="00AD6D08">
        <w:rPr>
          <w:rFonts w:cstheme="majorHAnsi"/>
        </w:rPr>
        <w:t>aument</w:t>
      </w:r>
      <w:r w:rsidR="00300EE8">
        <w:rPr>
          <w:rFonts w:cstheme="majorHAnsi"/>
        </w:rPr>
        <w:t xml:space="preserve">aron, aunque </w:t>
      </w:r>
      <w:r w:rsidR="00006C77">
        <w:rPr>
          <w:rFonts w:cstheme="majorHAnsi"/>
        </w:rPr>
        <w:t>solo e</w:t>
      </w:r>
      <w:r w:rsidR="0039661E">
        <w:rPr>
          <w:rFonts w:cstheme="majorHAnsi"/>
        </w:rPr>
        <w:t>l 0,5%</w:t>
      </w:r>
      <w:r w:rsidR="00300EE8">
        <w:rPr>
          <w:rFonts w:cstheme="majorHAnsi"/>
        </w:rPr>
        <w:t xml:space="preserve">, efecto causado por </w:t>
      </w:r>
      <w:r w:rsidR="00315A5E">
        <w:rPr>
          <w:rFonts w:cstheme="majorHAnsi"/>
        </w:rPr>
        <w:t xml:space="preserve">el gasto </w:t>
      </w:r>
      <w:r w:rsidR="009A51F0">
        <w:rPr>
          <w:rFonts w:cstheme="majorHAnsi"/>
        </w:rPr>
        <w:t>en</w:t>
      </w:r>
      <w:r w:rsidR="00315A5E">
        <w:rPr>
          <w:rFonts w:cstheme="majorHAnsi"/>
        </w:rPr>
        <w:t xml:space="preserve"> energía eléctrica </w:t>
      </w:r>
      <w:r w:rsidR="00300EE8">
        <w:rPr>
          <w:rFonts w:cstheme="majorHAnsi"/>
        </w:rPr>
        <w:t xml:space="preserve">que </w:t>
      </w:r>
      <w:r w:rsidR="009A51F0">
        <w:rPr>
          <w:rFonts w:cstheme="majorHAnsi"/>
        </w:rPr>
        <w:t>pas</w:t>
      </w:r>
      <w:r w:rsidR="00006C77">
        <w:rPr>
          <w:rFonts w:cstheme="majorHAnsi"/>
        </w:rPr>
        <w:t>ó</w:t>
      </w:r>
      <w:r w:rsidR="009A51F0">
        <w:rPr>
          <w:rFonts w:cstheme="majorHAnsi"/>
        </w:rPr>
        <w:t xml:space="preserve"> de USD</w:t>
      </w:r>
      <w:r w:rsidR="00300EE8">
        <w:rPr>
          <w:rFonts w:cstheme="majorHAnsi"/>
        </w:rPr>
        <w:t xml:space="preserve"> </w:t>
      </w:r>
      <w:r w:rsidR="009A51F0">
        <w:rPr>
          <w:rFonts w:cstheme="majorHAnsi"/>
        </w:rPr>
        <w:t>52,3</w:t>
      </w:r>
      <w:r w:rsidR="005F1400">
        <w:rPr>
          <w:rFonts w:cstheme="majorHAnsi"/>
        </w:rPr>
        <w:t xml:space="preserve"> millones</w:t>
      </w:r>
      <w:r w:rsidR="009A51F0">
        <w:rPr>
          <w:rFonts w:cstheme="majorHAnsi"/>
        </w:rPr>
        <w:t xml:space="preserve"> en 2020 a USD</w:t>
      </w:r>
      <w:r w:rsidR="005F1400">
        <w:rPr>
          <w:rFonts w:cstheme="majorHAnsi"/>
        </w:rPr>
        <w:t>70,2 millones en 2021</w:t>
      </w:r>
      <w:r w:rsidR="00A060C4">
        <w:rPr>
          <w:rFonts w:cstheme="majorHAnsi"/>
        </w:rPr>
        <w:t xml:space="preserve">, </w:t>
      </w:r>
      <w:r w:rsidR="00300EE8">
        <w:rPr>
          <w:rFonts w:cstheme="majorHAnsi"/>
        </w:rPr>
        <w:t xml:space="preserve">aumento que </w:t>
      </w:r>
      <w:r w:rsidR="00A060C4">
        <w:rPr>
          <w:rFonts w:cstheme="majorHAnsi"/>
        </w:rPr>
        <w:t>mitig</w:t>
      </w:r>
      <w:r w:rsidR="00300EE8">
        <w:rPr>
          <w:rFonts w:cstheme="majorHAnsi"/>
        </w:rPr>
        <w:t xml:space="preserve">ó completamente </w:t>
      </w:r>
      <w:r w:rsidR="00A060C4">
        <w:rPr>
          <w:rFonts w:cstheme="majorHAnsi"/>
        </w:rPr>
        <w:t xml:space="preserve">la reducción presentada en el rubro de otros gastos operativos del </w:t>
      </w:r>
      <w:r w:rsidR="00006C77">
        <w:rPr>
          <w:rFonts w:cstheme="majorHAnsi"/>
        </w:rPr>
        <w:t>-</w:t>
      </w:r>
      <w:r w:rsidR="00D864DC">
        <w:rPr>
          <w:rFonts w:cstheme="majorHAnsi"/>
        </w:rPr>
        <w:t>26,9%</w:t>
      </w:r>
      <w:r w:rsidR="005F1400">
        <w:rPr>
          <w:rFonts w:cstheme="majorHAnsi"/>
        </w:rPr>
        <w:t>.</w:t>
      </w:r>
      <w:r w:rsidR="00D80E4F">
        <w:rPr>
          <w:rFonts w:cstheme="majorHAnsi"/>
        </w:rPr>
        <w:t xml:space="preserve"> </w:t>
      </w:r>
    </w:p>
    <w:p w:rsidR="00300EE8" w:rsidP="00300EE8" w:rsidRDefault="00300EE8" w14:paraId="491B3973" w14:textId="0DC995D3">
      <w:pPr>
        <w:rPr>
          <w:rFonts w:cstheme="majorHAnsi"/>
        </w:rPr>
      </w:pPr>
      <w:r>
        <w:rPr>
          <w:rFonts w:cstheme="majorHAnsi"/>
        </w:rPr>
        <w:t>La incapacidad de la empresa para cubrir sus costos</w:t>
      </w:r>
      <w:r w:rsidR="001A3258">
        <w:rPr>
          <w:rFonts w:cstheme="majorHAnsi"/>
        </w:rPr>
        <w:t xml:space="preserve"> directos de operación</w:t>
      </w:r>
      <w:r>
        <w:rPr>
          <w:rFonts w:cstheme="majorHAnsi"/>
        </w:rPr>
        <w:t xml:space="preserve"> se hace evidente al analizar el EBITDA</w:t>
      </w:r>
      <w:r>
        <w:rPr>
          <w:rStyle w:val="FootnoteReference"/>
          <w:rFonts w:cstheme="majorHAnsi"/>
        </w:rPr>
        <w:footnoteReference w:id="5"/>
      </w:r>
      <w:r>
        <w:rPr>
          <w:rFonts w:cstheme="majorHAnsi"/>
        </w:rPr>
        <w:t>,</w:t>
      </w:r>
      <w:r>
        <w:rPr>
          <w:rFonts w:ascii="Arial" w:hAnsi="Arial" w:cs="Arial"/>
          <w:color w:val="17494D"/>
        </w:rPr>
        <w:t xml:space="preserve"> </w:t>
      </w:r>
      <w:r>
        <w:rPr>
          <w:rFonts w:cstheme="majorHAnsi"/>
        </w:rPr>
        <w:t>e</w:t>
      </w:r>
      <w:r w:rsidRPr="00300EE8">
        <w:rPr>
          <w:rFonts w:cstheme="majorHAnsi"/>
        </w:rPr>
        <w:t xml:space="preserve">s decir, </w:t>
      </w:r>
      <w:r w:rsidR="00C3251B">
        <w:rPr>
          <w:rFonts w:cstheme="majorHAnsi"/>
        </w:rPr>
        <w:t>e</w:t>
      </w:r>
      <w:r>
        <w:rPr>
          <w:rFonts w:cstheme="majorHAnsi"/>
        </w:rPr>
        <w:t xml:space="preserve">l resultado operativo (ingresos menos gastos) </w:t>
      </w:r>
      <w:r w:rsidRPr="00300EE8">
        <w:rPr>
          <w:rFonts w:cstheme="majorHAnsi"/>
        </w:rPr>
        <w:t xml:space="preserve">antes de </w:t>
      </w:r>
      <w:r>
        <w:rPr>
          <w:rFonts w:cstheme="majorHAnsi"/>
        </w:rPr>
        <w:t>deducir los costos causados por intereses, impuestos y aquellos que no implican salida efectiva de recursos, como son la depreciación, amortización (de activos no depreciables) o provisiones.</w:t>
      </w:r>
    </w:p>
    <w:p w:rsidR="001A3258" w:rsidP="00300EE8" w:rsidRDefault="00300EE8" w14:paraId="405AFECF" w14:textId="296F758A">
      <w:pPr>
        <w:rPr>
          <w:rFonts w:cstheme="majorHAnsi"/>
        </w:rPr>
      </w:pPr>
      <w:r>
        <w:rPr>
          <w:rFonts w:cstheme="majorHAnsi"/>
        </w:rPr>
        <w:t>Como se puede ver en la</w:t>
      </w:r>
      <w:r w:rsidR="00971B34">
        <w:rPr>
          <w:rFonts w:cstheme="majorHAnsi"/>
        </w:rPr>
        <w:t xml:space="preserve"> </w:t>
      </w:r>
      <w:r w:rsidR="00971B34">
        <w:rPr>
          <w:rFonts w:cstheme="majorHAnsi"/>
        </w:rPr>
        <w:fldChar w:fldCharType="begin"/>
      </w:r>
      <w:r w:rsidR="00971B34">
        <w:rPr>
          <w:rFonts w:cstheme="majorHAnsi"/>
        </w:rPr>
        <w:instrText xml:space="preserve"> REF _Ref98946864 \h </w:instrText>
      </w:r>
      <w:r w:rsidR="00971B34">
        <w:rPr>
          <w:rFonts w:cstheme="majorHAnsi"/>
        </w:rPr>
      </w:r>
      <w:r w:rsidR="00971B34">
        <w:rPr>
          <w:rFonts w:cstheme="majorHAnsi"/>
        </w:rPr>
        <w:fldChar w:fldCharType="separate"/>
      </w:r>
      <w:r w:rsidRPr="002F1C2C" w:rsidR="006F4FB0">
        <w:rPr>
          <w:rFonts w:cstheme="majorHAnsi"/>
        </w:rPr>
        <w:t xml:space="preserve">Tabla </w:t>
      </w:r>
      <w:r w:rsidR="006F4FB0">
        <w:rPr>
          <w:rFonts w:cstheme="majorHAnsi"/>
          <w:noProof/>
        </w:rPr>
        <w:t>18</w:t>
      </w:r>
      <w:r w:rsidR="00971B34">
        <w:rPr>
          <w:rFonts w:cstheme="majorHAnsi"/>
        </w:rPr>
        <w:fldChar w:fldCharType="end"/>
      </w:r>
      <w:r>
        <w:rPr>
          <w:rFonts w:cstheme="majorHAnsi"/>
        </w:rPr>
        <w:t xml:space="preserve">, el EBITDA de la empresa no solo es </w:t>
      </w:r>
      <w:r w:rsidR="001A3258">
        <w:rPr>
          <w:rFonts w:cstheme="majorHAnsi"/>
        </w:rPr>
        <w:t>negativo,</w:t>
      </w:r>
      <w:r>
        <w:rPr>
          <w:rFonts w:cstheme="majorHAnsi"/>
        </w:rPr>
        <w:t xml:space="preserve"> sino que </w:t>
      </w:r>
      <w:r w:rsidR="001A3258">
        <w:rPr>
          <w:rFonts w:cstheme="majorHAnsi"/>
        </w:rPr>
        <w:t xml:space="preserve">se incrementó casi 6 veces entre 2019 y 2020, pasando de USD </w:t>
      </w:r>
      <w:r w:rsidRPr="001A3258" w:rsidR="001A3258">
        <w:rPr>
          <w:rFonts w:cstheme="majorHAnsi"/>
        </w:rPr>
        <w:t>-10</w:t>
      </w:r>
      <w:r w:rsidR="00C52DBB">
        <w:rPr>
          <w:rFonts w:cstheme="majorHAnsi"/>
        </w:rPr>
        <w:t>,1</w:t>
      </w:r>
      <w:r w:rsidR="001A3258">
        <w:rPr>
          <w:rFonts w:cstheme="majorHAnsi"/>
        </w:rPr>
        <w:t xml:space="preserve"> a USD</w:t>
      </w:r>
      <w:r w:rsidR="00C52DBB">
        <w:rPr>
          <w:rFonts w:cstheme="majorHAnsi"/>
        </w:rPr>
        <w:t xml:space="preserve"> </w:t>
      </w:r>
      <w:r w:rsidRPr="001A3258" w:rsidR="001A3258">
        <w:rPr>
          <w:rFonts w:cstheme="majorHAnsi"/>
        </w:rPr>
        <w:t>-60</w:t>
      </w:r>
      <w:r w:rsidR="00C52DBB">
        <w:rPr>
          <w:rFonts w:cstheme="majorHAnsi"/>
        </w:rPr>
        <w:t>,4 millones.</w:t>
      </w:r>
      <w:r w:rsidR="001A3258">
        <w:rPr>
          <w:rFonts w:cstheme="majorHAnsi"/>
        </w:rPr>
        <w:t xml:space="preserve"> Si bien en el año 2021 se redujo, aún sigue negativo con un valor de USD </w:t>
      </w:r>
      <w:r w:rsidRPr="001A3258" w:rsidR="001A3258">
        <w:rPr>
          <w:rFonts w:cstheme="majorHAnsi"/>
        </w:rPr>
        <w:t>-48</w:t>
      </w:r>
      <w:r w:rsidR="00C52DBB">
        <w:rPr>
          <w:rFonts w:cstheme="majorHAnsi"/>
        </w:rPr>
        <w:t>,1 millones.</w:t>
      </w:r>
      <w:r w:rsidR="007D0AFF">
        <w:rPr>
          <w:rFonts w:cstheme="majorHAnsi"/>
        </w:rPr>
        <w:t xml:space="preserve"> </w:t>
      </w:r>
    </w:p>
    <w:p w:rsidR="00382391" w:rsidP="00382391" w:rsidRDefault="00A74CE9" w14:paraId="75316F11" w14:textId="465861AF">
      <w:pPr>
        <w:rPr>
          <w:rFonts w:cstheme="majorHAnsi"/>
        </w:rPr>
      </w:pPr>
      <w:r>
        <w:rPr>
          <w:rFonts w:cstheme="majorHAnsi"/>
        </w:rPr>
        <w:t>Al tener en cuenta el costo de la depreciación, que corresponde al valor de los activo</w:t>
      </w:r>
      <w:r w:rsidR="00382391">
        <w:rPr>
          <w:rFonts w:cstheme="majorHAnsi"/>
        </w:rPr>
        <w:t>s</w:t>
      </w:r>
      <w:r>
        <w:rPr>
          <w:rFonts w:cstheme="majorHAnsi"/>
        </w:rPr>
        <w:t xml:space="preserve"> que se ha incorporado en los servicios de agua</w:t>
      </w:r>
      <w:r w:rsidR="00E00F7E">
        <w:rPr>
          <w:rFonts w:cstheme="majorHAnsi"/>
        </w:rPr>
        <w:t xml:space="preserve"> potable</w:t>
      </w:r>
      <w:r>
        <w:rPr>
          <w:rFonts w:cstheme="majorHAnsi"/>
        </w:rPr>
        <w:t xml:space="preserve"> y alcantarillado de la empresa, como es de esperar, el resultado de la empresa empeora ostensiblemente, pasando a ser de USD </w:t>
      </w:r>
      <w:r w:rsidR="00382391">
        <w:rPr>
          <w:rFonts w:cstheme="majorHAnsi"/>
        </w:rPr>
        <w:t>-</w:t>
      </w:r>
      <w:r>
        <w:rPr>
          <w:rFonts w:cstheme="majorHAnsi"/>
        </w:rPr>
        <w:t>34</w:t>
      </w:r>
      <w:r w:rsidR="007D0AFF">
        <w:rPr>
          <w:rFonts w:cstheme="majorHAnsi"/>
        </w:rPr>
        <w:t>,</w:t>
      </w:r>
      <w:r>
        <w:rPr>
          <w:rFonts w:cstheme="majorHAnsi"/>
        </w:rPr>
        <w:t>5 millones en 2019, a</w:t>
      </w:r>
      <w:r w:rsidR="00382391">
        <w:rPr>
          <w:rFonts w:cstheme="majorHAnsi"/>
        </w:rPr>
        <w:t xml:space="preserve"> </w:t>
      </w:r>
      <w:r>
        <w:rPr>
          <w:rFonts w:cstheme="majorHAnsi"/>
        </w:rPr>
        <w:t xml:space="preserve">USD </w:t>
      </w:r>
      <w:r w:rsidR="00382391">
        <w:rPr>
          <w:rFonts w:cstheme="majorHAnsi"/>
        </w:rPr>
        <w:t>-</w:t>
      </w:r>
      <w:r>
        <w:rPr>
          <w:rFonts w:cstheme="majorHAnsi"/>
        </w:rPr>
        <w:t>88</w:t>
      </w:r>
      <w:r w:rsidR="007D0AFF">
        <w:rPr>
          <w:rFonts w:cstheme="majorHAnsi"/>
        </w:rPr>
        <w:t>,</w:t>
      </w:r>
      <w:r>
        <w:rPr>
          <w:rFonts w:cstheme="majorHAnsi"/>
        </w:rPr>
        <w:t xml:space="preserve">1 millones en 2020 y USD </w:t>
      </w:r>
      <w:r w:rsidR="00382391">
        <w:rPr>
          <w:rFonts w:cstheme="majorHAnsi"/>
        </w:rPr>
        <w:t>-</w:t>
      </w:r>
      <w:r>
        <w:rPr>
          <w:rFonts w:cstheme="majorHAnsi"/>
        </w:rPr>
        <w:t>70</w:t>
      </w:r>
      <w:r w:rsidR="007D0AFF">
        <w:rPr>
          <w:rFonts w:cstheme="majorHAnsi"/>
        </w:rPr>
        <w:t>,</w:t>
      </w:r>
      <w:r>
        <w:rPr>
          <w:rFonts w:cstheme="majorHAnsi"/>
        </w:rPr>
        <w:t>1 millones</w:t>
      </w:r>
      <w:r w:rsidR="00382391">
        <w:rPr>
          <w:rFonts w:cstheme="majorHAnsi"/>
        </w:rPr>
        <w:t xml:space="preserve"> en 2021 (ver el concepto EBIT en la </w:t>
      </w:r>
      <w:r w:rsidR="007D0AFF">
        <w:rPr>
          <w:rFonts w:cstheme="majorHAnsi"/>
        </w:rPr>
        <w:fldChar w:fldCharType="begin"/>
      </w:r>
      <w:r w:rsidR="007D0AFF">
        <w:rPr>
          <w:rFonts w:cstheme="majorHAnsi"/>
        </w:rPr>
        <w:instrText xml:space="preserve"> REF _Ref98946864 \h </w:instrText>
      </w:r>
      <w:r w:rsidR="007D0AFF">
        <w:rPr>
          <w:rFonts w:cstheme="majorHAnsi"/>
        </w:rPr>
      </w:r>
      <w:r w:rsidR="007D0AFF">
        <w:rPr>
          <w:rFonts w:cstheme="majorHAnsi"/>
        </w:rPr>
        <w:fldChar w:fldCharType="separate"/>
      </w:r>
      <w:r w:rsidRPr="002F1C2C" w:rsidR="006F4FB0">
        <w:rPr>
          <w:rFonts w:cstheme="majorHAnsi"/>
        </w:rPr>
        <w:t xml:space="preserve">Tabla </w:t>
      </w:r>
      <w:r w:rsidR="006F4FB0">
        <w:rPr>
          <w:rFonts w:cstheme="majorHAnsi"/>
          <w:noProof/>
        </w:rPr>
        <w:t>18</w:t>
      </w:r>
      <w:r w:rsidR="007D0AFF">
        <w:rPr>
          <w:rFonts w:cstheme="majorHAnsi"/>
        </w:rPr>
        <w:fldChar w:fldCharType="end"/>
      </w:r>
      <w:r w:rsidR="00382391">
        <w:rPr>
          <w:rFonts w:cstheme="majorHAnsi"/>
        </w:rPr>
        <w:t>).</w:t>
      </w:r>
      <w:r>
        <w:rPr>
          <w:rFonts w:cstheme="majorHAnsi"/>
        </w:rPr>
        <w:t xml:space="preserve"> </w:t>
      </w:r>
    </w:p>
    <w:p w:rsidR="00554F8C" w:rsidP="00382391" w:rsidRDefault="00382391" w14:paraId="1891F819" w14:textId="2A28D48D">
      <w:pPr>
        <w:rPr>
          <w:rFonts w:cstheme="majorHAnsi"/>
        </w:rPr>
      </w:pPr>
      <w:r>
        <w:rPr>
          <w:rFonts w:cstheme="majorHAnsi"/>
        </w:rPr>
        <w:t>A pesar de las transferencias recibidas del gobierno nacional para cubrir parcialmente sus gastos</w:t>
      </w:r>
      <w:r w:rsidR="00F81EC1">
        <w:rPr>
          <w:rFonts w:cstheme="majorHAnsi"/>
        </w:rPr>
        <w:t xml:space="preserve"> operativos y no </w:t>
      </w:r>
      <w:r w:rsidR="000608A6">
        <w:rPr>
          <w:rFonts w:cstheme="majorHAnsi"/>
        </w:rPr>
        <w:t>operativos</w:t>
      </w:r>
      <w:r>
        <w:rPr>
          <w:rFonts w:cstheme="majorHAnsi"/>
        </w:rPr>
        <w:t xml:space="preserve">, el resultado neto total de la entidad ha sido históricamente negativo llegando hasta los </w:t>
      </w:r>
      <w:r w:rsidRPr="00CB56BE" w:rsidR="00657676">
        <w:rPr>
          <w:rFonts w:cstheme="majorHAnsi"/>
        </w:rPr>
        <w:t>USD</w:t>
      </w:r>
      <w:r w:rsidR="00C3251B">
        <w:rPr>
          <w:rFonts w:cstheme="majorHAnsi"/>
        </w:rPr>
        <w:t xml:space="preserve"> </w:t>
      </w:r>
      <w:r w:rsidRPr="00CB56BE" w:rsidR="00657676">
        <w:rPr>
          <w:rFonts w:cstheme="majorHAnsi"/>
        </w:rPr>
        <w:t>65</w:t>
      </w:r>
      <w:r w:rsidRPr="0084567C" w:rsidR="00657676">
        <w:rPr>
          <w:rFonts w:cstheme="majorHAnsi"/>
        </w:rPr>
        <w:t>,9 millones</w:t>
      </w:r>
      <w:r w:rsidR="00657676">
        <w:rPr>
          <w:rFonts w:cstheme="majorHAnsi"/>
        </w:rPr>
        <w:t xml:space="preserve"> </w:t>
      </w:r>
      <w:r>
        <w:rPr>
          <w:rFonts w:cstheme="majorHAnsi"/>
        </w:rPr>
        <w:t>en el 2020, con</w:t>
      </w:r>
      <w:r w:rsidR="00657676">
        <w:rPr>
          <w:rFonts w:cstheme="majorHAnsi"/>
        </w:rPr>
        <w:t xml:space="preserve"> una perdida promedio </w:t>
      </w:r>
      <w:r>
        <w:rPr>
          <w:rFonts w:cstheme="majorHAnsi"/>
        </w:rPr>
        <w:t xml:space="preserve">anual, en </w:t>
      </w:r>
      <w:r w:rsidR="00657676">
        <w:rPr>
          <w:rFonts w:cstheme="majorHAnsi"/>
        </w:rPr>
        <w:t>los últimos tres años de USD</w:t>
      </w:r>
      <w:r>
        <w:rPr>
          <w:rFonts w:cstheme="majorHAnsi"/>
        </w:rPr>
        <w:t xml:space="preserve"> </w:t>
      </w:r>
      <w:r w:rsidR="00657676">
        <w:rPr>
          <w:rFonts w:cstheme="majorHAnsi"/>
        </w:rPr>
        <w:t>51,8 millones</w:t>
      </w:r>
      <w:r>
        <w:rPr>
          <w:rFonts w:cstheme="majorHAnsi"/>
        </w:rPr>
        <w:t xml:space="preserve">, como se muestra en la </w:t>
      </w:r>
      <w:r w:rsidRPr="006A2293" w:rsidR="00EC2F28">
        <w:rPr>
          <w:rFonts w:cstheme="majorHAnsi"/>
        </w:rPr>
        <w:fldChar w:fldCharType="begin"/>
      </w:r>
      <w:r w:rsidRPr="00BA06FB" w:rsidR="00EC2F28">
        <w:rPr>
          <w:rFonts w:cstheme="majorHAnsi"/>
        </w:rPr>
        <w:instrText xml:space="preserve"> REF _Ref87555596 \h  \* MERGEFORMAT </w:instrText>
      </w:r>
      <w:r w:rsidRPr="006A2293" w:rsidR="00EC2F28">
        <w:rPr>
          <w:rFonts w:cstheme="majorHAnsi"/>
        </w:rPr>
      </w:r>
      <w:r w:rsidRPr="006A2293" w:rsidR="00EC2F28">
        <w:rPr>
          <w:rFonts w:cstheme="majorHAnsi"/>
        </w:rPr>
        <w:fldChar w:fldCharType="separate"/>
      </w:r>
      <w:r w:rsidRPr="006A2293" w:rsidR="006F4FB0">
        <w:rPr>
          <w:rFonts w:cstheme="majorHAnsi"/>
        </w:rPr>
        <w:t xml:space="preserve">Gráfica </w:t>
      </w:r>
      <w:r w:rsidR="006F4FB0">
        <w:rPr>
          <w:rFonts w:cstheme="majorHAnsi"/>
        </w:rPr>
        <w:t>7</w:t>
      </w:r>
      <w:r w:rsidRPr="006A2293" w:rsidR="00EC2F28">
        <w:rPr>
          <w:rFonts w:cstheme="majorHAnsi"/>
        </w:rPr>
        <w:fldChar w:fldCharType="end"/>
      </w:r>
      <w:r w:rsidRPr="006A2293" w:rsidR="00EC2F28">
        <w:rPr>
          <w:rFonts w:cstheme="majorHAnsi"/>
        </w:rPr>
        <w:t>.</w:t>
      </w:r>
      <w:r w:rsidR="00401005">
        <w:rPr>
          <w:rFonts w:cstheme="majorHAnsi"/>
        </w:rPr>
        <w:t xml:space="preserve"> Es importante notar que ANDA no cubre con </w:t>
      </w:r>
      <w:r w:rsidR="00563087">
        <w:rPr>
          <w:rFonts w:cstheme="majorHAnsi"/>
        </w:rPr>
        <w:t xml:space="preserve">tarifas la totalidad de sus gastos operativos y no operativos </w:t>
      </w:r>
      <w:r w:rsidR="00217DDC">
        <w:rPr>
          <w:rFonts w:cstheme="majorHAnsi"/>
        </w:rPr>
        <w:t>razón por la cual anualmente recibe recursos por parte del gobierno central para cubrirlos.</w:t>
      </w:r>
    </w:p>
    <w:p w:rsidRPr="006A2293" w:rsidR="00DB5646" w:rsidP="00DB5646" w:rsidRDefault="00DB5646" w14:paraId="118B7863" w14:textId="77E43622">
      <w:pPr>
        <w:pStyle w:val="Caption"/>
        <w:rPr>
          <w:rFonts w:cstheme="majorHAnsi"/>
          <w:sz w:val="22"/>
          <w:szCs w:val="22"/>
        </w:rPr>
      </w:pPr>
      <w:bookmarkStart w:name="_Ref87555596" w:id="63"/>
      <w:bookmarkStart w:name="_Toc104306542" w:id="64"/>
      <w:r w:rsidRPr="006A2293">
        <w:rPr>
          <w:rFonts w:cstheme="majorHAnsi"/>
          <w:sz w:val="22"/>
          <w:szCs w:val="22"/>
        </w:rPr>
        <w:lastRenderedPageBreak/>
        <w:t xml:space="preserve">Gráfica </w:t>
      </w:r>
      <w:r w:rsidR="000B65C0">
        <w:rPr>
          <w:rFonts w:cstheme="majorHAnsi"/>
          <w:sz w:val="22"/>
          <w:szCs w:val="22"/>
        </w:rPr>
        <w:fldChar w:fldCharType="begin"/>
      </w:r>
      <w:r w:rsidR="000B65C0">
        <w:rPr>
          <w:rFonts w:cstheme="majorHAnsi"/>
          <w:sz w:val="22"/>
          <w:szCs w:val="22"/>
        </w:rPr>
        <w:instrText xml:space="preserve"> SEQ Gráfica \* ARABIC </w:instrText>
      </w:r>
      <w:r w:rsidR="000B65C0">
        <w:rPr>
          <w:rFonts w:cstheme="majorHAnsi"/>
          <w:sz w:val="22"/>
          <w:szCs w:val="22"/>
        </w:rPr>
        <w:fldChar w:fldCharType="separate"/>
      </w:r>
      <w:r w:rsidR="00EE6E9B">
        <w:rPr>
          <w:rFonts w:cstheme="majorHAnsi"/>
          <w:noProof/>
          <w:sz w:val="22"/>
          <w:szCs w:val="22"/>
        </w:rPr>
        <w:t>7</w:t>
      </w:r>
      <w:r w:rsidR="000B65C0">
        <w:rPr>
          <w:rFonts w:cstheme="majorHAnsi"/>
          <w:sz w:val="22"/>
          <w:szCs w:val="22"/>
        </w:rPr>
        <w:fldChar w:fldCharType="end"/>
      </w:r>
      <w:bookmarkEnd w:id="63"/>
      <w:r w:rsidRPr="006A2293" w:rsidR="00A3230D">
        <w:rPr>
          <w:rFonts w:cstheme="majorHAnsi"/>
          <w:sz w:val="22"/>
          <w:szCs w:val="22"/>
        </w:rPr>
        <w:t xml:space="preserve"> </w:t>
      </w:r>
      <w:r w:rsidR="00D66C75">
        <w:rPr>
          <w:rFonts w:cstheme="majorHAnsi"/>
          <w:sz w:val="22"/>
          <w:szCs w:val="22"/>
        </w:rPr>
        <w:t xml:space="preserve">EBIT, EBITDA y </w:t>
      </w:r>
      <w:r w:rsidRPr="006A2293" w:rsidR="005D7310">
        <w:rPr>
          <w:rFonts w:cstheme="majorHAnsi"/>
          <w:sz w:val="22"/>
          <w:szCs w:val="22"/>
        </w:rPr>
        <w:t>Utilidad neta</w:t>
      </w:r>
      <w:r w:rsidR="000F23E6">
        <w:rPr>
          <w:rFonts w:cstheme="majorHAnsi"/>
          <w:sz w:val="22"/>
          <w:szCs w:val="22"/>
        </w:rPr>
        <w:t xml:space="preserve"> </w:t>
      </w:r>
      <w:r w:rsidRPr="006A2293" w:rsidR="00AB7829">
        <w:rPr>
          <w:rFonts w:cstheme="majorHAnsi"/>
          <w:sz w:val="22"/>
          <w:szCs w:val="22"/>
        </w:rPr>
        <w:t>ANDA a diciembre (201</w:t>
      </w:r>
      <w:r w:rsidR="00744607">
        <w:rPr>
          <w:rFonts w:cstheme="majorHAnsi"/>
          <w:sz w:val="22"/>
          <w:szCs w:val="22"/>
        </w:rPr>
        <w:t>9</w:t>
      </w:r>
      <w:r w:rsidRPr="006A2293" w:rsidR="00AB7829">
        <w:rPr>
          <w:rFonts w:cstheme="majorHAnsi"/>
          <w:sz w:val="22"/>
          <w:szCs w:val="22"/>
        </w:rPr>
        <w:t>-202</w:t>
      </w:r>
      <w:r w:rsidR="00744607">
        <w:rPr>
          <w:rFonts w:cstheme="majorHAnsi"/>
          <w:sz w:val="22"/>
          <w:szCs w:val="22"/>
        </w:rPr>
        <w:t>1</w:t>
      </w:r>
      <w:r w:rsidRPr="006A2293" w:rsidR="00AB7829">
        <w:rPr>
          <w:rFonts w:cstheme="majorHAnsi"/>
          <w:sz w:val="22"/>
          <w:szCs w:val="22"/>
        </w:rPr>
        <w:t>)</w:t>
      </w:r>
      <w:r w:rsidRPr="006A2293" w:rsidR="00AB7829">
        <w:rPr>
          <w:rFonts w:cstheme="majorHAnsi"/>
          <w:sz w:val="22"/>
          <w:szCs w:val="22"/>
        </w:rPr>
        <w:br/>
      </w:r>
      <w:r w:rsidR="004613FC">
        <w:rPr>
          <w:rFonts w:cstheme="majorHAnsi"/>
          <w:sz w:val="22"/>
          <w:szCs w:val="22"/>
        </w:rPr>
        <w:t>M</w:t>
      </w:r>
      <w:r w:rsidRPr="006A2293" w:rsidR="000C3597">
        <w:rPr>
          <w:rFonts w:cstheme="majorHAnsi"/>
          <w:sz w:val="22"/>
          <w:szCs w:val="22"/>
        </w:rPr>
        <w:t xml:space="preserve">illones de </w:t>
      </w:r>
      <w:r w:rsidRPr="006A2293" w:rsidR="00995633">
        <w:rPr>
          <w:rFonts w:cstheme="majorHAnsi"/>
          <w:sz w:val="22"/>
          <w:szCs w:val="22"/>
        </w:rPr>
        <w:t>dólares</w:t>
      </w:r>
      <w:r w:rsidR="00850347">
        <w:rPr>
          <w:rFonts w:cstheme="majorHAnsi"/>
          <w:sz w:val="22"/>
          <w:szCs w:val="22"/>
        </w:rPr>
        <w:t xml:space="preserve"> (USD)</w:t>
      </w:r>
      <w:bookmarkEnd w:id="64"/>
    </w:p>
    <w:p w:rsidRPr="006A2293" w:rsidR="003E7AEA" w:rsidP="003C5215" w:rsidRDefault="00F6531F" w14:paraId="03906247" w14:textId="066797C6">
      <w:pPr>
        <w:tabs>
          <w:tab w:val="left" w:pos="3619"/>
        </w:tabs>
        <w:jc w:val="center"/>
        <w:rPr>
          <w:rFonts w:eastAsiaTheme="minorEastAsia" w:cstheme="majorHAnsi"/>
        </w:rPr>
      </w:pPr>
      <w:r w:rsidRPr="00B07827">
        <w:rPr>
          <w:noProof/>
          <w:sz w:val="18"/>
          <w:szCs w:val="18"/>
        </w:rPr>
        <w:drawing>
          <wp:inline distT="0" distB="0" distL="0" distR="0" wp14:anchorId="4F364498" wp14:editId="13B6F4DA">
            <wp:extent cx="4450773" cy="2227119"/>
            <wp:effectExtent l="0" t="0" r="6985" b="1905"/>
            <wp:docPr id="1" name="Gráfico 1">
              <a:extLst xmlns:a="http://schemas.openxmlformats.org/drawingml/2006/main">
                <a:ext uri="{FF2B5EF4-FFF2-40B4-BE49-F238E27FC236}">
                  <a16:creationId xmlns:a16="http://schemas.microsoft.com/office/drawing/2014/main" id="{D1EC0FE3-2834-4381-86F3-8933E113631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rsidRPr="005234BC" w:rsidR="00DB5646" w:rsidP="00DB5646" w:rsidRDefault="00DB5646" w14:paraId="56DF8C78" w14:textId="3618F113">
      <w:pPr>
        <w:jc w:val="center"/>
        <w:rPr>
          <w:rFonts w:cstheme="majorHAnsi"/>
          <w:i/>
          <w:iCs/>
          <w:color w:val="44546A" w:themeColor="text2"/>
          <w:sz w:val="20"/>
          <w:szCs w:val="20"/>
        </w:rPr>
      </w:pPr>
      <w:r w:rsidRPr="006A2293">
        <w:rPr>
          <w:rFonts w:eastAsiaTheme="minorEastAsia" w:cstheme="majorHAnsi"/>
          <w:iCs/>
          <w:color w:val="323E4F" w:themeColor="text2" w:themeShade="BF"/>
          <w:kern w:val="24"/>
        </w:rPr>
        <w:tab/>
      </w:r>
      <w:r w:rsidRPr="00B144F6">
        <w:rPr>
          <w:rFonts w:cstheme="majorHAnsi"/>
          <w:i/>
          <w:iCs/>
          <w:color w:val="44546A" w:themeColor="text2"/>
          <w:sz w:val="20"/>
          <w:szCs w:val="20"/>
        </w:rPr>
        <w:t>Fuente: Elaboración propia con datos suministrados por la empresa</w:t>
      </w:r>
      <w:r w:rsidR="00BE0A39">
        <w:rPr>
          <w:rFonts w:cstheme="majorHAnsi"/>
          <w:i/>
          <w:iCs/>
          <w:color w:val="44546A" w:themeColor="text2"/>
          <w:sz w:val="20"/>
          <w:szCs w:val="20"/>
        </w:rPr>
        <w:t>.</w:t>
      </w:r>
    </w:p>
    <w:p w:rsidRPr="00EB26C1" w:rsidR="00F9443F" w:rsidP="00F9443F" w:rsidRDefault="00F9443F" w14:paraId="4A412970" w14:textId="77777777">
      <w:pPr>
        <w:rPr>
          <w:rFonts w:cstheme="majorHAnsi"/>
        </w:rPr>
      </w:pPr>
      <w:r>
        <w:rPr>
          <w:rFonts w:cstheme="majorHAnsi"/>
        </w:rPr>
        <w:t>En</w:t>
      </w:r>
      <w:r w:rsidRPr="006A2293">
        <w:rPr>
          <w:rFonts w:cstheme="majorHAnsi"/>
        </w:rPr>
        <w:t xml:space="preserve"> la siguiente gr</w:t>
      </w:r>
      <w:r>
        <w:rPr>
          <w:rFonts w:cstheme="majorHAnsi"/>
        </w:rPr>
        <w:t>á</w:t>
      </w:r>
      <w:r w:rsidRPr="006A2293">
        <w:rPr>
          <w:rFonts w:cstheme="majorHAnsi"/>
        </w:rPr>
        <w:t>fica se presenta la evolución del indicador de cobertura de costos y gastos</w:t>
      </w:r>
      <w:r>
        <w:rPr>
          <w:rStyle w:val="FootnoteReference"/>
          <w:rFonts w:cstheme="majorHAnsi"/>
        </w:rPr>
        <w:footnoteReference w:id="6"/>
      </w:r>
      <w:r w:rsidRPr="006A2293">
        <w:rPr>
          <w:rFonts w:cstheme="majorHAnsi"/>
        </w:rPr>
        <w:t xml:space="preserve"> en los últimos tres años, </w:t>
      </w:r>
      <w:r>
        <w:rPr>
          <w:rFonts w:cstheme="majorHAnsi"/>
        </w:rPr>
        <w:t xml:space="preserve">la cual hace evidente que en ningún año del período 2019-2021 la </w:t>
      </w:r>
      <w:r w:rsidRPr="006A2293">
        <w:rPr>
          <w:rFonts w:cstheme="majorHAnsi"/>
        </w:rPr>
        <w:t xml:space="preserve">empresa </w:t>
      </w:r>
      <w:r>
        <w:rPr>
          <w:rFonts w:cstheme="majorHAnsi"/>
        </w:rPr>
        <w:t>ha logrado la cobertura plena sus costos y gastos. Este escenario empeora si se excluye del cálculo las transferencias recibidas.</w:t>
      </w:r>
    </w:p>
    <w:p w:rsidRPr="006A2293" w:rsidR="00C17D45" w:rsidP="00C17D45" w:rsidRDefault="00C17D45" w14:paraId="10CBE751" w14:textId="4320336F">
      <w:pPr>
        <w:pStyle w:val="Caption"/>
        <w:rPr>
          <w:rFonts w:cstheme="majorHAnsi"/>
          <w:sz w:val="22"/>
          <w:szCs w:val="22"/>
        </w:rPr>
      </w:pPr>
      <w:bookmarkStart w:name="_Toc104306543" w:id="65"/>
      <w:r w:rsidRPr="00EB26C1">
        <w:rPr>
          <w:rFonts w:cstheme="majorHAnsi"/>
          <w:sz w:val="22"/>
          <w:szCs w:val="22"/>
        </w:rPr>
        <w:t xml:space="preserve">Gráfica </w:t>
      </w:r>
      <w:r w:rsidR="000B65C0">
        <w:rPr>
          <w:rFonts w:cstheme="majorHAnsi"/>
          <w:sz w:val="22"/>
          <w:szCs w:val="22"/>
        </w:rPr>
        <w:fldChar w:fldCharType="begin"/>
      </w:r>
      <w:r w:rsidR="000B65C0">
        <w:rPr>
          <w:rFonts w:cstheme="majorHAnsi"/>
          <w:sz w:val="22"/>
          <w:szCs w:val="22"/>
        </w:rPr>
        <w:instrText xml:space="preserve"> SEQ Gráfica \* ARABIC </w:instrText>
      </w:r>
      <w:r w:rsidR="000B65C0">
        <w:rPr>
          <w:rFonts w:cstheme="majorHAnsi"/>
          <w:sz w:val="22"/>
          <w:szCs w:val="22"/>
        </w:rPr>
        <w:fldChar w:fldCharType="separate"/>
      </w:r>
      <w:r w:rsidR="00EE6E9B">
        <w:rPr>
          <w:rFonts w:cstheme="majorHAnsi"/>
          <w:noProof/>
          <w:sz w:val="22"/>
          <w:szCs w:val="22"/>
        </w:rPr>
        <w:t>8</w:t>
      </w:r>
      <w:r w:rsidR="000B65C0">
        <w:rPr>
          <w:rFonts w:cstheme="majorHAnsi"/>
          <w:sz w:val="22"/>
          <w:szCs w:val="22"/>
        </w:rPr>
        <w:fldChar w:fldCharType="end"/>
      </w:r>
      <w:r w:rsidRPr="006A2293" w:rsidR="003412E5">
        <w:rPr>
          <w:rFonts w:cstheme="majorHAnsi"/>
          <w:sz w:val="22"/>
          <w:szCs w:val="22"/>
        </w:rPr>
        <w:t xml:space="preserve"> Cobertura de costos y gastos</w:t>
      </w:r>
      <w:bookmarkEnd w:id="65"/>
    </w:p>
    <w:p w:rsidRPr="006A2293" w:rsidR="00732970" w:rsidP="2A2F5FC2" w:rsidRDefault="00546FC4" w14:paraId="4A967F5D" w14:textId="3803A317">
      <w:pPr>
        <w:tabs>
          <w:tab w:val="left" w:pos="1956"/>
        </w:tabs>
        <w:jc w:val="center"/>
        <w:rPr>
          <w:rFonts w:cs="Calibri Light" w:cstheme="majorAscii"/>
        </w:rPr>
      </w:pPr>
      <w:r>
        <w:rPr>
          <w:noProof/>
        </w:rPr>
        <w:drawing>
          <wp:inline distT="0" distB="0" distL="0" distR="0" wp14:anchorId="7E9489DC" wp14:editId="2379BB54">
            <wp:extent cx="5286375" cy="2547938"/>
            <wp:effectExtent l="0" t="0" r="9525" b="5080"/>
            <wp:docPr id="7" name="Gráfico 7">
              <a:extLst xmlns:a="http://schemas.openxmlformats.org/drawingml/2006/main">
                <a:ext uri="{FF2B5EF4-FFF2-40B4-BE49-F238E27FC236}">
                  <a16:creationId xmlns:a16="http://schemas.microsoft.com/office/drawing/2014/main" id="{4FBA1A4A-1FC9-4030-9233-2B059EB5928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rsidR="00C17D45" w:rsidP="00C17D45" w:rsidRDefault="00C17D45" w14:paraId="74327E05" w14:textId="0FB39718">
      <w:pPr>
        <w:jc w:val="center"/>
        <w:rPr>
          <w:rFonts w:cstheme="majorHAnsi"/>
          <w:i/>
          <w:iCs/>
          <w:color w:val="44546A" w:themeColor="text2"/>
          <w:sz w:val="20"/>
          <w:szCs w:val="20"/>
        </w:rPr>
      </w:pPr>
      <w:r w:rsidRPr="006A2293">
        <w:rPr>
          <w:rFonts w:eastAsiaTheme="minorEastAsia" w:cstheme="majorHAnsi"/>
          <w:iCs/>
          <w:color w:val="323E4F" w:themeColor="text2" w:themeShade="BF"/>
          <w:kern w:val="24"/>
        </w:rPr>
        <w:tab/>
      </w:r>
      <w:r w:rsidRPr="007B76BF">
        <w:rPr>
          <w:rFonts w:cstheme="majorHAnsi"/>
          <w:i/>
          <w:iCs/>
          <w:color w:val="44546A" w:themeColor="text2"/>
          <w:sz w:val="20"/>
          <w:szCs w:val="20"/>
        </w:rPr>
        <w:t>Fuente: Elaboración propia con datos suministrados por la empresa</w:t>
      </w:r>
      <w:r w:rsidR="00BE0A39">
        <w:rPr>
          <w:rFonts w:cstheme="majorHAnsi"/>
          <w:i/>
          <w:iCs/>
          <w:color w:val="44546A" w:themeColor="text2"/>
          <w:sz w:val="20"/>
          <w:szCs w:val="20"/>
        </w:rPr>
        <w:t>.</w:t>
      </w:r>
    </w:p>
    <w:p w:rsidR="00C729FC" w:rsidP="00C729FC" w:rsidRDefault="00C729FC" w14:paraId="7239D300" w14:textId="2CCC27D2">
      <w:pPr>
        <w:pStyle w:val="Caption"/>
        <w:rPr>
          <w:rFonts w:cstheme="majorHAnsi"/>
          <w:sz w:val="22"/>
          <w:szCs w:val="22"/>
        </w:rPr>
      </w:pPr>
      <w:bookmarkStart w:name="_Ref96018243" w:id="66"/>
      <w:bookmarkStart w:name="_Toc104306517" w:id="67"/>
      <w:r w:rsidRPr="00DC378D">
        <w:rPr>
          <w:rFonts w:cstheme="majorHAnsi"/>
          <w:sz w:val="22"/>
          <w:szCs w:val="22"/>
        </w:rPr>
        <w:t xml:space="preserve">Tabla </w:t>
      </w:r>
      <w:r w:rsidRPr="00DC378D">
        <w:rPr>
          <w:rFonts w:cstheme="majorHAnsi"/>
          <w:sz w:val="22"/>
          <w:szCs w:val="22"/>
        </w:rPr>
        <w:fldChar w:fldCharType="begin"/>
      </w:r>
      <w:r w:rsidRPr="00DC378D">
        <w:rPr>
          <w:rFonts w:cstheme="majorHAnsi"/>
          <w:sz w:val="22"/>
          <w:szCs w:val="22"/>
        </w:rPr>
        <w:instrText xml:space="preserve"> SEQ Tabla \* ARABIC </w:instrText>
      </w:r>
      <w:r w:rsidRPr="00DC378D">
        <w:rPr>
          <w:rFonts w:cstheme="majorHAnsi"/>
          <w:sz w:val="22"/>
          <w:szCs w:val="22"/>
        </w:rPr>
        <w:fldChar w:fldCharType="separate"/>
      </w:r>
      <w:r w:rsidR="008F06E6">
        <w:rPr>
          <w:rFonts w:cstheme="majorHAnsi"/>
          <w:noProof/>
          <w:sz w:val="22"/>
          <w:szCs w:val="22"/>
        </w:rPr>
        <w:t>19</w:t>
      </w:r>
      <w:r w:rsidRPr="00DC378D">
        <w:rPr>
          <w:rFonts w:cstheme="majorHAnsi"/>
          <w:sz w:val="22"/>
          <w:szCs w:val="22"/>
        </w:rPr>
        <w:fldChar w:fldCharType="end"/>
      </w:r>
      <w:bookmarkEnd w:id="66"/>
      <w:r w:rsidRPr="00DC378D">
        <w:rPr>
          <w:rFonts w:cstheme="majorHAnsi"/>
          <w:sz w:val="22"/>
          <w:szCs w:val="22"/>
        </w:rPr>
        <w:t xml:space="preserve"> </w:t>
      </w:r>
      <w:r w:rsidRPr="006A2293">
        <w:rPr>
          <w:rFonts w:cstheme="majorHAnsi"/>
          <w:sz w:val="22"/>
          <w:szCs w:val="22"/>
        </w:rPr>
        <w:t xml:space="preserve">Resumen estado de resultados ANDA </w:t>
      </w:r>
      <w:r>
        <w:rPr>
          <w:rFonts w:cstheme="majorHAnsi"/>
          <w:sz w:val="22"/>
          <w:szCs w:val="22"/>
        </w:rPr>
        <w:t>(</w:t>
      </w:r>
      <w:r w:rsidRPr="006A2293">
        <w:rPr>
          <w:rFonts w:cstheme="majorHAnsi"/>
          <w:sz w:val="22"/>
          <w:szCs w:val="22"/>
        </w:rPr>
        <w:t>201</w:t>
      </w:r>
      <w:r>
        <w:rPr>
          <w:rFonts w:cstheme="majorHAnsi"/>
          <w:sz w:val="22"/>
          <w:szCs w:val="22"/>
        </w:rPr>
        <w:t>9</w:t>
      </w:r>
      <w:r w:rsidRPr="006A2293">
        <w:rPr>
          <w:rFonts w:cstheme="majorHAnsi"/>
          <w:sz w:val="22"/>
          <w:szCs w:val="22"/>
        </w:rPr>
        <w:t>-202</w:t>
      </w:r>
      <w:r>
        <w:rPr>
          <w:rFonts w:cstheme="majorHAnsi"/>
          <w:sz w:val="22"/>
          <w:szCs w:val="22"/>
        </w:rPr>
        <w:t>1</w:t>
      </w:r>
      <w:r w:rsidRPr="006A2293">
        <w:rPr>
          <w:rFonts w:cstheme="majorHAnsi"/>
          <w:sz w:val="22"/>
          <w:szCs w:val="22"/>
        </w:rPr>
        <w:t>)</w:t>
      </w:r>
      <w:r>
        <w:rPr>
          <w:rFonts w:cstheme="majorHAnsi"/>
          <w:sz w:val="22"/>
          <w:szCs w:val="22"/>
        </w:rPr>
        <w:br/>
      </w:r>
      <w:r>
        <w:rPr>
          <w:rFonts w:cstheme="majorHAnsi"/>
          <w:sz w:val="22"/>
          <w:szCs w:val="22"/>
        </w:rPr>
        <w:t>en</w:t>
      </w:r>
      <w:r w:rsidRPr="006A2293">
        <w:rPr>
          <w:rFonts w:cstheme="majorHAnsi"/>
          <w:sz w:val="22"/>
          <w:szCs w:val="22"/>
        </w:rPr>
        <w:t xml:space="preserve"> dólares (USD)</w:t>
      </w:r>
      <w:bookmarkEnd w:id="67"/>
    </w:p>
    <w:tbl>
      <w:tblPr>
        <w:tblW w:w="7050" w:type="dxa"/>
        <w:jc w:val="center"/>
        <w:tblCellMar>
          <w:left w:w="70" w:type="dxa"/>
          <w:right w:w="70" w:type="dxa"/>
        </w:tblCellMar>
        <w:tblLook w:val="04A0" w:firstRow="1" w:lastRow="0" w:firstColumn="1" w:lastColumn="0" w:noHBand="0" w:noVBand="1"/>
      </w:tblPr>
      <w:tblGrid>
        <w:gridCol w:w="2590"/>
        <w:gridCol w:w="1040"/>
        <w:gridCol w:w="1040"/>
        <w:gridCol w:w="1040"/>
        <w:gridCol w:w="1078"/>
        <w:gridCol w:w="1078"/>
      </w:tblGrid>
      <w:tr w:rsidRPr="003A7379" w:rsidR="00C729FC" w:rsidTr="00A828E0" w14:paraId="44EA41B5" w14:textId="77777777">
        <w:trPr>
          <w:trHeight w:val="314"/>
          <w:jc w:val="center"/>
        </w:trPr>
        <w:tc>
          <w:tcPr>
            <w:tcW w:w="0" w:type="auto"/>
            <w:tcBorders>
              <w:top w:val="single" w:color="auto" w:sz="4" w:space="0"/>
              <w:left w:val="single" w:color="auto" w:sz="4" w:space="0"/>
              <w:bottom w:val="nil"/>
              <w:right w:val="nil"/>
            </w:tcBorders>
            <w:shd w:val="clear" w:color="000000" w:fill="003366"/>
            <w:noWrap/>
            <w:vAlign w:val="center"/>
            <w:hideMark/>
          </w:tcPr>
          <w:p w:rsidRPr="003A7379" w:rsidR="00C729FC" w:rsidP="00A828E0" w:rsidRDefault="00C729FC" w14:paraId="2F60A39B" w14:textId="77777777">
            <w:pPr>
              <w:spacing w:after="0" w:line="240" w:lineRule="auto"/>
              <w:jc w:val="center"/>
              <w:rPr>
                <w:rFonts w:ascii="Times New Roman" w:hAnsi="Times New Roman" w:eastAsia="Times New Roman" w:cs="Times New Roman"/>
                <w:b/>
                <w:bCs/>
                <w:color w:val="FFFFFF"/>
                <w:sz w:val="18"/>
                <w:szCs w:val="18"/>
                <w:lang w:eastAsia="es-CO"/>
              </w:rPr>
            </w:pPr>
            <w:r w:rsidRPr="003A7379">
              <w:rPr>
                <w:rFonts w:ascii="Times New Roman" w:hAnsi="Times New Roman" w:eastAsia="Times New Roman" w:cs="Times New Roman"/>
                <w:b/>
                <w:bCs/>
                <w:color w:val="FFFFFF"/>
                <w:sz w:val="18"/>
                <w:szCs w:val="18"/>
                <w:lang w:eastAsia="es-CO"/>
              </w:rPr>
              <w:t>CONCEPTO</w:t>
            </w:r>
          </w:p>
        </w:tc>
        <w:tc>
          <w:tcPr>
            <w:tcW w:w="0" w:type="auto"/>
            <w:tcBorders>
              <w:top w:val="nil"/>
              <w:left w:val="nil"/>
              <w:bottom w:val="nil"/>
              <w:right w:val="nil"/>
            </w:tcBorders>
            <w:shd w:val="clear" w:color="000000" w:fill="003366"/>
            <w:noWrap/>
            <w:vAlign w:val="center"/>
            <w:hideMark/>
          </w:tcPr>
          <w:p w:rsidRPr="003A7379" w:rsidR="00C729FC" w:rsidP="00A828E0" w:rsidRDefault="00C729FC" w14:paraId="29714DD9" w14:textId="77777777">
            <w:pPr>
              <w:spacing w:after="0" w:line="240" w:lineRule="auto"/>
              <w:jc w:val="center"/>
              <w:rPr>
                <w:rFonts w:ascii="Times New Roman" w:hAnsi="Times New Roman" w:eastAsia="Times New Roman" w:cs="Times New Roman"/>
                <w:b/>
                <w:bCs/>
                <w:color w:val="FFFFFF"/>
                <w:sz w:val="18"/>
                <w:szCs w:val="18"/>
                <w:lang w:eastAsia="es-CO"/>
              </w:rPr>
            </w:pPr>
            <w:r w:rsidRPr="003A7379">
              <w:rPr>
                <w:rFonts w:ascii="Times New Roman" w:hAnsi="Times New Roman" w:eastAsia="Times New Roman" w:cs="Times New Roman"/>
                <w:b/>
                <w:bCs/>
                <w:color w:val="FFFFFF"/>
                <w:sz w:val="18"/>
                <w:szCs w:val="18"/>
                <w:lang w:eastAsia="es-CO"/>
              </w:rPr>
              <w:t>2019</w:t>
            </w:r>
          </w:p>
        </w:tc>
        <w:tc>
          <w:tcPr>
            <w:tcW w:w="0" w:type="auto"/>
            <w:tcBorders>
              <w:top w:val="nil"/>
              <w:left w:val="nil"/>
              <w:bottom w:val="nil"/>
              <w:right w:val="nil"/>
            </w:tcBorders>
            <w:shd w:val="clear" w:color="000000" w:fill="003366"/>
            <w:noWrap/>
            <w:vAlign w:val="center"/>
            <w:hideMark/>
          </w:tcPr>
          <w:p w:rsidRPr="003A7379" w:rsidR="00C729FC" w:rsidP="00A828E0" w:rsidRDefault="00C729FC" w14:paraId="7AC43DD1" w14:textId="77777777">
            <w:pPr>
              <w:spacing w:after="0" w:line="240" w:lineRule="auto"/>
              <w:jc w:val="center"/>
              <w:rPr>
                <w:rFonts w:ascii="Times New Roman" w:hAnsi="Times New Roman" w:eastAsia="Times New Roman" w:cs="Times New Roman"/>
                <w:b/>
                <w:bCs/>
                <w:color w:val="FFFFFF"/>
                <w:sz w:val="18"/>
                <w:szCs w:val="18"/>
                <w:lang w:eastAsia="es-CO"/>
              </w:rPr>
            </w:pPr>
            <w:r w:rsidRPr="003A7379">
              <w:rPr>
                <w:rFonts w:ascii="Times New Roman" w:hAnsi="Times New Roman" w:eastAsia="Times New Roman" w:cs="Times New Roman"/>
                <w:b/>
                <w:bCs/>
                <w:color w:val="FFFFFF"/>
                <w:sz w:val="18"/>
                <w:szCs w:val="18"/>
                <w:lang w:eastAsia="es-CO"/>
              </w:rPr>
              <w:t>2020</w:t>
            </w:r>
          </w:p>
        </w:tc>
        <w:tc>
          <w:tcPr>
            <w:tcW w:w="0" w:type="auto"/>
            <w:tcBorders>
              <w:top w:val="nil"/>
              <w:left w:val="nil"/>
              <w:bottom w:val="nil"/>
              <w:right w:val="nil"/>
            </w:tcBorders>
            <w:shd w:val="clear" w:color="000000" w:fill="003366"/>
            <w:noWrap/>
            <w:vAlign w:val="center"/>
            <w:hideMark/>
          </w:tcPr>
          <w:p w:rsidRPr="003A7379" w:rsidR="00C729FC" w:rsidP="00A828E0" w:rsidRDefault="00C729FC" w14:paraId="55847FC6" w14:textId="77777777">
            <w:pPr>
              <w:spacing w:after="0" w:line="240" w:lineRule="auto"/>
              <w:jc w:val="center"/>
              <w:rPr>
                <w:rFonts w:ascii="Times New Roman" w:hAnsi="Times New Roman" w:eastAsia="Times New Roman" w:cs="Times New Roman"/>
                <w:b/>
                <w:bCs/>
                <w:color w:val="FFFFFF"/>
                <w:sz w:val="18"/>
                <w:szCs w:val="18"/>
                <w:lang w:eastAsia="es-CO"/>
              </w:rPr>
            </w:pPr>
            <w:r w:rsidRPr="003A7379">
              <w:rPr>
                <w:rFonts w:ascii="Times New Roman" w:hAnsi="Times New Roman" w:eastAsia="Times New Roman" w:cs="Times New Roman"/>
                <w:b/>
                <w:bCs/>
                <w:color w:val="FFFFFF"/>
                <w:sz w:val="18"/>
                <w:szCs w:val="18"/>
                <w:lang w:eastAsia="es-CO"/>
              </w:rPr>
              <w:t>2021</w:t>
            </w:r>
          </w:p>
        </w:tc>
        <w:tc>
          <w:tcPr>
            <w:tcW w:w="0" w:type="auto"/>
            <w:tcBorders>
              <w:top w:val="nil"/>
              <w:left w:val="nil"/>
              <w:bottom w:val="nil"/>
              <w:right w:val="nil"/>
            </w:tcBorders>
            <w:shd w:val="clear" w:color="000000" w:fill="003366"/>
            <w:noWrap/>
            <w:vAlign w:val="center"/>
            <w:hideMark/>
          </w:tcPr>
          <w:p w:rsidRPr="003A7379" w:rsidR="00C729FC" w:rsidP="00A828E0" w:rsidRDefault="00C729FC" w14:paraId="5726AAB7" w14:textId="77777777">
            <w:pPr>
              <w:spacing w:after="0" w:line="240" w:lineRule="auto"/>
              <w:jc w:val="center"/>
              <w:rPr>
                <w:rFonts w:ascii="Times New Roman" w:hAnsi="Times New Roman" w:eastAsia="Times New Roman" w:cs="Times New Roman"/>
                <w:b/>
                <w:bCs/>
                <w:color w:val="FFFFFF"/>
                <w:sz w:val="18"/>
                <w:szCs w:val="18"/>
                <w:lang w:eastAsia="es-CO"/>
              </w:rPr>
            </w:pPr>
            <w:r w:rsidRPr="003A7379">
              <w:rPr>
                <w:rFonts w:ascii="Times New Roman" w:hAnsi="Times New Roman" w:eastAsia="Times New Roman" w:cs="Times New Roman"/>
                <w:b/>
                <w:bCs/>
                <w:color w:val="FFFFFF"/>
                <w:sz w:val="18"/>
                <w:szCs w:val="18"/>
                <w:lang w:eastAsia="es-CO"/>
              </w:rPr>
              <w:t>Δ 2019-2020</w:t>
            </w:r>
          </w:p>
        </w:tc>
        <w:tc>
          <w:tcPr>
            <w:tcW w:w="0" w:type="auto"/>
            <w:tcBorders>
              <w:top w:val="nil"/>
              <w:left w:val="nil"/>
              <w:bottom w:val="nil"/>
              <w:right w:val="single" w:color="auto" w:sz="4" w:space="0"/>
            </w:tcBorders>
            <w:shd w:val="clear" w:color="000000" w:fill="003366"/>
            <w:noWrap/>
            <w:vAlign w:val="center"/>
            <w:hideMark/>
          </w:tcPr>
          <w:p w:rsidRPr="003A7379" w:rsidR="00C729FC" w:rsidP="00A828E0" w:rsidRDefault="00C729FC" w14:paraId="01701BE1" w14:textId="77777777">
            <w:pPr>
              <w:spacing w:after="0" w:line="240" w:lineRule="auto"/>
              <w:jc w:val="center"/>
              <w:rPr>
                <w:rFonts w:ascii="Times New Roman" w:hAnsi="Times New Roman" w:eastAsia="Times New Roman" w:cs="Times New Roman"/>
                <w:b/>
                <w:bCs/>
                <w:color w:val="FFFFFF"/>
                <w:sz w:val="18"/>
                <w:szCs w:val="18"/>
                <w:lang w:eastAsia="es-CO"/>
              </w:rPr>
            </w:pPr>
            <w:r w:rsidRPr="003A7379">
              <w:rPr>
                <w:rFonts w:ascii="Times New Roman" w:hAnsi="Times New Roman" w:eastAsia="Times New Roman" w:cs="Times New Roman"/>
                <w:b/>
                <w:bCs/>
                <w:color w:val="FFFFFF"/>
                <w:sz w:val="18"/>
                <w:szCs w:val="18"/>
                <w:lang w:eastAsia="es-CO"/>
              </w:rPr>
              <w:t>Δ 2020-2021</w:t>
            </w:r>
          </w:p>
        </w:tc>
      </w:tr>
      <w:tr w:rsidRPr="003A7379" w:rsidR="00C729FC" w:rsidTr="00A828E0" w14:paraId="4E27C631" w14:textId="77777777">
        <w:trPr>
          <w:trHeight w:val="314"/>
          <w:jc w:val="center"/>
        </w:trPr>
        <w:tc>
          <w:tcPr>
            <w:tcW w:w="0" w:type="auto"/>
            <w:tcBorders>
              <w:top w:val="nil"/>
              <w:left w:val="single" w:color="auto" w:sz="4" w:space="0"/>
              <w:bottom w:val="nil"/>
              <w:right w:val="nil"/>
            </w:tcBorders>
            <w:shd w:val="clear" w:color="auto" w:fill="auto"/>
            <w:noWrap/>
            <w:vAlign w:val="center"/>
            <w:hideMark/>
          </w:tcPr>
          <w:p w:rsidRPr="003A7379" w:rsidR="00C729FC" w:rsidP="00A828E0" w:rsidRDefault="00C729FC" w14:paraId="69E794B8" w14:textId="77777777">
            <w:pPr>
              <w:spacing w:after="0" w:line="240" w:lineRule="auto"/>
              <w:jc w:val="left"/>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Ingresos</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74414596"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148.938.259</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0717772B"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122.726.398</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2A4360D9"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136.492.330</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75E72F75"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-17,6%</w:t>
            </w:r>
          </w:p>
        </w:tc>
        <w:tc>
          <w:tcPr>
            <w:tcW w:w="0" w:type="auto"/>
            <w:tcBorders>
              <w:top w:val="nil"/>
              <w:left w:val="nil"/>
              <w:bottom w:val="nil"/>
              <w:right w:val="single" w:color="auto" w:sz="4" w:space="0"/>
            </w:tcBorders>
            <w:shd w:val="clear" w:color="auto" w:fill="auto"/>
            <w:noWrap/>
            <w:vAlign w:val="center"/>
            <w:hideMark/>
          </w:tcPr>
          <w:p w:rsidRPr="003A7379" w:rsidR="00C729FC" w:rsidP="00A828E0" w:rsidRDefault="00C729FC" w14:paraId="41149869"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11,2%</w:t>
            </w:r>
          </w:p>
        </w:tc>
      </w:tr>
      <w:tr w:rsidRPr="003A7379" w:rsidR="00C729FC" w:rsidTr="00A828E0" w14:paraId="67669713" w14:textId="77777777">
        <w:trPr>
          <w:trHeight w:val="314"/>
          <w:jc w:val="center"/>
        </w:trPr>
        <w:tc>
          <w:tcPr>
            <w:tcW w:w="0" w:type="auto"/>
            <w:tcBorders>
              <w:top w:val="nil"/>
              <w:left w:val="single" w:color="auto" w:sz="4" w:space="0"/>
              <w:bottom w:val="nil"/>
              <w:right w:val="nil"/>
            </w:tcBorders>
            <w:shd w:val="clear" w:color="auto" w:fill="auto"/>
            <w:noWrap/>
            <w:vAlign w:val="center"/>
            <w:hideMark/>
          </w:tcPr>
          <w:p w:rsidRPr="003A7379" w:rsidR="00C729FC" w:rsidP="00A828E0" w:rsidRDefault="00C729FC" w14:paraId="66EB1BAB" w14:textId="77777777">
            <w:pPr>
              <w:spacing w:after="0" w:line="240" w:lineRule="auto"/>
              <w:jc w:val="left"/>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lastRenderedPageBreak/>
              <w:t>Ingresos por transferencia</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64914F1A"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16.261.743</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35948C6F"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51.247.018</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1EDC5F0F"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61.866.006</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07378909"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215,1%</w:t>
            </w:r>
          </w:p>
        </w:tc>
        <w:tc>
          <w:tcPr>
            <w:tcW w:w="0" w:type="auto"/>
            <w:tcBorders>
              <w:top w:val="nil"/>
              <w:left w:val="nil"/>
              <w:bottom w:val="nil"/>
              <w:right w:val="single" w:color="auto" w:sz="4" w:space="0"/>
            </w:tcBorders>
            <w:shd w:val="clear" w:color="auto" w:fill="auto"/>
            <w:noWrap/>
            <w:vAlign w:val="center"/>
            <w:hideMark/>
          </w:tcPr>
          <w:p w:rsidRPr="003A7379" w:rsidR="00C729FC" w:rsidP="00A828E0" w:rsidRDefault="00C729FC" w14:paraId="7890D5CA"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20,7%</w:t>
            </w:r>
          </w:p>
        </w:tc>
      </w:tr>
      <w:tr w:rsidRPr="003A7379" w:rsidR="00C729FC" w:rsidTr="00A828E0" w14:paraId="22174EA1" w14:textId="77777777">
        <w:trPr>
          <w:trHeight w:val="314"/>
          <w:jc w:val="center"/>
        </w:trPr>
        <w:tc>
          <w:tcPr>
            <w:tcW w:w="0" w:type="auto"/>
            <w:tcBorders>
              <w:top w:val="nil"/>
              <w:left w:val="single" w:color="auto" w:sz="4" w:space="0"/>
              <w:bottom w:val="nil"/>
              <w:right w:val="nil"/>
            </w:tcBorders>
            <w:shd w:val="clear" w:color="auto" w:fill="auto"/>
            <w:noWrap/>
            <w:vAlign w:val="center"/>
            <w:hideMark/>
          </w:tcPr>
          <w:p w:rsidRPr="003A7379" w:rsidR="00C729FC" w:rsidP="00A828E0" w:rsidRDefault="00C729FC" w14:paraId="65BE94EF" w14:textId="77777777">
            <w:pPr>
              <w:spacing w:after="0" w:line="240" w:lineRule="auto"/>
              <w:jc w:val="left"/>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Ingresos totales</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5B647747"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165.200.002</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3840D28F"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173.973.416</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29DA83C7"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198.358.336</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3EFE3C3D"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5,3%</w:t>
            </w:r>
          </w:p>
        </w:tc>
        <w:tc>
          <w:tcPr>
            <w:tcW w:w="0" w:type="auto"/>
            <w:tcBorders>
              <w:top w:val="nil"/>
              <w:left w:val="nil"/>
              <w:bottom w:val="nil"/>
              <w:right w:val="single" w:color="auto" w:sz="4" w:space="0"/>
            </w:tcBorders>
            <w:shd w:val="clear" w:color="auto" w:fill="auto"/>
            <w:noWrap/>
            <w:vAlign w:val="center"/>
            <w:hideMark/>
          </w:tcPr>
          <w:p w:rsidRPr="003A7379" w:rsidR="00C729FC" w:rsidP="00A828E0" w:rsidRDefault="00C729FC" w14:paraId="3A59CCEC"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14,0%</w:t>
            </w:r>
          </w:p>
        </w:tc>
      </w:tr>
      <w:tr w:rsidRPr="003A7379" w:rsidR="00C729FC" w:rsidTr="00A828E0" w14:paraId="59BAA7E8" w14:textId="77777777">
        <w:trPr>
          <w:trHeight w:val="110"/>
          <w:jc w:val="center"/>
        </w:trPr>
        <w:tc>
          <w:tcPr>
            <w:tcW w:w="0" w:type="auto"/>
            <w:tcBorders>
              <w:top w:val="nil"/>
              <w:left w:val="single" w:color="auto" w:sz="4" w:space="0"/>
              <w:bottom w:val="nil"/>
              <w:right w:val="nil"/>
            </w:tcBorders>
            <w:shd w:val="clear" w:color="auto" w:fill="auto"/>
            <w:noWrap/>
            <w:vAlign w:val="center"/>
            <w:hideMark/>
          </w:tcPr>
          <w:p w:rsidRPr="003A7379" w:rsidR="00C729FC" w:rsidP="00A828E0" w:rsidRDefault="00C729FC" w14:paraId="7330489B" w14:textId="77777777">
            <w:pPr>
              <w:spacing w:after="0" w:line="240" w:lineRule="auto"/>
              <w:jc w:val="left"/>
              <w:rPr>
                <w:rFonts w:ascii="Times New Roman" w:hAnsi="Times New Roman" w:eastAsia="Times New Roman" w:cs="Times New Roman"/>
                <w:sz w:val="18"/>
                <w:szCs w:val="18"/>
                <w:lang w:eastAsia="es-CO"/>
              </w:rPr>
            </w:pPr>
          </w:p>
        </w:tc>
        <w:tc>
          <w:tcPr>
            <w:tcW w:w="0" w:type="auto"/>
            <w:tcBorders>
              <w:top w:val="nil"/>
              <w:left w:val="nil"/>
              <w:bottom w:val="nil"/>
              <w:right w:val="nil"/>
            </w:tcBorders>
            <w:shd w:val="clear" w:color="auto" w:fill="auto"/>
            <w:noWrap/>
            <w:vAlign w:val="center"/>
            <w:hideMark/>
          </w:tcPr>
          <w:p w:rsidRPr="003A7379" w:rsidR="00C729FC" w:rsidP="00A828E0" w:rsidRDefault="00C729FC" w14:paraId="1E5E6583" w14:textId="77777777">
            <w:pPr>
              <w:spacing w:after="0" w:line="240" w:lineRule="auto"/>
              <w:jc w:val="center"/>
              <w:rPr>
                <w:rFonts w:ascii="Times New Roman" w:hAnsi="Times New Roman" w:eastAsia="Times New Roman" w:cs="Times New Roman"/>
                <w:sz w:val="18"/>
                <w:szCs w:val="18"/>
                <w:lang w:eastAsia="es-CO"/>
              </w:rPr>
            </w:pPr>
          </w:p>
        </w:tc>
        <w:tc>
          <w:tcPr>
            <w:tcW w:w="0" w:type="auto"/>
            <w:tcBorders>
              <w:top w:val="nil"/>
              <w:left w:val="nil"/>
              <w:bottom w:val="nil"/>
              <w:right w:val="nil"/>
            </w:tcBorders>
            <w:shd w:val="clear" w:color="auto" w:fill="auto"/>
            <w:noWrap/>
            <w:vAlign w:val="center"/>
            <w:hideMark/>
          </w:tcPr>
          <w:p w:rsidRPr="003A7379" w:rsidR="00C729FC" w:rsidP="00A828E0" w:rsidRDefault="00C729FC" w14:paraId="2669082A" w14:textId="77777777">
            <w:pPr>
              <w:spacing w:after="0" w:line="240" w:lineRule="auto"/>
              <w:jc w:val="center"/>
              <w:rPr>
                <w:rFonts w:ascii="Times New Roman" w:hAnsi="Times New Roman" w:eastAsia="Times New Roman" w:cs="Times New Roman"/>
                <w:sz w:val="18"/>
                <w:szCs w:val="18"/>
                <w:lang w:eastAsia="es-CO"/>
              </w:rPr>
            </w:pPr>
          </w:p>
        </w:tc>
        <w:tc>
          <w:tcPr>
            <w:tcW w:w="0" w:type="auto"/>
            <w:tcBorders>
              <w:top w:val="nil"/>
              <w:left w:val="nil"/>
              <w:bottom w:val="nil"/>
              <w:right w:val="nil"/>
            </w:tcBorders>
            <w:shd w:val="clear" w:color="auto" w:fill="auto"/>
            <w:noWrap/>
            <w:vAlign w:val="center"/>
            <w:hideMark/>
          </w:tcPr>
          <w:p w:rsidRPr="003A7379" w:rsidR="00C729FC" w:rsidP="00A828E0" w:rsidRDefault="00C729FC" w14:paraId="266B083A" w14:textId="77777777">
            <w:pPr>
              <w:spacing w:after="0" w:line="240" w:lineRule="auto"/>
              <w:jc w:val="center"/>
              <w:rPr>
                <w:rFonts w:ascii="Times New Roman" w:hAnsi="Times New Roman" w:eastAsia="Times New Roman" w:cs="Times New Roman"/>
                <w:sz w:val="18"/>
                <w:szCs w:val="18"/>
                <w:lang w:eastAsia="es-CO"/>
              </w:rPr>
            </w:pPr>
          </w:p>
        </w:tc>
        <w:tc>
          <w:tcPr>
            <w:tcW w:w="0" w:type="auto"/>
            <w:tcBorders>
              <w:top w:val="nil"/>
              <w:left w:val="nil"/>
              <w:bottom w:val="nil"/>
              <w:right w:val="nil"/>
            </w:tcBorders>
            <w:shd w:val="clear" w:color="auto" w:fill="auto"/>
            <w:noWrap/>
            <w:vAlign w:val="center"/>
            <w:hideMark/>
          </w:tcPr>
          <w:p w:rsidRPr="003A7379" w:rsidR="00C729FC" w:rsidP="00A828E0" w:rsidRDefault="00C729FC" w14:paraId="73277228" w14:textId="77777777">
            <w:pPr>
              <w:spacing w:after="0" w:line="240" w:lineRule="auto"/>
              <w:jc w:val="center"/>
              <w:rPr>
                <w:rFonts w:ascii="Times New Roman" w:hAnsi="Times New Roman" w:eastAsia="Times New Roman" w:cs="Times New Roman"/>
                <w:sz w:val="18"/>
                <w:szCs w:val="18"/>
                <w:lang w:eastAsia="es-CO"/>
              </w:rPr>
            </w:pPr>
          </w:p>
        </w:tc>
        <w:tc>
          <w:tcPr>
            <w:tcW w:w="0" w:type="auto"/>
            <w:tcBorders>
              <w:top w:val="nil"/>
              <w:left w:val="nil"/>
              <w:bottom w:val="nil"/>
              <w:right w:val="single" w:color="auto" w:sz="4" w:space="0"/>
            </w:tcBorders>
            <w:shd w:val="clear" w:color="auto" w:fill="auto"/>
            <w:noWrap/>
            <w:vAlign w:val="center"/>
            <w:hideMark/>
          </w:tcPr>
          <w:p w:rsidRPr="003A7379" w:rsidR="00C729FC" w:rsidP="00A828E0" w:rsidRDefault="00C729FC" w14:paraId="4B53679C" w14:textId="77777777">
            <w:pPr>
              <w:spacing w:after="0" w:line="240" w:lineRule="auto"/>
              <w:jc w:val="center"/>
              <w:rPr>
                <w:rFonts w:ascii="Times New Roman" w:hAnsi="Times New Roman" w:eastAsia="Times New Roman" w:cs="Times New Roman"/>
                <w:sz w:val="18"/>
                <w:szCs w:val="18"/>
                <w:lang w:eastAsia="es-CO"/>
              </w:rPr>
            </w:pPr>
          </w:p>
        </w:tc>
      </w:tr>
      <w:tr w:rsidRPr="003A7379" w:rsidR="00C729FC" w:rsidTr="00A828E0" w14:paraId="6DC8CBB0" w14:textId="77777777">
        <w:trPr>
          <w:trHeight w:val="314"/>
          <w:jc w:val="center"/>
        </w:trPr>
        <w:tc>
          <w:tcPr>
            <w:tcW w:w="0" w:type="auto"/>
            <w:tcBorders>
              <w:top w:val="nil"/>
              <w:left w:val="single" w:color="auto" w:sz="4" w:space="0"/>
              <w:bottom w:val="nil"/>
              <w:right w:val="nil"/>
            </w:tcBorders>
            <w:shd w:val="clear" w:color="auto" w:fill="auto"/>
            <w:noWrap/>
            <w:vAlign w:val="center"/>
            <w:hideMark/>
          </w:tcPr>
          <w:p w:rsidRPr="003A7379" w:rsidR="00C729FC" w:rsidP="00A828E0" w:rsidRDefault="00C729FC" w14:paraId="68C8601F" w14:textId="77777777">
            <w:pPr>
              <w:spacing w:after="0" w:line="240" w:lineRule="auto"/>
              <w:jc w:val="left"/>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Costos y gastos</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6A1C743A"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192.595.513</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60A3D5A5"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221.592.586</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08480F75"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231.116.513</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4F85C04A"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15,1%</w:t>
            </w:r>
          </w:p>
        </w:tc>
        <w:tc>
          <w:tcPr>
            <w:tcW w:w="0" w:type="auto"/>
            <w:tcBorders>
              <w:top w:val="nil"/>
              <w:left w:val="nil"/>
              <w:bottom w:val="nil"/>
              <w:right w:val="single" w:color="auto" w:sz="4" w:space="0"/>
            </w:tcBorders>
            <w:shd w:val="clear" w:color="auto" w:fill="auto"/>
            <w:noWrap/>
            <w:vAlign w:val="center"/>
            <w:hideMark/>
          </w:tcPr>
          <w:p w:rsidRPr="003A7379" w:rsidR="00C729FC" w:rsidP="00A828E0" w:rsidRDefault="00C729FC" w14:paraId="592EA6FB"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4,3%</w:t>
            </w:r>
          </w:p>
        </w:tc>
      </w:tr>
      <w:tr w:rsidRPr="003A7379" w:rsidR="00C729FC" w:rsidTr="00A828E0" w14:paraId="2A0E91F6" w14:textId="77777777">
        <w:trPr>
          <w:trHeight w:val="314"/>
          <w:jc w:val="center"/>
        </w:trPr>
        <w:tc>
          <w:tcPr>
            <w:tcW w:w="0" w:type="auto"/>
            <w:tcBorders>
              <w:top w:val="nil"/>
              <w:left w:val="single" w:color="auto" w:sz="4" w:space="0"/>
              <w:bottom w:val="nil"/>
              <w:right w:val="nil"/>
            </w:tcBorders>
            <w:shd w:val="clear" w:color="auto" w:fill="auto"/>
            <w:noWrap/>
            <w:vAlign w:val="center"/>
            <w:hideMark/>
          </w:tcPr>
          <w:p w:rsidRPr="003A7379" w:rsidR="00C729FC" w:rsidP="00A828E0" w:rsidRDefault="00C729FC" w14:paraId="4B3B1D57" w14:textId="77777777">
            <w:pPr>
              <w:spacing w:after="0" w:line="240" w:lineRule="auto"/>
              <w:jc w:val="left"/>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Costos y gastos por transferencias</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35E17CEE"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1.072.991</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268286A3"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18.241.591</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7873DC53"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28.441.971</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0FD85670"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1600,1%</w:t>
            </w:r>
          </w:p>
        </w:tc>
        <w:tc>
          <w:tcPr>
            <w:tcW w:w="0" w:type="auto"/>
            <w:tcBorders>
              <w:top w:val="nil"/>
              <w:left w:val="nil"/>
              <w:bottom w:val="nil"/>
              <w:right w:val="single" w:color="auto" w:sz="4" w:space="0"/>
            </w:tcBorders>
            <w:shd w:val="clear" w:color="auto" w:fill="auto"/>
            <w:noWrap/>
            <w:vAlign w:val="center"/>
            <w:hideMark/>
          </w:tcPr>
          <w:p w:rsidRPr="003A7379" w:rsidR="00C729FC" w:rsidP="00A828E0" w:rsidRDefault="00C729FC" w14:paraId="7978CAF2" w14:textId="77777777">
            <w:pPr>
              <w:spacing w:after="0" w:line="240" w:lineRule="auto"/>
              <w:jc w:val="center"/>
              <w:rPr>
                <w:rFonts w:ascii="Times New Roman" w:hAnsi="Times New Roman" w:eastAsia="Times New Roman" w:cs="Times New Roman"/>
                <w:sz w:val="18"/>
                <w:szCs w:val="18"/>
                <w:lang w:eastAsia="es-CO"/>
              </w:rPr>
            </w:pPr>
            <w:r w:rsidRPr="003A7379">
              <w:rPr>
                <w:rFonts w:ascii="Times New Roman" w:hAnsi="Times New Roman" w:eastAsia="Times New Roman" w:cs="Times New Roman"/>
                <w:sz w:val="18"/>
                <w:szCs w:val="18"/>
                <w:lang w:eastAsia="es-CO"/>
              </w:rPr>
              <w:t>55,9%</w:t>
            </w:r>
          </w:p>
        </w:tc>
      </w:tr>
      <w:tr w:rsidRPr="003A7379" w:rsidR="00C729FC" w:rsidTr="00A828E0" w14:paraId="4617DBDC" w14:textId="77777777">
        <w:trPr>
          <w:trHeight w:val="314"/>
          <w:jc w:val="center"/>
        </w:trPr>
        <w:tc>
          <w:tcPr>
            <w:tcW w:w="0" w:type="auto"/>
            <w:tcBorders>
              <w:top w:val="nil"/>
              <w:left w:val="single" w:color="auto" w:sz="4" w:space="0"/>
              <w:bottom w:val="nil"/>
              <w:right w:val="nil"/>
            </w:tcBorders>
            <w:shd w:val="clear" w:color="auto" w:fill="auto"/>
            <w:noWrap/>
            <w:vAlign w:val="center"/>
            <w:hideMark/>
          </w:tcPr>
          <w:p w:rsidRPr="003A7379" w:rsidR="00C729FC" w:rsidP="00A828E0" w:rsidRDefault="00C729FC" w14:paraId="0C026183" w14:textId="77777777">
            <w:pPr>
              <w:spacing w:after="0" w:line="240" w:lineRule="auto"/>
              <w:jc w:val="left"/>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Costos y gastos totales</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52639B95"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193.668.504</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5254776C"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239.834.176</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0D765157"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259.558.484</w:t>
            </w:r>
          </w:p>
        </w:tc>
        <w:tc>
          <w:tcPr>
            <w:tcW w:w="0" w:type="auto"/>
            <w:tcBorders>
              <w:top w:val="nil"/>
              <w:left w:val="nil"/>
              <w:bottom w:val="nil"/>
              <w:right w:val="nil"/>
            </w:tcBorders>
            <w:shd w:val="clear" w:color="auto" w:fill="auto"/>
            <w:noWrap/>
            <w:vAlign w:val="center"/>
            <w:hideMark/>
          </w:tcPr>
          <w:p w:rsidRPr="003A7379" w:rsidR="00C729FC" w:rsidP="00A828E0" w:rsidRDefault="00C729FC" w14:paraId="0F1B27B0"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23,8%</w:t>
            </w:r>
          </w:p>
        </w:tc>
        <w:tc>
          <w:tcPr>
            <w:tcW w:w="0" w:type="auto"/>
            <w:tcBorders>
              <w:top w:val="nil"/>
              <w:left w:val="nil"/>
              <w:bottom w:val="nil"/>
              <w:right w:val="single" w:color="auto" w:sz="4" w:space="0"/>
            </w:tcBorders>
            <w:shd w:val="clear" w:color="auto" w:fill="auto"/>
            <w:noWrap/>
            <w:vAlign w:val="center"/>
            <w:hideMark/>
          </w:tcPr>
          <w:p w:rsidRPr="003A7379" w:rsidR="00C729FC" w:rsidP="00A828E0" w:rsidRDefault="00C729FC" w14:paraId="1FCE3D71"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8,2%</w:t>
            </w:r>
          </w:p>
        </w:tc>
      </w:tr>
      <w:tr w:rsidRPr="003A7379" w:rsidR="00C729FC" w:rsidTr="00A828E0" w14:paraId="3F8BC9CB" w14:textId="77777777">
        <w:trPr>
          <w:trHeight w:val="330"/>
          <w:jc w:val="center"/>
        </w:trPr>
        <w:tc>
          <w:tcPr>
            <w:tcW w:w="0" w:type="auto"/>
            <w:tcBorders>
              <w:top w:val="single" w:color="auto" w:sz="4" w:space="0"/>
              <w:left w:val="single" w:color="auto" w:sz="4" w:space="0"/>
              <w:bottom w:val="double" w:color="auto" w:sz="6" w:space="0"/>
              <w:right w:val="nil"/>
            </w:tcBorders>
            <w:shd w:val="clear" w:color="auto" w:fill="auto"/>
            <w:noWrap/>
            <w:vAlign w:val="center"/>
            <w:hideMark/>
          </w:tcPr>
          <w:p w:rsidRPr="003A7379" w:rsidR="00C729FC" w:rsidP="00A828E0" w:rsidRDefault="00C729FC" w14:paraId="1C5A6F86" w14:textId="77777777">
            <w:pPr>
              <w:spacing w:after="0" w:line="240" w:lineRule="auto"/>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Resultado neto del ejercicio</w:t>
            </w:r>
          </w:p>
        </w:tc>
        <w:tc>
          <w:tcPr>
            <w:tcW w:w="0" w:type="auto"/>
            <w:tcBorders>
              <w:top w:val="single" w:color="auto" w:sz="4" w:space="0"/>
              <w:left w:val="nil"/>
              <w:bottom w:val="double" w:color="auto" w:sz="6" w:space="0"/>
              <w:right w:val="nil"/>
            </w:tcBorders>
            <w:shd w:val="clear" w:color="auto" w:fill="auto"/>
            <w:noWrap/>
            <w:vAlign w:val="center"/>
            <w:hideMark/>
          </w:tcPr>
          <w:p w:rsidRPr="003A7379" w:rsidR="00C729FC" w:rsidP="00A828E0" w:rsidRDefault="00C729FC" w14:paraId="54753109"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-28.468.502</w:t>
            </w:r>
          </w:p>
        </w:tc>
        <w:tc>
          <w:tcPr>
            <w:tcW w:w="0" w:type="auto"/>
            <w:tcBorders>
              <w:top w:val="single" w:color="auto" w:sz="4" w:space="0"/>
              <w:left w:val="nil"/>
              <w:bottom w:val="double" w:color="auto" w:sz="6" w:space="0"/>
              <w:right w:val="nil"/>
            </w:tcBorders>
            <w:shd w:val="clear" w:color="auto" w:fill="auto"/>
            <w:noWrap/>
            <w:vAlign w:val="center"/>
            <w:hideMark/>
          </w:tcPr>
          <w:p w:rsidRPr="003A7379" w:rsidR="00C729FC" w:rsidP="00A828E0" w:rsidRDefault="00C729FC" w14:paraId="2EE6F971"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-65.860.760</w:t>
            </w:r>
          </w:p>
        </w:tc>
        <w:tc>
          <w:tcPr>
            <w:tcW w:w="0" w:type="auto"/>
            <w:tcBorders>
              <w:top w:val="single" w:color="auto" w:sz="4" w:space="0"/>
              <w:left w:val="nil"/>
              <w:bottom w:val="double" w:color="auto" w:sz="6" w:space="0"/>
              <w:right w:val="nil"/>
            </w:tcBorders>
            <w:shd w:val="clear" w:color="auto" w:fill="auto"/>
            <w:noWrap/>
            <w:vAlign w:val="center"/>
            <w:hideMark/>
          </w:tcPr>
          <w:p w:rsidRPr="003A7379" w:rsidR="00C729FC" w:rsidP="00A828E0" w:rsidRDefault="00C729FC" w14:paraId="6DFC2F5A"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-61.200.148</w:t>
            </w:r>
          </w:p>
        </w:tc>
        <w:tc>
          <w:tcPr>
            <w:tcW w:w="0" w:type="auto"/>
            <w:tcBorders>
              <w:top w:val="single" w:color="auto" w:sz="4" w:space="0"/>
              <w:left w:val="nil"/>
              <w:bottom w:val="double" w:color="auto" w:sz="6" w:space="0"/>
              <w:right w:val="nil"/>
            </w:tcBorders>
            <w:shd w:val="clear" w:color="auto" w:fill="auto"/>
            <w:noWrap/>
            <w:vAlign w:val="center"/>
            <w:hideMark/>
          </w:tcPr>
          <w:p w:rsidRPr="003A7379" w:rsidR="00C729FC" w:rsidP="00A828E0" w:rsidRDefault="00C729FC" w14:paraId="7EB17E96"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-131,3%</w:t>
            </w:r>
          </w:p>
        </w:tc>
        <w:tc>
          <w:tcPr>
            <w:tcW w:w="0" w:type="auto"/>
            <w:tcBorders>
              <w:top w:val="single" w:color="auto" w:sz="4" w:space="0"/>
              <w:left w:val="nil"/>
              <w:bottom w:val="double" w:color="auto" w:sz="6" w:space="0"/>
              <w:right w:val="single" w:color="auto" w:sz="4" w:space="0"/>
            </w:tcBorders>
            <w:shd w:val="clear" w:color="auto" w:fill="auto"/>
            <w:noWrap/>
            <w:vAlign w:val="center"/>
            <w:hideMark/>
          </w:tcPr>
          <w:p w:rsidRPr="003A7379" w:rsidR="00C729FC" w:rsidP="00A828E0" w:rsidRDefault="00C729FC" w14:paraId="7A523A19" w14:textId="77777777">
            <w:pPr>
              <w:spacing w:after="0" w:line="240" w:lineRule="auto"/>
              <w:jc w:val="center"/>
              <w:rPr>
                <w:rFonts w:ascii="Times New Roman" w:hAnsi="Times New Roman" w:eastAsia="Times New Roman" w:cs="Times New Roman"/>
                <w:b/>
                <w:bCs/>
                <w:sz w:val="18"/>
                <w:szCs w:val="18"/>
                <w:lang w:eastAsia="es-CO"/>
              </w:rPr>
            </w:pPr>
            <w:r w:rsidRPr="003A7379">
              <w:rPr>
                <w:rFonts w:ascii="Times New Roman" w:hAnsi="Times New Roman" w:eastAsia="Times New Roman" w:cs="Times New Roman"/>
                <w:b/>
                <w:bCs/>
                <w:sz w:val="18"/>
                <w:szCs w:val="18"/>
                <w:lang w:eastAsia="es-CO"/>
              </w:rPr>
              <w:t>7,1%</w:t>
            </w:r>
          </w:p>
        </w:tc>
      </w:tr>
    </w:tbl>
    <w:p w:rsidR="00C729FC" w:rsidP="00C729FC" w:rsidRDefault="00C729FC" w14:paraId="70C93C32" w14:textId="77777777">
      <w:pPr>
        <w:jc w:val="center"/>
        <w:rPr>
          <w:rFonts w:cstheme="majorHAnsi"/>
        </w:rPr>
      </w:pPr>
      <w:r w:rsidRPr="00692E13">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00EF473B" w:rsidP="00EF473B" w:rsidRDefault="00D023F8" w14:paraId="56D96A10" w14:textId="391DE2BD">
      <w:pPr>
        <w:rPr>
          <w:rFonts w:cstheme="majorHAnsi"/>
        </w:rPr>
      </w:pPr>
      <w:r>
        <w:rPr>
          <w:rFonts w:cstheme="majorHAnsi"/>
        </w:rPr>
        <w:t xml:space="preserve">En la </w:t>
      </w:r>
      <w:r>
        <w:rPr>
          <w:rFonts w:cstheme="majorHAnsi"/>
        </w:rPr>
        <w:fldChar w:fldCharType="begin"/>
      </w:r>
      <w:r>
        <w:rPr>
          <w:rFonts w:cstheme="majorHAnsi"/>
        </w:rPr>
        <w:instrText xml:space="preserve"> REF _Ref96018243 \h </w:instrText>
      </w:r>
      <w:r>
        <w:rPr>
          <w:rFonts w:cstheme="majorHAnsi"/>
        </w:rPr>
      </w:r>
      <w:r>
        <w:rPr>
          <w:rFonts w:cstheme="majorHAnsi"/>
        </w:rPr>
        <w:fldChar w:fldCharType="separate"/>
      </w:r>
      <w:r w:rsidRPr="00DC378D" w:rsidR="006F4FB0">
        <w:rPr>
          <w:rFonts w:cstheme="majorHAnsi"/>
        </w:rPr>
        <w:t xml:space="preserve">Tabla </w:t>
      </w:r>
      <w:r w:rsidR="006F4FB0">
        <w:rPr>
          <w:rFonts w:cstheme="majorHAnsi"/>
          <w:noProof/>
        </w:rPr>
        <w:t>19</w:t>
      </w:r>
      <w:r>
        <w:rPr>
          <w:rFonts w:cstheme="majorHAnsi"/>
        </w:rPr>
        <w:fldChar w:fldCharType="end"/>
      </w:r>
      <w:r>
        <w:rPr>
          <w:rFonts w:cstheme="majorHAnsi"/>
        </w:rPr>
        <w:t xml:space="preserve"> se muestra un resumen</w:t>
      </w:r>
      <w:r w:rsidR="006B236E">
        <w:rPr>
          <w:rFonts w:cstheme="majorHAnsi"/>
        </w:rPr>
        <w:t xml:space="preserve"> simplificado del estado de resultado de ANDA </w:t>
      </w:r>
      <w:r w:rsidR="003F23C3">
        <w:rPr>
          <w:rFonts w:cstheme="majorHAnsi"/>
        </w:rPr>
        <w:t>donde se observa</w:t>
      </w:r>
      <w:r w:rsidR="00FF2D5A">
        <w:rPr>
          <w:rFonts w:cstheme="majorHAnsi"/>
        </w:rPr>
        <w:t xml:space="preserve"> como el </w:t>
      </w:r>
      <w:r w:rsidRPr="002F1C2C" w:rsidR="00C729FC">
        <w:rPr>
          <w:rFonts w:cstheme="majorHAnsi"/>
        </w:rPr>
        <w:t xml:space="preserve">ingreso total </w:t>
      </w:r>
      <w:r w:rsidR="00C729FC">
        <w:rPr>
          <w:rFonts w:cstheme="majorHAnsi"/>
        </w:rPr>
        <w:t>en el</w:t>
      </w:r>
      <w:r w:rsidRPr="002F1C2C" w:rsidR="00C729FC">
        <w:rPr>
          <w:rFonts w:cstheme="majorHAnsi"/>
        </w:rPr>
        <w:t xml:space="preserve"> periodo 201</w:t>
      </w:r>
      <w:r w:rsidR="00C729FC">
        <w:rPr>
          <w:rFonts w:cstheme="majorHAnsi"/>
        </w:rPr>
        <w:t>9</w:t>
      </w:r>
      <w:r w:rsidRPr="002F1C2C" w:rsidR="00C729FC">
        <w:rPr>
          <w:rFonts w:cstheme="majorHAnsi"/>
        </w:rPr>
        <w:t>-202</w:t>
      </w:r>
      <w:r w:rsidR="00C729FC">
        <w:rPr>
          <w:rFonts w:cstheme="majorHAnsi"/>
        </w:rPr>
        <w:t>1</w:t>
      </w:r>
      <w:r w:rsidRPr="002F1C2C" w:rsidR="00C729FC">
        <w:rPr>
          <w:rFonts w:cstheme="majorHAnsi"/>
        </w:rPr>
        <w:t xml:space="preserve"> presento un aumento de USD</w:t>
      </w:r>
      <w:r w:rsidR="00C3251B">
        <w:rPr>
          <w:rFonts w:cstheme="majorHAnsi"/>
        </w:rPr>
        <w:t xml:space="preserve"> </w:t>
      </w:r>
      <w:r w:rsidR="00C729FC">
        <w:rPr>
          <w:rFonts w:cstheme="majorHAnsi"/>
        </w:rPr>
        <w:t>33</w:t>
      </w:r>
      <w:r w:rsidRPr="00EF1CDD" w:rsidR="00C729FC">
        <w:rPr>
          <w:rFonts w:cstheme="majorHAnsi"/>
        </w:rPr>
        <w:t>,</w:t>
      </w:r>
      <w:r w:rsidR="00C729FC">
        <w:rPr>
          <w:rFonts w:cstheme="majorHAnsi"/>
        </w:rPr>
        <w:t>2</w:t>
      </w:r>
      <w:r w:rsidRPr="00EF1CDD" w:rsidR="00C729FC">
        <w:rPr>
          <w:rFonts w:cstheme="majorHAnsi"/>
        </w:rPr>
        <w:t xml:space="preserve"> millones pasa</w:t>
      </w:r>
      <w:r w:rsidRPr="003B2DEC" w:rsidR="00C729FC">
        <w:rPr>
          <w:rFonts w:cstheme="majorHAnsi"/>
        </w:rPr>
        <w:t>n</w:t>
      </w:r>
      <w:r w:rsidRPr="001F0615" w:rsidR="00C729FC">
        <w:rPr>
          <w:rFonts w:cstheme="majorHAnsi"/>
        </w:rPr>
        <w:t>do de USD</w:t>
      </w:r>
      <w:r w:rsidR="00C3251B">
        <w:rPr>
          <w:rFonts w:cstheme="majorHAnsi"/>
        </w:rPr>
        <w:t xml:space="preserve"> </w:t>
      </w:r>
      <w:r w:rsidR="00C729FC">
        <w:rPr>
          <w:rFonts w:cstheme="majorHAnsi"/>
        </w:rPr>
        <w:t>165,2</w:t>
      </w:r>
      <w:r w:rsidRPr="004639FF" w:rsidR="00C729FC">
        <w:rPr>
          <w:rFonts w:cstheme="majorHAnsi"/>
        </w:rPr>
        <w:t xml:space="preserve"> millones a USD</w:t>
      </w:r>
      <w:r w:rsidR="00C3251B">
        <w:rPr>
          <w:rFonts w:cstheme="majorHAnsi"/>
        </w:rPr>
        <w:t xml:space="preserve"> </w:t>
      </w:r>
      <w:r w:rsidRPr="00675739" w:rsidR="00C729FC">
        <w:rPr>
          <w:rFonts w:cstheme="majorHAnsi"/>
        </w:rPr>
        <w:t>1</w:t>
      </w:r>
      <w:r w:rsidR="00C729FC">
        <w:rPr>
          <w:rFonts w:cstheme="majorHAnsi"/>
        </w:rPr>
        <w:t>98,4</w:t>
      </w:r>
      <w:r w:rsidRPr="00A04705" w:rsidR="00C729FC">
        <w:rPr>
          <w:rFonts w:cstheme="majorHAnsi"/>
        </w:rPr>
        <w:t xml:space="preserve"> millones</w:t>
      </w:r>
      <w:r w:rsidR="00C3251B">
        <w:rPr>
          <w:rFonts w:cstheme="majorHAnsi"/>
        </w:rPr>
        <w:t xml:space="preserve">. Sin embargo, </w:t>
      </w:r>
      <w:r w:rsidRPr="00F83014" w:rsidR="00C729FC">
        <w:rPr>
          <w:rFonts w:cstheme="majorHAnsi"/>
        </w:rPr>
        <w:t>esta positiva</w:t>
      </w:r>
      <w:r w:rsidR="00C3251B">
        <w:rPr>
          <w:rFonts w:cstheme="majorHAnsi"/>
        </w:rPr>
        <w:t xml:space="preserve"> evolución</w:t>
      </w:r>
      <w:r w:rsidRPr="003D6979" w:rsidR="00C729FC">
        <w:rPr>
          <w:rFonts w:cstheme="majorHAnsi"/>
        </w:rPr>
        <w:t xml:space="preserve"> </w:t>
      </w:r>
      <w:r w:rsidRPr="00F14239" w:rsidR="00C729FC">
        <w:rPr>
          <w:rFonts w:cstheme="majorHAnsi"/>
        </w:rPr>
        <w:t xml:space="preserve">no sería posible sin </w:t>
      </w:r>
      <w:r w:rsidRPr="006A2293" w:rsidR="00C729FC">
        <w:rPr>
          <w:rFonts w:cstheme="majorHAnsi"/>
        </w:rPr>
        <w:t>las transferencias</w:t>
      </w:r>
      <w:r w:rsidRPr="00EF1CDD" w:rsidR="00C729FC">
        <w:rPr>
          <w:rFonts w:cstheme="majorHAnsi"/>
        </w:rPr>
        <w:t xml:space="preserve"> </w:t>
      </w:r>
      <w:r w:rsidR="00C729FC">
        <w:rPr>
          <w:rFonts w:cstheme="majorHAnsi"/>
        </w:rPr>
        <w:t xml:space="preserve">recibidas que durante este periodo aumentaron </w:t>
      </w:r>
      <w:r w:rsidRPr="00EF1CDD" w:rsidR="00C729FC">
        <w:rPr>
          <w:rFonts w:cstheme="majorHAnsi"/>
        </w:rPr>
        <w:t>USD</w:t>
      </w:r>
      <w:r w:rsidR="00C3251B">
        <w:rPr>
          <w:rFonts w:cstheme="majorHAnsi"/>
        </w:rPr>
        <w:t xml:space="preserve"> </w:t>
      </w:r>
      <w:r w:rsidR="00AA3E4B">
        <w:rPr>
          <w:rFonts w:cstheme="majorHAnsi"/>
        </w:rPr>
        <w:t>45</w:t>
      </w:r>
      <w:r w:rsidRPr="00EF1CDD" w:rsidR="00C729FC">
        <w:rPr>
          <w:rFonts w:cstheme="majorHAnsi"/>
        </w:rPr>
        <w:t>,</w:t>
      </w:r>
      <w:r w:rsidR="00AA3E4B">
        <w:rPr>
          <w:rFonts w:cstheme="majorHAnsi"/>
        </w:rPr>
        <w:t>6</w:t>
      </w:r>
      <w:r w:rsidRPr="00EF1CDD" w:rsidR="00C729FC">
        <w:rPr>
          <w:rFonts w:cstheme="majorHAnsi"/>
        </w:rPr>
        <w:t xml:space="preserve"> millones</w:t>
      </w:r>
      <w:r w:rsidRPr="00692E13" w:rsidR="00C729FC">
        <w:rPr>
          <w:rFonts w:cstheme="majorHAnsi"/>
        </w:rPr>
        <w:t>.</w:t>
      </w:r>
      <w:r>
        <w:rPr>
          <w:rFonts w:cstheme="majorHAnsi"/>
        </w:rPr>
        <w:t xml:space="preserve"> </w:t>
      </w:r>
      <w:r w:rsidR="00EF473B">
        <w:rPr>
          <w:rFonts w:cstheme="majorHAnsi"/>
        </w:rPr>
        <w:t>Por su parte l</w:t>
      </w:r>
      <w:r w:rsidRPr="00692E13" w:rsidR="00EF473B">
        <w:rPr>
          <w:rFonts w:cstheme="majorHAnsi"/>
        </w:rPr>
        <w:t xml:space="preserve">os </w:t>
      </w:r>
      <w:r w:rsidR="00EF473B">
        <w:rPr>
          <w:rFonts w:cstheme="majorHAnsi"/>
        </w:rPr>
        <w:t xml:space="preserve">costos y gastos totales aumentaron 23,8% entre 2019 y 2020, el siguiente año crecieron un 8,2%. </w:t>
      </w:r>
      <w:r w:rsidR="00C3251B">
        <w:rPr>
          <w:rFonts w:cstheme="majorHAnsi"/>
        </w:rPr>
        <w:t xml:space="preserve">Así, </w:t>
      </w:r>
      <w:r w:rsidR="00EF473B">
        <w:rPr>
          <w:rFonts w:cstheme="majorHAnsi"/>
        </w:rPr>
        <w:t xml:space="preserve">mientras los ingresos totales entre 2019 y 2021 aumentaron </w:t>
      </w:r>
      <w:r w:rsidR="00C3251B">
        <w:rPr>
          <w:rFonts w:cstheme="majorHAnsi"/>
        </w:rPr>
        <w:t xml:space="preserve">USD </w:t>
      </w:r>
      <w:r w:rsidR="00EF473B">
        <w:rPr>
          <w:rFonts w:cstheme="majorHAnsi"/>
        </w:rPr>
        <w:t xml:space="preserve">33,2 millones, los gastos totales lo hicieron en </w:t>
      </w:r>
      <w:r w:rsidR="00C3251B">
        <w:rPr>
          <w:rFonts w:cstheme="majorHAnsi"/>
        </w:rPr>
        <w:t xml:space="preserve">USD </w:t>
      </w:r>
      <w:r w:rsidR="00EF473B">
        <w:rPr>
          <w:rFonts w:cstheme="majorHAnsi"/>
        </w:rPr>
        <w:t>65,9 millones</w:t>
      </w:r>
      <w:bookmarkStart w:name="_Hlk87823873" w:id="68"/>
      <w:r w:rsidR="001D2FFC">
        <w:rPr>
          <w:rFonts w:cstheme="majorHAnsi"/>
        </w:rPr>
        <w:t xml:space="preserve"> </w:t>
      </w:r>
      <w:r w:rsidR="000F2E7E">
        <w:rPr>
          <w:rFonts w:cstheme="majorHAnsi"/>
        </w:rPr>
        <w:t>aumenta</w:t>
      </w:r>
      <w:r w:rsidR="00C3251B">
        <w:rPr>
          <w:rFonts w:cstheme="majorHAnsi"/>
        </w:rPr>
        <w:t xml:space="preserve">ndo el </w:t>
      </w:r>
      <w:r w:rsidR="001D2FFC">
        <w:rPr>
          <w:rFonts w:cstheme="majorHAnsi"/>
        </w:rPr>
        <w:t xml:space="preserve">déficit </w:t>
      </w:r>
      <w:r w:rsidR="00FD1327">
        <w:rPr>
          <w:rFonts w:cstheme="majorHAnsi"/>
        </w:rPr>
        <w:t xml:space="preserve">que históricamente arrastra </w:t>
      </w:r>
      <w:r w:rsidR="001D2FFC">
        <w:rPr>
          <w:rFonts w:cstheme="majorHAnsi"/>
        </w:rPr>
        <w:t>la empresa.</w:t>
      </w:r>
    </w:p>
    <w:p w:rsidRPr="001F0615" w:rsidR="00DC1476" w:rsidP="00DC1476" w:rsidRDefault="00DC1476" w14:paraId="38355EB4" w14:textId="46A04DD9">
      <w:pPr>
        <w:pStyle w:val="Heading2"/>
        <w:rPr>
          <w:rFonts w:cstheme="majorHAnsi"/>
        </w:rPr>
      </w:pPr>
      <w:bookmarkStart w:name="_Toc104886475" w:id="69"/>
      <w:r>
        <w:rPr>
          <w:rFonts w:cstheme="majorHAnsi"/>
        </w:rPr>
        <w:t>Composición gastos operativos</w:t>
      </w:r>
      <w:r w:rsidR="006E5506">
        <w:rPr>
          <w:rFonts w:cstheme="majorHAnsi"/>
        </w:rPr>
        <w:t xml:space="preserve"> </w:t>
      </w:r>
      <w:r w:rsidR="006E5506">
        <w:t>(USD corrientes)</w:t>
      </w:r>
      <w:bookmarkEnd w:id="69"/>
    </w:p>
    <w:p w:rsidRPr="003023C8" w:rsidR="00EF473B" w:rsidP="00EF473B" w:rsidRDefault="00EF473B" w14:paraId="00D1E480" w14:textId="568DE383">
      <w:pPr>
        <w:pStyle w:val="Caption"/>
        <w:rPr>
          <w:rFonts w:cstheme="majorHAnsi"/>
          <w:sz w:val="22"/>
          <w:szCs w:val="22"/>
        </w:rPr>
      </w:pPr>
      <w:bookmarkStart w:name="_Ref96015204" w:id="70"/>
      <w:bookmarkStart w:name="_Toc104306544" w:id="71"/>
      <w:bookmarkEnd w:id="68"/>
      <w:r w:rsidRPr="003023C8">
        <w:rPr>
          <w:rFonts w:cstheme="majorHAnsi"/>
          <w:sz w:val="22"/>
          <w:szCs w:val="22"/>
        </w:rPr>
        <w:t xml:space="preserve">Gráfica </w:t>
      </w:r>
      <w:r w:rsidR="000B65C0">
        <w:rPr>
          <w:rFonts w:cstheme="majorHAnsi"/>
          <w:sz w:val="22"/>
          <w:szCs w:val="22"/>
        </w:rPr>
        <w:fldChar w:fldCharType="begin"/>
      </w:r>
      <w:r w:rsidR="000B65C0">
        <w:rPr>
          <w:rFonts w:cstheme="majorHAnsi"/>
          <w:sz w:val="22"/>
          <w:szCs w:val="22"/>
        </w:rPr>
        <w:instrText xml:space="preserve"> SEQ Gráfica \* ARABIC </w:instrText>
      </w:r>
      <w:r w:rsidR="000B65C0">
        <w:rPr>
          <w:rFonts w:cstheme="majorHAnsi"/>
          <w:sz w:val="22"/>
          <w:szCs w:val="22"/>
        </w:rPr>
        <w:fldChar w:fldCharType="separate"/>
      </w:r>
      <w:r w:rsidR="00EE6E9B">
        <w:rPr>
          <w:rFonts w:cstheme="majorHAnsi"/>
          <w:noProof/>
          <w:sz w:val="22"/>
          <w:szCs w:val="22"/>
        </w:rPr>
        <w:t>9</w:t>
      </w:r>
      <w:r w:rsidR="000B65C0">
        <w:rPr>
          <w:rFonts w:cstheme="majorHAnsi"/>
          <w:sz w:val="22"/>
          <w:szCs w:val="22"/>
        </w:rPr>
        <w:fldChar w:fldCharType="end"/>
      </w:r>
      <w:bookmarkEnd w:id="70"/>
      <w:r>
        <w:rPr>
          <w:rFonts w:cstheme="majorHAnsi"/>
          <w:sz w:val="22"/>
          <w:szCs w:val="22"/>
        </w:rPr>
        <w:t xml:space="preserve"> Composición de gastos operativos 2021</w:t>
      </w:r>
      <w:r>
        <w:rPr>
          <w:rFonts w:cstheme="majorHAnsi"/>
          <w:sz w:val="22"/>
          <w:szCs w:val="22"/>
        </w:rPr>
        <w:br/>
      </w:r>
      <w:r>
        <w:rPr>
          <w:rFonts w:cstheme="majorHAnsi"/>
          <w:sz w:val="22"/>
          <w:szCs w:val="22"/>
        </w:rPr>
        <w:t>Millones de dólares (USD)</w:t>
      </w:r>
      <w:r w:rsidR="007B42AD">
        <w:rPr>
          <w:rFonts w:cstheme="majorHAnsi"/>
          <w:sz w:val="22"/>
          <w:szCs w:val="22"/>
        </w:rPr>
        <w:t xml:space="preserve"> y %</w:t>
      </w:r>
      <w:bookmarkEnd w:id="71"/>
    </w:p>
    <w:p w:rsidR="00EF473B" w:rsidP="00EF473B" w:rsidRDefault="00EF473B" w14:paraId="0F37B17C" w14:textId="77777777">
      <w:pPr>
        <w:jc w:val="center"/>
        <w:rPr>
          <w:rFonts w:cstheme="majorHAnsi"/>
        </w:rPr>
      </w:pPr>
      <w:r>
        <w:rPr>
          <w:noProof/>
        </w:rPr>
        <w:drawing>
          <wp:inline distT="0" distB="0" distL="0" distR="0" wp14:anchorId="19538981" wp14:editId="1E4097FC">
            <wp:extent cx="6499225" cy="2120153"/>
            <wp:effectExtent l="0" t="0" r="0" b="0"/>
            <wp:docPr id="6" name="Gráfico 6">
              <a:extLst xmlns:a="http://schemas.openxmlformats.org/drawingml/2006/main">
                <a:ext uri="{FF2B5EF4-FFF2-40B4-BE49-F238E27FC236}">
                  <a16:creationId xmlns:a16="http://schemas.microsoft.com/office/drawing/2014/main" id="{950C9FEE-DF80-4894-814E-0CC4B5FFFB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p w:rsidR="00EF473B" w:rsidP="00EF473B" w:rsidRDefault="00EF473B" w14:paraId="66A09140" w14:textId="77777777">
      <w:pPr>
        <w:jc w:val="center"/>
        <w:rPr>
          <w:rFonts w:cstheme="majorHAnsi"/>
        </w:rPr>
      </w:pPr>
      <w:r w:rsidRPr="00692E13">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00EF473B" w:rsidP="00EF473B" w:rsidRDefault="00EF473B" w14:paraId="38F13A3A" w14:textId="063BA432">
      <w:pPr>
        <w:rPr>
          <w:rFonts w:cstheme="majorHAnsi"/>
        </w:rPr>
      </w:pPr>
      <w:r>
        <w:rPr>
          <w:rFonts w:cstheme="majorHAnsi"/>
        </w:rPr>
        <w:t xml:space="preserve">En la </w:t>
      </w:r>
      <w:r>
        <w:rPr>
          <w:rFonts w:cstheme="majorHAnsi"/>
        </w:rPr>
        <w:fldChar w:fldCharType="begin"/>
      </w:r>
      <w:r>
        <w:rPr>
          <w:rFonts w:cstheme="majorHAnsi"/>
        </w:rPr>
        <w:instrText xml:space="preserve"> REF _Ref96015204 \h </w:instrText>
      </w:r>
      <w:r>
        <w:rPr>
          <w:rFonts w:cstheme="majorHAnsi"/>
        </w:rPr>
      </w:r>
      <w:r>
        <w:rPr>
          <w:rFonts w:cstheme="majorHAnsi"/>
        </w:rPr>
        <w:fldChar w:fldCharType="separate"/>
      </w:r>
      <w:r w:rsidRPr="003023C8" w:rsidR="006F4FB0">
        <w:rPr>
          <w:rFonts w:cstheme="majorHAnsi"/>
        </w:rPr>
        <w:t xml:space="preserve">Gráfica </w:t>
      </w:r>
      <w:r w:rsidR="006F4FB0">
        <w:rPr>
          <w:rFonts w:cstheme="majorHAnsi"/>
          <w:noProof/>
        </w:rPr>
        <w:t>9</w:t>
      </w:r>
      <w:r>
        <w:rPr>
          <w:rFonts w:cstheme="majorHAnsi"/>
        </w:rPr>
        <w:fldChar w:fldCharType="end"/>
      </w:r>
      <w:r>
        <w:rPr>
          <w:rFonts w:cstheme="majorHAnsi"/>
        </w:rPr>
        <w:t xml:space="preserve"> se </w:t>
      </w:r>
      <w:r w:rsidR="00DC1476">
        <w:rPr>
          <w:rFonts w:cstheme="majorHAnsi"/>
        </w:rPr>
        <w:t>presenta la distribución de</w:t>
      </w:r>
      <w:r>
        <w:rPr>
          <w:rFonts w:cstheme="majorHAnsi"/>
        </w:rPr>
        <w:t xml:space="preserve"> los gastos operativos </w:t>
      </w:r>
      <w:r w:rsidR="00DC1476">
        <w:rPr>
          <w:rFonts w:cstheme="majorHAnsi"/>
        </w:rPr>
        <w:t xml:space="preserve">de la entidad para el </w:t>
      </w:r>
      <w:r>
        <w:rPr>
          <w:rFonts w:cstheme="majorHAnsi"/>
        </w:rPr>
        <w:t>2021</w:t>
      </w:r>
      <w:r w:rsidR="00DC1476">
        <w:rPr>
          <w:rFonts w:cstheme="majorHAnsi"/>
        </w:rPr>
        <w:t xml:space="preserve"> donde se observa que </w:t>
      </w:r>
      <w:r>
        <w:rPr>
          <w:rFonts w:cstheme="majorHAnsi"/>
        </w:rPr>
        <w:t xml:space="preserve">el gasto en energía eléctrica </w:t>
      </w:r>
      <w:r w:rsidR="00DC1476">
        <w:rPr>
          <w:rFonts w:cstheme="majorHAnsi"/>
        </w:rPr>
        <w:t xml:space="preserve">tiene el mayor peso </w:t>
      </w:r>
      <w:r>
        <w:rPr>
          <w:rFonts w:cstheme="majorHAnsi"/>
        </w:rPr>
        <w:t>con 38,7% (</w:t>
      </w:r>
      <w:r w:rsidR="00C3251B">
        <w:rPr>
          <w:rFonts w:cstheme="majorHAnsi"/>
        </w:rPr>
        <w:t xml:space="preserve">USD </w:t>
      </w:r>
      <w:r>
        <w:rPr>
          <w:rFonts w:cstheme="majorHAnsi"/>
        </w:rPr>
        <w:t>70,2 millones)</w:t>
      </w:r>
      <w:r w:rsidR="007D4395">
        <w:rPr>
          <w:rFonts w:cstheme="majorHAnsi"/>
        </w:rPr>
        <w:t>,</w:t>
      </w:r>
      <w:r w:rsidR="00F5375F">
        <w:rPr>
          <w:rFonts w:cstheme="majorHAnsi"/>
        </w:rPr>
        <w:t xml:space="preserve"> seguido del</w:t>
      </w:r>
      <w:r>
        <w:rPr>
          <w:rFonts w:cstheme="majorHAnsi"/>
        </w:rPr>
        <w:t xml:space="preserve"> gasto en personal con 37,9% (</w:t>
      </w:r>
      <w:r w:rsidR="00C3251B">
        <w:rPr>
          <w:rFonts w:cstheme="majorHAnsi"/>
        </w:rPr>
        <w:t xml:space="preserve">USD </w:t>
      </w:r>
      <w:r>
        <w:rPr>
          <w:rFonts w:cstheme="majorHAnsi"/>
        </w:rPr>
        <w:t>68,9 millones)</w:t>
      </w:r>
      <w:r w:rsidR="007A3E4B">
        <w:rPr>
          <w:rFonts w:cstheme="majorHAnsi"/>
        </w:rPr>
        <w:t xml:space="preserve">, gasto en químicos </w:t>
      </w:r>
      <w:r w:rsidR="00DC1476">
        <w:rPr>
          <w:rFonts w:cstheme="majorHAnsi"/>
        </w:rPr>
        <w:t xml:space="preserve">con </w:t>
      </w:r>
      <w:r w:rsidR="00E92923">
        <w:rPr>
          <w:rFonts w:cstheme="majorHAnsi"/>
        </w:rPr>
        <w:t>2,7% (</w:t>
      </w:r>
      <w:r w:rsidR="00C3251B">
        <w:rPr>
          <w:rFonts w:cstheme="majorHAnsi"/>
        </w:rPr>
        <w:t xml:space="preserve">USD </w:t>
      </w:r>
      <w:r w:rsidR="00E92923">
        <w:rPr>
          <w:rFonts w:cstheme="majorHAnsi"/>
        </w:rPr>
        <w:t xml:space="preserve">4,8 millones) y otros gastos operativos </w:t>
      </w:r>
      <w:r w:rsidR="00AA2A7E">
        <w:rPr>
          <w:rFonts w:cstheme="majorHAnsi"/>
        </w:rPr>
        <w:t>2,8% (</w:t>
      </w:r>
      <w:r w:rsidR="00C3251B">
        <w:rPr>
          <w:rFonts w:cstheme="majorHAnsi"/>
        </w:rPr>
        <w:t xml:space="preserve">USD </w:t>
      </w:r>
      <w:r w:rsidR="00AA2A7E">
        <w:rPr>
          <w:rFonts w:cstheme="majorHAnsi"/>
        </w:rPr>
        <w:t>37,7 millones)</w:t>
      </w:r>
      <w:r>
        <w:rPr>
          <w:rFonts w:cstheme="majorHAnsi"/>
        </w:rPr>
        <w:t>.</w:t>
      </w:r>
      <w:r w:rsidR="000E09F8">
        <w:rPr>
          <w:rFonts w:cstheme="majorHAnsi"/>
        </w:rPr>
        <w:t xml:space="preserve"> </w:t>
      </w:r>
    </w:p>
    <w:p w:rsidR="00DC1476" w:rsidP="00EF473B" w:rsidRDefault="00DC1476" w14:paraId="1A7B2F7D" w14:textId="37251338">
      <w:pPr>
        <w:rPr>
          <w:rFonts w:cstheme="majorHAnsi"/>
        </w:rPr>
      </w:pPr>
      <w:r>
        <w:rPr>
          <w:rFonts w:cstheme="majorHAnsi"/>
        </w:rPr>
        <w:t xml:space="preserve">Se hace evidente que un programa orientado a mejorar la eficiencia en el uso de energía, que lleve a reducir su consumo y aprovechar fuentes alternativas, tendría un importante efecto en los resultados financieros de ANDA. También ayudará a mejorar este resultado, disminuir las significativas pérdidas de agua </w:t>
      </w:r>
      <w:r w:rsidR="00C47EC3">
        <w:rPr>
          <w:rFonts w:cstheme="majorHAnsi"/>
        </w:rPr>
        <w:t>(</w:t>
      </w:r>
      <w:r w:rsidR="005819C8">
        <w:rPr>
          <w:rFonts w:cstheme="majorHAnsi"/>
        </w:rPr>
        <w:t xml:space="preserve">actualmente 66% </w:t>
      </w:r>
      <w:r w:rsidR="00C47EC3">
        <w:rPr>
          <w:rFonts w:cstheme="majorHAnsi"/>
        </w:rPr>
        <w:t xml:space="preserve">ver apartado </w:t>
      </w:r>
      <w:r w:rsidR="00C47EC3">
        <w:rPr>
          <w:rFonts w:cstheme="majorHAnsi"/>
        </w:rPr>
        <w:fldChar w:fldCharType="begin"/>
      </w:r>
      <w:r w:rsidR="00C47EC3">
        <w:rPr>
          <w:rFonts w:cstheme="majorHAnsi"/>
        </w:rPr>
        <w:instrText xml:space="preserve"> REF _Ref98948227 \r \h </w:instrText>
      </w:r>
      <w:r w:rsidR="00C47EC3">
        <w:rPr>
          <w:rFonts w:cstheme="majorHAnsi"/>
        </w:rPr>
      </w:r>
      <w:r w:rsidR="00C47EC3">
        <w:rPr>
          <w:rFonts w:cstheme="majorHAnsi"/>
        </w:rPr>
        <w:fldChar w:fldCharType="separate"/>
      </w:r>
      <w:r w:rsidR="006F4FB0">
        <w:rPr>
          <w:rFonts w:cstheme="majorHAnsi"/>
        </w:rPr>
        <w:t>4.6</w:t>
      </w:r>
      <w:r w:rsidR="00C47EC3">
        <w:rPr>
          <w:rFonts w:cstheme="majorHAnsi"/>
        </w:rPr>
        <w:fldChar w:fldCharType="end"/>
      </w:r>
      <w:r w:rsidR="00C47EC3">
        <w:rPr>
          <w:rFonts w:cstheme="majorHAnsi"/>
        </w:rPr>
        <w:t>)</w:t>
      </w:r>
      <w:r>
        <w:rPr>
          <w:rFonts w:cstheme="majorHAnsi"/>
        </w:rPr>
        <w:t>, porque podrá tener un impacto directo en el consumo de energía.</w:t>
      </w:r>
    </w:p>
    <w:p w:rsidRPr="00A35D8E" w:rsidR="000B0A32" w:rsidP="000B0A32" w:rsidRDefault="000B0A32" w14:paraId="1F8D7163" w14:textId="750661C4">
      <w:pPr>
        <w:pStyle w:val="Heading2"/>
        <w:rPr>
          <w:rFonts w:cstheme="majorHAnsi"/>
        </w:rPr>
      </w:pPr>
      <w:bookmarkStart w:name="_Toc104886476" w:id="72"/>
      <w:r w:rsidRPr="001F0615">
        <w:rPr>
          <w:rFonts w:cstheme="majorHAnsi"/>
        </w:rPr>
        <w:lastRenderedPageBreak/>
        <w:t>Flujo de caja</w:t>
      </w:r>
      <w:r w:rsidR="006E5506">
        <w:rPr>
          <w:rFonts w:cstheme="majorHAnsi"/>
        </w:rPr>
        <w:t xml:space="preserve"> </w:t>
      </w:r>
      <w:r w:rsidR="006E5506">
        <w:t>(USD corrientes)</w:t>
      </w:r>
      <w:bookmarkEnd w:id="72"/>
    </w:p>
    <w:p w:rsidR="007C1D8F" w:rsidP="00DC1476" w:rsidRDefault="00CF3E13" w14:paraId="3BBF478A" w14:textId="3B90A37F">
      <w:pPr>
        <w:tabs>
          <w:tab w:val="left" w:pos="1956"/>
        </w:tabs>
        <w:rPr>
          <w:rFonts w:cstheme="majorHAnsi"/>
          <w:i/>
          <w:iCs/>
          <w:color w:val="44546A" w:themeColor="text2"/>
          <w:sz w:val="20"/>
          <w:szCs w:val="20"/>
        </w:rPr>
      </w:pPr>
      <w:r w:rsidRPr="006A2293">
        <w:rPr>
          <w:rFonts w:cstheme="majorHAnsi"/>
        </w:rPr>
        <w:t>Durante el año 202</w:t>
      </w:r>
      <w:r w:rsidR="00FF368A">
        <w:rPr>
          <w:rFonts w:cstheme="majorHAnsi"/>
        </w:rPr>
        <w:t>1</w:t>
      </w:r>
      <w:r w:rsidRPr="006A2293">
        <w:rPr>
          <w:rFonts w:cstheme="majorHAnsi"/>
        </w:rPr>
        <w:t xml:space="preserve">, la empresa </w:t>
      </w:r>
      <w:r w:rsidR="0028748F">
        <w:rPr>
          <w:rFonts w:cstheme="majorHAnsi"/>
        </w:rPr>
        <w:t>disminuy</w:t>
      </w:r>
      <w:r w:rsidR="00BD06C2">
        <w:rPr>
          <w:rFonts w:cstheme="majorHAnsi"/>
        </w:rPr>
        <w:t>ó</w:t>
      </w:r>
      <w:r w:rsidR="0028748F">
        <w:rPr>
          <w:rFonts w:cstheme="majorHAnsi"/>
        </w:rPr>
        <w:t xml:space="preserve"> su </w:t>
      </w:r>
      <w:r w:rsidRPr="006A2293">
        <w:rPr>
          <w:rFonts w:cstheme="majorHAnsi"/>
        </w:rPr>
        <w:t xml:space="preserve">efectivo </w:t>
      </w:r>
      <w:r w:rsidR="00DC1476">
        <w:rPr>
          <w:rFonts w:cstheme="majorHAnsi"/>
        </w:rPr>
        <w:t>en</w:t>
      </w:r>
      <w:r w:rsidRPr="006A2293">
        <w:rPr>
          <w:rFonts w:cstheme="majorHAnsi"/>
        </w:rPr>
        <w:t xml:space="preserve"> </w:t>
      </w:r>
      <w:r w:rsidR="00C3251B">
        <w:rPr>
          <w:rFonts w:cstheme="majorHAnsi"/>
        </w:rPr>
        <w:t xml:space="preserve">USD </w:t>
      </w:r>
      <w:r w:rsidR="00FA4FF5">
        <w:rPr>
          <w:rFonts w:cstheme="majorHAnsi"/>
        </w:rPr>
        <w:t>4</w:t>
      </w:r>
      <w:r w:rsidRPr="00EB26C1" w:rsidR="006972BB">
        <w:rPr>
          <w:rFonts w:cstheme="majorHAnsi"/>
        </w:rPr>
        <w:t>,</w:t>
      </w:r>
      <w:r w:rsidR="00FA4FF5">
        <w:rPr>
          <w:rFonts w:cstheme="majorHAnsi"/>
        </w:rPr>
        <w:t>7</w:t>
      </w:r>
      <w:r w:rsidRPr="00EB26C1">
        <w:rPr>
          <w:rFonts w:cstheme="majorHAnsi"/>
        </w:rPr>
        <w:t xml:space="preserve"> millones</w:t>
      </w:r>
      <w:r w:rsidR="00DC1476">
        <w:rPr>
          <w:rFonts w:cstheme="majorHAnsi"/>
        </w:rPr>
        <w:t>, cerrando</w:t>
      </w:r>
      <w:r w:rsidR="003D3B40">
        <w:rPr>
          <w:rFonts w:cstheme="majorHAnsi"/>
        </w:rPr>
        <w:t xml:space="preserve"> el año </w:t>
      </w:r>
      <w:r w:rsidRPr="00EB26C1">
        <w:rPr>
          <w:rFonts w:cstheme="majorHAnsi"/>
        </w:rPr>
        <w:t xml:space="preserve">con </w:t>
      </w:r>
      <w:r w:rsidR="003D3B40">
        <w:rPr>
          <w:rFonts w:cstheme="majorHAnsi"/>
        </w:rPr>
        <w:t xml:space="preserve">un </w:t>
      </w:r>
      <w:r w:rsidRPr="00EB26C1">
        <w:rPr>
          <w:rFonts w:cstheme="majorHAnsi"/>
        </w:rPr>
        <w:t xml:space="preserve">efectivo total </w:t>
      </w:r>
      <w:r w:rsidR="003D3B40">
        <w:rPr>
          <w:rFonts w:cstheme="majorHAnsi"/>
        </w:rPr>
        <w:t xml:space="preserve">de </w:t>
      </w:r>
      <w:r w:rsidR="00C3251B">
        <w:rPr>
          <w:rFonts w:cstheme="majorHAnsi"/>
        </w:rPr>
        <w:t xml:space="preserve">USD </w:t>
      </w:r>
      <w:r w:rsidR="00FA4FF5">
        <w:rPr>
          <w:rFonts w:cstheme="majorHAnsi"/>
        </w:rPr>
        <w:t>16</w:t>
      </w:r>
      <w:r w:rsidRPr="00EB26C1" w:rsidR="006972BB">
        <w:rPr>
          <w:rFonts w:cstheme="majorHAnsi"/>
        </w:rPr>
        <w:t>,</w:t>
      </w:r>
      <w:r w:rsidR="00FA4FF5">
        <w:rPr>
          <w:rFonts w:cstheme="majorHAnsi"/>
        </w:rPr>
        <w:t>5</w:t>
      </w:r>
      <w:r w:rsidRPr="00EB26C1">
        <w:rPr>
          <w:rFonts w:cstheme="majorHAnsi"/>
        </w:rPr>
        <w:t xml:space="preserve"> millones.</w:t>
      </w:r>
    </w:p>
    <w:p w:rsidRPr="006A2293" w:rsidR="003A4E36" w:rsidP="003A4E36" w:rsidRDefault="003A4E36" w14:paraId="3D901E6E" w14:textId="4A8B9CEE">
      <w:pPr>
        <w:pStyle w:val="Caption"/>
        <w:rPr>
          <w:rFonts w:cstheme="majorHAnsi"/>
          <w:sz w:val="22"/>
          <w:szCs w:val="22"/>
        </w:rPr>
      </w:pPr>
      <w:bookmarkStart w:name="_Ref101431266" w:id="73"/>
      <w:bookmarkStart w:name="_Ref101431262" w:id="74"/>
      <w:bookmarkStart w:name="_Toc104306518" w:id="75"/>
      <w:r w:rsidRPr="00EB26C1">
        <w:rPr>
          <w:rFonts w:cstheme="majorHAnsi"/>
          <w:sz w:val="22"/>
          <w:szCs w:val="22"/>
        </w:rPr>
        <w:t xml:space="preserve">Tabla </w:t>
      </w:r>
      <w:r w:rsidRPr="006A2293">
        <w:rPr>
          <w:rFonts w:cstheme="majorHAnsi"/>
          <w:sz w:val="22"/>
          <w:szCs w:val="22"/>
        </w:rPr>
        <w:fldChar w:fldCharType="begin"/>
      </w:r>
      <w:r w:rsidRPr="006A2293">
        <w:rPr>
          <w:rFonts w:cstheme="majorHAnsi"/>
          <w:sz w:val="22"/>
          <w:szCs w:val="22"/>
        </w:rPr>
        <w:instrText xml:space="preserve"> SEQ Tabla \* ARABIC </w:instrText>
      </w:r>
      <w:r w:rsidRPr="006A2293">
        <w:rPr>
          <w:rFonts w:cstheme="majorHAnsi"/>
          <w:sz w:val="22"/>
          <w:szCs w:val="22"/>
        </w:rPr>
        <w:fldChar w:fldCharType="separate"/>
      </w:r>
      <w:r w:rsidR="008F06E6">
        <w:rPr>
          <w:rFonts w:cstheme="majorHAnsi"/>
          <w:noProof/>
          <w:sz w:val="22"/>
          <w:szCs w:val="22"/>
        </w:rPr>
        <w:t>20</w:t>
      </w:r>
      <w:r w:rsidRPr="006A2293">
        <w:rPr>
          <w:rFonts w:cstheme="majorHAnsi"/>
          <w:sz w:val="22"/>
          <w:szCs w:val="22"/>
        </w:rPr>
        <w:fldChar w:fldCharType="end"/>
      </w:r>
      <w:bookmarkEnd w:id="73"/>
      <w:r w:rsidRPr="006A2293" w:rsidR="00540CD0">
        <w:rPr>
          <w:rFonts w:cstheme="majorHAnsi"/>
          <w:sz w:val="22"/>
          <w:szCs w:val="22"/>
        </w:rPr>
        <w:t xml:space="preserve"> Resumen flujo de caja ANDA a diciembre (201</w:t>
      </w:r>
      <w:r w:rsidR="00CA5467">
        <w:rPr>
          <w:rFonts w:cstheme="majorHAnsi"/>
          <w:sz w:val="22"/>
          <w:szCs w:val="22"/>
        </w:rPr>
        <w:t>9</w:t>
      </w:r>
      <w:r w:rsidRPr="006A2293" w:rsidR="00540CD0">
        <w:rPr>
          <w:rFonts w:cstheme="majorHAnsi"/>
          <w:sz w:val="22"/>
          <w:szCs w:val="22"/>
        </w:rPr>
        <w:t>-202</w:t>
      </w:r>
      <w:r w:rsidR="00CA5467">
        <w:rPr>
          <w:rFonts w:cstheme="majorHAnsi"/>
          <w:sz w:val="22"/>
          <w:szCs w:val="22"/>
        </w:rPr>
        <w:t>1</w:t>
      </w:r>
      <w:r w:rsidRPr="006A2293" w:rsidR="00540CD0">
        <w:rPr>
          <w:rFonts w:cstheme="majorHAnsi"/>
          <w:sz w:val="22"/>
          <w:szCs w:val="22"/>
        </w:rPr>
        <w:t>)</w:t>
      </w:r>
      <w:r w:rsidRPr="006A2293" w:rsidR="00540CD0">
        <w:rPr>
          <w:rFonts w:cstheme="majorHAnsi"/>
          <w:sz w:val="22"/>
          <w:szCs w:val="22"/>
        </w:rPr>
        <w:br/>
      </w:r>
      <w:r w:rsidR="00CA5467">
        <w:rPr>
          <w:rFonts w:cstheme="majorHAnsi"/>
          <w:sz w:val="22"/>
          <w:szCs w:val="22"/>
        </w:rPr>
        <w:t xml:space="preserve">en </w:t>
      </w:r>
      <w:r w:rsidRPr="006A2293" w:rsidR="00540CD0">
        <w:rPr>
          <w:rFonts w:cstheme="majorHAnsi"/>
          <w:sz w:val="22"/>
          <w:szCs w:val="22"/>
        </w:rPr>
        <w:t>dólares (USD)</w:t>
      </w:r>
      <w:bookmarkEnd w:id="74"/>
      <w:bookmarkEnd w:id="75"/>
    </w:p>
    <w:tbl>
      <w:tblPr>
        <w:tblW w:w="8173" w:type="dxa"/>
        <w:jc w:val="center"/>
        <w:tblCellMar>
          <w:left w:w="70" w:type="dxa"/>
          <w:right w:w="70" w:type="dxa"/>
        </w:tblCellMar>
        <w:tblLook w:val="04A0" w:firstRow="1" w:lastRow="0" w:firstColumn="1" w:lastColumn="0" w:noHBand="0" w:noVBand="1"/>
      </w:tblPr>
      <w:tblGrid>
        <w:gridCol w:w="3923"/>
        <w:gridCol w:w="185"/>
        <w:gridCol w:w="1355"/>
        <w:gridCol w:w="1355"/>
        <w:gridCol w:w="1355"/>
      </w:tblGrid>
      <w:tr w:rsidRPr="00A873A3" w:rsidR="00CA5467" w:rsidTr="00094BA7" w14:paraId="78F03919" w14:textId="77777777">
        <w:trPr>
          <w:trHeight w:val="300"/>
          <w:jc w:val="center"/>
        </w:trPr>
        <w:tc>
          <w:tcPr>
            <w:tcW w:w="8173" w:type="dxa"/>
            <w:gridSpan w:val="5"/>
            <w:tcBorders>
              <w:top w:val="single" w:color="auto" w:sz="4" w:space="0"/>
              <w:left w:val="single" w:color="auto" w:sz="4" w:space="0"/>
              <w:bottom w:val="single" w:color="auto" w:sz="4" w:space="0"/>
              <w:right w:val="single" w:color="000000" w:sz="4" w:space="0"/>
            </w:tcBorders>
            <w:shd w:val="clear" w:color="000000" w:fill="FFFFFF"/>
            <w:noWrap/>
            <w:vAlign w:val="bottom"/>
            <w:hideMark/>
          </w:tcPr>
          <w:p w:rsidRPr="00A873A3" w:rsidR="00CA5467" w:rsidP="00CA5467" w:rsidRDefault="00CA5467" w14:paraId="39CC9801" w14:textId="77777777">
            <w:pPr>
              <w:spacing w:after="0" w:line="240" w:lineRule="auto"/>
              <w:jc w:val="center"/>
              <w:rPr>
                <w:rFonts w:ascii="Times New Roman" w:hAnsi="Times New Roman" w:eastAsia="Times New Roman" w:cs="Times New Roman"/>
                <w:b/>
                <w:bCs/>
                <w:sz w:val="18"/>
                <w:szCs w:val="18"/>
                <w:lang w:eastAsia="es-CO"/>
              </w:rPr>
            </w:pPr>
            <w:r w:rsidRPr="00A873A3">
              <w:rPr>
                <w:rFonts w:ascii="Times New Roman" w:hAnsi="Times New Roman" w:eastAsia="Times New Roman" w:cs="Times New Roman"/>
                <w:b/>
                <w:bCs/>
                <w:sz w:val="18"/>
                <w:szCs w:val="18"/>
                <w:lang w:eastAsia="es-CO"/>
              </w:rPr>
              <w:t>ANDA - Estado de Flujo de Efectivo Histórico</w:t>
            </w:r>
          </w:p>
        </w:tc>
      </w:tr>
      <w:tr w:rsidRPr="00A873A3" w:rsidR="002D011F" w:rsidTr="00094BA7" w14:paraId="4DB18885" w14:textId="77777777">
        <w:trPr>
          <w:trHeight w:val="239"/>
          <w:jc w:val="center"/>
        </w:trPr>
        <w:tc>
          <w:tcPr>
            <w:tcW w:w="3923" w:type="dxa"/>
            <w:tcBorders>
              <w:top w:val="single" w:color="auto" w:sz="8" w:space="0"/>
              <w:left w:val="single" w:color="auto" w:sz="4" w:space="0"/>
              <w:bottom w:val="nil"/>
              <w:right w:val="nil"/>
            </w:tcBorders>
            <w:shd w:val="clear" w:color="000000" w:fill="003366"/>
            <w:noWrap/>
            <w:vAlign w:val="bottom"/>
          </w:tcPr>
          <w:p w:rsidRPr="007D0A76" w:rsidR="002D011F" w:rsidP="007D0A76" w:rsidRDefault="007D0A76" w14:paraId="6A85768F" w14:textId="6FECB8AF">
            <w:pPr>
              <w:spacing w:after="0" w:line="240" w:lineRule="auto"/>
              <w:jc w:val="right"/>
              <w:rPr>
                <w:rFonts w:ascii="Times New Roman" w:hAnsi="Times New Roman" w:eastAsia="Times New Roman" w:cs="Times New Roman"/>
                <w:b/>
                <w:bCs/>
                <w:color w:val="FFFFFF"/>
                <w:sz w:val="18"/>
                <w:szCs w:val="18"/>
                <w:lang w:eastAsia="es-CO"/>
              </w:rPr>
            </w:pPr>
            <w:r w:rsidRPr="007D0A76">
              <w:rPr>
                <w:rFonts w:ascii="Times New Roman" w:hAnsi="Times New Roman" w:eastAsia="Times New Roman" w:cs="Times New Roman"/>
                <w:b/>
                <w:bCs/>
                <w:color w:val="FFFFFF"/>
                <w:sz w:val="18"/>
                <w:szCs w:val="18"/>
                <w:lang w:eastAsia="es-CO"/>
              </w:rPr>
              <w:t>Año</w:t>
            </w:r>
          </w:p>
        </w:tc>
        <w:tc>
          <w:tcPr>
            <w:tcW w:w="185" w:type="dxa"/>
            <w:tcBorders>
              <w:top w:val="single" w:color="auto" w:sz="8" w:space="0"/>
              <w:left w:val="nil"/>
              <w:bottom w:val="nil"/>
              <w:right w:val="nil"/>
            </w:tcBorders>
            <w:shd w:val="clear" w:color="000000" w:fill="003366"/>
            <w:noWrap/>
            <w:vAlign w:val="bottom"/>
          </w:tcPr>
          <w:p w:rsidRPr="00A873A3" w:rsidR="002D011F" w:rsidP="002D011F" w:rsidRDefault="002D011F" w14:paraId="1D224303" w14:textId="39667AB0">
            <w:pPr>
              <w:spacing w:after="0" w:line="240" w:lineRule="auto"/>
              <w:jc w:val="left"/>
              <w:rPr>
                <w:rFonts w:ascii="Times New Roman" w:hAnsi="Times New Roman" w:eastAsia="Times New Roman" w:cs="Times New Roman"/>
                <w:b/>
                <w:bCs/>
                <w:color w:val="FFFFFF"/>
                <w:sz w:val="18"/>
                <w:szCs w:val="18"/>
                <w:lang w:eastAsia="es-CO"/>
              </w:rPr>
            </w:pPr>
          </w:p>
        </w:tc>
        <w:tc>
          <w:tcPr>
            <w:tcW w:w="1355" w:type="dxa"/>
            <w:tcBorders>
              <w:top w:val="single" w:color="auto" w:sz="8" w:space="0"/>
              <w:left w:val="nil"/>
              <w:bottom w:val="nil"/>
              <w:right w:val="nil"/>
            </w:tcBorders>
            <w:shd w:val="clear" w:color="000000" w:fill="003366"/>
            <w:noWrap/>
            <w:vAlign w:val="bottom"/>
            <w:hideMark/>
          </w:tcPr>
          <w:p w:rsidRPr="00A873A3" w:rsidR="002D011F" w:rsidP="002D011F" w:rsidRDefault="002D011F" w14:paraId="4671959E" w14:textId="77777777">
            <w:pPr>
              <w:spacing w:after="0" w:line="240" w:lineRule="auto"/>
              <w:jc w:val="right"/>
              <w:rPr>
                <w:rFonts w:ascii="Times New Roman" w:hAnsi="Times New Roman" w:eastAsia="Times New Roman" w:cs="Times New Roman"/>
                <w:b/>
                <w:bCs/>
                <w:color w:val="FFFFFF"/>
                <w:sz w:val="18"/>
                <w:szCs w:val="18"/>
                <w:lang w:eastAsia="es-CO"/>
              </w:rPr>
            </w:pPr>
            <w:r w:rsidRPr="00A873A3">
              <w:rPr>
                <w:rFonts w:ascii="Times New Roman" w:hAnsi="Times New Roman" w:eastAsia="Times New Roman" w:cs="Times New Roman"/>
                <w:b/>
                <w:bCs/>
                <w:color w:val="FFFFFF"/>
                <w:sz w:val="18"/>
                <w:szCs w:val="18"/>
                <w:lang w:eastAsia="es-CO"/>
              </w:rPr>
              <w:t>2019</w:t>
            </w:r>
          </w:p>
        </w:tc>
        <w:tc>
          <w:tcPr>
            <w:tcW w:w="1355" w:type="dxa"/>
            <w:tcBorders>
              <w:top w:val="single" w:color="auto" w:sz="8" w:space="0"/>
              <w:left w:val="nil"/>
              <w:bottom w:val="nil"/>
              <w:right w:val="nil"/>
            </w:tcBorders>
            <w:shd w:val="clear" w:color="000000" w:fill="003366"/>
            <w:noWrap/>
            <w:vAlign w:val="bottom"/>
            <w:hideMark/>
          </w:tcPr>
          <w:p w:rsidRPr="00A873A3" w:rsidR="002D011F" w:rsidP="002D011F" w:rsidRDefault="002D011F" w14:paraId="0E85ABD6" w14:textId="77777777">
            <w:pPr>
              <w:spacing w:after="0" w:line="240" w:lineRule="auto"/>
              <w:jc w:val="right"/>
              <w:rPr>
                <w:rFonts w:ascii="Times New Roman" w:hAnsi="Times New Roman" w:eastAsia="Times New Roman" w:cs="Times New Roman"/>
                <w:b/>
                <w:bCs/>
                <w:color w:val="FFFFFF"/>
                <w:sz w:val="18"/>
                <w:szCs w:val="18"/>
                <w:lang w:eastAsia="es-CO"/>
              </w:rPr>
            </w:pPr>
            <w:r w:rsidRPr="00A873A3">
              <w:rPr>
                <w:rFonts w:ascii="Times New Roman" w:hAnsi="Times New Roman" w:eastAsia="Times New Roman" w:cs="Times New Roman"/>
                <w:b/>
                <w:bCs/>
                <w:color w:val="FFFFFF"/>
                <w:sz w:val="18"/>
                <w:szCs w:val="18"/>
                <w:lang w:eastAsia="es-CO"/>
              </w:rPr>
              <w:t>2020</w:t>
            </w:r>
          </w:p>
        </w:tc>
        <w:tc>
          <w:tcPr>
            <w:tcW w:w="1355" w:type="dxa"/>
            <w:tcBorders>
              <w:top w:val="single" w:color="auto" w:sz="8" w:space="0"/>
              <w:left w:val="nil"/>
              <w:bottom w:val="nil"/>
              <w:right w:val="single" w:color="auto" w:sz="4" w:space="0"/>
            </w:tcBorders>
            <w:shd w:val="clear" w:color="000000" w:fill="003366"/>
            <w:noWrap/>
            <w:vAlign w:val="bottom"/>
            <w:hideMark/>
          </w:tcPr>
          <w:p w:rsidRPr="00A873A3" w:rsidR="002D011F" w:rsidP="002D011F" w:rsidRDefault="002D011F" w14:paraId="391DF7A0" w14:textId="77777777">
            <w:pPr>
              <w:spacing w:after="0" w:line="240" w:lineRule="auto"/>
              <w:jc w:val="right"/>
              <w:rPr>
                <w:rFonts w:ascii="Times New Roman" w:hAnsi="Times New Roman" w:eastAsia="Times New Roman" w:cs="Times New Roman"/>
                <w:b/>
                <w:bCs/>
                <w:color w:val="FFFFFF"/>
                <w:sz w:val="18"/>
                <w:szCs w:val="18"/>
                <w:lang w:eastAsia="es-CO"/>
              </w:rPr>
            </w:pPr>
            <w:r w:rsidRPr="00A873A3">
              <w:rPr>
                <w:rFonts w:ascii="Times New Roman" w:hAnsi="Times New Roman" w:eastAsia="Times New Roman" w:cs="Times New Roman"/>
                <w:b/>
                <w:bCs/>
                <w:color w:val="FFFFFF"/>
                <w:sz w:val="18"/>
                <w:szCs w:val="18"/>
                <w:lang w:eastAsia="es-CO"/>
              </w:rPr>
              <w:t>2021</w:t>
            </w:r>
          </w:p>
        </w:tc>
      </w:tr>
      <w:tr w:rsidRPr="00A873A3" w:rsidR="002D011F" w:rsidTr="00094BA7" w14:paraId="47AD2115"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2ECF3687" w14:textId="77777777">
            <w:pPr>
              <w:spacing w:after="0" w:line="240" w:lineRule="auto"/>
              <w:ind w:firstLine="180" w:firstLineChars="100"/>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 </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5E6B9535" w14:textId="77777777">
            <w:pPr>
              <w:spacing w:after="0" w:line="240" w:lineRule="auto"/>
              <w:ind w:firstLine="180" w:firstLineChars="100"/>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60480CFC" w14:textId="77777777">
            <w:pPr>
              <w:spacing w:after="0" w:line="240" w:lineRule="auto"/>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47270D9E" w14:textId="77777777">
            <w:pPr>
              <w:spacing w:after="0" w:line="240" w:lineRule="auto"/>
              <w:jc w:val="left"/>
              <w:rPr>
                <w:rFonts w:ascii="Times New Roman" w:hAnsi="Times New Roman" w:eastAsia="Times New Roman" w:cs="Times New Roman"/>
                <w:sz w:val="18"/>
                <w:szCs w:val="18"/>
                <w:lang w:eastAsia="es-CO"/>
              </w:rPr>
            </w:pP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404239B8" w14:textId="77777777">
            <w:pPr>
              <w:spacing w:after="0" w:line="240" w:lineRule="auto"/>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 </w:t>
            </w:r>
          </w:p>
        </w:tc>
      </w:tr>
      <w:tr w:rsidRPr="00A873A3" w:rsidR="002D011F" w:rsidTr="00094BA7" w14:paraId="725E8119"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57DB0948" w14:textId="77777777">
            <w:pPr>
              <w:spacing w:after="0" w:line="240" w:lineRule="auto"/>
              <w:ind w:firstLine="181" w:firstLineChars="100"/>
              <w:jc w:val="left"/>
              <w:rPr>
                <w:rFonts w:ascii="Times New Roman" w:hAnsi="Times New Roman" w:eastAsia="Times New Roman" w:cs="Times New Roman"/>
                <w:b/>
                <w:bCs/>
                <w:sz w:val="18"/>
                <w:szCs w:val="18"/>
                <w:lang w:eastAsia="es-CO"/>
              </w:rPr>
            </w:pPr>
            <w:r w:rsidRPr="00A873A3">
              <w:rPr>
                <w:rFonts w:ascii="Times New Roman" w:hAnsi="Times New Roman" w:eastAsia="Times New Roman" w:cs="Times New Roman"/>
                <w:b/>
                <w:bCs/>
                <w:sz w:val="18"/>
                <w:szCs w:val="18"/>
                <w:lang w:eastAsia="es-CO"/>
              </w:rPr>
              <w:t xml:space="preserve">DISPONIBILIDADES INICIALES </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08FFE328" w14:textId="77777777">
            <w:pPr>
              <w:spacing w:after="0" w:line="240" w:lineRule="auto"/>
              <w:ind w:firstLine="181" w:firstLineChars="100"/>
              <w:jc w:val="left"/>
              <w:rPr>
                <w:rFonts w:ascii="Times New Roman" w:hAnsi="Times New Roman" w:eastAsia="Times New Roman" w:cs="Times New Roman"/>
                <w:b/>
                <w:bCs/>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5BBA1A65"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10.570.122</w:t>
            </w: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0D937C9F"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18.053.928</w:t>
            </w: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6E2090C3"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21.204.744</w:t>
            </w:r>
          </w:p>
        </w:tc>
      </w:tr>
      <w:tr w:rsidRPr="00A873A3" w:rsidR="002D011F" w:rsidTr="00094BA7" w14:paraId="7590C417"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2E8B8A74" w14:textId="77777777">
            <w:pPr>
              <w:spacing w:after="0" w:line="240" w:lineRule="auto"/>
              <w:ind w:firstLine="181" w:firstLineChars="100"/>
              <w:jc w:val="left"/>
              <w:rPr>
                <w:rFonts w:ascii="Times New Roman" w:hAnsi="Times New Roman" w:eastAsia="Times New Roman" w:cs="Times New Roman"/>
                <w:b/>
                <w:bCs/>
                <w:sz w:val="18"/>
                <w:szCs w:val="18"/>
                <w:lang w:eastAsia="es-CO"/>
              </w:rPr>
            </w:pPr>
            <w:r w:rsidRPr="00A873A3">
              <w:rPr>
                <w:rFonts w:ascii="Times New Roman" w:hAnsi="Times New Roman" w:eastAsia="Times New Roman" w:cs="Times New Roman"/>
                <w:b/>
                <w:bCs/>
                <w:sz w:val="18"/>
                <w:szCs w:val="18"/>
                <w:lang w:eastAsia="es-CO"/>
              </w:rPr>
              <w:t> </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3A4B4D0C" w14:textId="77777777">
            <w:pPr>
              <w:spacing w:after="0" w:line="240" w:lineRule="auto"/>
              <w:ind w:firstLine="181" w:firstLineChars="100"/>
              <w:jc w:val="left"/>
              <w:rPr>
                <w:rFonts w:ascii="Times New Roman" w:hAnsi="Times New Roman" w:eastAsia="Times New Roman" w:cs="Times New Roman"/>
                <w:b/>
                <w:bCs/>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75D79515" w14:textId="77777777">
            <w:pPr>
              <w:spacing w:after="0" w:line="240" w:lineRule="auto"/>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6A7F2AA8" w14:textId="77777777">
            <w:pPr>
              <w:spacing w:after="0" w:line="240" w:lineRule="auto"/>
              <w:jc w:val="left"/>
              <w:rPr>
                <w:rFonts w:ascii="Times New Roman" w:hAnsi="Times New Roman" w:eastAsia="Times New Roman" w:cs="Times New Roman"/>
                <w:sz w:val="18"/>
                <w:szCs w:val="18"/>
                <w:lang w:eastAsia="es-CO"/>
              </w:rPr>
            </w:pP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2B945BC1" w14:textId="77777777">
            <w:pPr>
              <w:spacing w:after="0" w:line="240" w:lineRule="auto"/>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 </w:t>
            </w:r>
          </w:p>
        </w:tc>
      </w:tr>
      <w:tr w:rsidRPr="00A873A3" w:rsidR="002D011F" w:rsidTr="00094BA7" w14:paraId="402608D7"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4DBFA369" w14:textId="77777777">
            <w:pPr>
              <w:spacing w:after="0" w:line="240" w:lineRule="auto"/>
              <w:ind w:firstLine="181" w:firstLineChars="100"/>
              <w:jc w:val="left"/>
              <w:rPr>
                <w:rFonts w:ascii="Times New Roman" w:hAnsi="Times New Roman" w:eastAsia="Times New Roman" w:cs="Times New Roman"/>
                <w:b/>
                <w:bCs/>
                <w:sz w:val="18"/>
                <w:szCs w:val="18"/>
                <w:lang w:eastAsia="es-CO"/>
              </w:rPr>
            </w:pPr>
            <w:r w:rsidRPr="00A873A3">
              <w:rPr>
                <w:rFonts w:ascii="Times New Roman" w:hAnsi="Times New Roman" w:eastAsia="Times New Roman" w:cs="Times New Roman"/>
                <w:b/>
                <w:bCs/>
                <w:sz w:val="18"/>
                <w:szCs w:val="18"/>
                <w:lang w:eastAsia="es-CO"/>
              </w:rPr>
              <w:t xml:space="preserve">RESULTADO OPERACIONAL NETO </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4BECD321" w14:textId="77777777">
            <w:pPr>
              <w:spacing w:after="0" w:line="240" w:lineRule="auto"/>
              <w:ind w:firstLine="181" w:firstLineChars="100"/>
              <w:jc w:val="left"/>
              <w:rPr>
                <w:rFonts w:ascii="Times New Roman" w:hAnsi="Times New Roman" w:eastAsia="Times New Roman" w:cs="Times New Roman"/>
                <w:b/>
                <w:bCs/>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576C669D"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color w:val="FF0000"/>
                <w:sz w:val="18"/>
                <w:szCs w:val="18"/>
                <w:lang w:eastAsia="es-CO"/>
              </w:rPr>
              <w:t>-40.292.557</w:t>
            </w: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74A975C4"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color w:val="FF0000"/>
                <w:sz w:val="18"/>
                <w:szCs w:val="18"/>
                <w:lang w:eastAsia="es-CO"/>
              </w:rPr>
              <w:t>-73.453.578</w:t>
            </w: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2417CD27"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color w:val="FF0000"/>
                <w:sz w:val="18"/>
                <w:szCs w:val="18"/>
                <w:lang w:eastAsia="es-CO"/>
              </w:rPr>
              <w:t>-62.251.454</w:t>
            </w:r>
          </w:p>
        </w:tc>
      </w:tr>
      <w:tr w:rsidRPr="00A873A3" w:rsidR="002D011F" w:rsidTr="00094BA7" w14:paraId="25929503"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0E2DF860" w14:textId="77777777">
            <w:pPr>
              <w:spacing w:after="0" w:line="240" w:lineRule="auto"/>
              <w:ind w:firstLine="180" w:firstLineChars="100"/>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Fuentes Operacionales</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149E2D4E" w14:textId="77777777">
            <w:pPr>
              <w:spacing w:after="0" w:line="240" w:lineRule="auto"/>
              <w:ind w:firstLine="180" w:firstLineChars="100"/>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133CC62E"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160.907.551</w:t>
            </w: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1D8B9912"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171.090.661</w:t>
            </w: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0F7C1086"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187.910.532</w:t>
            </w:r>
          </w:p>
        </w:tc>
      </w:tr>
      <w:tr w:rsidRPr="00A873A3" w:rsidR="002D011F" w:rsidTr="00094BA7" w14:paraId="2E24DDAB"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036B4DA4" w14:textId="77777777">
            <w:pPr>
              <w:spacing w:after="0" w:line="240" w:lineRule="auto"/>
              <w:ind w:firstLine="180" w:firstLineChars="100"/>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 Usos Operacionales</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468E2CDF" w14:textId="77777777">
            <w:pPr>
              <w:spacing w:after="0" w:line="240" w:lineRule="auto"/>
              <w:ind w:firstLine="180" w:firstLineChars="100"/>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575C4BDD"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color w:val="FF0000"/>
                <w:sz w:val="18"/>
                <w:szCs w:val="18"/>
                <w:lang w:eastAsia="es-CO"/>
              </w:rPr>
              <w:t>-201.200.109</w:t>
            </w: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0AD749DC"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color w:val="FF0000"/>
                <w:sz w:val="18"/>
                <w:szCs w:val="18"/>
                <w:lang w:eastAsia="es-CO"/>
              </w:rPr>
              <w:t>-244.544.239</w:t>
            </w: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003937F8"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color w:val="FF0000"/>
                <w:sz w:val="18"/>
                <w:szCs w:val="18"/>
                <w:lang w:eastAsia="es-CO"/>
              </w:rPr>
              <w:t>-250.161.985</w:t>
            </w:r>
          </w:p>
        </w:tc>
      </w:tr>
      <w:tr w:rsidRPr="00A873A3" w:rsidR="002D011F" w:rsidTr="00094BA7" w14:paraId="23615FDB"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5758A1EB" w14:textId="77777777">
            <w:pPr>
              <w:spacing w:after="0" w:line="240" w:lineRule="auto"/>
              <w:ind w:firstLine="180" w:firstLineChars="100"/>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 </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7E489074" w14:textId="77777777">
            <w:pPr>
              <w:spacing w:after="0" w:line="240" w:lineRule="auto"/>
              <w:ind w:firstLine="180" w:firstLineChars="100"/>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40DABB69" w14:textId="77777777">
            <w:pPr>
              <w:spacing w:after="0" w:line="240" w:lineRule="auto"/>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22547BFF" w14:textId="77777777">
            <w:pPr>
              <w:spacing w:after="0" w:line="240" w:lineRule="auto"/>
              <w:jc w:val="left"/>
              <w:rPr>
                <w:rFonts w:ascii="Times New Roman" w:hAnsi="Times New Roman" w:eastAsia="Times New Roman" w:cs="Times New Roman"/>
                <w:sz w:val="18"/>
                <w:szCs w:val="18"/>
                <w:lang w:eastAsia="es-CO"/>
              </w:rPr>
            </w:pP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1E2598BD" w14:textId="77777777">
            <w:pPr>
              <w:spacing w:after="0" w:line="240" w:lineRule="auto"/>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 </w:t>
            </w:r>
          </w:p>
        </w:tc>
      </w:tr>
      <w:tr w:rsidRPr="00A873A3" w:rsidR="002D011F" w:rsidTr="00094BA7" w14:paraId="29774F2C"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69A71C30" w14:textId="77777777">
            <w:pPr>
              <w:spacing w:after="0" w:line="240" w:lineRule="auto"/>
              <w:ind w:firstLine="181" w:firstLineChars="100"/>
              <w:jc w:val="left"/>
              <w:rPr>
                <w:rFonts w:ascii="Times New Roman" w:hAnsi="Times New Roman" w:eastAsia="Times New Roman" w:cs="Times New Roman"/>
                <w:b/>
                <w:bCs/>
                <w:sz w:val="18"/>
                <w:szCs w:val="18"/>
                <w:lang w:eastAsia="es-CO"/>
              </w:rPr>
            </w:pPr>
            <w:r w:rsidRPr="00A873A3">
              <w:rPr>
                <w:rFonts w:ascii="Times New Roman" w:hAnsi="Times New Roman" w:eastAsia="Times New Roman" w:cs="Times New Roman"/>
                <w:b/>
                <w:bCs/>
                <w:sz w:val="18"/>
                <w:szCs w:val="18"/>
                <w:lang w:eastAsia="es-CO"/>
              </w:rPr>
              <w:t>FINANCIAMIENTO DE TERCEROS NETO</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4AF15027" w14:textId="77777777">
            <w:pPr>
              <w:spacing w:after="0" w:line="240" w:lineRule="auto"/>
              <w:ind w:firstLine="181" w:firstLineChars="100"/>
              <w:jc w:val="left"/>
              <w:rPr>
                <w:rFonts w:ascii="Times New Roman" w:hAnsi="Times New Roman" w:eastAsia="Times New Roman" w:cs="Times New Roman"/>
                <w:b/>
                <w:bCs/>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269CC588"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9.893.830</w:t>
            </w: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6752B251"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2.595.916</w:t>
            </w: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6A8FCB4E"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61.047.578</w:t>
            </w:r>
          </w:p>
        </w:tc>
      </w:tr>
      <w:tr w:rsidRPr="00A873A3" w:rsidR="002D011F" w:rsidTr="00094BA7" w14:paraId="7ACACA25"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61250AAC" w14:textId="4C3BAD6E">
            <w:pPr>
              <w:spacing w:after="0" w:line="240" w:lineRule="auto"/>
              <w:ind w:firstLine="180" w:firstLineChars="100"/>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Empréstitos Contratados</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65175175" w14:textId="77777777">
            <w:pPr>
              <w:spacing w:after="0" w:line="240" w:lineRule="auto"/>
              <w:ind w:firstLine="180" w:firstLineChars="100"/>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4A9CE1B3"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17.085.427</w:t>
            </w: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7F8B74F4"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6.553.617</w:t>
            </w: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2412A82F"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75.096.503</w:t>
            </w:r>
          </w:p>
        </w:tc>
      </w:tr>
      <w:tr w:rsidRPr="00A873A3" w:rsidR="002D011F" w:rsidTr="00094BA7" w14:paraId="0F59B22C"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50B9DAB0" w14:textId="77777777">
            <w:pPr>
              <w:spacing w:after="0" w:line="240" w:lineRule="auto"/>
              <w:ind w:firstLine="180" w:firstLineChars="100"/>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 Servicio de la Deuda</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0507657D" w14:textId="77777777">
            <w:pPr>
              <w:spacing w:after="0" w:line="240" w:lineRule="auto"/>
              <w:ind w:firstLine="180" w:firstLineChars="100"/>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07CD0DD5"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color w:val="FF0000"/>
                <w:sz w:val="18"/>
                <w:szCs w:val="18"/>
                <w:lang w:eastAsia="es-CO"/>
              </w:rPr>
              <w:t>-7.191.597</w:t>
            </w: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6098584D"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color w:val="FF0000"/>
                <w:sz w:val="18"/>
                <w:szCs w:val="18"/>
                <w:lang w:eastAsia="es-CO"/>
              </w:rPr>
              <w:t>-3.957.701</w:t>
            </w: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4F807D74"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color w:val="FF0000"/>
                <w:sz w:val="18"/>
                <w:szCs w:val="18"/>
                <w:lang w:eastAsia="es-CO"/>
              </w:rPr>
              <w:t>-14.048.925</w:t>
            </w:r>
          </w:p>
        </w:tc>
      </w:tr>
      <w:tr w:rsidRPr="00A873A3" w:rsidR="002D011F" w:rsidTr="00094BA7" w14:paraId="5D978038"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7F14EC17" w14:textId="77777777">
            <w:pPr>
              <w:spacing w:after="0" w:line="240" w:lineRule="auto"/>
              <w:ind w:firstLine="180" w:firstLineChars="100"/>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 </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60B231B4" w14:textId="77777777">
            <w:pPr>
              <w:spacing w:after="0" w:line="240" w:lineRule="auto"/>
              <w:ind w:firstLine="180" w:firstLineChars="100"/>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2F29B044" w14:textId="77777777">
            <w:pPr>
              <w:spacing w:after="0" w:line="240" w:lineRule="auto"/>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6D5BED6D" w14:textId="77777777">
            <w:pPr>
              <w:spacing w:after="0" w:line="240" w:lineRule="auto"/>
              <w:jc w:val="left"/>
              <w:rPr>
                <w:rFonts w:ascii="Times New Roman" w:hAnsi="Times New Roman" w:eastAsia="Times New Roman" w:cs="Times New Roman"/>
                <w:sz w:val="18"/>
                <w:szCs w:val="18"/>
                <w:lang w:eastAsia="es-CO"/>
              </w:rPr>
            </w:pP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7AB06ECC" w14:textId="77777777">
            <w:pPr>
              <w:spacing w:after="0" w:line="240" w:lineRule="auto"/>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 </w:t>
            </w:r>
          </w:p>
        </w:tc>
      </w:tr>
      <w:tr w:rsidRPr="00A873A3" w:rsidR="002D011F" w:rsidTr="00094BA7" w14:paraId="49DBF42C"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181EC4C7" w14:textId="77777777">
            <w:pPr>
              <w:spacing w:after="0" w:line="240" w:lineRule="auto"/>
              <w:ind w:firstLine="181" w:firstLineChars="100"/>
              <w:jc w:val="left"/>
              <w:rPr>
                <w:rFonts w:ascii="Times New Roman" w:hAnsi="Times New Roman" w:eastAsia="Times New Roman" w:cs="Times New Roman"/>
                <w:b/>
                <w:bCs/>
                <w:sz w:val="18"/>
                <w:szCs w:val="18"/>
                <w:lang w:eastAsia="es-CO"/>
              </w:rPr>
            </w:pPr>
            <w:r w:rsidRPr="00A873A3">
              <w:rPr>
                <w:rFonts w:ascii="Times New Roman" w:hAnsi="Times New Roman" w:eastAsia="Times New Roman" w:cs="Times New Roman"/>
                <w:b/>
                <w:bCs/>
                <w:sz w:val="18"/>
                <w:szCs w:val="18"/>
                <w:lang w:eastAsia="es-CO"/>
              </w:rPr>
              <w:t>RESULTADO NO OPERACIONAL NETO</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6F6FD75D" w14:textId="77777777">
            <w:pPr>
              <w:spacing w:after="0" w:line="240" w:lineRule="auto"/>
              <w:ind w:firstLine="181" w:firstLineChars="100"/>
              <w:jc w:val="left"/>
              <w:rPr>
                <w:rFonts w:ascii="Times New Roman" w:hAnsi="Times New Roman" w:eastAsia="Times New Roman" w:cs="Times New Roman"/>
                <w:b/>
                <w:bCs/>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30A5F928"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37.882.533</w:t>
            </w: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6A543C6F"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74.008.478</w:t>
            </w: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3C9F6469"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color w:val="FF0000"/>
                <w:sz w:val="18"/>
                <w:szCs w:val="18"/>
                <w:lang w:eastAsia="es-CO"/>
              </w:rPr>
              <w:t>-3.545.294</w:t>
            </w:r>
          </w:p>
        </w:tc>
      </w:tr>
      <w:tr w:rsidRPr="00A873A3" w:rsidR="002D011F" w:rsidTr="00094BA7" w14:paraId="535BC253"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163328A2" w14:textId="77777777">
            <w:pPr>
              <w:spacing w:after="0" w:line="240" w:lineRule="auto"/>
              <w:ind w:firstLine="180" w:firstLineChars="100"/>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Fuentes No Operacionales</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43AA90DD" w14:textId="77777777">
            <w:pPr>
              <w:spacing w:after="0" w:line="240" w:lineRule="auto"/>
              <w:ind w:firstLine="180" w:firstLineChars="100"/>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0184491A"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79.250.285</w:t>
            </w: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4AF5239E"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109.533.515</w:t>
            </w: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39642E94"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80.978.044</w:t>
            </w:r>
          </w:p>
        </w:tc>
      </w:tr>
      <w:tr w:rsidRPr="00A873A3" w:rsidR="002D011F" w:rsidTr="00094BA7" w14:paraId="67ECA26A"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023ACCD6" w14:textId="77777777">
            <w:pPr>
              <w:spacing w:after="0" w:line="240" w:lineRule="auto"/>
              <w:ind w:firstLine="180" w:firstLineChars="100"/>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 Usos No Operacionales</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24D0E9B0" w14:textId="77777777">
            <w:pPr>
              <w:spacing w:after="0" w:line="240" w:lineRule="auto"/>
              <w:ind w:firstLine="180" w:firstLineChars="100"/>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7DA1C467"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color w:val="FF0000"/>
                <w:sz w:val="18"/>
                <w:szCs w:val="18"/>
                <w:lang w:eastAsia="es-CO"/>
              </w:rPr>
              <w:t>-41.367.752</w:t>
            </w: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41F88E7E"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color w:val="FF0000"/>
                <w:sz w:val="18"/>
                <w:szCs w:val="18"/>
                <w:lang w:eastAsia="es-CO"/>
              </w:rPr>
              <w:t>-35.525.037</w:t>
            </w:r>
          </w:p>
        </w:tc>
        <w:tc>
          <w:tcPr>
            <w:tcW w:w="1355" w:type="dxa"/>
            <w:tcBorders>
              <w:top w:val="nil"/>
              <w:left w:val="nil"/>
              <w:bottom w:val="nil"/>
              <w:right w:val="single" w:color="auto" w:sz="4" w:space="0"/>
            </w:tcBorders>
            <w:shd w:val="clear" w:color="auto" w:fill="auto"/>
            <w:noWrap/>
            <w:vAlign w:val="bottom"/>
            <w:hideMark/>
          </w:tcPr>
          <w:p w:rsidRPr="00A873A3" w:rsidR="002D011F" w:rsidP="002D011F" w:rsidRDefault="002D011F" w14:paraId="777F40FA" w14:textId="77777777">
            <w:pPr>
              <w:spacing w:after="0" w:line="240" w:lineRule="auto"/>
              <w:jc w:val="right"/>
              <w:rPr>
                <w:rFonts w:ascii="Times New Roman" w:hAnsi="Times New Roman" w:eastAsia="Times New Roman" w:cs="Times New Roman"/>
                <w:sz w:val="18"/>
                <w:szCs w:val="18"/>
                <w:lang w:eastAsia="es-CO"/>
              </w:rPr>
            </w:pPr>
            <w:r w:rsidRPr="00A873A3">
              <w:rPr>
                <w:rFonts w:ascii="Times New Roman" w:hAnsi="Times New Roman" w:eastAsia="Times New Roman" w:cs="Times New Roman"/>
                <w:color w:val="FF0000"/>
                <w:sz w:val="18"/>
                <w:szCs w:val="18"/>
                <w:lang w:eastAsia="es-CO"/>
              </w:rPr>
              <w:t>-84.523.338</w:t>
            </w:r>
          </w:p>
        </w:tc>
      </w:tr>
      <w:tr w:rsidRPr="00A873A3" w:rsidR="002D011F" w:rsidTr="00094BA7" w14:paraId="5411FDC3" w14:textId="77777777">
        <w:trPr>
          <w:trHeight w:val="239"/>
          <w:jc w:val="center"/>
        </w:trPr>
        <w:tc>
          <w:tcPr>
            <w:tcW w:w="3923" w:type="dxa"/>
            <w:tcBorders>
              <w:top w:val="nil"/>
              <w:left w:val="single" w:color="auto" w:sz="4" w:space="0"/>
              <w:bottom w:val="nil"/>
              <w:right w:val="nil"/>
            </w:tcBorders>
            <w:shd w:val="clear" w:color="auto" w:fill="auto"/>
            <w:noWrap/>
            <w:vAlign w:val="bottom"/>
            <w:hideMark/>
          </w:tcPr>
          <w:p w:rsidRPr="00A873A3" w:rsidR="002D011F" w:rsidP="002D011F" w:rsidRDefault="002D011F" w14:paraId="7C1FB66A" w14:textId="77777777">
            <w:pPr>
              <w:spacing w:after="0" w:line="240" w:lineRule="auto"/>
              <w:ind w:firstLine="180" w:firstLineChars="100"/>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 </w:t>
            </w:r>
          </w:p>
        </w:tc>
        <w:tc>
          <w:tcPr>
            <w:tcW w:w="185" w:type="dxa"/>
            <w:tcBorders>
              <w:top w:val="nil"/>
              <w:left w:val="nil"/>
              <w:bottom w:val="nil"/>
              <w:right w:val="nil"/>
            </w:tcBorders>
            <w:shd w:val="clear" w:color="auto" w:fill="auto"/>
            <w:noWrap/>
            <w:vAlign w:val="bottom"/>
            <w:hideMark/>
          </w:tcPr>
          <w:p w:rsidRPr="00A873A3" w:rsidR="002D011F" w:rsidP="002D011F" w:rsidRDefault="002D011F" w14:paraId="67A5EEA6" w14:textId="77777777">
            <w:pPr>
              <w:spacing w:after="0" w:line="240" w:lineRule="auto"/>
              <w:ind w:firstLine="180" w:firstLineChars="100"/>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63C1571B" w14:textId="77777777">
            <w:pPr>
              <w:spacing w:after="0" w:line="240" w:lineRule="auto"/>
              <w:jc w:val="left"/>
              <w:rPr>
                <w:rFonts w:ascii="Times New Roman" w:hAnsi="Times New Roman" w:eastAsia="Times New Roman" w:cs="Times New Roman"/>
                <w:sz w:val="18"/>
                <w:szCs w:val="18"/>
                <w:lang w:eastAsia="es-CO"/>
              </w:rPr>
            </w:pPr>
          </w:p>
        </w:tc>
        <w:tc>
          <w:tcPr>
            <w:tcW w:w="1355" w:type="dxa"/>
            <w:tcBorders>
              <w:top w:val="nil"/>
              <w:left w:val="nil"/>
              <w:bottom w:val="nil"/>
              <w:right w:val="nil"/>
            </w:tcBorders>
            <w:shd w:val="clear" w:color="auto" w:fill="auto"/>
            <w:noWrap/>
            <w:vAlign w:val="bottom"/>
            <w:hideMark/>
          </w:tcPr>
          <w:p w:rsidRPr="00A873A3" w:rsidR="002D011F" w:rsidP="002D011F" w:rsidRDefault="002D011F" w14:paraId="0B3789DE" w14:textId="77777777">
            <w:pPr>
              <w:spacing w:after="0" w:line="240" w:lineRule="auto"/>
              <w:jc w:val="left"/>
              <w:rPr>
                <w:rFonts w:ascii="Times New Roman" w:hAnsi="Times New Roman" w:eastAsia="Times New Roman" w:cs="Times New Roman"/>
                <w:sz w:val="18"/>
                <w:szCs w:val="18"/>
                <w:lang w:eastAsia="es-CO"/>
              </w:rPr>
            </w:pPr>
          </w:p>
        </w:tc>
        <w:tc>
          <w:tcPr>
            <w:tcW w:w="1355" w:type="dxa"/>
            <w:tcBorders>
              <w:top w:val="nil"/>
              <w:left w:val="nil"/>
              <w:bottom w:val="single" w:color="auto" w:sz="4" w:space="0"/>
              <w:right w:val="single" w:color="auto" w:sz="4" w:space="0"/>
            </w:tcBorders>
            <w:shd w:val="clear" w:color="auto" w:fill="auto"/>
            <w:noWrap/>
            <w:vAlign w:val="bottom"/>
            <w:hideMark/>
          </w:tcPr>
          <w:p w:rsidRPr="00A873A3" w:rsidR="002D011F" w:rsidP="002D011F" w:rsidRDefault="002D011F" w14:paraId="6CB0C211" w14:textId="77777777">
            <w:pPr>
              <w:spacing w:after="0" w:line="240" w:lineRule="auto"/>
              <w:jc w:val="left"/>
              <w:rPr>
                <w:rFonts w:ascii="Times New Roman" w:hAnsi="Times New Roman" w:eastAsia="Times New Roman" w:cs="Times New Roman"/>
                <w:sz w:val="18"/>
                <w:szCs w:val="18"/>
                <w:lang w:eastAsia="es-CO"/>
              </w:rPr>
            </w:pPr>
            <w:r w:rsidRPr="00A873A3">
              <w:rPr>
                <w:rFonts w:ascii="Times New Roman" w:hAnsi="Times New Roman" w:eastAsia="Times New Roman" w:cs="Times New Roman"/>
                <w:sz w:val="18"/>
                <w:szCs w:val="18"/>
                <w:lang w:eastAsia="es-CO"/>
              </w:rPr>
              <w:t> </w:t>
            </w:r>
          </w:p>
        </w:tc>
      </w:tr>
      <w:tr w:rsidRPr="00A873A3" w:rsidR="002D011F" w:rsidTr="00094BA7" w14:paraId="58D725F4" w14:textId="77777777">
        <w:trPr>
          <w:trHeight w:val="348"/>
          <w:jc w:val="center"/>
        </w:trPr>
        <w:tc>
          <w:tcPr>
            <w:tcW w:w="3923" w:type="dxa"/>
            <w:tcBorders>
              <w:top w:val="single" w:color="auto" w:sz="4" w:space="0"/>
              <w:left w:val="nil"/>
              <w:bottom w:val="nil"/>
              <w:right w:val="nil"/>
            </w:tcBorders>
            <w:shd w:val="clear" w:color="000000" w:fill="000000"/>
            <w:noWrap/>
            <w:vAlign w:val="bottom"/>
            <w:hideMark/>
          </w:tcPr>
          <w:p w:rsidRPr="00A873A3" w:rsidR="002D011F" w:rsidP="002D011F" w:rsidRDefault="002D011F" w14:paraId="5140F7C8" w14:textId="77777777">
            <w:pPr>
              <w:spacing w:after="0" w:line="240" w:lineRule="auto"/>
              <w:jc w:val="left"/>
              <w:rPr>
                <w:rFonts w:ascii="Times New Roman" w:hAnsi="Times New Roman" w:eastAsia="Times New Roman" w:cs="Times New Roman"/>
                <w:b/>
                <w:bCs/>
                <w:color w:val="FFFFFF"/>
                <w:sz w:val="18"/>
                <w:szCs w:val="18"/>
                <w:lang w:eastAsia="es-CO"/>
              </w:rPr>
            </w:pPr>
            <w:r w:rsidRPr="00A873A3">
              <w:rPr>
                <w:rFonts w:ascii="Times New Roman" w:hAnsi="Times New Roman" w:eastAsia="Times New Roman" w:cs="Times New Roman"/>
                <w:b/>
                <w:bCs/>
                <w:color w:val="FFFFFF"/>
                <w:sz w:val="18"/>
                <w:szCs w:val="18"/>
                <w:lang w:eastAsia="es-CO"/>
              </w:rPr>
              <w:t xml:space="preserve">DISPONIBILIDADES FINALES </w:t>
            </w:r>
          </w:p>
        </w:tc>
        <w:tc>
          <w:tcPr>
            <w:tcW w:w="185" w:type="dxa"/>
            <w:tcBorders>
              <w:top w:val="single" w:color="auto" w:sz="4" w:space="0"/>
              <w:left w:val="nil"/>
              <w:bottom w:val="nil"/>
              <w:right w:val="nil"/>
            </w:tcBorders>
            <w:shd w:val="clear" w:color="000000" w:fill="000000"/>
            <w:noWrap/>
            <w:vAlign w:val="bottom"/>
            <w:hideMark/>
          </w:tcPr>
          <w:p w:rsidRPr="00A873A3" w:rsidR="002D011F" w:rsidP="002D011F" w:rsidRDefault="002D011F" w14:paraId="446E9A9C" w14:textId="77777777">
            <w:pPr>
              <w:spacing w:after="0" w:line="240" w:lineRule="auto"/>
              <w:jc w:val="left"/>
              <w:rPr>
                <w:rFonts w:ascii="Times New Roman" w:hAnsi="Times New Roman" w:eastAsia="Times New Roman" w:cs="Times New Roman"/>
                <w:b/>
                <w:bCs/>
                <w:color w:val="FFFFFF"/>
                <w:sz w:val="18"/>
                <w:szCs w:val="18"/>
                <w:lang w:eastAsia="es-CO"/>
              </w:rPr>
            </w:pPr>
            <w:r w:rsidRPr="00A873A3">
              <w:rPr>
                <w:rFonts w:ascii="Times New Roman" w:hAnsi="Times New Roman" w:eastAsia="Times New Roman" w:cs="Times New Roman"/>
                <w:b/>
                <w:bCs/>
                <w:color w:val="FFFFFF"/>
                <w:sz w:val="18"/>
                <w:szCs w:val="18"/>
                <w:lang w:eastAsia="es-CO"/>
              </w:rPr>
              <w:t> </w:t>
            </w:r>
          </w:p>
        </w:tc>
        <w:tc>
          <w:tcPr>
            <w:tcW w:w="1355" w:type="dxa"/>
            <w:tcBorders>
              <w:top w:val="single" w:color="auto" w:sz="4" w:space="0"/>
              <w:left w:val="nil"/>
              <w:bottom w:val="nil"/>
              <w:right w:val="nil"/>
            </w:tcBorders>
            <w:shd w:val="clear" w:color="000000" w:fill="000000"/>
            <w:noWrap/>
            <w:vAlign w:val="bottom"/>
            <w:hideMark/>
          </w:tcPr>
          <w:p w:rsidRPr="00A873A3" w:rsidR="002D011F" w:rsidP="002D011F" w:rsidRDefault="002D011F" w14:paraId="622E1C2D" w14:textId="77777777">
            <w:pPr>
              <w:spacing w:after="0" w:line="240" w:lineRule="auto"/>
              <w:jc w:val="left"/>
              <w:rPr>
                <w:rFonts w:ascii="Times New Roman" w:hAnsi="Times New Roman" w:eastAsia="Times New Roman" w:cs="Times New Roman"/>
                <w:b/>
                <w:bCs/>
                <w:color w:val="FFFFFF"/>
                <w:sz w:val="18"/>
                <w:szCs w:val="18"/>
                <w:lang w:eastAsia="es-CO"/>
              </w:rPr>
            </w:pPr>
            <w:r w:rsidRPr="00A873A3">
              <w:rPr>
                <w:rFonts w:ascii="Times New Roman" w:hAnsi="Times New Roman" w:eastAsia="Times New Roman" w:cs="Times New Roman"/>
                <w:b/>
                <w:bCs/>
                <w:color w:val="FFFFFF"/>
                <w:sz w:val="18"/>
                <w:szCs w:val="18"/>
                <w:lang w:eastAsia="es-CO"/>
              </w:rPr>
              <w:t xml:space="preserve">      18.053.928 </w:t>
            </w:r>
          </w:p>
        </w:tc>
        <w:tc>
          <w:tcPr>
            <w:tcW w:w="1355" w:type="dxa"/>
            <w:tcBorders>
              <w:top w:val="single" w:color="auto" w:sz="4" w:space="0"/>
              <w:left w:val="nil"/>
              <w:bottom w:val="nil"/>
              <w:right w:val="nil"/>
            </w:tcBorders>
            <w:shd w:val="clear" w:color="000000" w:fill="000000"/>
            <w:noWrap/>
            <w:vAlign w:val="bottom"/>
            <w:hideMark/>
          </w:tcPr>
          <w:p w:rsidRPr="00A873A3" w:rsidR="002D011F" w:rsidP="002D011F" w:rsidRDefault="002D011F" w14:paraId="1DFBCB75" w14:textId="77777777">
            <w:pPr>
              <w:spacing w:after="0" w:line="240" w:lineRule="auto"/>
              <w:jc w:val="left"/>
              <w:rPr>
                <w:rFonts w:ascii="Times New Roman" w:hAnsi="Times New Roman" w:eastAsia="Times New Roman" w:cs="Times New Roman"/>
                <w:b/>
                <w:bCs/>
                <w:color w:val="FFFFFF"/>
                <w:sz w:val="18"/>
                <w:szCs w:val="18"/>
                <w:lang w:eastAsia="es-CO"/>
              </w:rPr>
            </w:pPr>
            <w:r w:rsidRPr="00A873A3">
              <w:rPr>
                <w:rFonts w:ascii="Times New Roman" w:hAnsi="Times New Roman" w:eastAsia="Times New Roman" w:cs="Times New Roman"/>
                <w:b/>
                <w:bCs/>
                <w:color w:val="FFFFFF"/>
                <w:sz w:val="18"/>
                <w:szCs w:val="18"/>
                <w:lang w:eastAsia="es-CO"/>
              </w:rPr>
              <w:t xml:space="preserve">      21.204.744 </w:t>
            </w:r>
          </w:p>
        </w:tc>
        <w:tc>
          <w:tcPr>
            <w:tcW w:w="1355" w:type="dxa"/>
            <w:tcBorders>
              <w:top w:val="single" w:color="auto" w:sz="4" w:space="0"/>
              <w:left w:val="nil"/>
              <w:bottom w:val="nil"/>
              <w:right w:val="nil"/>
            </w:tcBorders>
            <w:shd w:val="clear" w:color="000000" w:fill="000000"/>
            <w:noWrap/>
            <w:vAlign w:val="bottom"/>
            <w:hideMark/>
          </w:tcPr>
          <w:p w:rsidRPr="00A873A3" w:rsidR="002D011F" w:rsidP="002D011F" w:rsidRDefault="002D011F" w14:paraId="5FB90A90" w14:textId="77777777">
            <w:pPr>
              <w:spacing w:after="0" w:line="240" w:lineRule="auto"/>
              <w:jc w:val="left"/>
              <w:rPr>
                <w:rFonts w:ascii="Times New Roman" w:hAnsi="Times New Roman" w:eastAsia="Times New Roman" w:cs="Times New Roman"/>
                <w:b/>
                <w:bCs/>
                <w:color w:val="FFFFFF"/>
                <w:sz w:val="18"/>
                <w:szCs w:val="18"/>
                <w:lang w:eastAsia="es-CO"/>
              </w:rPr>
            </w:pPr>
            <w:r w:rsidRPr="00A873A3">
              <w:rPr>
                <w:rFonts w:ascii="Times New Roman" w:hAnsi="Times New Roman" w:eastAsia="Times New Roman" w:cs="Times New Roman"/>
                <w:b/>
                <w:bCs/>
                <w:color w:val="FFFFFF"/>
                <w:sz w:val="18"/>
                <w:szCs w:val="18"/>
                <w:lang w:eastAsia="es-CO"/>
              </w:rPr>
              <w:t xml:space="preserve">      16.455.574 </w:t>
            </w:r>
          </w:p>
        </w:tc>
      </w:tr>
    </w:tbl>
    <w:p w:rsidR="003A4E36" w:rsidP="003A4E36" w:rsidRDefault="003A4E36" w14:paraId="479ECBA7" w14:textId="7638FF83">
      <w:pPr>
        <w:jc w:val="center"/>
        <w:rPr>
          <w:rFonts w:cstheme="majorHAnsi"/>
          <w:i/>
          <w:iCs/>
          <w:color w:val="44546A" w:themeColor="text2"/>
          <w:sz w:val="20"/>
          <w:szCs w:val="20"/>
        </w:rPr>
      </w:pPr>
      <w:r w:rsidRPr="00EF1CDD">
        <w:rPr>
          <w:rFonts w:eastAsiaTheme="minorEastAsia" w:cstheme="majorHAnsi"/>
          <w:iCs/>
          <w:color w:val="323E4F" w:themeColor="text2" w:themeShade="BF"/>
          <w:kern w:val="24"/>
        </w:rPr>
        <w:tab/>
      </w:r>
      <w:r w:rsidRPr="006761DC">
        <w:rPr>
          <w:rFonts w:cstheme="majorHAnsi"/>
          <w:i/>
          <w:iCs/>
          <w:color w:val="44546A" w:themeColor="text2"/>
          <w:sz w:val="20"/>
          <w:szCs w:val="20"/>
        </w:rPr>
        <w:t>Fuente: Elaboración propia con datos suministrados por la empresa</w:t>
      </w:r>
      <w:r w:rsidR="00BE0A39">
        <w:rPr>
          <w:rFonts w:cstheme="majorHAnsi"/>
          <w:i/>
          <w:iCs/>
          <w:color w:val="44546A" w:themeColor="text2"/>
          <w:sz w:val="20"/>
          <w:szCs w:val="20"/>
        </w:rPr>
        <w:t>.</w:t>
      </w:r>
    </w:p>
    <w:p w:rsidR="00286E99" w:rsidP="00DC1476" w:rsidRDefault="00523179" w14:paraId="2FE38C83" w14:textId="1CA4C2FA">
      <w:pPr>
        <w:tabs>
          <w:tab w:val="left" w:pos="1956"/>
        </w:tabs>
        <w:rPr>
          <w:rFonts w:cstheme="majorHAnsi"/>
        </w:rPr>
      </w:pPr>
      <w:r>
        <w:rPr>
          <w:rFonts w:cstheme="majorHAnsi"/>
        </w:rPr>
        <w:t xml:space="preserve">En la </w:t>
      </w:r>
      <w:r>
        <w:rPr>
          <w:rFonts w:cstheme="majorHAnsi"/>
        </w:rPr>
        <w:fldChar w:fldCharType="begin"/>
      </w:r>
      <w:r>
        <w:rPr>
          <w:rFonts w:cstheme="majorHAnsi"/>
        </w:rPr>
        <w:instrText xml:space="preserve"> REF _Ref101431266 \h </w:instrText>
      </w:r>
      <w:r>
        <w:rPr>
          <w:rFonts w:cstheme="majorHAnsi"/>
        </w:rPr>
      </w:r>
      <w:r>
        <w:rPr>
          <w:rFonts w:cstheme="majorHAnsi"/>
        </w:rPr>
        <w:fldChar w:fldCharType="separate"/>
      </w:r>
      <w:r w:rsidRPr="00EB26C1" w:rsidR="006F4FB0">
        <w:rPr>
          <w:rFonts w:cstheme="majorHAnsi"/>
        </w:rPr>
        <w:t xml:space="preserve">Tabla </w:t>
      </w:r>
      <w:r w:rsidR="006F4FB0">
        <w:rPr>
          <w:rFonts w:cstheme="majorHAnsi"/>
          <w:noProof/>
        </w:rPr>
        <w:t>20</w:t>
      </w:r>
      <w:r>
        <w:rPr>
          <w:rFonts w:cstheme="majorHAnsi"/>
        </w:rPr>
        <w:fldChar w:fldCharType="end"/>
      </w:r>
      <w:r w:rsidR="00BC551D">
        <w:rPr>
          <w:rFonts w:cstheme="majorHAnsi"/>
        </w:rPr>
        <w:t xml:space="preserve"> se puede observar el comportamiento del flujo de efectivo histórico de ANDA, el cual se </w:t>
      </w:r>
      <w:r w:rsidR="001463EE">
        <w:rPr>
          <w:rFonts w:cstheme="majorHAnsi"/>
        </w:rPr>
        <w:t>desagrega en</w:t>
      </w:r>
      <w:r w:rsidR="00286E99">
        <w:rPr>
          <w:rFonts w:cstheme="majorHAnsi"/>
        </w:rPr>
        <w:t xml:space="preserve"> los siguientes conceptos:</w:t>
      </w:r>
    </w:p>
    <w:p w:rsidR="0082697C" w:rsidP="00863507" w:rsidRDefault="00286E99" w14:paraId="34CB8573" w14:textId="77777777">
      <w:pPr>
        <w:pStyle w:val="ListParagraph"/>
        <w:numPr>
          <w:ilvl w:val="0"/>
          <w:numId w:val="45"/>
        </w:numPr>
        <w:tabs>
          <w:tab w:val="left" w:pos="1956"/>
        </w:tabs>
        <w:rPr>
          <w:rFonts w:cstheme="majorHAnsi"/>
        </w:rPr>
      </w:pPr>
      <w:r w:rsidRPr="0082697C">
        <w:rPr>
          <w:rFonts w:cstheme="majorHAnsi"/>
        </w:rPr>
        <w:t>R</w:t>
      </w:r>
      <w:r w:rsidRPr="0082697C" w:rsidR="001463EE">
        <w:rPr>
          <w:rFonts w:cstheme="majorHAnsi"/>
        </w:rPr>
        <w:t xml:space="preserve">esultado operacional neto: </w:t>
      </w:r>
      <w:r w:rsidRPr="0082697C" w:rsidR="00C81108">
        <w:rPr>
          <w:rFonts w:cstheme="majorHAnsi"/>
        </w:rPr>
        <w:t xml:space="preserve">Corresponde a </w:t>
      </w:r>
      <w:r w:rsidRPr="0082697C" w:rsidR="000E2BF0">
        <w:rPr>
          <w:rFonts w:cstheme="majorHAnsi"/>
        </w:rPr>
        <w:t>los ingresos</w:t>
      </w:r>
      <w:r w:rsidRPr="0082697C" w:rsidR="003B48BA">
        <w:rPr>
          <w:rFonts w:cstheme="majorHAnsi"/>
        </w:rPr>
        <w:t xml:space="preserve"> operacionales</w:t>
      </w:r>
      <w:r w:rsidRPr="0082697C" w:rsidR="000E2BF0">
        <w:rPr>
          <w:rFonts w:cstheme="majorHAnsi"/>
        </w:rPr>
        <w:t xml:space="preserve"> (ingresos por prestación de servicios)</w:t>
      </w:r>
      <w:r w:rsidRPr="0082697C" w:rsidR="00656D39">
        <w:rPr>
          <w:rFonts w:cstheme="majorHAnsi"/>
        </w:rPr>
        <w:t xml:space="preserve">, los costos y </w:t>
      </w:r>
      <w:r w:rsidRPr="0082697C" w:rsidR="000E2BF0">
        <w:rPr>
          <w:rFonts w:cstheme="majorHAnsi"/>
        </w:rPr>
        <w:t>gastos operativos (</w:t>
      </w:r>
      <w:r w:rsidRPr="0082697C" w:rsidR="00656D39">
        <w:rPr>
          <w:rFonts w:cstheme="majorHAnsi"/>
        </w:rPr>
        <w:t xml:space="preserve">costos y gastos relacionados con la operación </w:t>
      </w:r>
      <w:r w:rsidRPr="0082697C" w:rsidR="000E2BF0">
        <w:rPr>
          <w:rFonts w:cstheme="majorHAnsi"/>
        </w:rPr>
        <w:t>de ANDA,</w:t>
      </w:r>
      <w:r w:rsidRPr="0082697C" w:rsidR="00656D39">
        <w:rPr>
          <w:rFonts w:cstheme="majorHAnsi"/>
        </w:rPr>
        <w:t xml:space="preserve"> estos incluyen </w:t>
      </w:r>
      <w:r w:rsidRPr="0082697C" w:rsidR="000B7FEF">
        <w:rPr>
          <w:rFonts w:cstheme="majorHAnsi"/>
        </w:rPr>
        <w:t>gasto de personal, energía, químicos entre otros)</w:t>
      </w:r>
      <w:r w:rsidRPr="0082697C" w:rsidR="00B7007A">
        <w:rPr>
          <w:rFonts w:cstheme="majorHAnsi"/>
        </w:rPr>
        <w:t xml:space="preserve">, el resultado </w:t>
      </w:r>
      <w:r w:rsidRPr="0082697C" w:rsidR="00722CC1">
        <w:rPr>
          <w:rFonts w:cstheme="majorHAnsi"/>
        </w:rPr>
        <w:t xml:space="preserve">operacional de ANDA es negativo durante el periodo evaluado, </w:t>
      </w:r>
      <w:r w:rsidRPr="0082697C" w:rsidR="00CA0D4A">
        <w:rPr>
          <w:rFonts w:cstheme="majorHAnsi"/>
        </w:rPr>
        <w:t xml:space="preserve">esto refleja </w:t>
      </w:r>
      <w:r w:rsidRPr="0082697C" w:rsidR="00B9196C">
        <w:rPr>
          <w:rFonts w:cstheme="majorHAnsi"/>
        </w:rPr>
        <w:t xml:space="preserve">la necesidad adicional de </w:t>
      </w:r>
      <w:r w:rsidRPr="0082697C" w:rsidR="001622E7">
        <w:rPr>
          <w:rFonts w:cstheme="majorHAnsi"/>
        </w:rPr>
        <w:t>fondos</w:t>
      </w:r>
      <w:r w:rsidRPr="0082697C" w:rsidR="0082697C">
        <w:rPr>
          <w:rFonts w:cstheme="majorHAnsi"/>
        </w:rPr>
        <w:t xml:space="preserve"> al ser incapaz de generar recursos con su operación</w:t>
      </w:r>
      <w:r w:rsidRPr="0082697C" w:rsidR="000B7FEF">
        <w:rPr>
          <w:rFonts w:cstheme="majorHAnsi"/>
        </w:rPr>
        <w:t>.</w:t>
      </w:r>
    </w:p>
    <w:p w:rsidR="0082697C" w:rsidP="0082697C" w:rsidRDefault="0082697C" w14:paraId="5BE4B04D" w14:textId="77777777">
      <w:pPr>
        <w:pStyle w:val="ListParagraph"/>
        <w:tabs>
          <w:tab w:val="left" w:pos="1956"/>
        </w:tabs>
        <w:rPr>
          <w:rFonts w:cstheme="majorHAnsi"/>
        </w:rPr>
      </w:pPr>
    </w:p>
    <w:p w:rsidR="007B4D30" w:rsidP="00863507" w:rsidRDefault="000B7FEF" w14:paraId="128411B0" w14:textId="5C20A2A5">
      <w:pPr>
        <w:pStyle w:val="ListParagraph"/>
        <w:numPr>
          <w:ilvl w:val="0"/>
          <w:numId w:val="45"/>
        </w:numPr>
        <w:tabs>
          <w:tab w:val="left" w:pos="1956"/>
        </w:tabs>
        <w:rPr>
          <w:rFonts w:cstheme="majorHAnsi"/>
        </w:rPr>
      </w:pPr>
      <w:r w:rsidRPr="0082697C">
        <w:rPr>
          <w:rFonts w:cstheme="majorHAnsi"/>
        </w:rPr>
        <w:t>Financiamiento de terceros neto:</w:t>
      </w:r>
      <w:r w:rsidRPr="0082697C" w:rsidR="00E3341C">
        <w:rPr>
          <w:rFonts w:cstheme="majorHAnsi"/>
        </w:rPr>
        <w:t xml:space="preserve"> Corresponde </w:t>
      </w:r>
      <w:r w:rsidRPr="0082697C" w:rsidR="00F713AB">
        <w:rPr>
          <w:rFonts w:cstheme="majorHAnsi"/>
        </w:rPr>
        <w:t xml:space="preserve">a los </w:t>
      </w:r>
      <w:r w:rsidRPr="0082697C" w:rsidR="00356D4D">
        <w:rPr>
          <w:rFonts w:cstheme="majorHAnsi"/>
        </w:rPr>
        <w:t xml:space="preserve">empréstitos contratos por ANDA </w:t>
      </w:r>
      <w:r w:rsidRPr="0082697C" w:rsidR="00E959CD">
        <w:rPr>
          <w:rFonts w:cstheme="majorHAnsi"/>
        </w:rPr>
        <w:t xml:space="preserve">y </w:t>
      </w:r>
      <w:r w:rsidRPr="0082697C" w:rsidR="00F61EBB">
        <w:rPr>
          <w:rFonts w:cstheme="majorHAnsi"/>
        </w:rPr>
        <w:t>el pago del servicio a la deuda</w:t>
      </w:r>
      <w:r w:rsidR="00CF423A">
        <w:rPr>
          <w:rFonts w:cstheme="majorHAnsi"/>
        </w:rPr>
        <w:t>, este resultado refleja que ANDA cubre parte de s</w:t>
      </w:r>
      <w:r w:rsidR="001B5F1F">
        <w:rPr>
          <w:rFonts w:cstheme="majorHAnsi"/>
        </w:rPr>
        <w:t>u déficit operacional con la adquisición de préstamos</w:t>
      </w:r>
      <w:r w:rsidRPr="0082697C" w:rsidR="00F61EBB">
        <w:rPr>
          <w:rFonts w:cstheme="majorHAnsi"/>
        </w:rPr>
        <w:t>.</w:t>
      </w:r>
      <w:r w:rsidRPr="0082697C" w:rsidR="00C81108">
        <w:rPr>
          <w:rFonts w:cstheme="majorHAnsi"/>
        </w:rPr>
        <w:t xml:space="preserve"> </w:t>
      </w:r>
    </w:p>
    <w:p w:rsidRPr="007B4D30" w:rsidR="007B4D30" w:rsidP="007B4D30" w:rsidRDefault="007B4D30" w14:paraId="6FA7492D" w14:textId="77777777">
      <w:pPr>
        <w:pStyle w:val="ListParagraph"/>
        <w:rPr>
          <w:rFonts w:cstheme="majorHAnsi"/>
        </w:rPr>
      </w:pPr>
    </w:p>
    <w:p w:rsidR="004D0987" w:rsidP="00863507" w:rsidRDefault="00C81108" w14:paraId="0601E3FE" w14:textId="77777777">
      <w:pPr>
        <w:pStyle w:val="ListParagraph"/>
        <w:numPr>
          <w:ilvl w:val="0"/>
          <w:numId w:val="45"/>
        </w:numPr>
        <w:tabs>
          <w:tab w:val="left" w:pos="1956"/>
        </w:tabs>
        <w:rPr>
          <w:rFonts w:cstheme="majorHAnsi"/>
        </w:rPr>
      </w:pPr>
      <w:r w:rsidRPr="0082697C">
        <w:rPr>
          <w:rFonts w:cstheme="majorHAnsi"/>
        </w:rPr>
        <w:t xml:space="preserve">Resultado no operacional neto: Corresponde a </w:t>
      </w:r>
      <w:r w:rsidRPr="0082697C" w:rsidR="002B2896">
        <w:rPr>
          <w:rFonts w:cstheme="majorHAnsi"/>
        </w:rPr>
        <w:t xml:space="preserve">las transferencias recibidas por parte del Gobierno Central </w:t>
      </w:r>
      <w:r w:rsidRPr="0082697C" w:rsidR="00CB6B25">
        <w:rPr>
          <w:rFonts w:cstheme="majorHAnsi"/>
        </w:rPr>
        <w:t>u otras fuentes que no hagan parte del núcleo del negocio y los costos y gastos que estos puedan derivar.</w:t>
      </w:r>
      <w:r w:rsidR="001B5F1F">
        <w:rPr>
          <w:rFonts w:cstheme="majorHAnsi"/>
        </w:rPr>
        <w:t xml:space="preserve"> </w:t>
      </w:r>
    </w:p>
    <w:p w:rsidRPr="004D0987" w:rsidR="004D0987" w:rsidP="004D0987" w:rsidRDefault="004D0987" w14:paraId="11942925" w14:textId="77777777">
      <w:pPr>
        <w:pStyle w:val="ListParagraph"/>
        <w:rPr>
          <w:rFonts w:cstheme="majorHAnsi"/>
        </w:rPr>
      </w:pPr>
    </w:p>
    <w:p w:rsidR="00DC1476" w:rsidP="004D0987" w:rsidRDefault="009123F6" w14:paraId="7695C0EB" w14:textId="5506EEBE">
      <w:pPr>
        <w:pStyle w:val="ListParagraph"/>
        <w:tabs>
          <w:tab w:val="left" w:pos="1956"/>
        </w:tabs>
        <w:rPr>
          <w:rFonts w:cstheme="majorHAnsi"/>
        </w:rPr>
      </w:pPr>
      <w:r>
        <w:rPr>
          <w:rFonts w:cstheme="majorHAnsi"/>
        </w:rPr>
        <w:t xml:space="preserve">Este concepto cubre gran parte del déficit operacional generado por ANDA, en el año 2021 este rubro </w:t>
      </w:r>
      <w:r w:rsidR="004D0987">
        <w:rPr>
          <w:rFonts w:cstheme="majorHAnsi"/>
        </w:rPr>
        <w:t xml:space="preserve">es negativo pero es solventado con mayor adquisición de préstamos. </w:t>
      </w:r>
    </w:p>
    <w:p w:rsidRPr="0082697C" w:rsidR="004D0987" w:rsidP="004D0987" w:rsidRDefault="004D0987" w14:paraId="5264812B" w14:textId="77777777">
      <w:pPr>
        <w:pStyle w:val="ListParagraph"/>
        <w:tabs>
          <w:tab w:val="left" w:pos="1956"/>
        </w:tabs>
        <w:rPr>
          <w:rFonts w:cstheme="majorHAnsi"/>
        </w:rPr>
      </w:pPr>
    </w:p>
    <w:p w:rsidR="00345554" w:rsidP="00DC1476" w:rsidRDefault="00E1392F" w14:paraId="28A336D5" w14:textId="155019E7">
      <w:pPr>
        <w:tabs>
          <w:tab w:val="left" w:pos="1956"/>
        </w:tabs>
        <w:rPr>
          <w:rFonts w:cstheme="majorHAnsi"/>
        </w:rPr>
      </w:pPr>
      <w:r>
        <w:rPr>
          <w:rFonts w:cstheme="majorHAnsi"/>
        </w:rPr>
        <w:lastRenderedPageBreak/>
        <w:t xml:space="preserve">Es importante aclarar que </w:t>
      </w:r>
      <w:r w:rsidR="0035556A">
        <w:rPr>
          <w:rFonts w:cstheme="majorHAnsi"/>
        </w:rPr>
        <w:t>ANDA</w:t>
      </w:r>
      <w:r>
        <w:rPr>
          <w:rFonts w:cstheme="majorHAnsi"/>
        </w:rPr>
        <w:t xml:space="preserve"> </w:t>
      </w:r>
      <w:r w:rsidRPr="00EC109C" w:rsidR="00EC109C">
        <w:rPr>
          <w:rFonts w:cstheme="majorHAnsi"/>
        </w:rPr>
        <w:t>en sus registros aplica contabilidad gubernamental</w:t>
      </w:r>
      <w:r>
        <w:rPr>
          <w:rFonts w:cstheme="majorHAnsi"/>
        </w:rPr>
        <w:t xml:space="preserve"> </w:t>
      </w:r>
      <w:r w:rsidRPr="00EC109C" w:rsidR="00EC109C">
        <w:rPr>
          <w:rFonts w:cstheme="majorHAnsi"/>
        </w:rPr>
        <w:t xml:space="preserve">y uno de los principios básicos </w:t>
      </w:r>
      <w:r>
        <w:rPr>
          <w:rFonts w:cstheme="majorHAnsi"/>
        </w:rPr>
        <w:t xml:space="preserve">de esta </w:t>
      </w:r>
      <w:r w:rsidRPr="00EC109C" w:rsidR="00EC109C">
        <w:rPr>
          <w:rFonts w:cstheme="majorHAnsi"/>
        </w:rPr>
        <w:t xml:space="preserve">es </w:t>
      </w:r>
      <w:r w:rsidR="00345554">
        <w:rPr>
          <w:rFonts w:cstheme="majorHAnsi"/>
        </w:rPr>
        <w:t xml:space="preserve">que se registran los ingresos </w:t>
      </w:r>
      <w:r w:rsidRPr="00EC109C" w:rsidR="00EC109C">
        <w:rPr>
          <w:rFonts w:cstheme="majorHAnsi"/>
        </w:rPr>
        <w:t>devengado</w:t>
      </w:r>
      <w:r w:rsidR="00345554">
        <w:rPr>
          <w:rFonts w:cstheme="majorHAnsi"/>
        </w:rPr>
        <w:t>s. E</w:t>
      </w:r>
      <w:r w:rsidR="001835CE">
        <w:rPr>
          <w:rFonts w:cstheme="majorHAnsi"/>
        </w:rPr>
        <w:t xml:space="preserve">n este principio </w:t>
      </w:r>
      <w:r w:rsidRPr="00EC109C" w:rsidR="00EC109C">
        <w:rPr>
          <w:rFonts w:cstheme="majorHAnsi"/>
        </w:rPr>
        <w:t>las obligaciones y derechos se reconocen independientemente de cuando se paguen o perciban, en ese sentido, ANDA reconoce un ingreso</w:t>
      </w:r>
      <w:r w:rsidR="00CB4E3B">
        <w:rPr>
          <w:rFonts w:cstheme="majorHAnsi"/>
        </w:rPr>
        <w:t xml:space="preserve"> </w:t>
      </w:r>
      <w:r w:rsidRPr="00EC109C" w:rsidR="00EC109C">
        <w:rPr>
          <w:rFonts w:cstheme="majorHAnsi"/>
        </w:rPr>
        <w:t xml:space="preserve">(según requerimiento de fondos al Ministerio de Obras Públicas o Ministerio de Hacienda) </w:t>
      </w:r>
      <w:r w:rsidR="00345554">
        <w:rPr>
          <w:rFonts w:cstheme="majorHAnsi"/>
        </w:rPr>
        <w:t xml:space="preserve">así no lo </w:t>
      </w:r>
      <w:r w:rsidRPr="00EC109C" w:rsidR="00EC109C">
        <w:rPr>
          <w:rFonts w:cstheme="majorHAnsi"/>
        </w:rPr>
        <w:t>perciba en el ejercicio</w:t>
      </w:r>
      <w:r w:rsidR="00345554">
        <w:rPr>
          <w:rFonts w:cstheme="majorHAnsi"/>
        </w:rPr>
        <w:t xml:space="preserve">. Si este fuera el caso, </w:t>
      </w:r>
      <w:r w:rsidRPr="00EC109C" w:rsidR="00EC109C">
        <w:rPr>
          <w:rFonts w:cstheme="majorHAnsi"/>
        </w:rPr>
        <w:t xml:space="preserve">al cierre del ejercicio queda una cuenta por cobrar, </w:t>
      </w:r>
      <w:r w:rsidR="00345554">
        <w:rPr>
          <w:rFonts w:cstheme="majorHAnsi"/>
        </w:rPr>
        <w:t xml:space="preserve">y </w:t>
      </w:r>
      <w:r w:rsidRPr="00EC109C" w:rsidR="00EC109C">
        <w:rPr>
          <w:rFonts w:cstheme="majorHAnsi"/>
        </w:rPr>
        <w:t>si lo recibe en el siguiente año dicho registro no afecta los resultados, sino únicamente el flujo de efectivo, específicamente en las Operaciones de Ejercicios Anteriores</w:t>
      </w:r>
      <w:r w:rsidR="00B30BCF">
        <w:rPr>
          <w:rFonts w:cstheme="majorHAnsi"/>
        </w:rPr>
        <w:t xml:space="preserve"> (fuentes no operacionales)</w:t>
      </w:r>
      <w:r w:rsidRPr="00EC109C" w:rsidR="00EC109C">
        <w:rPr>
          <w:rFonts w:cstheme="majorHAnsi"/>
        </w:rPr>
        <w:t>.</w:t>
      </w:r>
      <w:r w:rsidR="00672A6A">
        <w:rPr>
          <w:rFonts w:cstheme="majorHAnsi"/>
        </w:rPr>
        <w:t xml:space="preserve"> </w:t>
      </w:r>
    </w:p>
    <w:p w:rsidR="00EC109C" w:rsidP="00DC1476" w:rsidRDefault="00672A6A" w14:paraId="1EC49674" w14:textId="4E93B8BA">
      <w:pPr>
        <w:tabs>
          <w:tab w:val="left" w:pos="1956"/>
        </w:tabs>
        <w:rPr>
          <w:rFonts w:cstheme="majorHAnsi"/>
        </w:rPr>
      </w:pPr>
      <w:r>
        <w:rPr>
          <w:rFonts w:cstheme="majorHAnsi"/>
        </w:rPr>
        <w:t xml:space="preserve">Por esta razón </w:t>
      </w:r>
      <w:r w:rsidR="00345554">
        <w:rPr>
          <w:rFonts w:cstheme="majorHAnsi"/>
        </w:rPr>
        <w:t>los datos registrados en el flujo de efectivo difieren un poco</w:t>
      </w:r>
      <w:r>
        <w:rPr>
          <w:rFonts w:cstheme="majorHAnsi"/>
        </w:rPr>
        <w:t xml:space="preserve"> de los importes registrados en el </w:t>
      </w:r>
      <w:r w:rsidR="00A53A82">
        <w:rPr>
          <w:rFonts w:cstheme="majorHAnsi"/>
        </w:rPr>
        <w:t xml:space="preserve">estado de resultado </w:t>
      </w:r>
      <w:r w:rsidR="00345554">
        <w:rPr>
          <w:rFonts w:cstheme="majorHAnsi"/>
        </w:rPr>
        <w:t>descrito</w:t>
      </w:r>
      <w:r w:rsidR="00A53A82">
        <w:rPr>
          <w:rFonts w:cstheme="majorHAnsi"/>
        </w:rPr>
        <w:t xml:space="preserve"> en el apartado</w:t>
      </w:r>
      <w:r w:rsidR="0060413F">
        <w:rPr>
          <w:rFonts w:cstheme="majorHAnsi"/>
        </w:rPr>
        <w:t xml:space="preserve"> </w:t>
      </w:r>
      <w:r w:rsidR="0060413F">
        <w:rPr>
          <w:rFonts w:cstheme="majorHAnsi"/>
        </w:rPr>
        <w:fldChar w:fldCharType="begin"/>
      </w:r>
      <w:r w:rsidR="0060413F">
        <w:rPr>
          <w:rFonts w:cstheme="majorHAnsi"/>
        </w:rPr>
        <w:instrText xml:space="preserve"> REF _Ref101432864 \r \h </w:instrText>
      </w:r>
      <w:r w:rsidR="0060413F">
        <w:rPr>
          <w:rFonts w:cstheme="majorHAnsi"/>
        </w:rPr>
      </w:r>
      <w:r w:rsidR="0060413F">
        <w:rPr>
          <w:rFonts w:cstheme="majorHAnsi"/>
        </w:rPr>
        <w:fldChar w:fldCharType="separate"/>
      </w:r>
      <w:r w:rsidR="006F4FB0">
        <w:rPr>
          <w:rFonts w:cstheme="majorHAnsi"/>
        </w:rPr>
        <w:t>7.2</w:t>
      </w:r>
      <w:r w:rsidR="0060413F">
        <w:rPr>
          <w:rFonts w:cstheme="majorHAnsi"/>
        </w:rPr>
        <w:fldChar w:fldCharType="end"/>
      </w:r>
      <w:r w:rsidR="0060413F">
        <w:rPr>
          <w:rFonts w:cstheme="majorHAnsi"/>
        </w:rPr>
        <w:t xml:space="preserve"> de este producto.</w:t>
      </w:r>
    </w:p>
    <w:p w:rsidR="00DC1476" w:rsidP="00DC1476" w:rsidRDefault="00DC1476" w14:paraId="6A16E537" w14:textId="29910DDA">
      <w:pPr>
        <w:pStyle w:val="Caption"/>
      </w:pPr>
      <w:bookmarkStart w:name="_Toc104306545" w:id="76"/>
      <w:r>
        <w:t xml:space="preserve">Gráfica </w:t>
      </w:r>
      <w:r w:rsidR="00FD764C">
        <w:fldChar w:fldCharType="begin"/>
      </w:r>
      <w:r w:rsidR="00FD764C">
        <w:instrText xml:space="preserve"> SEQ Gráfica \* ARA</w:instrText>
      </w:r>
      <w:r w:rsidR="00FD764C">
        <w:instrText xml:space="preserve">BIC </w:instrText>
      </w:r>
      <w:r w:rsidR="00FD764C">
        <w:fldChar w:fldCharType="separate"/>
      </w:r>
      <w:r w:rsidR="00EE6E9B">
        <w:rPr>
          <w:noProof/>
        </w:rPr>
        <w:t>10</w:t>
      </w:r>
      <w:r w:rsidR="00FD764C">
        <w:rPr>
          <w:noProof/>
        </w:rPr>
        <w:fldChar w:fldCharType="end"/>
      </w:r>
      <w:r>
        <w:t xml:space="preserve"> G</w:t>
      </w:r>
      <w:r>
        <w:rPr>
          <w:rFonts w:cstheme="majorHAnsi"/>
          <w:sz w:val="22"/>
          <w:szCs w:val="22"/>
        </w:rPr>
        <w:t xml:space="preserve">eneración </w:t>
      </w:r>
      <w:r w:rsidR="00A8336E">
        <w:rPr>
          <w:rFonts w:cstheme="majorHAnsi"/>
          <w:sz w:val="22"/>
          <w:szCs w:val="22"/>
        </w:rPr>
        <w:t xml:space="preserve">neta </w:t>
      </w:r>
      <w:r>
        <w:rPr>
          <w:rFonts w:cstheme="majorHAnsi"/>
          <w:sz w:val="22"/>
          <w:szCs w:val="22"/>
        </w:rPr>
        <w:t>de efectivo</w:t>
      </w:r>
      <w:r w:rsidRPr="006A2293">
        <w:rPr>
          <w:rFonts w:cstheme="majorHAnsi"/>
          <w:sz w:val="22"/>
          <w:szCs w:val="22"/>
        </w:rPr>
        <w:t xml:space="preserve"> ANDA a diciembre (201</w:t>
      </w:r>
      <w:r>
        <w:rPr>
          <w:rFonts w:cstheme="majorHAnsi"/>
          <w:sz w:val="22"/>
          <w:szCs w:val="22"/>
        </w:rPr>
        <w:t>9</w:t>
      </w:r>
      <w:r w:rsidRPr="006A2293">
        <w:rPr>
          <w:rFonts w:cstheme="majorHAnsi"/>
          <w:sz w:val="22"/>
          <w:szCs w:val="22"/>
        </w:rPr>
        <w:t>-202</w:t>
      </w:r>
      <w:r>
        <w:rPr>
          <w:rFonts w:cstheme="majorHAnsi"/>
          <w:sz w:val="22"/>
          <w:szCs w:val="22"/>
        </w:rPr>
        <w:t>1</w:t>
      </w:r>
      <w:r w:rsidRPr="006A2293">
        <w:rPr>
          <w:rFonts w:cstheme="majorHAnsi"/>
          <w:sz w:val="22"/>
          <w:szCs w:val="22"/>
        </w:rPr>
        <w:t>)</w:t>
      </w:r>
      <w:r w:rsidRPr="006A2293">
        <w:rPr>
          <w:rFonts w:cstheme="majorHAnsi"/>
          <w:sz w:val="22"/>
          <w:szCs w:val="22"/>
        </w:rPr>
        <w:br/>
      </w:r>
      <w:r>
        <w:rPr>
          <w:rFonts w:cstheme="majorHAnsi"/>
          <w:sz w:val="22"/>
          <w:szCs w:val="22"/>
        </w:rPr>
        <w:t xml:space="preserve">Millones de </w:t>
      </w:r>
      <w:r w:rsidRPr="006A2293">
        <w:rPr>
          <w:rFonts w:cstheme="majorHAnsi"/>
          <w:sz w:val="22"/>
          <w:szCs w:val="22"/>
        </w:rPr>
        <w:t>dólares (USD)</w:t>
      </w:r>
      <w:bookmarkEnd w:id="76"/>
    </w:p>
    <w:p w:rsidR="00DC1476" w:rsidP="2A2F5FC2" w:rsidRDefault="00DC1476" w14:paraId="0B6453EA" w14:textId="77777777">
      <w:pPr>
        <w:tabs>
          <w:tab w:val="left" w:pos="1956"/>
        </w:tabs>
        <w:jc w:val="center"/>
        <w:rPr>
          <w:rFonts w:cs="Calibri Light" w:cstheme="majorAscii"/>
        </w:rPr>
      </w:pPr>
      <w:r>
        <w:rPr>
          <w:noProof/>
        </w:rPr>
        <w:drawing>
          <wp:inline distT="0" distB="0" distL="0" distR="0" wp14:anchorId="00B7FB94" wp14:editId="17FD9DF9">
            <wp:extent cx="4572001" cy="2090738"/>
            <wp:effectExtent l="0" t="0" r="0" b="5080"/>
            <wp:docPr id="8" name="Gráfico 8">
              <a:extLst xmlns:a="http://schemas.openxmlformats.org/drawingml/2006/main">
                <a:ext uri="{FF2B5EF4-FFF2-40B4-BE49-F238E27FC236}">
                  <a16:creationId xmlns:a16="http://schemas.microsoft.com/office/drawing/2014/main" id="{599610A9-6B31-4C41-A62F-1CA4EAB7F7E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rsidR="00DC1476" w:rsidP="00DC1476" w:rsidRDefault="00DC1476" w14:paraId="22F3DED3" w14:textId="77777777">
      <w:pPr>
        <w:tabs>
          <w:tab w:val="left" w:pos="1956"/>
        </w:tabs>
        <w:jc w:val="center"/>
        <w:rPr>
          <w:rFonts w:cstheme="majorHAnsi"/>
          <w:i/>
          <w:iCs/>
          <w:color w:val="44546A" w:themeColor="text2"/>
          <w:sz w:val="20"/>
          <w:szCs w:val="20"/>
        </w:rPr>
      </w:pPr>
      <w:r w:rsidRPr="006761DC">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Pr="00735739" w:rsidR="00321C94" w:rsidP="0026186E" w:rsidRDefault="0026186E" w14:paraId="2F6E9D0D" w14:textId="32EFBDE0">
      <w:pPr>
        <w:tabs>
          <w:tab w:val="left" w:pos="1956"/>
        </w:tabs>
        <w:rPr>
          <w:rFonts w:cstheme="majorHAnsi"/>
        </w:rPr>
      </w:pPr>
      <w:r w:rsidRPr="006A2293">
        <w:rPr>
          <w:rFonts w:cstheme="majorHAnsi"/>
        </w:rPr>
        <w:t>E</w:t>
      </w:r>
      <w:r w:rsidRPr="00EB26C1" w:rsidR="00321C94">
        <w:rPr>
          <w:rFonts w:cstheme="majorHAnsi"/>
        </w:rPr>
        <w:t xml:space="preserve">l financiamiento de terceros </w:t>
      </w:r>
      <w:r w:rsidRPr="00EB26C1" w:rsidR="00DD34D2">
        <w:rPr>
          <w:rFonts w:cstheme="majorHAnsi"/>
        </w:rPr>
        <w:t>durante el periodo evaluado (201</w:t>
      </w:r>
      <w:r w:rsidR="00F86297">
        <w:rPr>
          <w:rFonts w:cstheme="majorHAnsi"/>
        </w:rPr>
        <w:t>9</w:t>
      </w:r>
      <w:r w:rsidRPr="00EB26C1" w:rsidR="00DD34D2">
        <w:rPr>
          <w:rFonts w:cstheme="majorHAnsi"/>
        </w:rPr>
        <w:t>-202</w:t>
      </w:r>
      <w:r w:rsidR="00F86297">
        <w:rPr>
          <w:rFonts w:cstheme="majorHAnsi"/>
        </w:rPr>
        <w:t>1</w:t>
      </w:r>
      <w:r w:rsidRPr="00EB26C1" w:rsidR="00DD34D2">
        <w:rPr>
          <w:rFonts w:cstheme="majorHAnsi"/>
        </w:rPr>
        <w:t xml:space="preserve">) ha </w:t>
      </w:r>
      <w:r w:rsidR="00DC1476">
        <w:rPr>
          <w:rFonts w:cstheme="majorHAnsi"/>
        </w:rPr>
        <w:t>sido determinante para mantener la capacidad operativa de la empresa, alcanzando en el año</w:t>
      </w:r>
      <w:r w:rsidRPr="00EB26C1" w:rsidR="00EC319F">
        <w:rPr>
          <w:rFonts w:cstheme="majorHAnsi"/>
        </w:rPr>
        <w:t xml:space="preserve"> 20</w:t>
      </w:r>
      <w:r w:rsidR="003A2ACA">
        <w:rPr>
          <w:rFonts w:cstheme="majorHAnsi"/>
        </w:rPr>
        <w:t>21</w:t>
      </w:r>
      <w:r w:rsidRPr="00EB26C1" w:rsidR="00EC319F">
        <w:rPr>
          <w:rFonts w:cstheme="majorHAnsi"/>
        </w:rPr>
        <w:t xml:space="preserve"> </w:t>
      </w:r>
      <w:r w:rsidR="007D4395">
        <w:rPr>
          <w:rFonts w:cstheme="majorHAnsi"/>
        </w:rPr>
        <w:t xml:space="preserve">un valor de </w:t>
      </w:r>
      <w:r w:rsidR="00C3251B">
        <w:rPr>
          <w:rFonts w:cstheme="majorHAnsi"/>
        </w:rPr>
        <w:t xml:space="preserve">USD </w:t>
      </w:r>
      <w:r w:rsidR="003A2ACA">
        <w:rPr>
          <w:rFonts w:cstheme="majorHAnsi"/>
        </w:rPr>
        <w:t>61</w:t>
      </w:r>
      <w:r w:rsidRPr="00EB26C1" w:rsidR="001A0478">
        <w:rPr>
          <w:rFonts w:cstheme="majorHAnsi"/>
        </w:rPr>
        <w:t xml:space="preserve"> millones</w:t>
      </w:r>
      <w:r w:rsidR="007D4395">
        <w:rPr>
          <w:rFonts w:cstheme="majorHAnsi"/>
        </w:rPr>
        <w:t>, producto de USD 75 millones de desembolsos y USD 14 millones de servicio de la deuda.</w:t>
      </w:r>
    </w:p>
    <w:p w:rsidR="00B31B6E" w:rsidP="0026186E" w:rsidRDefault="007D4395" w14:paraId="592DC6B6" w14:textId="74BABAD6">
      <w:pPr>
        <w:tabs>
          <w:tab w:val="left" w:pos="1956"/>
        </w:tabs>
        <w:rPr>
          <w:rFonts w:cstheme="majorHAnsi"/>
        </w:rPr>
      </w:pPr>
      <w:r>
        <w:rPr>
          <w:rFonts w:cstheme="majorHAnsi"/>
        </w:rPr>
        <w:t>El r</w:t>
      </w:r>
      <w:r w:rsidRPr="002F1C2C" w:rsidR="00613388">
        <w:rPr>
          <w:rFonts w:cstheme="majorHAnsi"/>
        </w:rPr>
        <w:t xml:space="preserve">esultado no operacional </w:t>
      </w:r>
      <w:r>
        <w:rPr>
          <w:rFonts w:cstheme="majorHAnsi"/>
        </w:rPr>
        <w:t xml:space="preserve">-compuesto básicamente por las transferencias recibidas del gobierno nacional – es la principal fuente de </w:t>
      </w:r>
      <w:r w:rsidRPr="002F1C2C" w:rsidR="0026186E">
        <w:rPr>
          <w:rFonts w:cstheme="majorHAnsi"/>
        </w:rPr>
        <w:t xml:space="preserve">efectivo </w:t>
      </w:r>
      <w:r>
        <w:rPr>
          <w:rFonts w:cstheme="majorHAnsi"/>
        </w:rPr>
        <w:t xml:space="preserve">neto </w:t>
      </w:r>
      <w:r w:rsidRPr="002F1C2C" w:rsidR="0026186E">
        <w:rPr>
          <w:rFonts w:cstheme="majorHAnsi"/>
        </w:rPr>
        <w:t>para la empresa</w:t>
      </w:r>
      <w:r>
        <w:rPr>
          <w:rFonts w:cstheme="majorHAnsi"/>
        </w:rPr>
        <w:t xml:space="preserve">, alcanzado los </w:t>
      </w:r>
      <w:r w:rsidR="00C3251B">
        <w:rPr>
          <w:rFonts w:cstheme="majorHAnsi"/>
        </w:rPr>
        <w:t xml:space="preserve">USD </w:t>
      </w:r>
      <w:r w:rsidRPr="00EF1CDD" w:rsidR="007572C6">
        <w:rPr>
          <w:rFonts w:cstheme="majorHAnsi"/>
        </w:rPr>
        <w:t xml:space="preserve">36,1 millones </w:t>
      </w:r>
      <w:r>
        <w:rPr>
          <w:rFonts w:cstheme="majorHAnsi"/>
        </w:rPr>
        <w:t>en</w:t>
      </w:r>
      <w:r w:rsidRPr="00EF1CDD" w:rsidR="0008432B">
        <w:rPr>
          <w:rFonts w:cstheme="majorHAnsi"/>
        </w:rPr>
        <w:t xml:space="preserve"> </w:t>
      </w:r>
      <w:r w:rsidRPr="00EF1CDD" w:rsidR="007572C6">
        <w:rPr>
          <w:rFonts w:cstheme="majorHAnsi"/>
        </w:rPr>
        <w:t>2019</w:t>
      </w:r>
      <w:r>
        <w:rPr>
          <w:rFonts w:cstheme="majorHAnsi"/>
        </w:rPr>
        <w:t xml:space="preserve"> y los USD </w:t>
      </w:r>
      <w:r w:rsidRPr="002F1C2C">
        <w:rPr>
          <w:rFonts w:cstheme="majorHAnsi"/>
        </w:rPr>
        <w:t xml:space="preserve">74 millones </w:t>
      </w:r>
      <w:r>
        <w:rPr>
          <w:rFonts w:cstheme="majorHAnsi"/>
        </w:rPr>
        <w:t xml:space="preserve">en 2020 y cayendo a menos </w:t>
      </w:r>
      <w:r w:rsidR="00C3251B">
        <w:rPr>
          <w:rFonts w:cstheme="majorHAnsi"/>
        </w:rPr>
        <w:t xml:space="preserve">USD </w:t>
      </w:r>
      <w:r w:rsidRPr="00EF1CDD" w:rsidR="0008432B">
        <w:rPr>
          <w:rFonts w:cstheme="majorHAnsi"/>
        </w:rPr>
        <w:t>3</w:t>
      </w:r>
      <w:r w:rsidR="00643F42">
        <w:rPr>
          <w:rFonts w:cstheme="majorHAnsi"/>
        </w:rPr>
        <w:t>,5</w:t>
      </w:r>
      <w:r w:rsidRPr="00EF1CDD" w:rsidR="0008432B">
        <w:rPr>
          <w:rFonts w:cstheme="majorHAnsi"/>
        </w:rPr>
        <w:t xml:space="preserve"> millones</w:t>
      </w:r>
      <w:r>
        <w:rPr>
          <w:rFonts w:cstheme="majorHAnsi"/>
        </w:rPr>
        <w:t xml:space="preserve"> en 2021, en la medida que se acelera la ejecución de los proyectos a los cuales están destinados esos recursos</w:t>
      </w:r>
      <w:r w:rsidR="00643F42">
        <w:rPr>
          <w:rFonts w:cstheme="majorHAnsi"/>
        </w:rPr>
        <w:t>.</w:t>
      </w:r>
    </w:p>
    <w:p w:rsidR="002313A7" w:rsidP="002313A7" w:rsidRDefault="0027453B" w14:paraId="2D17A286" w14:textId="10E1A147">
      <w:pPr>
        <w:pStyle w:val="Heading2"/>
        <w:rPr>
          <w:rFonts w:cstheme="majorHAnsi"/>
        </w:rPr>
      </w:pPr>
      <w:bookmarkStart w:name="_Toc104886477" w:id="77"/>
      <w:r>
        <w:rPr>
          <w:rFonts w:cstheme="majorHAnsi"/>
        </w:rPr>
        <w:t xml:space="preserve">Análisis de deuda </w:t>
      </w:r>
      <w:r w:rsidR="006E5506">
        <w:t>(USD corrientes)</w:t>
      </w:r>
      <w:bookmarkEnd w:id="77"/>
    </w:p>
    <w:p w:rsidR="0027453B" w:rsidP="0027453B" w:rsidRDefault="0027453B" w14:paraId="2EA20648" w14:textId="59DF4325">
      <w:r>
        <w:t xml:space="preserve">A </w:t>
      </w:r>
      <w:r w:rsidR="00313B4B">
        <w:t>continuación,</w:t>
      </w:r>
      <w:r>
        <w:t xml:space="preserve"> se presenta un análisis de la deuda adquirida por ANDA en el periodo comprendido de 2019 a 2</w:t>
      </w:r>
      <w:r w:rsidR="00313B4B">
        <w:t>021.</w:t>
      </w:r>
    </w:p>
    <w:p w:rsidR="003E4939" w:rsidP="003E4939" w:rsidRDefault="003E4939" w14:paraId="11FD722E" w14:textId="77777777">
      <w:pPr>
        <w:pStyle w:val="Heading3"/>
      </w:pPr>
      <w:bookmarkStart w:name="_Toc104886478" w:id="78"/>
      <w:r>
        <w:t>Deuda interna</w:t>
      </w:r>
      <w:bookmarkEnd w:id="78"/>
      <w:r>
        <w:t xml:space="preserve"> </w:t>
      </w:r>
    </w:p>
    <w:p w:rsidR="00A0780C" w:rsidP="003E4939" w:rsidRDefault="001C22D0" w14:paraId="56DBF2F9" w14:textId="258188EA">
      <w:r>
        <w:t xml:space="preserve">En la siguiente tabla se presenta un resumen </w:t>
      </w:r>
      <w:r w:rsidR="00CA4E0C">
        <w:t>de la deuda interna</w:t>
      </w:r>
      <w:r w:rsidR="00AB7D51">
        <w:t xml:space="preserve">, </w:t>
      </w:r>
      <w:r w:rsidR="00231448">
        <w:t>incluyendo</w:t>
      </w:r>
      <w:r w:rsidR="00AB7D51">
        <w:t xml:space="preserve"> la </w:t>
      </w:r>
      <w:r w:rsidR="00333E67">
        <w:t xml:space="preserve">categoría </w:t>
      </w:r>
      <w:r w:rsidR="00AB7D51">
        <w:t xml:space="preserve">del crédito </w:t>
      </w:r>
      <w:r w:rsidR="00333E67">
        <w:t xml:space="preserve">asignada por ANDA </w:t>
      </w:r>
      <w:r w:rsidR="00AB7D51">
        <w:t xml:space="preserve">y el saldo </w:t>
      </w:r>
      <w:r w:rsidR="00231448">
        <w:t>al cierre de</w:t>
      </w:r>
      <w:r w:rsidR="00333E67">
        <w:t>l año 2021</w:t>
      </w:r>
      <w:r w:rsidR="0050611E">
        <w:t>.</w:t>
      </w:r>
      <w:r w:rsidR="009367A7">
        <w:t xml:space="preserve"> Donde se destaca la deuda con la </w:t>
      </w:r>
      <w:r w:rsidRPr="009367A7" w:rsidR="009367A7">
        <w:t>Dirección General de Inversión y Crédito Público, Ministerio de Hacienda de El Salvador</w:t>
      </w:r>
      <w:r w:rsidR="00603966">
        <w:t xml:space="preserve"> </w:t>
      </w:r>
      <w:r w:rsidRPr="00603966" w:rsidR="00603966">
        <w:t>(DGICP/MH)</w:t>
      </w:r>
      <w:r w:rsidR="008E56B4">
        <w:t xml:space="preserve"> con un 52,4% de participación del total de la deuda (USD 243,1 millones</w:t>
      </w:r>
      <w:r w:rsidR="00A0780C">
        <w:t>), la</w:t>
      </w:r>
      <w:r w:rsidR="009D69E3">
        <w:t xml:space="preserve"> </w:t>
      </w:r>
      <w:r w:rsidRPr="009D69E3" w:rsidR="00685D3D">
        <w:t>Titularización</w:t>
      </w:r>
      <w:r w:rsidRPr="009D69E3" w:rsidR="009D69E3">
        <w:t xml:space="preserve"> Hencorp</w:t>
      </w:r>
      <w:r w:rsidR="009D69E3">
        <w:t xml:space="preserve"> con un </w:t>
      </w:r>
      <w:r w:rsidR="009D69E3">
        <w:lastRenderedPageBreak/>
        <w:t xml:space="preserve">25,7% (USD </w:t>
      </w:r>
      <w:r w:rsidR="00685D3D">
        <w:t xml:space="preserve">119,2 millones) y los otros créditos con </w:t>
      </w:r>
      <w:r w:rsidR="00AE1A96">
        <w:t>21,8% (</w:t>
      </w:r>
      <w:r w:rsidR="00A0780C">
        <w:t>USD 101,2 millones).</w:t>
      </w:r>
      <w:r w:rsidR="0082039A">
        <w:t xml:space="preserve"> </w:t>
      </w:r>
      <w:bookmarkStart w:name="_Hlk100234703" w:id="79"/>
      <w:r w:rsidR="0082039A">
        <w:t xml:space="preserve">Para mayor detalle de esta deuda ver </w:t>
      </w:r>
      <w:r w:rsidR="003B6A98">
        <w:fldChar w:fldCharType="begin"/>
      </w:r>
      <w:r w:rsidR="003B6A98">
        <w:instrText xml:space="preserve"> REF _Ref100227014 \h </w:instrText>
      </w:r>
      <w:r w:rsidR="003B6A98">
        <w:fldChar w:fldCharType="separate"/>
      </w:r>
      <w:r w:rsidRPr="00C71F21" w:rsidR="006F4FB0">
        <w:rPr>
          <w:rFonts w:cstheme="majorHAnsi"/>
        </w:rPr>
        <w:t xml:space="preserve">Anexo </w:t>
      </w:r>
      <w:r w:rsidR="006F4FB0">
        <w:rPr>
          <w:rFonts w:cstheme="majorHAnsi"/>
          <w:noProof/>
        </w:rPr>
        <w:t>1</w:t>
      </w:r>
      <w:r w:rsidR="003B6A98">
        <w:fldChar w:fldCharType="end"/>
      </w:r>
      <w:r w:rsidR="003B6A98">
        <w:t>.</w:t>
      </w:r>
      <w:bookmarkEnd w:id="79"/>
    </w:p>
    <w:p w:rsidR="00FF494F" w:rsidP="00FF494F" w:rsidRDefault="00FF494F" w14:paraId="13EE5A48" w14:textId="1234EE45">
      <w:pPr>
        <w:pStyle w:val="Caption"/>
        <w:rPr>
          <w:sz w:val="22"/>
          <w:szCs w:val="22"/>
        </w:rPr>
      </w:pPr>
      <w:bookmarkStart w:name="_Toc104306519" w:id="80"/>
      <w:r w:rsidRPr="00FF494F">
        <w:rPr>
          <w:sz w:val="22"/>
          <w:szCs w:val="22"/>
        </w:rPr>
        <w:t xml:space="preserve">Tabla </w:t>
      </w:r>
      <w:r w:rsidRPr="00FF494F">
        <w:rPr>
          <w:sz w:val="22"/>
          <w:szCs w:val="22"/>
        </w:rPr>
        <w:fldChar w:fldCharType="begin"/>
      </w:r>
      <w:r w:rsidRPr="00FF494F">
        <w:rPr>
          <w:sz w:val="22"/>
          <w:szCs w:val="22"/>
        </w:rPr>
        <w:instrText xml:space="preserve"> SEQ Tabla \* ARABIC </w:instrText>
      </w:r>
      <w:r w:rsidRPr="00FF494F">
        <w:rPr>
          <w:sz w:val="22"/>
          <w:szCs w:val="22"/>
        </w:rPr>
        <w:fldChar w:fldCharType="separate"/>
      </w:r>
      <w:r w:rsidR="008F06E6">
        <w:rPr>
          <w:noProof/>
          <w:sz w:val="22"/>
          <w:szCs w:val="22"/>
        </w:rPr>
        <w:t>21</w:t>
      </w:r>
      <w:r w:rsidRPr="00FF494F">
        <w:rPr>
          <w:sz w:val="22"/>
          <w:szCs w:val="22"/>
        </w:rPr>
        <w:fldChar w:fldCharType="end"/>
      </w:r>
      <w:r w:rsidRPr="00FF494F">
        <w:rPr>
          <w:sz w:val="22"/>
          <w:szCs w:val="22"/>
        </w:rPr>
        <w:t xml:space="preserve"> Deuda interna ANDA 2021</w:t>
      </w:r>
      <w:r w:rsidR="006D5B80">
        <w:rPr>
          <w:sz w:val="22"/>
          <w:szCs w:val="22"/>
        </w:rPr>
        <w:br/>
      </w:r>
      <w:r w:rsidR="006D5B80">
        <w:rPr>
          <w:rFonts w:cstheme="majorHAnsi"/>
          <w:sz w:val="22"/>
          <w:szCs w:val="22"/>
        </w:rPr>
        <w:t xml:space="preserve">en </w:t>
      </w:r>
      <w:r w:rsidRPr="006A2293" w:rsidR="006D5B80">
        <w:rPr>
          <w:rFonts w:cstheme="majorHAnsi"/>
          <w:sz w:val="22"/>
          <w:szCs w:val="22"/>
        </w:rPr>
        <w:t>dólares (USD)</w:t>
      </w:r>
      <w:bookmarkEnd w:id="80"/>
    </w:p>
    <w:tbl>
      <w:tblPr>
        <w:tblStyle w:val="GridTable6Colorful-Accent5"/>
        <w:tblpPr w:leftFromText="141" w:rightFromText="141" w:vertAnchor="text" w:tblpXSpec="center" w:tblpY="1"/>
        <w:tblOverlap w:val="never"/>
        <w:tblW w:w="0" w:type="auto"/>
        <w:tblLook w:val="04A0" w:firstRow="1" w:lastRow="0" w:firstColumn="1" w:lastColumn="0" w:noHBand="0" w:noVBand="1"/>
      </w:tblPr>
      <w:tblGrid>
        <w:gridCol w:w="3905"/>
        <w:gridCol w:w="1126"/>
      </w:tblGrid>
      <w:tr w:rsidRPr="004E3CBB" w:rsidR="00333E67" w:rsidTr="000B774B" w14:paraId="7113BB8E" w14:textId="77777777">
        <w:trPr>
          <w:cnfStyle w:val="100000000000" w:firstRow="1" w:lastRow="0" w:firstColumn="0" w:lastColumn="0" w:oddVBand="0" w:evenVBand="0" w:oddHBand="0"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3905" w:type="dxa"/>
            <w:noWrap/>
            <w:vAlign w:val="center"/>
            <w:hideMark/>
          </w:tcPr>
          <w:p w:rsidRPr="004E3CBB" w:rsidR="004E3CBB" w:rsidP="00333E67" w:rsidRDefault="00333E67" w14:paraId="682BD501" w14:textId="131C49A0">
            <w:pPr>
              <w:jc w:val="center"/>
              <w:rPr>
                <w:rFonts w:eastAsia="Times New Roman" w:cstheme="majorHAnsi"/>
                <w:color w:val="000000"/>
                <w:sz w:val="18"/>
                <w:szCs w:val="18"/>
                <w:lang w:eastAsia="es-CO"/>
              </w:rPr>
            </w:pPr>
            <w:r w:rsidRPr="004E3CBB">
              <w:rPr>
                <w:rFonts w:eastAsia="Times New Roman" w:cstheme="majorHAnsi"/>
                <w:color w:val="000000"/>
                <w:sz w:val="18"/>
                <w:szCs w:val="18"/>
                <w:lang w:eastAsia="es-CO"/>
              </w:rPr>
              <w:t>Categoría</w:t>
            </w:r>
            <w:r w:rsidRPr="004E3CBB" w:rsidR="004E3CBB">
              <w:rPr>
                <w:rFonts w:eastAsia="Times New Roman" w:cstheme="majorHAnsi"/>
                <w:color w:val="000000"/>
                <w:sz w:val="18"/>
                <w:szCs w:val="18"/>
                <w:lang w:eastAsia="es-CO"/>
              </w:rPr>
              <w:t xml:space="preserve"> ANDA</w:t>
            </w:r>
          </w:p>
        </w:tc>
        <w:tc>
          <w:tcPr>
            <w:tcW w:w="1067" w:type="dxa"/>
            <w:noWrap/>
            <w:vAlign w:val="center"/>
            <w:hideMark/>
          </w:tcPr>
          <w:p w:rsidRPr="004E3CBB" w:rsidR="004E3CBB" w:rsidP="00333E67" w:rsidRDefault="004E3CBB" w14:paraId="74977295"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4E3CBB">
              <w:rPr>
                <w:rFonts w:eastAsia="Times New Roman" w:cstheme="majorHAnsi"/>
                <w:color w:val="000000"/>
                <w:sz w:val="18"/>
                <w:szCs w:val="18"/>
                <w:lang w:eastAsia="es-CO"/>
              </w:rPr>
              <w:t>Valor</w:t>
            </w:r>
          </w:p>
        </w:tc>
      </w:tr>
      <w:tr w:rsidRPr="004E3CBB" w:rsidR="00333E67" w:rsidTr="000B774B" w14:paraId="36D97769" w14:textId="77777777">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3905" w:type="dxa"/>
            <w:noWrap/>
            <w:hideMark/>
          </w:tcPr>
          <w:p w:rsidRPr="000B774B" w:rsidR="004E3CBB" w:rsidP="00333E67" w:rsidRDefault="004E3CBB" w14:paraId="1D0F397D" w14:textId="7744B814">
            <w:pPr>
              <w:jc w:val="left"/>
              <w:rPr>
                <w:rFonts w:eastAsia="Times New Roman" w:cstheme="majorHAnsi"/>
                <w:b w:val="0"/>
                <w:bCs w:val="0"/>
                <w:color w:val="000000"/>
                <w:sz w:val="18"/>
                <w:szCs w:val="18"/>
                <w:lang w:eastAsia="es-CO"/>
              </w:rPr>
            </w:pPr>
            <w:r w:rsidRPr="000B774B">
              <w:rPr>
                <w:rFonts w:eastAsia="Times New Roman" w:cstheme="majorHAnsi"/>
                <w:b w:val="0"/>
                <w:bCs w:val="0"/>
                <w:color w:val="000000"/>
                <w:sz w:val="18"/>
                <w:szCs w:val="18"/>
                <w:lang w:eastAsia="es-CO"/>
              </w:rPr>
              <w:t>Dirección General de Inversión y Crédito Público, Ministerio de Hacienda de El Salvador</w:t>
            </w:r>
            <w:r w:rsidRPr="000B774B" w:rsidR="00603966">
              <w:rPr>
                <w:rFonts w:eastAsia="Times New Roman" w:cstheme="majorHAnsi"/>
                <w:b w:val="0"/>
                <w:bCs w:val="0"/>
                <w:color w:val="000000"/>
                <w:sz w:val="18"/>
                <w:szCs w:val="18"/>
                <w:lang w:eastAsia="es-CO"/>
              </w:rPr>
              <w:t xml:space="preserve"> (DGICP/MH)</w:t>
            </w:r>
          </w:p>
        </w:tc>
        <w:tc>
          <w:tcPr>
            <w:tcW w:w="1067" w:type="dxa"/>
            <w:noWrap/>
            <w:hideMark/>
          </w:tcPr>
          <w:p w:rsidRPr="004E3CBB" w:rsidR="004E3CBB" w:rsidP="00333E67" w:rsidRDefault="004E3CBB" w14:paraId="6C1D3079" w14:textId="77777777">
            <w:pPr>
              <w:jc w:val="left"/>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4E3CBB">
              <w:rPr>
                <w:rFonts w:eastAsia="Times New Roman" w:cstheme="majorHAnsi"/>
                <w:color w:val="000000"/>
                <w:sz w:val="18"/>
                <w:szCs w:val="18"/>
                <w:lang w:eastAsia="es-CO"/>
              </w:rPr>
              <w:t xml:space="preserve">  243.113.352 </w:t>
            </w:r>
          </w:p>
        </w:tc>
      </w:tr>
      <w:tr w:rsidRPr="004E3CBB" w:rsidR="00333E67" w:rsidTr="000B774B" w14:paraId="098919CC" w14:textId="77777777">
        <w:trPr>
          <w:trHeight w:val="243"/>
        </w:trPr>
        <w:tc>
          <w:tcPr>
            <w:cnfStyle w:val="001000000000" w:firstRow="0" w:lastRow="0" w:firstColumn="1" w:lastColumn="0" w:oddVBand="0" w:evenVBand="0" w:oddHBand="0" w:evenHBand="0" w:firstRowFirstColumn="0" w:firstRowLastColumn="0" w:lastRowFirstColumn="0" w:lastRowLastColumn="0"/>
            <w:tcW w:w="3905" w:type="dxa"/>
            <w:noWrap/>
            <w:hideMark/>
          </w:tcPr>
          <w:p w:rsidRPr="000B774B" w:rsidR="004E3CBB" w:rsidP="00333E67" w:rsidRDefault="004E3CBB" w14:paraId="4FC6CEE3" w14:textId="2D0680E1">
            <w:pPr>
              <w:jc w:val="left"/>
              <w:rPr>
                <w:rFonts w:eastAsia="Times New Roman" w:cstheme="majorHAnsi"/>
                <w:b w:val="0"/>
                <w:bCs w:val="0"/>
                <w:color w:val="000000"/>
                <w:sz w:val="18"/>
                <w:szCs w:val="18"/>
                <w:lang w:eastAsia="es-CO"/>
              </w:rPr>
            </w:pPr>
            <w:r w:rsidRPr="000B774B">
              <w:rPr>
                <w:rFonts w:eastAsia="Times New Roman" w:cstheme="majorHAnsi"/>
                <w:b w:val="0"/>
                <w:bCs w:val="0"/>
                <w:color w:val="000000"/>
                <w:sz w:val="18"/>
                <w:szCs w:val="18"/>
                <w:lang w:eastAsia="es-CO"/>
              </w:rPr>
              <w:t>Dirección General de Tesorería, Ministerio de Hacienda de El Salvador</w:t>
            </w:r>
            <w:r w:rsidRPr="000B774B" w:rsidR="00412F96">
              <w:rPr>
                <w:rFonts w:eastAsia="Times New Roman" w:cstheme="majorHAnsi"/>
                <w:b w:val="0"/>
                <w:bCs w:val="0"/>
                <w:color w:val="000000"/>
                <w:sz w:val="18"/>
                <w:szCs w:val="18"/>
                <w:lang w:eastAsia="es-CO"/>
              </w:rPr>
              <w:t xml:space="preserve"> (DGT/MH)</w:t>
            </w:r>
          </w:p>
        </w:tc>
        <w:tc>
          <w:tcPr>
            <w:tcW w:w="1067" w:type="dxa"/>
            <w:noWrap/>
            <w:hideMark/>
          </w:tcPr>
          <w:p w:rsidRPr="004E3CBB" w:rsidR="004E3CBB" w:rsidP="00333E67" w:rsidRDefault="004E3CBB" w14:paraId="18FBA8D8" w14:textId="77777777">
            <w:pPr>
              <w:jc w:val="left"/>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4E3CBB">
              <w:rPr>
                <w:rFonts w:eastAsia="Times New Roman" w:cstheme="majorHAnsi"/>
                <w:color w:val="000000"/>
                <w:sz w:val="18"/>
                <w:szCs w:val="18"/>
                <w:lang w:eastAsia="es-CO"/>
              </w:rPr>
              <w:t xml:space="preserve">       6.030.724 </w:t>
            </w:r>
          </w:p>
        </w:tc>
      </w:tr>
      <w:tr w:rsidRPr="004E3CBB" w:rsidR="00333E67" w:rsidTr="000B774B" w14:paraId="55FD2CFF" w14:textId="77777777">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3905" w:type="dxa"/>
            <w:noWrap/>
            <w:hideMark/>
          </w:tcPr>
          <w:p w:rsidRPr="000B774B" w:rsidR="004E3CBB" w:rsidP="00333E67" w:rsidRDefault="004E3CBB" w14:paraId="6BAF6AD8" w14:textId="28358091">
            <w:pPr>
              <w:jc w:val="left"/>
              <w:rPr>
                <w:rFonts w:eastAsia="Times New Roman" w:cstheme="majorHAnsi"/>
                <w:b w:val="0"/>
                <w:bCs w:val="0"/>
                <w:color w:val="000000"/>
                <w:sz w:val="18"/>
                <w:szCs w:val="18"/>
                <w:lang w:eastAsia="es-CO"/>
              </w:rPr>
            </w:pPr>
            <w:r w:rsidRPr="000B774B">
              <w:rPr>
                <w:rFonts w:eastAsia="Times New Roman" w:cstheme="majorHAnsi"/>
                <w:b w:val="0"/>
                <w:bCs w:val="0"/>
                <w:color w:val="000000"/>
                <w:sz w:val="18"/>
                <w:szCs w:val="18"/>
                <w:lang w:eastAsia="es-CO"/>
              </w:rPr>
              <w:t xml:space="preserve">Notas </w:t>
            </w:r>
            <w:r w:rsidRPr="000B774B" w:rsidR="000A77C9">
              <w:rPr>
                <w:rFonts w:eastAsia="Times New Roman" w:cstheme="majorHAnsi"/>
                <w:b w:val="0"/>
                <w:bCs w:val="0"/>
                <w:color w:val="000000"/>
                <w:sz w:val="18"/>
                <w:szCs w:val="18"/>
                <w:lang w:eastAsia="es-CO"/>
              </w:rPr>
              <w:t>Crédito</w:t>
            </w:r>
            <w:r w:rsidRPr="000B774B">
              <w:rPr>
                <w:rFonts w:eastAsia="Times New Roman" w:cstheme="majorHAnsi"/>
                <w:b w:val="0"/>
                <w:bCs w:val="0"/>
                <w:color w:val="000000"/>
                <w:sz w:val="18"/>
                <w:szCs w:val="18"/>
                <w:lang w:eastAsia="es-CO"/>
              </w:rPr>
              <w:t xml:space="preserve"> Dirección General de Tesorería, Ministerio de Hacienda de El Salvador</w:t>
            </w:r>
            <w:r w:rsidRPr="000B774B" w:rsidR="000A50F2">
              <w:rPr>
                <w:rFonts w:eastAsia="Times New Roman" w:cstheme="majorHAnsi"/>
                <w:b w:val="0"/>
                <w:bCs w:val="0"/>
                <w:color w:val="000000"/>
                <w:sz w:val="18"/>
                <w:szCs w:val="18"/>
                <w:lang w:eastAsia="es-CO"/>
              </w:rPr>
              <w:t xml:space="preserve"> (DGT/MH)</w:t>
            </w:r>
          </w:p>
        </w:tc>
        <w:tc>
          <w:tcPr>
            <w:tcW w:w="1067" w:type="dxa"/>
            <w:noWrap/>
            <w:hideMark/>
          </w:tcPr>
          <w:p w:rsidRPr="004E3CBB" w:rsidR="004E3CBB" w:rsidP="00333E67" w:rsidRDefault="004E3CBB" w14:paraId="43A2C21A" w14:textId="77777777">
            <w:pPr>
              <w:jc w:val="left"/>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4E3CBB">
              <w:rPr>
                <w:rFonts w:eastAsia="Times New Roman" w:cstheme="majorHAnsi"/>
                <w:color w:val="000000"/>
                <w:sz w:val="18"/>
                <w:szCs w:val="18"/>
                <w:lang w:eastAsia="es-CO"/>
              </w:rPr>
              <w:t xml:space="preserve">    34.830.109 </w:t>
            </w:r>
          </w:p>
        </w:tc>
      </w:tr>
      <w:tr w:rsidRPr="004E3CBB" w:rsidR="00333E67" w:rsidTr="000B774B" w14:paraId="5F2800D8" w14:textId="77777777">
        <w:trPr>
          <w:trHeight w:val="243"/>
        </w:trPr>
        <w:tc>
          <w:tcPr>
            <w:cnfStyle w:val="001000000000" w:firstRow="0" w:lastRow="0" w:firstColumn="1" w:lastColumn="0" w:oddVBand="0" w:evenVBand="0" w:oddHBand="0" w:evenHBand="0" w:firstRowFirstColumn="0" w:firstRowLastColumn="0" w:lastRowFirstColumn="0" w:lastRowLastColumn="0"/>
            <w:tcW w:w="3905" w:type="dxa"/>
            <w:noWrap/>
            <w:hideMark/>
          </w:tcPr>
          <w:p w:rsidRPr="000B774B" w:rsidR="004E3CBB" w:rsidP="00333E67" w:rsidRDefault="004E3CBB" w14:paraId="6CB40C66" w14:textId="77777777">
            <w:pPr>
              <w:jc w:val="left"/>
              <w:rPr>
                <w:rFonts w:eastAsia="Times New Roman" w:cstheme="majorHAnsi"/>
                <w:b w:val="0"/>
                <w:bCs w:val="0"/>
                <w:color w:val="000000"/>
                <w:sz w:val="18"/>
                <w:szCs w:val="18"/>
                <w:lang w:eastAsia="es-CO"/>
              </w:rPr>
            </w:pPr>
            <w:r w:rsidRPr="000B774B">
              <w:rPr>
                <w:rFonts w:eastAsia="Times New Roman" w:cstheme="majorHAnsi"/>
                <w:b w:val="0"/>
                <w:bCs w:val="0"/>
                <w:color w:val="000000"/>
                <w:sz w:val="18"/>
                <w:szCs w:val="18"/>
                <w:lang w:eastAsia="es-CO"/>
              </w:rPr>
              <w:t>Bancos Nacionales</w:t>
            </w:r>
          </w:p>
        </w:tc>
        <w:tc>
          <w:tcPr>
            <w:tcW w:w="1067" w:type="dxa"/>
            <w:noWrap/>
            <w:hideMark/>
          </w:tcPr>
          <w:p w:rsidRPr="004E3CBB" w:rsidR="004E3CBB" w:rsidP="00333E67" w:rsidRDefault="004E3CBB" w14:paraId="524C961F" w14:textId="77777777">
            <w:pPr>
              <w:jc w:val="left"/>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4E3CBB">
              <w:rPr>
                <w:rFonts w:eastAsia="Times New Roman" w:cstheme="majorHAnsi"/>
                <w:color w:val="000000"/>
                <w:sz w:val="18"/>
                <w:szCs w:val="18"/>
                <w:lang w:eastAsia="es-CO"/>
              </w:rPr>
              <w:t xml:space="preserve">    26.327.149 </w:t>
            </w:r>
          </w:p>
        </w:tc>
      </w:tr>
      <w:tr w:rsidRPr="004E3CBB" w:rsidR="00333E67" w:rsidTr="000B774B" w14:paraId="6907273E" w14:textId="77777777">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3905" w:type="dxa"/>
            <w:noWrap/>
            <w:hideMark/>
          </w:tcPr>
          <w:p w:rsidRPr="000B774B" w:rsidR="004E3CBB" w:rsidP="00333E67" w:rsidRDefault="000A77C9" w14:paraId="1CB559A7" w14:textId="4238B24C">
            <w:pPr>
              <w:jc w:val="left"/>
              <w:rPr>
                <w:rFonts w:eastAsia="Times New Roman" w:cstheme="majorHAnsi"/>
                <w:b w:val="0"/>
                <w:bCs w:val="0"/>
                <w:color w:val="000000"/>
                <w:sz w:val="18"/>
                <w:szCs w:val="18"/>
                <w:lang w:eastAsia="es-CO"/>
              </w:rPr>
            </w:pPr>
            <w:r w:rsidRPr="000B774B">
              <w:rPr>
                <w:rFonts w:eastAsia="Times New Roman" w:cstheme="majorHAnsi"/>
                <w:b w:val="0"/>
                <w:bCs w:val="0"/>
                <w:color w:val="000000"/>
                <w:sz w:val="18"/>
                <w:szCs w:val="18"/>
                <w:lang w:eastAsia="es-CO"/>
              </w:rPr>
              <w:t>Titularización</w:t>
            </w:r>
            <w:r w:rsidRPr="000B774B" w:rsidR="004E3CBB">
              <w:rPr>
                <w:rFonts w:eastAsia="Times New Roman" w:cstheme="majorHAnsi"/>
                <w:b w:val="0"/>
                <w:bCs w:val="0"/>
                <w:color w:val="000000"/>
                <w:sz w:val="18"/>
                <w:szCs w:val="18"/>
                <w:lang w:eastAsia="es-CO"/>
              </w:rPr>
              <w:t xml:space="preserve"> Hencorp</w:t>
            </w:r>
          </w:p>
        </w:tc>
        <w:tc>
          <w:tcPr>
            <w:tcW w:w="1067" w:type="dxa"/>
            <w:noWrap/>
            <w:hideMark/>
          </w:tcPr>
          <w:p w:rsidRPr="004E3CBB" w:rsidR="004E3CBB" w:rsidP="00333E67" w:rsidRDefault="004E3CBB" w14:paraId="743D26D1" w14:textId="77777777">
            <w:pPr>
              <w:jc w:val="left"/>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4E3CBB">
              <w:rPr>
                <w:rFonts w:eastAsia="Times New Roman" w:cstheme="majorHAnsi"/>
                <w:color w:val="000000"/>
                <w:sz w:val="18"/>
                <w:szCs w:val="18"/>
                <w:lang w:eastAsia="es-CO"/>
              </w:rPr>
              <w:t xml:space="preserve">  119.242.960 </w:t>
            </w:r>
          </w:p>
        </w:tc>
      </w:tr>
      <w:tr w:rsidRPr="004E3CBB" w:rsidR="00333E67" w:rsidTr="000B774B" w14:paraId="117C3B4B" w14:textId="77777777">
        <w:trPr>
          <w:trHeight w:val="243"/>
        </w:trPr>
        <w:tc>
          <w:tcPr>
            <w:cnfStyle w:val="001000000000" w:firstRow="0" w:lastRow="0" w:firstColumn="1" w:lastColumn="0" w:oddVBand="0" w:evenVBand="0" w:oddHBand="0" w:evenHBand="0" w:firstRowFirstColumn="0" w:firstRowLastColumn="0" w:lastRowFirstColumn="0" w:lastRowLastColumn="0"/>
            <w:tcW w:w="3905" w:type="dxa"/>
            <w:noWrap/>
            <w:hideMark/>
          </w:tcPr>
          <w:p w:rsidRPr="000B774B" w:rsidR="004E3CBB" w:rsidP="00333E67" w:rsidRDefault="000A77C9" w14:paraId="52797786" w14:textId="49C571F5">
            <w:pPr>
              <w:jc w:val="left"/>
              <w:rPr>
                <w:rFonts w:eastAsia="Times New Roman" w:cstheme="majorHAnsi"/>
                <w:b w:val="0"/>
                <w:bCs w:val="0"/>
                <w:color w:val="000000"/>
                <w:sz w:val="18"/>
                <w:szCs w:val="18"/>
                <w:lang w:eastAsia="es-CO"/>
              </w:rPr>
            </w:pPr>
            <w:r w:rsidRPr="000B774B">
              <w:rPr>
                <w:rFonts w:eastAsia="Times New Roman" w:cstheme="majorHAnsi"/>
                <w:b w:val="0"/>
                <w:bCs w:val="0"/>
                <w:color w:val="000000"/>
                <w:sz w:val="18"/>
                <w:szCs w:val="18"/>
                <w:lang w:eastAsia="es-CO"/>
              </w:rPr>
              <w:t>Titularización</w:t>
            </w:r>
            <w:r w:rsidRPr="000B774B" w:rsidR="004E3CBB">
              <w:rPr>
                <w:rFonts w:eastAsia="Times New Roman" w:cstheme="majorHAnsi"/>
                <w:b w:val="0"/>
                <w:bCs w:val="0"/>
                <w:color w:val="000000"/>
                <w:sz w:val="18"/>
                <w:szCs w:val="18"/>
                <w:lang w:eastAsia="es-CO"/>
              </w:rPr>
              <w:t xml:space="preserve"> Hencorp </w:t>
            </w:r>
            <w:r w:rsidRPr="000B774B">
              <w:rPr>
                <w:rFonts w:eastAsia="Times New Roman" w:cstheme="majorHAnsi"/>
                <w:b w:val="0"/>
                <w:bCs w:val="0"/>
                <w:color w:val="000000"/>
                <w:sz w:val="18"/>
                <w:szCs w:val="18"/>
                <w:lang w:eastAsia="es-CO"/>
              </w:rPr>
              <w:t>apertura</w:t>
            </w:r>
            <w:r w:rsidRPr="000B774B" w:rsidR="004E3CBB">
              <w:rPr>
                <w:rFonts w:eastAsia="Times New Roman" w:cstheme="majorHAnsi"/>
                <w:b w:val="0"/>
                <w:bCs w:val="0"/>
                <w:color w:val="000000"/>
                <w:sz w:val="18"/>
                <w:szCs w:val="18"/>
                <w:lang w:eastAsia="es-CO"/>
              </w:rPr>
              <w:t xml:space="preserve"> de </w:t>
            </w:r>
            <w:r w:rsidRPr="000B774B">
              <w:rPr>
                <w:rFonts w:eastAsia="Times New Roman" w:cstheme="majorHAnsi"/>
                <w:b w:val="0"/>
                <w:bCs w:val="0"/>
                <w:color w:val="000000"/>
                <w:sz w:val="18"/>
                <w:szCs w:val="18"/>
                <w:lang w:eastAsia="es-CO"/>
              </w:rPr>
              <w:t>crédito</w:t>
            </w:r>
            <w:r w:rsidRPr="000B774B" w:rsidR="004E3CBB">
              <w:rPr>
                <w:rFonts w:eastAsia="Times New Roman" w:cstheme="majorHAnsi"/>
                <w:b w:val="0"/>
                <w:bCs w:val="0"/>
                <w:color w:val="000000"/>
                <w:sz w:val="18"/>
                <w:szCs w:val="18"/>
                <w:lang w:eastAsia="es-CO"/>
              </w:rPr>
              <w:t xml:space="preserve"> 01</w:t>
            </w:r>
          </w:p>
        </w:tc>
        <w:tc>
          <w:tcPr>
            <w:tcW w:w="1067" w:type="dxa"/>
            <w:noWrap/>
            <w:hideMark/>
          </w:tcPr>
          <w:p w:rsidRPr="004E3CBB" w:rsidR="004E3CBB" w:rsidP="00333E67" w:rsidRDefault="004E3CBB" w14:paraId="18EB2F24" w14:textId="77777777">
            <w:pPr>
              <w:jc w:val="left"/>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4E3CBB">
              <w:rPr>
                <w:rFonts w:eastAsia="Times New Roman" w:cstheme="majorHAnsi"/>
                <w:color w:val="000000"/>
                <w:sz w:val="18"/>
                <w:szCs w:val="18"/>
                <w:lang w:eastAsia="es-CO"/>
              </w:rPr>
              <w:t xml:space="preserve">    34.000.000 </w:t>
            </w:r>
          </w:p>
        </w:tc>
      </w:tr>
      <w:tr w:rsidRPr="004E3CBB" w:rsidR="00333E67" w:rsidTr="000B774B" w14:paraId="7244CFF4" w14:textId="77777777">
        <w:trPr>
          <w:cnfStyle w:val="000000100000" w:firstRow="0" w:lastRow="0" w:firstColumn="0" w:lastColumn="0" w:oddVBand="0" w:evenVBand="0" w:oddHBand="1" w:evenHBand="0" w:firstRowFirstColumn="0" w:firstRowLastColumn="0" w:lastRowFirstColumn="0" w:lastRowLastColumn="0"/>
          <w:trHeight w:val="243"/>
        </w:trPr>
        <w:tc>
          <w:tcPr>
            <w:cnfStyle w:val="001000000000" w:firstRow="0" w:lastRow="0" w:firstColumn="1" w:lastColumn="0" w:oddVBand="0" w:evenVBand="0" w:oddHBand="0" w:evenHBand="0" w:firstRowFirstColumn="0" w:firstRowLastColumn="0" w:lastRowFirstColumn="0" w:lastRowLastColumn="0"/>
            <w:tcW w:w="3905" w:type="dxa"/>
            <w:noWrap/>
            <w:hideMark/>
          </w:tcPr>
          <w:p w:rsidRPr="004E3CBB" w:rsidR="004E3CBB" w:rsidP="00333E67" w:rsidRDefault="004E3CBB" w14:paraId="65FB5D19" w14:textId="77777777">
            <w:pPr>
              <w:jc w:val="left"/>
              <w:rPr>
                <w:rFonts w:eastAsia="Times New Roman" w:cstheme="majorHAnsi"/>
                <w:color w:val="000000"/>
                <w:sz w:val="18"/>
                <w:szCs w:val="18"/>
                <w:lang w:eastAsia="es-CO"/>
              </w:rPr>
            </w:pPr>
            <w:r w:rsidRPr="004E3CBB">
              <w:rPr>
                <w:rFonts w:eastAsia="Times New Roman" w:cstheme="majorHAnsi"/>
                <w:color w:val="000000"/>
                <w:sz w:val="18"/>
                <w:szCs w:val="18"/>
                <w:lang w:eastAsia="es-CO"/>
              </w:rPr>
              <w:t>Total</w:t>
            </w:r>
          </w:p>
        </w:tc>
        <w:tc>
          <w:tcPr>
            <w:tcW w:w="1067" w:type="dxa"/>
            <w:noWrap/>
            <w:hideMark/>
          </w:tcPr>
          <w:p w:rsidRPr="004E3CBB" w:rsidR="004E3CBB" w:rsidP="00333E67" w:rsidRDefault="004E3CBB" w14:paraId="772F7267" w14:textId="77777777">
            <w:pPr>
              <w:jc w:val="left"/>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4E3CBB">
              <w:rPr>
                <w:rFonts w:eastAsia="Times New Roman" w:cstheme="majorHAnsi"/>
                <w:color w:val="000000"/>
                <w:sz w:val="18"/>
                <w:szCs w:val="18"/>
                <w:lang w:eastAsia="es-CO"/>
              </w:rPr>
              <w:t xml:space="preserve">  463.544.293 </w:t>
            </w:r>
          </w:p>
        </w:tc>
      </w:tr>
    </w:tbl>
    <w:p w:rsidR="00657D4D" w:rsidP="00657D4D" w:rsidRDefault="00333E67" w14:paraId="747275A2" w14:textId="399A25FA">
      <w:pPr>
        <w:jc w:val="center"/>
        <w:rPr>
          <w:rFonts w:cstheme="majorHAnsi"/>
          <w:i/>
          <w:iCs/>
          <w:color w:val="44546A" w:themeColor="text2"/>
          <w:sz w:val="20"/>
          <w:szCs w:val="20"/>
        </w:rPr>
      </w:pPr>
      <w:r>
        <w:br w:type="textWrapping" w:clear="all"/>
      </w:r>
      <w:r w:rsidRPr="006761DC" w:rsidR="00FF494F">
        <w:rPr>
          <w:rFonts w:cstheme="majorHAnsi"/>
          <w:i/>
          <w:iCs/>
          <w:color w:val="44546A" w:themeColor="text2"/>
          <w:sz w:val="20"/>
          <w:szCs w:val="20"/>
        </w:rPr>
        <w:t>Fuente: Elaboración propia con datos suministrados por la empresa</w:t>
      </w:r>
      <w:r w:rsidR="00FF494F">
        <w:rPr>
          <w:rFonts w:cstheme="majorHAnsi"/>
          <w:i/>
          <w:iCs/>
          <w:color w:val="44546A" w:themeColor="text2"/>
          <w:sz w:val="20"/>
          <w:szCs w:val="20"/>
        </w:rPr>
        <w:t>.</w:t>
      </w:r>
    </w:p>
    <w:p w:rsidR="004D2871" w:rsidP="004D2871" w:rsidRDefault="004D2871" w14:paraId="2E2D1032" w14:textId="00B7BF74">
      <w:pPr>
        <w:pStyle w:val="Heading3"/>
      </w:pPr>
      <w:bookmarkStart w:name="_Toc104886479" w:id="81"/>
      <w:r>
        <w:t>Deuda Externa</w:t>
      </w:r>
      <w:bookmarkEnd w:id="81"/>
    </w:p>
    <w:p w:rsidR="008A10B9" w:rsidP="003E4939" w:rsidRDefault="005150F4" w14:paraId="71EDA99A" w14:textId="5E85E09E">
      <w:r>
        <w:t xml:space="preserve">En la siguiente tabla se presenta un resumen de la deuda externa, </w:t>
      </w:r>
      <w:r w:rsidR="00231448">
        <w:t>incluyendo</w:t>
      </w:r>
      <w:r>
        <w:t xml:space="preserve"> la referencia del crédito y el saldo </w:t>
      </w:r>
      <w:r w:rsidR="00231448">
        <w:t>al cierre de cada uno de los años del perí</w:t>
      </w:r>
      <w:r>
        <w:t>odo 2019 – 2021.</w:t>
      </w:r>
    </w:p>
    <w:p w:rsidRPr="00822B66" w:rsidR="003378A7" w:rsidP="003378A7" w:rsidRDefault="003378A7" w14:paraId="15E9B73D" w14:textId="781A061C">
      <w:pPr>
        <w:pStyle w:val="Caption"/>
        <w:rPr>
          <w:sz w:val="22"/>
          <w:szCs w:val="22"/>
        </w:rPr>
      </w:pPr>
      <w:bookmarkStart w:name="_Toc104306520" w:id="82"/>
      <w:r w:rsidRPr="00822B66">
        <w:rPr>
          <w:sz w:val="22"/>
          <w:szCs w:val="22"/>
        </w:rPr>
        <w:t xml:space="preserve">Tabla </w:t>
      </w:r>
      <w:r w:rsidRPr="00822B66">
        <w:rPr>
          <w:sz w:val="22"/>
          <w:szCs w:val="22"/>
        </w:rPr>
        <w:fldChar w:fldCharType="begin"/>
      </w:r>
      <w:r w:rsidRPr="00822B66">
        <w:rPr>
          <w:sz w:val="22"/>
          <w:szCs w:val="22"/>
        </w:rPr>
        <w:instrText xml:space="preserve"> SEQ Tabla \* ARABIC </w:instrText>
      </w:r>
      <w:r w:rsidRPr="00822B66">
        <w:rPr>
          <w:sz w:val="22"/>
          <w:szCs w:val="22"/>
        </w:rPr>
        <w:fldChar w:fldCharType="separate"/>
      </w:r>
      <w:r w:rsidR="008F06E6">
        <w:rPr>
          <w:noProof/>
          <w:sz w:val="22"/>
          <w:szCs w:val="22"/>
        </w:rPr>
        <w:t>22</w:t>
      </w:r>
      <w:r w:rsidRPr="00822B66">
        <w:rPr>
          <w:sz w:val="22"/>
          <w:szCs w:val="22"/>
        </w:rPr>
        <w:fldChar w:fldCharType="end"/>
      </w:r>
      <w:r w:rsidRPr="00822B66">
        <w:rPr>
          <w:sz w:val="22"/>
          <w:szCs w:val="22"/>
        </w:rPr>
        <w:t xml:space="preserve"> Deuda externa ANDA 2019-2021</w:t>
      </w:r>
      <w:r w:rsidR="006D5B80">
        <w:rPr>
          <w:sz w:val="22"/>
          <w:szCs w:val="22"/>
        </w:rPr>
        <w:br/>
      </w:r>
      <w:r w:rsidR="006D5B80">
        <w:rPr>
          <w:rFonts w:cstheme="majorHAnsi"/>
          <w:sz w:val="22"/>
          <w:szCs w:val="22"/>
        </w:rPr>
        <w:t xml:space="preserve">en </w:t>
      </w:r>
      <w:r w:rsidRPr="006A2293" w:rsidR="006D5B80">
        <w:rPr>
          <w:rFonts w:cstheme="majorHAnsi"/>
          <w:sz w:val="22"/>
          <w:szCs w:val="22"/>
        </w:rPr>
        <w:t>dólares (USD)</w:t>
      </w:r>
      <w:bookmarkEnd w:id="82"/>
    </w:p>
    <w:tbl>
      <w:tblPr>
        <w:tblW w:w="0" w:type="auto"/>
        <w:jc w:val="center"/>
        <w:tblCellMar>
          <w:left w:w="70" w:type="dxa"/>
          <w:right w:w="70" w:type="dxa"/>
        </w:tblCellMar>
        <w:tblLook w:val="04A0" w:firstRow="1" w:lastRow="0" w:firstColumn="1" w:lastColumn="0" w:noHBand="0" w:noVBand="1"/>
      </w:tblPr>
      <w:tblGrid>
        <w:gridCol w:w="1610"/>
        <w:gridCol w:w="959"/>
        <w:gridCol w:w="959"/>
        <w:gridCol w:w="959"/>
      </w:tblGrid>
      <w:tr w:rsidRPr="005C6671" w:rsidR="003A1F5F" w:rsidTr="003A1F5F" w14:paraId="38FA6FB7" w14:textId="77777777">
        <w:trPr>
          <w:trHeight w:val="276"/>
          <w:jc w:val="center"/>
        </w:trPr>
        <w:tc>
          <w:tcPr>
            <w:tcW w:w="0" w:type="auto"/>
            <w:tcBorders>
              <w:top w:val="single" w:color="auto" w:sz="4" w:space="0"/>
              <w:left w:val="single" w:color="auto" w:sz="4" w:space="0"/>
              <w:bottom w:val="nil"/>
              <w:right w:val="single" w:color="auto" w:sz="4" w:space="0"/>
            </w:tcBorders>
            <w:shd w:val="clear" w:color="000000" w:fill="BDD7EE"/>
            <w:vAlign w:val="center"/>
            <w:hideMark/>
          </w:tcPr>
          <w:p w:rsidRPr="005C6671" w:rsidR="003A1F5F" w:rsidP="003A1F5F" w:rsidRDefault="003A1F5F" w14:paraId="11B0C12E" w14:textId="77777777">
            <w:pPr>
              <w:spacing w:after="0" w:line="240" w:lineRule="auto"/>
              <w:jc w:val="center"/>
              <w:rPr>
                <w:rFonts w:eastAsia="Times New Roman" w:cstheme="majorHAnsi"/>
                <w:b/>
                <w:bCs/>
                <w:color w:val="000000"/>
                <w:sz w:val="18"/>
                <w:szCs w:val="18"/>
                <w:lang w:eastAsia="es-CO"/>
              </w:rPr>
            </w:pPr>
            <w:r w:rsidRPr="005C6671">
              <w:rPr>
                <w:rFonts w:eastAsia="Times New Roman" w:cstheme="majorHAnsi"/>
                <w:b/>
                <w:bCs/>
                <w:color w:val="000000"/>
                <w:sz w:val="18"/>
                <w:szCs w:val="18"/>
                <w:lang w:eastAsia="es-CO"/>
              </w:rPr>
              <w:t>Referencia</w:t>
            </w:r>
          </w:p>
        </w:tc>
        <w:tc>
          <w:tcPr>
            <w:tcW w:w="0" w:type="auto"/>
            <w:tcBorders>
              <w:top w:val="single" w:color="auto" w:sz="4" w:space="0"/>
              <w:left w:val="nil"/>
              <w:bottom w:val="nil"/>
              <w:right w:val="single" w:color="auto" w:sz="4" w:space="0"/>
            </w:tcBorders>
            <w:shd w:val="clear" w:color="000000" w:fill="BDD7EE"/>
            <w:vAlign w:val="center"/>
            <w:hideMark/>
          </w:tcPr>
          <w:p w:rsidRPr="005C6671" w:rsidR="003A1F5F" w:rsidP="003A1F5F" w:rsidRDefault="003A1F5F" w14:paraId="44EFC4C6" w14:textId="77777777">
            <w:pPr>
              <w:spacing w:after="0" w:line="240" w:lineRule="auto"/>
              <w:jc w:val="center"/>
              <w:rPr>
                <w:rFonts w:eastAsia="Times New Roman" w:cstheme="majorHAnsi"/>
                <w:b/>
                <w:bCs/>
                <w:color w:val="000000"/>
                <w:sz w:val="18"/>
                <w:szCs w:val="18"/>
                <w:lang w:eastAsia="es-CO"/>
              </w:rPr>
            </w:pPr>
            <w:r w:rsidRPr="005C6671">
              <w:rPr>
                <w:rFonts w:eastAsia="Times New Roman" w:cstheme="majorHAnsi"/>
                <w:b/>
                <w:bCs/>
                <w:color w:val="000000"/>
                <w:sz w:val="18"/>
                <w:szCs w:val="18"/>
                <w:lang w:eastAsia="es-CO"/>
              </w:rPr>
              <w:t>2019</w:t>
            </w:r>
          </w:p>
        </w:tc>
        <w:tc>
          <w:tcPr>
            <w:tcW w:w="0" w:type="auto"/>
            <w:tcBorders>
              <w:top w:val="single" w:color="auto" w:sz="4" w:space="0"/>
              <w:left w:val="nil"/>
              <w:bottom w:val="nil"/>
              <w:right w:val="single" w:color="auto" w:sz="4" w:space="0"/>
            </w:tcBorders>
            <w:shd w:val="clear" w:color="000000" w:fill="BDD7EE"/>
            <w:vAlign w:val="center"/>
            <w:hideMark/>
          </w:tcPr>
          <w:p w:rsidRPr="005C6671" w:rsidR="003A1F5F" w:rsidP="003A1F5F" w:rsidRDefault="003A1F5F" w14:paraId="3D5CA936" w14:textId="77777777">
            <w:pPr>
              <w:spacing w:after="0" w:line="240" w:lineRule="auto"/>
              <w:jc w:val="center"/>
              <w:rPr>
                <w:rFonts w:eastAsia="Times New Roman" w:cstheme="majorHAnsi"/>
                <w:b/>
                <w:bCs/>
                <w:color w:val="000000"/>
                <w:sz w:val="18"/>
                <w:szCs w:val="18"/>
                <w:lang w:eastAsia="es-CO"/>
              </w:rPr>
            </w:pPr>
            <w:r w:rsidRPr="005C6671">
              <w:rPr>
                <w:rFonts w:eastAsia="Times New Roman" w:cstheme="majorHAnsi"/>
                <w:b/>
                <w:bCs/>
                <w:color w:val="000000"/>
                <w:sz w:val="18"/>
                <w:szCs w:val="18"/>
                <w:lang w:eastAsia="es-CO"/>
              </w:rPr>
              <w:t>2020</w:t>
            </w:r>
          </w:p>
        </w:tc>
        <w:tc>
          <w:tcPr>
            <w:tcW w:w="0" w:type="auto"/>
            <w:tcBorders>
              <w:top w:val="single" w:color="auto" w:sz="4" w:space="0"/>
              <w:left w:val="nil"/>
              <w:bottom w:val="nil"/>
              <w:right w:val="single" w:color="auto" w:sz="4" w:space="0"/>
            </w:tcBorders>
            <w:shd w:val="clear" w:color="000000" w:fill="BDD7EE"/>
            <w:vAlign w:val="center"/>
            <w:hideMark/>
          </w:tcPr>
          <w:p w:rsidRPr="005C6671" w:rsidR="003A1F5F" w:rsidP="003A1F5F" w:rsidRDefault="003A1F5F" w14:paraId="26D448D2" w14:textId="77777777">
            <w:pPr>
              <w:spacing w:after="0" w:line="240" w:lineRule="auto"/>
              <w:jc w:val="center"/>
              <w:rPr>
                <w:rFonts w:eastAsia="Times New Roman" w:cstheme="majorHAnsi"/>
                <w:b/>
                <w:bCs/>
                <w:color w:val="000000"/>
                <w:sz w:val="18"/>
                <w:szCs w:val="18"/>
                <w:lang w:eastAsia="es-CO"/>
              </w:rPr>
            </w:pPr>
            <w:r w:rsidRPr="005C6671">
              <w:rPr>
                <w:rFonts w:eastAsia="Times New Roman" w:cstheme="majorHAnsi"/>
                <w:b/>
                <w:bCs/>
                <w:color w:val="000000"/>
                <w:sz w:val="18"/>
                <w:szCs w:val="18"/>
                <w:lang w:eastAsia="es-CO"/>
              </w:rPr>
              <w:t>2021</w:t>
            </w:r>
          </w:p>
        </w:tc>
      </w:tr>
      <w:tr w:rsidRPr="005C6671" w:rsidR="003A1F5F" w:rsidTr="003A1F5F" w14:paraId="7F63C157" w14:textId="77777777">
        <w:trPr>
          <w:trHeight w:val="276"/>
          <w:jc w:val="center"/>
        </w:trPr>
        <w:tc>
          <w:tcPr>
            <w:tcW w:w="0" w:type="auto"/>
            <w:tcBorders>
              <w:top w:val="single" w:color="auto" w:sz="4" w:space="0"/>
              <w:left w:val="single" w:color="auto" w:sz="4" w:space="0"/>
              <w:bottom w:val="single" w:color="auto" w:sz="4" w:space="0"/>
              <w:right w:val="single" w:color="auto" w:sz="4" w:space="0"/>
            </w:tcBorders>
            <w:shd w:val="clear" w:color="auto" w:fill="auto"/>
            <w:vAlign w:val="center"/>
            <w:hideMark/>
          </w:tcPr>
          <w:p w:rsidRPr="005C6671" w:rsidR="003A1F5F" w:rsidP="003A1F5F" w:rsidRDefault="003A1F5F" w14:paraId="7A9C87A2" w14:textId="77777777">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NATIXIS C34 OA1</w:t>
            </w:r>
          </w:p>
        </w:tc>
        <w:tc>
          <w:tcPr>
            <w:tcW w:w="0" w:type="auto"/>
            <w:tcBorders>
              <w:top w:val="single" w:color="auto" w:sz="4" w:space="0"/>
              <w:left w:val="nil"/>
              <w:bottom w:val="single" w:color="auto" w:sz="4" w:space="0"/>
              <w:right w:val="single" w:color="auto" w:sz="4" w:space="0"/>
            </w:tcBorders>
            <w:shd w:val="clear" w:color="000000" w:fill="FFFFFF"/>
            <w:noWrap/>
            <w:vAlign w:val="center"/>
            <w:hideMark/>
          </w:tcPr>
          <w:p w:rsidRPr="005C6671" w:rsidR="003A1F5F" w:rsidP="003A1F5F" w:rsidRDefault="003A1F5F" w14:paraId="620C4EFB" w14:textId="1421A57A">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10.011.973</w:t>
            </w:r>
          </w:p>
        </w:tc>
        <w:tc>
          <w:tcPr>
            <w:tcW w:w="0" w:type="auto"/>
            <w:tcBorders>
              <w:top w:val="single" w:color="auto" w:sz="4" w:space="0"/>
              <w:left w:val="nil"/>
              <w:bottom w:val="single" w:color="auto" w:sz="4" w:space="0"/>
              <w:right w:val="single" w:color="auto" w:sz="4" w:space="0"/>
            </w:tcBorders>
            <w:shd w:val="clear" w:color="000000" w:fill="FFFFFF"/>
            <w:noWrap/>
            <w:vAlign w:val="center"/>
            <w:hideMark/>
          </w:tcPr>
          <w:p w:rsidRPr="005C6671" w:rsidR="003A1F5F" w:rsidP="003A1F5F" w:rsidRDefault="003A1F5F" w14:paraId="0D3EDA37" w14:textId="51936121">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16.065.589</w:t>
            </w:r>
          </w:p>
        </w:tc>
        <w:tc>
          <w:tcPr>
            <w:tcW w:w="0" w:type="auto"/>
            <w:tcBorders>
              <w:top w:val="single" w:color="auto" w:sz="4" w:space="0"/>
              <w:left w:val="nil"/>
              <w:bottom w:val="single" w:color="auto" w:sz="4" w:space="0"/>
              <w:right w:val="single" w:color="auto" w:sz="4" w:space="0"/>
            </w:tcBorders>
            <w:shd w:val="clear" w:color="000000" w:fill="FFFFFF"/>
            <w:noWrap/>
            <w:vAlign w:val="center"/>
            <w:hideMark/>
          </w:tcPr>
          <w:p w:rsidRPr="005C6671" w:rsidR="003A1F5F" w:rsidP="003A1F5F" w:rsidRDefault="003A1F5F" w14:paraId="3F461A17" w14:textId="52247BA4">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41.662.092</w:t>
            </w:r>
          </w:p>
        </w:tc>
      </w:tr>
      <w:tr w:rsidRPr="005C6671" w:rsidR="003A1F5F" w:rsidTr="003A1F5F" w14:paraId="65287B1B" w14:textId="77777777">
        <w:trPr>
          <w:trHeight w:val="276"/>
          <w:jc w:val="center"/>
        </w:trPr>
        <w:tc>
          <w:tcPr>
            <w:tcW w:w="0" w:type="auto"/>
            <w:tcBorders>
              <w:top w:val="nil"/>
              <w:left w:val="single" w:color="auto" w:sz="4" w:space="0"/>
              <w:bottom w:val="single" w:color="auto" w:sz="4" w:space="0"/>
              <w:right w:val="single" w:color="auto" w:sz="4" w:space="0"/>
            </w:tcBorders>
            <w:shd w:val="clear" w:color="auto" w:fill="auto"/>
            <w:noWrap/>
            <w:vAlign w:val="center"/>
            <w:hideMark/>
          </w:tcPr>
          <w:p w:rsidRPr="005C6671" w:rsidR="003A1F5F" w:rsidP="003A1F5F" w:rsidRDefault="003A1F5F" w14:paraId="30FD1068" w14:textId="77777777">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BID- 813/SF-ES</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776B2B89" w14:textId="37A1EEB1">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43.955.434</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65722B17" w14:textId="1C12A4EB">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38.498.897</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67EC092A" w14:textId="446C60F5">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33.072.675</w:t>
            </w:r>
          </w:p>
        </w:tc>
      </w:tr>
      <w:tr w:rsidRPr="005C6671" w:rsidR="003A1F5F" w:rsidTr="003A1F5F" w14:paraId="5A5BDE0F" w14:textId="77777777">
        <w:trPr>
          <w:trHeight w:val="276"/>
          <w:jc w:val="center"/>
        </w:trPr>
        <w:tc>
          <w:tcPr>
            <w:tcW w:w="0" w:type="auto"/>
            <w:tcBorders>
              <w:top w:val="nil"/>
              <w:left w:val="single" w:color="auto" w:sz="4" w:space="0"/>
              <w:bottom w:val="single" w:color="auto" w:sz="4" w:space="0"/>
              <w:right w:val="single" w:color="auto" w:sz="4" w:space="0"/>
            </w:tcBorders>
            <w:shd w:val="clear" w:color="auto" w:fill="auto"/>
            <w:noWrap/>
            <w:vAlign w:val="center"/>
            <w:hideMark/>
          </w:tcPr>
          <w:p w:rsidRPr="005C6671" w:rsidR="003A1F5F" w:rsidP="003A1F5F" w:rsidRDefault="003A1F5F" w14:paraId="5D079565" w14:textId="77777777">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BID -2358/OC-ES</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06FB34B0" w14:textId="3423F907">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12.758.360</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6E20F41D" w14:textId="45D56AF9">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11.960.963</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0141F4E0" w14:textId="65FB6CD3">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11.163.565</w:t>
            </w:r>
          </w:p>
        </w:tc>
      </w:tr>
      <w:tr w:rsidRPr="005C6671" w:rsidR="003A1F5F" w:rsidTr="003A1F5F" w14:paraId="60B4EB52" w14:textId="77777777">
        <w:trPr>
          <w:trHeight w:val="276"/>
          <w:jc w:val="center"/>
        </w:trPr>
        <w:tc>
          <w:tcPr>
            <w:tcW w:w="0" w:type="auto"/>
            <w:tcBorders>
              <w:top w:val="nil"/>
              <w:left w:val="single" w:color="auto" w:sz="4" w:space="0"/>
              <w:bottom w:val="single" w:color="auto" w:sz="4" w:space="0"/>
              <w:right w:val="single" w:color="auto" w:sz="4" w:space="0"/>
            </w:tcBorders>
            <w:shd w:val="clear" w:color="auto" w:fill="auto"/>
            <w:noWrap/>
            <w:vAlign w:val="center"/>
            <w:hideMark/>
          </w:tcPr>
          <w:p w:rsidRPr="005C6671" w:rsidR="003A1F5F" w:rsidP="003A1F5F" w:rsidRDefault="003A1F5F" w14:paraId="1162D77F" w14:textId="77777777">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BID-898/SF-ES</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17F1CD40" w14:textId="5E3A3DE5">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8.823.874</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325BC6E0" w14:textId="7A697C29">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8.170.820</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05E942D0" w14:textId="4809F30A">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7.517.767</w:t>
            </w:r>
          </w:p>
        </w:tc>
      </w:tr>
      <w:tr w:rsidRPr="005C6671" w:rsidR="003A1F5F" w:rsidTr="003A1F5F" w14:paraId="44700070" w14:textId="77777777">
        <w:trPr>
          <w:trHeight w:val="276"/>
          <w:jc w:val="center"/>
        </w:trPr>
        <w:tc>
          <w:tcPr>
            <w:tcW w:w="0" w:type="auto"/>
            <w:tcBorders>
              <w:top w:val="nil"/>
              <w:left w:val="single" w:color="auto" w:sz="4" w:space="0"/>
              <w:bottom w:val="single" w:color="auto" w:sz="4" w:space="0"/>
              <w:right w:val="single" w:color="auto" w:sz="4" w:space="0"/>
            </w:tcBorders>
            <w:shd w:val="clear" w:color="auto" w:fill="auto"/>
            <w:noWrap/>
            <w:vAlign w:val="center"/>
            <w:hideMark/>
          </w:tcPr>
          <w:p w:rsidRPr="005C6671" w:rsidR="003A1F5F" w:rsidP="003A1F5F" w:rsidRDefault="003A1F5F" w14:paraId="17B486C0" w14:textId="77777777">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ICO- 01069004.0</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03A2450D" w14:textId="4488C1BA">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7.154.473</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033FBA46" w14:textId="477CBFDD">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6.401.371</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3ED9CBE6" w14:textId="0675E43A">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5.648.268</w:t>
            </w:r>
          </w:p>
        </w:tc>
      </w:tr>
      <w:tr w:rsidRPr="005C6671" w:rsidR="003A1F5F" w:rsidTr="003A1F5F" w14:paraId="0497E9CC" w14:textId="77777777">
        <w:trPr>
          <w:trHeight w:val="276"/>
          <w:jc w:val="center"/>
        </w:trPr>
        <w:tc>
          <w:tcPr>
            <w:tcW w:w="0" w:type="auto"/>
            <w:tcBorders>
              <w:top w:val="nil"/>
              <w:left w:val="single" w:color="auto" w:sz="4" w:space="0"/>
              <w:bottom w:val="single" w:color="auto" w:sz="4" w:space="0"/>
              <w:right w:val="single" w:color="auto" w:sz="4" w:space="0"/>
            </w:tcBorders>
            <w:shd w:val="clear" w:color="auto" w:fill="auto"/>
            <w:noWrap/>
            <w:vAlign w:val="center"/>
            <w:hideMark/>
          </w:tcPr>
          <w:p w:rsidRPr="005C6671" w:rsidR="003A1F5F" w:rsidP="003A1F5F" w:rsidRDefault="003A1F5F" w14:paraId="17CD96EA" w14:textId="77777777">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JBIC-ESP-2</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45235AC3" w14:textId="55D70DB6">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1.857.734</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785DB6D0" w14:textId="4E5D57CF">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1.406.634</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3E3B50CF" w14:textId="56DBE075">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757.221</w:t>
            </w:r>
          </w:p>
        </w:tc>
      </w:tr>
      <w:tr w:rsidRPr="005C6671" w:rsidR="003A1F5F" w:rsidTr="003A1F5F" w14:paraId="686B0D8D" w14:textId="77777777">
        <w:trPr>
          <w:trHeight w:val="276"/>
          <w:jc w:val="center"/>
        </w:trPr>
        <w:tc>
          <w:tcPr>
            <w:tcW w:w="0" w:type="auto"/>
            <w:tcBorders>
              <w:top w:val="nil"/>
              <w:left w:val="single" w:color="auto" w:sz="4" w:space="0"/>
              <w:bottom w:val="single" w:color="auto" w:sz="4" w:space="0"/>
              <w:right w:val="single" w:color="auto" w:sz="4" w:space="0"/>
            </w:tcBorders>
            <w:shd w:val="clear" w:color="auto" w:fill="auto"/>
            <w:noWrap/>
            <w:vAlign w:val="center"/>
            <w:hideMark/>
          </w:tcPr>
          <w:p w:rsidRPr="005C6671" w:rsidR="003A1F5F" w:rsidP="003A1F5F" w:rsidRDefault="003A1F5F" w14:paraId="52F0ED5B" w14:textId="77777777">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BID 1102/OC-ES</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7FCEA960" w14:textId="224A5242">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1.333.487</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3644C89A" w14:textId="49280834">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w:t>
            </w:r>
          </w:p>
        </w:tc>
        <w:tc>
          <w:tcPr>
            <w:tcW w:w="0" w:type="auto"/>
            <w:tcBorders>
              <w:top w:val="nil"/>
              <w:left w:val="nil"/>
              <w:bottom w:val="single" w:color="auto" w:sz="4" w:space="0"/>
              <w:right w:val="single" w:color="auto" w:sz="4" w:space="0"/>
            </w:tcBorders>
            <w:shd w:val="clear" w:color="000000" w:fill="FFFFFF"/>
            <w:noWrap/>
            <w:vAlign w:val="center"/>
            <w:hideMark/>
          </w:tcPr>
          <w:p w:rsidRPr="005C6671" w:rsidR="003A1F5F" w:rsidP="003A1F5F" w:rsidRDefault="003A1F5F" w14:paraId="07D09830" w14:textId="79D22288">
            <w:pPr>
              <w:spacing w:after="0" w:line="240" w:lineRule="auto"/>
              <w:jc w:val="center"/>
              <w:rPr>
                <w:rFonts w:eastAsia="Times New Roman" w:cstheme="majorHAnsi"/>
                <w:color w:val="000000"/>
                <w:sz w:val="18"/>
                <w:szCs w:val="18"/>
                <w:lang w:eastAsia="es-CO"/>
              </w:rPr>
            </w:pPr>
            <w:r w:rsidRPr="005C6671">
              <w:rPr>
                <w:rFonts w:eastAsia="Times New Roman" w:cstheme="majorHAnsi"/>
                <w:color w:val="000000"/>
                <w:sz w:val="18"/>
                <w:szCs w:val="18"/>
                <w:lang w:eastAsia="es-CO"/>
              </w:rPr>
              <w:t>-</w:t>
            </w:r>
          </w:p>
        </w:tc>
      </w:tr>
      <w:tr w:rsidRPr="005C6671" w:rsidR="003A1F5F" w:rsidTr="003A1F5F" w14:paraId="48E9FDD1" w14:textId="77777777">
        <w:trPr>
          <w:trHeight w:val="276"/>
          <w:jc w:val="center"/>
        </w:trPr>
        <w:tc>
          <w:tcPr>
            <w:tcW w:w="0" w:type="auto"/>
            <w:tcBorders>
              <w:top w:val="nil"/>
              <w:left w:val="single" w:color="auto" w:sz="4" w:space="0"/>
              <w:bottom w:val="single" w:color="auto" w:sz="4" w:space="0"/>
              <w:right w:val="single" w:color="auto" w:sz="4" w:space="0"/>
            </w:tcBorders>
            <w:shd w:val="clear" w:color="000000" w:fill="BDD7EE"/>
            <w:vAlign w:val="center"/>
            <w:hideMark/>
          </w:tcPr>
          <w:p w:rsidRPr="005C6671" w:rsidR="003A1F5F" w:rsidP="003A1F5F" w:rsidRDefault="003A1F5F" w14:paraId="6DF3C930" w14:textId="2CC31BC1">
            <w:pPr>
              <w:spacing w:after="0" w:line="240" w:lineRule="auto"/>
              <w:jc w:val="center"/>
              <w:rPr>
                <w:rFonts w:eastAsia="Times New Roman" w:cstheme="majorHAnsi"/>
                <w:b/>
                <w:bCs/>
                <w:color w:val="000000"/>
                <w:sz w:val="18"/>
                <w:szCs w:val="18"/>
                <w:lang w:eastAsia="es-CO"/>
              </w:rPr>
            </w:pPr>
            <w:r w:rsidRPr="005C6671">
              <w:rPr>
                <w:rFonts w:eastAsia="Times New Roman" w:cstheme="majorHAnsi"/>
                <w:b/>
                <w:bCs/>
                <w:color w:val="000000"/>
                <w:sz w:val="18"/>
                <w:szCs w:val="18"/>
                <w:lang w:eastAsia="es-CO"/>
              </w:rPr>
              <w:t>Total Deuda Externa</w:t>
            </w:r>
          </w:p>
        </w:tc>
        <w:tc>
          <w:tcPr>
            <w:tcW w:w="0" w:type="auto"/>
            <w:tcBorders>
              <w:top w:val="nil"/>
              <w:left w:val="nil"/>
              <w:bottom w:val="single" w:color="auto" w:sz="4" w:space="0"/>
              <w:right w:val="single" w:color="auto" w:sz="4" w:space="0"/>
            </w:tcBorders>
            <w:shd w:val="clear" w:color="000000" w:fill="BDD7EE"/>
            <w:vAlign w:val="center"/>
            <w:hideMark/>
          </w:tcPr>
          <w:p w:rsidRPr="005C6671" w:rsidR="003A1F5F" w:rsidP="003A1F5F" w:rsidRDefault="003A1F5F" w14:paraId="3C7A3704" w14:textId="10A76E19">
            <w:pPr>
              <w:spacing w:after="0" w:line="240" w:lineRule="auto"/>
              <w:jc w:val="center"/>
              <w:rPr>
                <w:rFonts w:eastAsia="Times New Roman" w:cstheme="majorHAnsi"/>
                <w:b/>
                <w:bCs/>
                <w:color w:val="000000"/>
                <w:sz w:val="18"/>
                <w:szCs w:val="18"/>
                <w:lang w:eastAsia="es-CO"/>
              </w:rPr>
            </w:pPr>
            <w:r w:rsidRPr="005C6671">
              <w:rPr>
                <w:rFonts w:eastAsia="Times New Roman" w:cstheme="majorHAnsi"/>
                <w:b/>
                <w:bCs/>
                <w:color w:val="000000"/>
                <w:sz w:val="18"/>
                <w:szCs w:val="18"/>
                <w:lang w:eastAsia="es-CO"/>
              </w:rPr>
              <w:t>85.895.335</w:t>
            </w:r>
          </w:p>
        </w:tc>
        <w:tc>
          <w:tcPr>
            <w:tcW w:w="0" w:type="auto"/>
            <w:tcBorders>
              <w:top w:val="nil"/>
              <w:left w:val="nil"/>
              <w:bottom w:val="single" w:color="auto" w:sz="4" w:space="0"/>
              <w:right w:val="single" w:color="auto" w:sz="4" w:space="0"/>
            </w:tcBorders>
            <w:shd w:val="clear" w:color="000000" w:fill="BDD7EE"/>
            <w:vAlign w:val="center"/>
            <w:hideMark/>
          </w:tcPr>
          <w:p w:rsidRPr="005C6671" w:rsidR="003A1F5F" w:rsidP="003A1F5F" w:rsidRDefault="003A1F5F" w14:paraId="379D629B" w14:textId="20F57BAB">
            <w:pPr>
              <w:spacing w:after="0" w:line="240" w:lineRule="auto"/>
              <w:jc w:val="center"/>
              <w:rPr>
                <w:rFonts w:eastAsia="Times New Roman" w:cstheme="majorHAnsi"/>
                <w:b/>
                <w:bCs/>
                <w:color w:val="000000"/>
                <w:sz w:val="18"/>
                <w:szCs w:val="18"/>
                <w:lang w:eastAsia="es-CO"/>
              </w:rPr>
            </w:pPr>
            <w:r w:rsidRPr="005C6671">
              <w:rPr>
                <w:rFonts w:eastAsia="Times New Roman" w:cstheme="majorHAnsi"/>
                <w:b/>
                <w:bCs/>
                <w:color w:val="000000"/>
                <w:sz w:val="18"/>
                <w:szCs w:val="18"/>
                <w:lang w:eastAsia="es-CO"/>
              </w:rPr>
              <w:t>82.504.275</w:t>
            </w:r>
          </w:p>
        </w:tc>
        <w:tc>
          <w:tcPr>
            <w:tcW w:w="0" w:type="auto"/>
            <w:tcBorders>
              <w:top w:val="nil"/>
              <w:left w:val="nil"/>
              <w:bottom w:val="single" w:color="auto" w:sz="4" w:space="0"/>
              <w:right w:val="single" w:color="auto" w:sz="4" w:space="0"/>
            </w:tcBorders>
            <w:shd w:val="clear" w:color="000000" w:fill="BDD7EE"/>
            <w:vAlign w:val="center"/>
            <w:hideMark/>
          </w:tcPr>
          <w:p w:rsidRPr="005C6671" w:rsidR="003A1F5F" w:rsidP="003A1F5F" w:rsidRDefault="003A1F5F" w14:paraId="2BDC9918" w14:textId="0D9A85F8">
            <w:pPr>
              <w:spacing w:after="0" w:line="240" w:lineRule="auto"/>
              <w:jc w:val="center"/>
              <w:rPr>
                <w:rFonts w:eastAsia="Times New Roman" w:cstheme="majorHAnsi"/>
                <w:b/>
                <w:bCs/>
                <w:color w:val="000000"/>
                <w:sz w:val="18"/>
                <w:szCs w:val="18"/>
                <w:lang w:eastAsia="es-CO"/>
              </w:rPr>
            </w:pPr>
            <w:r w:rsidRPr="005C6671">
              <w:rPr>
                <w:rFonts w:eastAsia="Times New Roman" w:cstheme="majorHAnsi"/>
                <w:b/>
                <w:bCs/>
                <w:color w:val="000000"/>
                <w:sz w:val="18"/>
                <w:szCs w:val="18"/>
                <w:lang w:eastAsia="es-CO"/>
              </w:rPr>
              <w:t>99.821.589</w:t>
            </w:r>
          </w:p>
        </w:tc>
      </w:tr>
    </w:tbl>
    <w:p w:rsidR="003A1F5F" w:rsidP="003A1F5F" w:rsidRDefault="003A1F5F" w14:paraId="64293F53" w14:textId="77777777">
      <w:pPr>
        <w:tabs>
          <w:tab w:val="left" w:pos="1956"/>
        </w:tabs>
        <w:jc w:val="center"/>
        <w:rPr>
          <w:rFonts w:cstheme="majorHAnsi"/>
          <w:i/>
          <w:iCs/>
          <w:color w:val="44546A" w:themeColor="text2"/>
          <w:sz w:val="20"/>
          <w:szCs w:val="20"/>
        </w:rPr>
      </w:pPr>
      <w:r w:rsidRPr="006761DC">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002B0FD4" w:rsidP="0027453B" w:rsidRDefault="00231448" w14:paraId="17D2C6BF" w14:textId="61C1A6AA">
      <w:r>
        <w:t xml:space="preserve">La deuda externa de </w:t>
      </w:r>
      <w:r w:rsidR="008715B0">
        <w:t xml:space="preserve">ANDA </w:t>
      </w:r>
      <w:r>
        <w:t>al cierre d</w:t>
      </w:r>
      <w:r w:rsidR="00D16FDF">
        <w:t>el 2021</w:t>
      </w:r>
      <w:r w:rsidR="00B63B8C">
        <w:t xml:space="preserve"> era de </w:t>
      </w:r>
      <w:r w:rsidR="002A12FB">
        <w:t xml:space="preserve">USD </w:t>
      </w:r>
      <w:r w:rsidR="006356CE">
        <w:t xml:space="preserve">99,8 millones de la cual el </w:t>
      </w:r>
      <w:r w:rsidR="000D2592">
        <w:t xml:space="preserve">41,7% </w:t>
      </w:r>
      <w:r w:rsidR="00CF5EC6">
        <w:t xml:space="preserve">corresponde al </w:t>
      </w:r>
      <w:r w:rsidR="00157361">
        <w:t xml:space="preserve">crédito </w:t>
      </w:r>
      <w:r w:rsidRPr="00157361" w:rsidR="00157361">
        <w:t>NATIXIS C34 OA1</w:t>
      </w:r>
      <w:r w:rsidR="006C67AE">
        <w:t xml:space="preserve">, </w:t>
      </w:r>
      <w:r w:rsidRPr="006C67AE" w:rsidR="006C67AE">
        <w:t xml:space="preserve">préstamo directo </w:t>
      </w:r>
      <w:r w:rsidR="00B63B8C">
        <w:t>a</w:t>
      </w:r>
      <w:r w:rsidRPr="006C67AE" w:rsidR="006C67AE">
        <w:t xml:space="preserve">l </w:t>
      </w:r>
      <w:r w:rsidR="00E5727D">
        <w:t>g</w:t>
      </w:r>
      <w:r w:rsidRPr="006C67AE" w:rsidR="006C67AE">
        <w:t>obierno de El Salvador</w:t>
      </w:r>
      <w:r w:rsidR="00B63B8C">
        <w:t xml:space="preserve"> con destino a la entidad y   que de acuerdo con </w:t>
      </w:r>
      <w:r w:rsidRPr="006C67AE" w:rsidR="006C67AE">
        <w:t>la Ley del Presupuesto</w:t>
      </w:r>
      <w:r w:rsidR="00B63B8C">
        <w:t>,</w:t>
      </w:r>
      <w:r w:rsidR="006439D2">
        <w:t xml:space="preserve"> ANDA debe reflejar en sus saldos de deuda externa.</w:t>
      </w:r>
      <w:r w:rsidR="00455A6D">
        <w:t xml:space="preserve"> </w:t>
      </w:r>
      <w:r w:rsidR="002B0FD4">
        <w:t xml:space="preserve">El excedente de la deuda externa </w:t>
      </w:r>
      <w:r w:rsidR="006E6CB7">
        <w:t>se divide en tres entidades</w:t>
      </w:r>
      <w:r w:rsidR="009E37F6">
        <w:t xml:space="preserve">: </w:t>
      </w:r>
    </w:p>
    <w:p w:rsidR="009E37F6" w:rsidP="009E37F6" w:rsidRDefault="00144EEA" w14:paraId="1C5A717D" w14:textId="39E75C6D">
      <w:pPr>
        <w:pStyle w:val="ListParagraph"/>
        <w:numPr>
          <w:ilvl w:val="0"/>
          <w:numId w:val="37"/>
        </w:numPr>
      </w:pPr>
      <w:r w:rsidRPr="00144EEA">
        <w:t xml:space="preserve">Banco Interamericano de Desarrollo </w:t>
      </w:r>
      <w:r w:rsidR="002917FD">
        <w:t>(</w:t>
      </w:r>
      <w:r w:rsidR="009E37F6">
        <w:t>BID</w:t>
      </w:r>
      <w:r w:rsidR="002917FD">
        <w:t>)</w:t>
      </w:r>
      <w:r w:rsidR="009E37F6">
        <w:t xml:space="preserve"> con un 51</w:t>
      </w:r>
      <w:r w:rsidR="00E8126E">
        <w:t>,8%</w:t>
      </w:r>
      <w:r w:rsidR="008E29D6">
        <w:t xml:space="preserve"> del total de deuda externa</w:t>
      </w:r>
      <w:r w:rsidR="00AA716F">
        <w:t>,</w:t>
      </w:r>
      <w:r w:rsidR="00E8126E">
        <w:t xml:space="preserve"> </w:t>
      </w:r>
      <w:r w:rsidR="00B63B8C">
        <w:t xml:space="preserve">mediante </w:t>
      </w:r>
      <w:r w:rsidR="00E8126E">
        <w:t>tres créditos</w:t>
      </w:r>
      <w:r w:rsidR="00B41896">
        <w:t xml:space="preserve"> los cuales tiene un saldo a </w:t>
      </w:r>
      <w:r w:rsidR="0030566C">
        <w:t xml:space="preserve">diciembre </w:t>
      </w:r>
      <w:r w:rsidR="00B41896">
        <w:t>2021 de USD</w:t>
      </w:r>
      <w:r w:rsidR="008F532F">
        <w:t xml:space="preserve"> </w:t>
      </w:r>
      <w:r w:rsidR="00B41896">
        <w:t>51,8 millones</w:t>
      </w:r>
      <w:r w:rsidR="004624A3">
        <w:t>.</w:t>
      </w:r>
    </w:p>
    <w:p w:rsidR="004624A3" w:rsidP="009E37F6" w:rsidRDefault="001C7D3C" w14:paraId="12244650" w14:textId="332C65E3">
      <w:pPr>
        <w:pStyle w:val="ListParagraph"/>
        <w:numPr>
          <w:ilvl w:val="0"/>
          <w:numId w:val="37"/>
        </w:numPr>
      </w:pPr>
      <w:r w:rsidRPr="001C7D3C">
        <w:t>Instituto De Crédito Oficial De España</w:t>
      </w:r>
      <w:r w:rsidR="004C655D">
        <w:t xml:space="preserve"> (</w:t>
      </w:r>
      <w:r w:rsidR="004624A3">
        <w:t>ICO</w:t>
      </w:r>
      <w:r w:rsidR="004C655D">
        <w:t>)</w:t>
      </w:r>
      <w:r w:rsidR="00A31224">
        <w:t xml:space="preserve"> con 5,7% del total de deuda externa</w:t>
      </w:r>
      <w:r w:rsidR="0030566C">
        <w:t>, un crédito con saldo a diciembre 2021 de USD</w:t>
      </w:r>
      <w:r w:rsidR="008F532F">
        <w:t xml:space="preserve"> </w:t>
      </w:r>
      <w:r w:rsidR="007123C9">
        <w:t>5,6 millones.</w:t>
      </w:r>
    </w:p>
    <w:p w:rsidR="007123C9" w:rsidP="009E37F6" w:rsidRDefault="0059727B" w14:paraId="21EA0DE4" w14:textId="04F3CA07">
      <w:pPr>
        <w:pStyle w:val="ListParagraph"/>
        <w:numPr>
          <w:ilvl w:val="0"/>
          <w:numId w:val="37"/>
        </w:numPr>
      </w:pPr>
      <w:r w:rsidRPr="0059727B">
        <w:rPr>
          <w:rFonts w:eastAsia="Times New Roman" w:cstheme="majorHAnsi"/>
          <w:color w:val="000000"/>
          <w:lang w:eastAsia="es-CO"/>
        </w:rPr>
        <w:t>Japan Bank International Cooperation</w:t>
      </w:r>
      <w:r>
        <w:t xml:space="preserve"> (</w:t>
      </w:r>
      <w:r w:rsidR="00CF2334">
        <w:t>JBIC</w:t>
      </w:r>
      <w:r>
        <w:t>)</w:t>
      </w:r>
      <w:r w:rsidR="00CF2334">
        <w:t xml:space="preserve"> con un 0,8% </w:t>
      </w:r>
      <w:r w:rsidR="00AA716F">
        <w:t>del total de deuda externa, un crédito con saldo a diciembre 2021 de USD</w:t>
      </w:r>
      <w:r w:rsidR="008F532F">
        <w:t xml:space="preserve"> </w:t>
      </w:r>
      <w:r w:rsidR="00AA716F">
        <w:t>0,7 millones.</w:t>
      </w:r>
    </w:p>
    <w:p w:rsidR="002C2C76" w:rsidP="002C2C76" w:rsidRDefault="00152119" w14:paraId="06F0B500" w14:textId="7FC7F21B">
      <w:r w:rsidRPr="00152119">
        <w:lastRenderedPageBreak/>
        <w:t xml:space="preserve">Para mayor detalle de esta deuda ver </w:t>
      </w:r>
      <w:r>
        <w:fldChar w:fldCharType="begin"/>
      </w:r>
      <w:r>
        <w:instrText xml:space="preserve"> REF _Ref100234747 \h </w:instrText>
      </w:r>
      <w:r>
        <w:fldChar w:fldCharType="separate"/>
      </w:r>
      <w:r w:rsidRPr="00822F00" w:rsidR="006F4FB0">
        <w:rPr>
          <w:rFonts w:cstheme="majorHAnsi"/>
        </w:rPr>
        <w:t xml:space="preserve">Anexo </w:t>
      </w:r>
      <w:r w:rsidR="006F4FB0">
        <w:rPr>
          <w:rFonts w:cstheme="majorHAnsi"/>
          <w:noProof/>
        </w:rPr>
        <w:t>2</w:t>
      </w:r>
      <w:r>
        <w:fldChar w:fldCharType="end"/>
      </w:r>
      <w:r w:rsidRPr="00152119">
        <w:t>.</w:t>
      </w:r>
    </w:p>
    <w:p w:rsidR="00BE1DEB" w:rsidP="00BE1DEB" w:rsidRDefault="00535636" w14:paraId="4311D7EE" w14:textId="3AEFB2F4">
      <w:pPr>
        <w:pStyle w:val="Heading3"/>
      </w:pPr>
      <w:bookmarkStart w:name="_Toc104886480" w:id="83"/>
      <w:r>
        <w:t>Acreedores financieros</w:t>
      </w:r>
      <w:bookmarkEnd w:id="83"/>
    </w:p>
    <w:p w:rsidR="008E049C" w:rsidP="008E049C" w:rsidRDefault="008E049C" w14:paraId="5B92C664" w14:textId="3D8F2C59">
      <w:r>
        <w:t xml:space="preserve">En la siguiente tabla se presenta un resumen de los acreedores financieros, este rubro </w:t>
      </w:r>
      <w:r w:rsidR="00C61816">
        <w:t>está</w:t>
      </w:r>
      <w:r>
        <w:t xml:space="preserve"> compuesto por dos conceptos</w:t>
      </w:r>
      <w:r w:rsidR="00C61816">
        <w:t xml:space="preserve">: </w:t>
      </w:r>
    </w:p>
    <w:p w:rsidR="00C61816" w:rsidP="00C61816" w:rsidRDefault="00C61816" w14:paraId="38A51F22" w14:textId="7C5050BC">
      <w:pPr>
        <w:pStyle w:val="ListParagraph"/>
        <w:numPr>
          <w:ilvl w:val="0"/>
          <w:numId w:val="43"/>
        </w:numPr>
      </w:pPr>
      <w:r>
        <w:t xml:space="preserve">Acreedores monetarios: </w:t>
      </w:r>
      <w:r w:rsidR="00ED55F7">
        <w:t>P</w:t>
      </w:r>
      <w:r>
        <w:t>ara el año 2021 este rubr</w:t>
      </w:r>
      <w:r w:rsidR="00810DDA">
        <w:t>o present</w:t>
      </w:r>
      <w:r w:rsidR="00ED55F7">
        <w:t>o</w:t>
      </w:r>
      <w:r w:rsidR="00810DDA">
        <w:t xml:space="preserve"> un saldo de USD 53,5 millones, compuesto principalmente</w:t>
      </w:r>
      <w:r w:rsidR="007F69D2">
        <w:t xml:space="preserve"> por la deuda de adquisiciones de bienes y servicios</w:t>
      </w:r>
      <w:r w:rsidR="00E01351">
        <w:t xml:space="preserve"> </w:t>
      </w:r>
      <w:r w:rsidR="006C371E">
        <w:t xml:space="preserve">con 78,8% (USD 42,2 millones), seguido </w:t>
      </w:r>
      <w:r w:rsidR="00747543">
        <w:t xml:space="preserve">de </w:t>
      </w:r>
      <w:r w:rsidR="00A47C68">
        <w:t>a</w:t>
      </w:r>
      <w:r w:rsidRPr="00747543" w:rsidR="00747543">
        <w:t>creedores monetarios por operaciones de ejercicios anteriores</w:t>
      </w:r>
      <w:r w:rsidR="00747543">
        <w:t xml:space="preserve"> </w:t>
      </w:r>
      <w:r w:rsidR="001F03B0">
        <w:t xml:space="preserve">con 7,4% (USD 3,9 millones) y el restante </w:t>
      </w:r>
      <w:r w:rsidR="004E70BF">
        <w:t>13,8% entre otros (USD 7,4 millones).</w:t>
      </w:r>
    </w:p>
    <w:p w:rsidR="00ED55F7" w:rsidP="00ED55F7" w:rsidRDefault="00ED55F7" w14:paraId="0686F611" w14:textId="77777777">
      <w:pPr>
        <w:pStyle w:val="ListParagraph"/>
      </w:pPr>
    </w:p>
    <w:p w:rsidR="00685B23" w:rsidP="00863507" w:rsidRDefault="00ED55F7" w14:paraId="3826372D" w14:textId="7F5CFA83">
      <w:pPr>
        <w:pStyle w:val="ListParagraph"/>
        <w:numPr>
          <w:ilvl w:val="0"/>
          <w:numId w:val="43"/>
        </w:numPr>
      </w:pPr>
      <w:r>
        <w:t>Acreedores financieros:</w:t>
      </w:r>
      <w:r w:rsidRPr="00ED55F7">
        <w:t xml:space="preserve"> </w:t>
      </w:r>
      <w:r>
        <w:t>Para el año 2021 este rubro presento un saldo de USD 220,4 millones, compuesto principalmente por la deuda de a</w:t>
      </w:r>
      <w:r w:rsidR="00525649">
        <w:t xml:space="preserve">creedores monetarios por pagar y acreedores monetarios de periodos </w:t>
      </w:r>
      <w:r w:rsidR="00A47C68">
        <w:t>anteriores</w:t>
      </w:r>
      <w:r>
        <w:t xml:space="preserve"> con </w:t>
      </w:r>
      <w:r w:rsidR="00A47C68">
        <w:t>51</w:t>
      </w:r>
      <w:r>
        <w:t xml:space="preserve">,8% (USD </w:t>
      </w:r>
      <w:r w:rsidR="00A47C68">
        <w:t>11</w:t>
      </w:r>
      <w:r>
        <w:t xml:space="preserve">4,2 millones), seguido de </w:t>
      </w:r>
      <w:r w:rsidR="008B2453">
        <w:t xml:space="preserve">la provisión de </w:t>
      </w:r>
      <w:r w:rsidR="00A47C68">
        <w:t>a</w:t>
      </w:r>
      <w:r w:rsidRPr="00747543">
        <w:t xml:space="preserve">creedores monetarios </w:t>
      </w:r>
      <w:r>
        <w:t>con</w:t>
      </w:r>
      <w:r w:rsidR="002E46E4">
        <w:t xml:space="preserve"> </w:t>
      </w:r>
      <w:r w:rsidR="008B2453">
        <w:t>26</w:t>
      </w:r>
      <w:r>
        <w:t>,</w:t>
      </w:r>
      <w:r w:rsidR="008B2453">
        <w:t>9</w:t>
      </w:r>
      <w:r>
        <w:t xml:space="preserve">% (USD </w:t>
      </w:r>
      <w:r w:rsidR="008B2453">
        <w:t>59</w:t>
      </w:r>
      <w:r>
        <w:t>,</w:t>
      </w:r>
      <w:r w:rsidR="008B2453">
        <w:t>3</w:t>
      </w:r>
      <w:r>
        <w:t xml:space="preserve"> millones)</w:t>
      </w:r>
      <w:r w:rsidR="002E46E4">
        <w:t xml:space="preserve">, los acreedores monetarios por pagar con 17,3% (USD </w:t>
      </w:r>
      <w:r w:rsidR="00776E35">
        <w:t>38</w:t>
      </w:r>
      <w:r w:rsidR="002E46E4">
        <w:t>,</w:t>
      </w:r>
      <w:r w:rsidR="00776E35">
        <w:t>2</w:t>
      </w:r>
      <w:r w:rsidR="002E46E4">
        <w:t xml:space="preserve"> millones</w:t>
      </w:r>
      <w:r w:rsidR="00776E35">
        <w:t>)</w:t>
      </w:r>
      <w:r>
        <w:t xml:space="preserve"> y el restante 3,</w:t>
      </w:r>
      <w:r w:rsidR="00776E35">
        <w:t>9</w:t>
      </w:r>
      <w:r>
        <w:t xml:space="preserve">% entre otros (USD </w:t>
      </w:r>
      <w:r w:rsidR="00F076CF">
        <w:t>8</w:t>
      </w:r>
      <w:r>
        <w:t>,</w:t>
      </w:r>
      <w:r w:rsidR="00F076CF">
        <w:t>6</w:t>
      </w:r>
      <w:r>
        <w:t xml:space="preserve"> millones).</w:t>
      </w:r>
    </w:p>
    <w:p w:rsidR="00F076CF" w:rsidP="00F076CF" w:rsidRDefault="00F076CF" w14:paraId="780396DC" w14:textId="232BC4D1">
      <w:pPr>
        <w:pStyle w:val="Caption"/>
      </w:pPr>
      <w:bookmarkStart w:name="_Toc104306521" w:id="84"/>
      <w:r w:rsidRPr="00F076CF">
        <w:rPr>
          <w:sz w:val="22"/>
          <w:szCs w:val="22"/>
        </w:rPr>
        <w:t xml:space="preserve">Tabla </w:t>
      </w:r>
      <w:r w:rsidRPr="00F076CF">
        <w:rPr>
          <w:sz w:val="22"/>
          <w:szCs w:val="22"/>
        </w:rPr>
        <w:fldChar w:fldCharType="begin"/>
      </w:r>
      <w:r w:rsidRPr="00F076CF">
        <w:rPr>
          <w:sz w:val="22"/>
          <w:szCs w:val="22"/>
        </w:rPr>
        <w:instrText xml:space="preserve"> SEQ Tabla \* ARABIC </w:instrText>
      </w:r>
      <w:r w:rsidRPr="00F076CF">
        <w:rPr>
          <w:sz w:val="22"/>
          <w:szCs w:val="22"/>
        </w:rPr>
        <w:fldChar w:fldCharType="separate"/>
      </w:r>
      <w:r w:rsidR="008F06E6">
        <w:rPr>
          <w:noProof/>
          <w:sz w:val="22"/>
          <w:szCs w:val="22"/>
        </w:rPr>
        <w:t>23</w:t>
      </w:r>
      <w:r w:rsidRPr="00F076CF">
        <w:rPr>
          <w:sz w:val="22"/>
          <w:szCs w:val="22"/>
        </w:rPr>
        <w:fldChar w:fldCharType="end"/>
      </w:r>
      <w:r w:rsidRPr="00F076CF">
        <w:rPr>
          <w:sz w:val="22"/>
          <w:szCs w:val="22"/>
        </w:rPr>
        <w:t xml:space="preserve"> </w:t>
      </w:r>
      <w:r w:rsidRPr="00FF494F">
        <w:rPr>
          <w:sz w:val="22"/>
          <w:szCs w:val="22"/>
        </w:rPr>
        <w:t>Deuda interna ANDA 2021</w:t>
      </w:r>
      <w:r w:rsidR="006D5B80">
        <w:rPr>
          <w:sz w:val="22"/>
          <w:szCs w:val="22"/>
        </w:rPr>
        <w:br/>
      </w:r>
      <w:r w:rsidR="006D5B80">
        <w:rPr>
          <w:rFonts w:cstheme="majorHAnsi"/>
          <w:sz w:val="22"/>
          <w:szCs w:val="22"/>
        </w:rPr>
        <w:t xml:space="preserve">en </w:t>
      </w:r>
      <w:r w:rsidRPr="006A2293" w:rsidR="006D5B80">
        <w:rPr>
          <w:rFonts w:cstheme="majorHAnsi"/>
          <w:sz w:val="22"/>
          <w:szCs w:val="22"/>
        </w:rPr>
        <w:t>dólares (USD)</w:t>
      </w:r>
      <w:bookmarkEnd w:id="84"/>
    </w:p>
    <w:tbl>
      <w:tblPr>
        <w:tblStyle w:val="GridTable1Light-Accent5"/>
        <w:tblW w:w="0" w:type="auto"/>
        <w:jc w:val="center"/>
        <w:tblLook w:val="04A0" w:firstRow="1" w:lastRow="0" w:firstColumn="1" w:lastColumn="0" w:noHBand="0" w:noVBand="1"/>
      </w:tblPr>
      <w:tblGrid>
        <w:gridCol w:w="4852"/>
        <w:gridCol w:w="1127"/>
      </w:tblGrid>
      <w:tr w:rsidRPr="00D45DEC" w:rsidR="00D45DEC" w:rsidTr="008352FD" w14:paraId="59BEA4E4" w14:textId="77777777">
        <w:trPr>
          <w:cnfStyle w:val="100000000000" w:firstRow="1" w:lastRow="0" w:firstColumn="0" w:lastColumn="0" w:oddVBand="0" w:evenVBand="0" w:oddHBand="0"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9CC2E5" w:themeFill="accent1" w:themeFillTint="99"/>
            <w:hideMark/>
          </w:tcPr>
          <w:p w:rsidRPr="00D45DEC" w:rsidR="00D45DEC" w:rsidP="00D42163" w:rsidRDefault="00D45DEC" w14:paraId="5AB0511F" w14:textId="77777777">
            <w:pPr>
              <w:jc w:val="center"/>
              <w:rPr>
                <w:rFonts w:eastAsia="Times New Roman" w:cstheme="majorHAnsi"/>
                <w:color w:val="262123"/>
                <w:sz w:val="18"/>
                <w:szCs w:val="18"/>
                <w:lang w:eastAsia="es-CO"/>
              </w:rPr>
            </w:pPr>
            <w:r w:rsidRPr="00D45DEC">
              <w:rPr>
                <w:rFonts w:eastAsia="Times New Roman" w:cstheme="majorHAnsi"/>
                <w:color w:val="262123"/>
                <w:sz w:val="18"/>
                <w:szCs w:val="18"/>
                <w:lang w:eastAsia="es-CO"/>
              </w:rPr>
              <w:t>CONCEPTO</w:t>
            </w:r>
          </w:p>
        </w:tc>
        <w:tc>
          <w:tcPr>
            <w:tcW w:w="0" w:type="auto"/>
            <w:shd w:val="clear" w:color="auto" w:fill="9CC2E5" w:themeFill="accent1" w:themeFillTint="99"/>
            <w:hideMark/>
          </w:tcPr>
          <w:p w:rsidRPr="00D45DEC" w:rsidR="00D45DEC" w:rsidP="00D42163" w:rsidRDefault="00D45DEC" w14:paraId="3924F458" w14:textId="3F588489">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AÑO 2021</w:t>
            </w:r>
          </w:p>
        </w:tc>
      </w:tr>
      <w:tr w:rsidRPr="00D45DEC" w:rsidR="00D45DEC" w:rsidTr="008352FD" w14:paraId="7BD41083" w14:textId="77777777">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9CC2E5" w:themeFill="accent1" w:themeFillTint="99"/>
            <w:noWrap/>
            <w:vAlign w:val="center"/>
            <w:hideMark/>
          </w:tcPr>
          <w:p w:rsidRPr="00D45DEC" w:rsidR="00D45DEC" w:rsidP="007922F6" w:rsidRDefault="00D45DEC" w14:paraId="01C89F44" w14:textId="77777777">
            <w:pPr>
              <w:jc w:val="center"/>
              <w:rPr>
                <w:rFonts w:eastAsia="Times New Roman" w:cstheme="majorHAnsi"/>
                <w:color w:val="000000"/>
                <w:sz w:val="18"/>
                <w:szCs w:val="18"/>
                <w:lang w:eastAsia="es-CO"/>
              </w:rPr>
            </w:pPr>
            <w:r w:rsidRPr="00D45DEC">
              <w:rPr>
                <w:rFonts w:eastAsia="Times New Roman" w:cstheme="majorHAnsi"/>
                <w:color w:val="000000"/>
                <w:sz w:val="18"/>
                <w:szCs w:val="18"/>
                <w:lang w:eastAsia="es-CO"/>
              </w:rPr>
              <w:t>ACREEDORES MONETARIOS</w:t>
            </w:r>
          </w:p>
        </w:tc>
        <w:tc>
          <w:tcPr>
            <w:tcW w:w="0" w:type="auto"/>
            <w:shd w:val="clear" w:color="auto" w:fill="9CC2E5" w:themeFill="accent1" w:themeFillTint="99"/>
            <w:noWrap/>
            <w:hideMark/>
          </w:tcPr>
          <w:p w:rsidRPr="00D45DEC" w:rsidR="00D45DEC" w:rsidP="00D42163" w:rsidRDefault="00D45DEC" w14:paraId="08929E6A" w14:textId="7AEEE6BD">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b/>
                <w:bCs/>
                <w:color w:val="262123"/>
                <w:sz w:val="18"/>
                <w:szCs w:val="18"/>
                <w:lang w:eastAsia="es-CO"/>
              </w:rPr>
            </w:pPr>
            <w:r w:rsidRPr="00D45DEC">
              <w:rPr>
                <w:rFonts w:eastAsia="Times New Roman" w:cstheme="majorHAnsi"/>
                <w:b/>
                <w:bCs/>
                <w:color w:val="262123"/>
                <w:sz w:val="18"/>
                <w:szCs w:val="18"/>
                <w:lang w:eastAsia="es-CO"/>
              </w:rPr>
              <w:t>53.503.858</w:t>
            </w:r>
          </w:p>
        </w:tc>
      </w:tr>
      <w:tr w:rsidRPr="00D45DEC" w:rsidR="00D45DEC" w:rsidTr="007922F6" w14:paraId="1739DA33" w14:textId="77777777">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D45DEC" w:rsidR="00D45DEC" w:rsidP="00D42163" w:rsidRDefault="007F69D2" w14:paraId="118A77C8" w14:textId="6065FDCF">
            <w:pPr>
              <w:jc w:val="left"/>
              <w:rPr>
                <w:rFonts w:eastAsia="Times New Roman" w:cstheme="majorHAnsi"/>
                <w:b w:val="0"/>
                <w:bCs w:val="0"/>
                <w:color w:val="262123"/>
                <w:sz w:val="18"/>
                <w:szCs w:val="18"/>
                <w:lang w:eastAsia="es-CO"/>
              </w:rPr>
            </w:pPr>
            <w:r>
              <w:rPr>
                <w:rFonts w:eastAsia="Times New Roman" w:cstheme="majorHAnsi"/>
                <w:b w:val="0"/>
                <w:bCs w:val="0"/>
                <w:color w:val="262123"/>
                <w:sz w:val="18"/>
                <w:szCs w:val="18"/>
                <w:lang w:eastAsia="es-CO"/>
              </w:rPr>
              <w:t>R</w:t>
            </w:r>
            <w:r w:rsidRPr="00D45DEC">
              <w:rPr>
                <w:rFonts w:eastAsia="Times New Roman" w:cstheme="majorHAnsi"/>
                <w:b w:val="0"/>
                <w:bCs w:val="0"/>
                <w:color w:val="262123"/>
                <w:sz w:val="18"/>
                <w:szCs w:val="18"/>
                <w:lang w:eastAsia="es-CO"/>
              </w:rPr>
              <w:t>emuneraciones</w:t>
            </w:r>
          </w:p>
        </w:tc>
        <w:tc>
          <w:tcPr>
            <w:tcW w:w="0" w:type="auto"/>
            <w:noWrap/>
            <w:hideMark/>
          </w:tcPr>
          <w:p w:rsidRPr="00D45DEC" w:rsidR="00D45DEC" w:rsidP="00D42163" w:rsidRDefault="00D45DEC" w14:paraId="0821E423" w14:textId="1B52C94F">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2.534.247</w:t>
            </w:r>
          </w:p>
        </w:tc>
      </w:tr>
      <w:tr w:rsidRPr="00D45DEC" w:rsidR="00D45DEC" w:rsidTr="007922F6" w14:paraId="041F08B3" w14:textId="77777777">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D45DEC" w:rsidR="00D45DEC" w:rsidP="00D42163" w:rsidRDefault="007F69D2" w14:paraId="217494F2" w14:textId="3E9B5AC9">
            <w:pPr>
              <w:jc w:val="left"/>
              <w:rPr>
                <w:rFonts w:eastAsia="Times New Roman" w:cstheme="majorHAnsi"/>
                <w:b w:val="0"/>
                <w:bCs w:val="0"/>
                <w:color w:val="262123"/>
                <w:sz w:val="18"/>
                <w:szCs w:val="18"/>
                <w:lang w:eastAsia="es-CO"/>
              </w:rPr>
            </w:pPr>
            <w:r>
              <w:rPr>
                <w:rFonts w:eastAsia="Times New Roman" w:cstheme="majorHAnsi"/>
                <w:b w:val="0"/>
                <w:bCs w:val="0"/>
                <w:color w:val="262123"/>
                <w:sz w:val="18"/>
                <w:szCs w:val="18"/>
                <w:lang w:eastAsia="es-CO"/>
              </w:rPr>
              <w:t>A</w:t>
            </w:r>
            <w:r w:rsidRPr="00D45DEC">
              <w:rPr>
                <w:rFonts w:eastAsia="Times New Roman" w:cstheme="majorHAnsi"/>
                <w:b w:val="0"/>
                <w:bCs w:val="0"/>
                <w:color w:val="262123"/>
                <w:sz w:val="18"/>
                <w:szCs w:val="18"/>
                <w:lang w:eastAsia="es-CO"/>
              </w:rPr>
              <w:t>dquisiciones de bienes y servicios</w:t>
            </w:r>
          </w:p>
        </w:tc>
        <w:tc>
          <w:tcPr>
            <w:tcW w:w="0" w:type="auto"/>
            <w:noWrap/>
            <w:hideMark/>
          </w:tcPr>
          <w:p w:rsidRPr="00D45DEC" w:rsidR="00D45DEC" w:rsidP="00D42163" w:rsidRDefault="00D45DEC" w14:paraId="1082C728" w14:textId="2439FC5A">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42.179.157</w:t>
            </w:r>
          </w:p>
        </w:tc>
      </w:tr>
      <w:tr w:rsidRPr="00D45DEC" w:rsidR="00D45DEC" w:rsidTr="007922F6" w14:paraId="43989C45" w14:textId="77777777">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D45DEC" w:rsidR="00D45DEC" w:rsidP="00D42163" w:rsidRDefault="007F69D2" w14:paraId="359D7339" w14:textId="57EEE3A6">
            <w:pPr>
              <w:jc w:val="left"/>
              <w:rPr>
                <w:rFonts w:eastAsia="Times New Roman" w:cstheme="majorHAnsi"/>
                <w:b w:val="0"/>
                <w:bCs w:val="0"/>
                <w:color w:val="262123"/>
                <w:sz w:val="18"/>
                <w:szCs w:val="18"/>
                <w:lang w:eastAsia="es-CO"/>
              </w:rPr>
            </w:pPr>
            <w:r>
              <w:rPr>
                <w:rFonts w:eastAsia="Times New Roman" w:cstheme="majorHAnsi"/>
                <w:b w:val="0"/>
                <w:bCs w:val="0"/>
                <w:color w:val="262123"/>
                <w:sz w:val="18"/>
                <w:szCs w:val="18"/>
                <w:lang w:eastAsia="es-CO"/>
              </w:rPr>
              <w:t>G</w:t>
            </w:r>
            <w:r w:rsidRPr="00D45DEC">
              <w:rPr>
                <w:rFonts w:eastAsia="Times New Roman" w:cstheme="majorHAnsi"/>
                <w:b w:val="0"/>
                <w:bCs w:val="0"/>
                <w:color w:val="262123"/>
                <w:sz w:val="18"/>
                <w:szCs w:val="18"/>
                <w:lang w:eastAsia="es-CO"/>
              </w:rPr>
              <w:t>astos financieros y otros</w:t>
            </w:r>
            <w:r w:rsidRPr="00D45DEC">
              <w:rPr>
                <w:rFonts w:eastAsia="Times New Roman" w:cstheme="majorHAnsi"/>
                <w:b w:val="0"/>
                <w:bCs w:val="0"/>
                <w:color w:val="3F3A3F"/>
                <w:sz w:val="18"/>
                <w:szCs w:val="18"/>
                <w:lang w:eastAsia="es-CO"/>
              </w:rPr>
              <w:t>.</w:t>
            </w:r>
          </w:p>
        </w:tc>
        <w:tc>
          <w:tcPr>
            <w:tcW w:w="0" w:type="auto"/>
            <w:hideMark/>
          </w:tcPr>
          <w:p w:rsidRPr="00D45DEC" w:rsidR="00D45DEC" w:rsidP="00D42163" w:rsidRDefault="00D45DEC" w14:paraId="745A3462" w14:textId="2048DC1C">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3.457.906</w:t>
            </w:r>
          </w:p>
        </w:tc>
      </w:tr>
      <w:tr w:rsidRPr="00D45DEC" w:rsidR="00D45DEC" w:rsidTr="007922F6" w14:paraId="4B1A7589" w14:textId="77777777">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D45DEC" w:rsidR="00D45DEC" w:rsidP="00D42163" w:rsidRDefault="007F69D2" w14:paraId="50AFE8E5" w14:textId="565C2C2E">
            <w:pPr>
              <w:jc w:val="left"/>
              <w:rPr>
                <w:rFonts w:eastAsia="Times New Roman" w:cstheme="majorHAnsi"/>
                <w:b w:val="0"/>
                <w:bCs w:val="0"/>
                <w:color w:val="262123"/>
                <w:sz w:val="18"/>
                <w:szCs w:val="18"/>
                <w:lang w:eastAsia="es-CO"/>
              </w:rPr>
            </w:pPr>
            <w:r>
              <w:rPr>
                <w:rFonts w:eastAsia="Times New Roman" w:cstheme="majorHAnsi"/>
                <w:b w:val="0"/>
                <w:bCs w:val="0"/>
                <w:color w:val="262123"/>
                <w:sz w:val="18"/>
                <w:szCs w:val="18"/>
                <w:lang w:eastAsia="es-CO"/>
              </w:rPr>
              <w:t>T</w:t>
            </w:r>
            <w:r w:rsidRPr="00D45DEC">
              <w:rPr>
                <w:rFonts w:eastAsia="Times New Roman" w:cstheme="majorHAnsi"/>
                <w:b w:val="0"/>
                <w:bCs w:val="0"/>
                <w:color w:val="262123"/>
                <w:sz w:val="18"/>
                <w:szCs w:val="18"/>
                <w:lang w:eastAsia="es-CO"/>
              </w:rPr>
              <w:t>ransferencias corrientes otorgadas</w:t>
            </w:r>
          </w:p>
        </w:tc>
        <w:tc>
          <w:tcPr>
            <w:tcW w:w="0" w:type="auto"/>
            <w:noWrap/>
            <w:hideMark/>
          </w:tcPr>
          <w:p w:rsidRPr="00D45DEC" w:rsidR="00D45DEC" w:rsidP="00D42163" w:rsidRDefault="00D45DEC" w14:paraId="07866D44" w14:textId="3AF8B2B1">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36.196</w:t>
            </w:r>
          </w:p>
        </w:tc>
      </w:tr>
      <w:tr w:rsidRPr="00D45DEC" w:rsidR="00D45DEC" w:rsidTr="007922F6" w14:paraId="03FFA8D2" w14:textId="77777777">
        <w:trPr>
          <w:trHeight w:val="270"/>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D45DEC" w:rsidR="00D45DEC" w:rsidP="00D42163" w:rsidRDefault="007F69D2" w14:paraId="511BEC93" w14:textId="126D2D16">
            <w:pPr>
              <w:jc w:val="left"/>
              <w:rPr>
                <w:rFonts w:eastAsia="Times New Roman" w:cstheme="majorHAnsi"/>
                <w:b w:val="0"/>
                <w:bCs w:val="0"/>
                <w:color w:val="262123"/>
                <w:sz w:val="18"/>
                <w:szCs w:val="18"/>
                <w:lang w:eastAsia="es-CO"/>
              </w:rPr>
            </w:pPr>
            <w:r>
              <w:rPr>
                <w:rFonts w:eastAsia="Times New Roman" w:cstheme="majorHAnsi"/>
                <w:b w:val="0"/>
                <w:bCs w:val="0"/>
                <w:color w:val="262123"/>
                <w:sz w:val="18"/>
                <w:szCs w:val="18"/>
                <w:lang w:eastAsia="es-CO"/>
              </w:rPr>
              <w:t>I</w:t>
            </w:r>
            <w:r w:rsidRPr="00D45DEC">
              <w:rPr>
                <w:rFonts w:eastAsia="Times New Roman" w:cstheme="majorHAnsi"/>
                <w:b w:val="0"/>
                <w:bCs w:val="0"/>
                <w:color w:val="262123"/>
                <w:sz w:val="18"/>
                <w:szCs w:val="18"/>
                <w:lang w:eastAsia="es-CO"/>
              </w:rPr>
              <w:t>nversiones en activos fijos</w:t>
            </w:r>
          </w:p>
        </w:tc>
        <w:tc>
          <w:tcPr>
            <w:tcW w:w="0" w:type="auto"/>
            <w:hideMark/>
          </w:tcPr>
          <w:p w:rsidRPr="00D45DEC" w:rsidR="00D45DEC" w:rsidP="00D42163" w:rsidRDefault="00D45DEC" w14:paraId="374F9B25" w14:textId="060EC71C">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1.356.539</w:t>
            </w:r>
          </w:p>
        </w:tc>
      </w:tr>
      <w:tr w:rsidRPr="00D45DEC" w:rsidR="00D45DEC" w:rsidTr="007922F6" w14:paraId="2DC011FD" w14:textId="77777777">
        <w:trPr>
          <w:trHeight w:val="263"/>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D45DEC" w:rsidR="00D45DEC" w:rsidP="00D42163" w:rsidRDefault="007F69D2" w14:paraId="01FC339E" w14:textId="73F36E30">
            <w:pPr>
              <w:jc w:val="left"/>
              <w:rPr>
                <w:rFonts w:eastAsia="Times New Roman" w:cstheme="majorHAnsi"/>
                <w:b w:val="0"/>
                <w:bCs w:val="0"/>
                <w:color w:val="262123"/>
                <w:sz w:val="18"/>
                <w:szCs w:val="18"/>
                <w:lang w:eastAsia="es-CO"/>
              </w:rPr>
            </w:pPr>
            <w:r>
              <w:rPr>
                <w:rFonts w:eastAsia="Times New Roman" w:cstheme="majorHAnsi"/>
                <w:b w:val="0"/>
                <w:bCs w:val="0"/>
                <w:color w:val="262123"/>
                <w:sz w:val="18"/>
                <w:szCs w:val="18"/>
                <w:lang w:eastAsia="es-CO"/>
              </w:rPr>
              <w:t>A</w:t>
            </w:r>
            <w:r w:rsidRPr="00D45DEC">
              <w:rPr>
                <w:rFonts w:eastAsia="Times New Roman" w:cstheme="majorHAnsi"/>
                <w:b w:val="0"/>
                <w:bCs w:val="0"/>
                <w:color w:val="262123"/>
                <w:sz w:val="18"/>
                <w:szCs w:val="18"/>
                <w:lang w:eastAsia="es-CO"/>
              </w:rPr>
              <w:t>creedores monetarios por operaciones de ejercicios anteriores</w:t>
            </w:r>
          </w:p>
        </w:tc>
        <w:tc>
          <w:tcPr>
            <w:tcW w:w="0" w:type="auto"/>
            <w:hideMark/>
          </w:tcPr>
          <w:p w:rsidRPr="00D45DEC" w:rsidR="00D45DEC" w:rsidP="00D42163" w:rsidRDefault="00D45DEC" w14:paraId="4354F822" w14:textId="154DA7AB">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3.939.813</w:t>
            </w:r>
          </w:p>
        </w:tc>
      </w:tr>
      <w:tr w:rsidRPr="00D45DEC" w:rsidR="00D45DEC" w:rsidTr="008352FD" w14:paraId="0AB84815" w14:textId="77777777">
        <w:trPr>
          <w:trHeight w:val="263"/>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9CC2E5" w:themeFill="accent1" w:themeFillTint="99"/>
            <w:vAlign w:val="center"/>
            <w:hideMark/>
          </w:tcPr>
          <w:p w:rsidRPr="00D45DEC" w:rsidR="00D45DEC" w:rsidP="007922F6" w:rsidRDefault="00D45DEC" w14:paraId="3C7ED507" w14:textId="77777777">
            <w:pPr>
              <w:jc w:val="center"/>
              <w:rPr>
                <w:rFonts w:eastAsia="Times New Roman" w:cstheme="majorHAnsi"/>
                <w:color w:val="262123"/>
                <w:sz w:val="18"/>
                <w:szCs w:val="18"/>
                <w:lang w:eastAsia="es-CO"/>
              </w:rPr>
            </w:pPr>
            <w:r w:rsidRPr="00D45DEC">
              <w:rPr>
                <w:rFonts w:eastAsia="Times New Roman" w:cstheme="majorHAnsi"/>
                <w:color w:val="262123"/>
                <w:sz w:val="18"/>
                <w:szCs w:val="18"/>
                <w:lang w:eastAsia="es-CO"/>
              </w:rPr>
              <w:t>ACREEDORES FINANCIEROS</w:t>
            </w:r>
          </w:p>
        </w:tc>
        <w:tc>
          <w:tcPr>
            <w:tcW w:w="0" w:type="auto"/>
            <w:shd w:val="clear" w:color="auto" w:fill="9CC2E5" w:themeFill="accent1" w:themeFillTint="99"/>
            <w:hideMark/>
          </w:tcPr>
          <w:p w:rsidRPr="00D45DEC" w:rsidR="00D45DEC" w:rsidP="00D42163" w:rsidRDefault="00D45DEC" w14:paraId="68BF3745" w14:textId="53C6D5A9">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b/>
                <w:bCs/>
                <w:color w:val="262123"/>
                <w:sz w:val="18"/>
                <w:szCs w:val="18"/>
                <w:lang w:eastAsia="es-CO"/>
              </w:rPr>
            </w:pPr>
            <w:r w:rsidRPr="00D45DEC">
              <w:rPr>
                <w:rFonts w:eastAsia="Times New Roman" w:cstheme="majorHAnsi"/>
                <w:b/>
                <w:bCs/>
                <w:color w:val="262123"/>
                <w:sz w:val="18"/>
                <w:szCs w:val="18"/>
                <w:lang w:eastAsia="es-CO"/>
              </w:rPr>
              <w:t>220.388.491</w:t>
            </w:r>
          </w:p>
        </w:tc>
      </w:tr>
      <w:tr w:rsidRPr="00D45DEC" w:rsidR="00D45DEC" w:rsidTr="007922F6" w14:paraId="5661235F" w14:textId="77777777">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D45DEC" w:rsidR="00D45DEC" w:rsidP="00D42163" w:rsidRDefault="007F69D2" w14:paraId="5AB20453" w14:textId="41A6237E">
            <w:pPr>
              <w:jc w:val="left"/>
              <w:rPr>
                <w:rFonts w:eastAsia="Times New Roman" w:cstheme="majorHAnsi"/>
                <w:b w:val="0"/>
                <w:bCs w:val="0"/>
                <w:color w:val="262123"/>
                <w:sz w:val="18"/>
                <w:szCs w:val="18"/>
                <w:lang w:eastAsia="es-CO"/>
              </w:rPr>
            </w:pPr>
            <w:r>
              <w:rPr>
                <w:rFonts w:eastAsia="Times New Roman" w:cstheme="majorHAnsi"/>
                <w:b w:val="0"/>
                <w:bCs w:val="0"/>
                <w:color w:val="262123"/>
                <w:sz w:val="18"/>
                <w:szCs w:val="18"/>
                <w:lang w:eastAsia="es-CO"/>
              </w:rPr>
              <w:t>P</w:t>
            </w:r>
            <w:r w:rsidRPr="00D45DEC">
              <w:rPr>
                <w:rFonts w:eastAsia="Times New Roman" w:cstheme="majorHAnsi"/>
                <w:b w:val="0"/>
                <w:bCs w:val="0"/>
                <w:color w:val="262123"/>
                <w:sz w:val="18"/>
                <w:szCs w:val="18"/>
                <w:lang w:eastAsia="es-CO"/>
              </w:rPr>
              <w:t>rovisiones por acreedores monetarios</w:t>
            </w:r>
          </w:p>
        </w:tc>
        <w:tc>
          <w:tcPr>
            <w:tcW w:w="0" w:type="auto"/>
            <w:noWrap/>
            <w:hideMark/>
          </w:tcPr>
          <w:p w:rsidRPr="00D45DEC" w:rsidR="00D45DEC" w:rsidP="00D42163" w:rsidRDefault="00D45DEC" w14:paraId="7A5CD4EB" w14:textId="22A10735">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59.344.105</w:t>
            </w:r>
          </w:p>
        </w:tc>
      </w:tr>
      <w:tr w:rsidRPr="00D45DEC" w:rsidR="00D45DEC" w:rsidTr="007922F6" w14:paraId="517E0BFA" w14:textId="77777777">
        <w:trPr>
          <w:trHeight w:val="26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D45DEC" w:rsidR="00D45DEC" w:rsidP="00D42163" w:rsidRDefault="007F69D2" w14:paraId="6796D1D8" w14:textId="7B5CA6B6">
            <w:pPr>
              <w:jc w:val="left"/>
              <w:rPr>
                <w:rFonts w:eastAsia="Times New Roman" w:cstheme="majorHAnsi"/>
                <w:b w:val="0"/>
                <w:bCs w:val="0"/>
                <w:color w:val="262123"/>
                <w:sz w:val="18"/>
                <w:szCs w:val="18"/>
                <w:lang w:eastAsia="es-CO"/>
              </w:rPr>
            </w:pPr>
            <w:r>
              <w:rPr>
                <w:rFonts w:eastAsia="Times New Roman" w:cstheme="majorHAnsi"/>
                <w:b w:val="0"/>
                <w:bCs w:val="0"/>
                <w:color w:val="262123"/>
                <w:sz w:val="18"/>
                <w:szCs w:val="18"/>
                <w:lang w:eastAsia="es-CO"/>
              </w:rPr>
              <w:t>A</w:t>
            </w:r>
            <w:r w:rsidRPr="00D45DEC">
              <w:rPr>
                <w:rFonts w:eastAsia="Times New Roman" w:cstheme="majorHAnsi"/>
                <w:b w:val="0"/>
                <w:bCs w:val="0"/>
                <w:color w:val="262123"/>
                <w:sz w:val="18"/>
                <w:szCs w:val="18"/>
                <w:lang w:eastAsia="es-CO"/>
              </w:rPr>
              <w:t>creedores monetarios por pagar región oriental</w:t>
            </w:r>
          </w:p>
        </w:tc>
        <w:tc>
          <w:tcPr>
            <w:tcW w:w="0" w:type="auto"/>
            <w:noWrap/>
            <w:hideMark/>
          </w:tcPr>
          <w:p w:rsidRPr="00D45DEC" w:rsidR="00D45DEC" w:rsidP="00D42163" w:rsidRDefault="00D45DEC" w14:paraId="1FFD3F9C" w14:textId="527F3238">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21.840</w:t>
            </w:r>
          </w:p>
        </w:tc>
      </w:tr>
      <w:tr w:rsidRPr="00D45DEC" w:rsidR="00D45DEC" w:rsidTr="007922F6" w14:paraId="67E9D7C9" w14:textId="77777777">
        <w:trPr>
          <w:trHeight w:val="26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D45DEC" w:rsidR="00D45DEC" w:rsidP="00D42163" w:rsidRDefault="007F69D2" w14:paraId="6B9E5A86" w14:textId="113F6A89">
            <w:pPr>
              <w:jc w:val="left"/>
              <w:rPr>
                <w:rFonts w:eastAsia="Times New Roman" w:cstheme="majorHAnsi"/>
                <w:b w:val="0"/>
                <w:bCs w:val="0"/>
                <w:color w:val="262123"/>
                <w:sz w:val="18"/>
                <w:szCs w:val="18"/>
                <w:lang w:eastAsia="es-CO"/>
              </w:rPr>
            </w:pPr>
            <w:r>
              <w:rPr>
                <w:rFonts w:eastAsia="Times New Roman" w:cstheme="majorHAnsi"/>
                <w:b w:val="0"/>
                <w:bCs w:val="0"/>
                <w:color w:val="262123"/>
                <w:sz w:val="18"/>
                <w:szCs w:val="18"/>
                <w:lang w:eastAsia="es-CO"/>
              </w:rPr>
              <w:t>A</w:t>
            </w:r>
            <w:r w:rsidRPr="00D45DEC">
              <w:rPr>
                <w:rFonts w:eastAsia="Times New Roman" w:cstheme="majorHAnsi"/>
                <w:b w:val="0"/>
                <w:bCs w:val="0"/>
                <w:color w:val="262123"/>
                <w:sz w:val="18"/>
                <w:szCs w:val="18"/>
                <w:lang w:eastAsia="es-CO"/>
              </w:rPr>
              <w:t>creedores monetarios por pagar región</w:t>
            </w:r>
            <w:r w:rsidRPr="00D45DEC">
              <w:rPr>
                <w:rFonts w:eastAsia="Times New Roman" w:cstheme="majorHAnsi"/>
                <w:b w:val="0"/>
                <w:bCs w:val="0"/>
                <w:color w:val="262123"/>
                <w:sz w:val="18"/>
                <w:szCs w:val="18"/>
                <w:lang w:eastAsia="es-CO"/>
              </w:rPr>
              <w:br/>
            </w:r>
            <w:r w:rsidRPr="00D45DEC">
              <w:rPr>
                <w:rFonts w:eastAsia="Times New Roman" w:cstheme="majorHAnsi"/>
                <w:b w:val="0"/>
                <w:bCs w:val="0"/>
                <w:color w:val="262123"/>
                <w:sz w:val="18"/>
                <w:szCs w:val="18"/>
                <w:lang w:eastAsia="es-CO"/>
              </w:rPr>
              <w:t>metropolitana</w:t>
            </w:r>
          </w:p>
        </w:tc>
        <w:tc>
          <w:tcPr>
            <w:tcW w:w="0" w:type="auto"/>
            <w:noWrap/>
            <w:hideMark/>
          </w:tcPr>
          <w:p w:rsidRPr="00D45DEC" w:rsidR="00D45DEC" w:rsidP="00D42163" w:rsidRDefault="00D45DEC" w14:paraId="3503A551" w14:textId="15A7DAA9">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26.979</w:t>
            </w:r>
          </w:p>
        </w:tc>
      </w:tr>
      <w:tr w:rsidRPr="00D45DEC" w:rsidR="00D45DEC" w:rsidTr="007922F6" w14:paraId="54820619" w14:textId="77777777">
        <w:trPr>
          <w:trHeight w:val="26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D45DEC" w:rsidR="00D45DEC" w:rsidP="00D42163" w:rsidRDefault="007F69D2" w14:paraId="11081F2D" w14:textId="560E1608">
            <w:pPr>
              <w:jc w:val="left"/>
              <w:rPr>
                <w:rFonts w:eastAsia="Times New Roman" w:cstheme="majorHAnsi"/>
                <w:b w:val="0"/>
                <w:bCs w:val="0"/>
                <w:color w:val="262123"/>
                <w:sz w:val="18"/>
                <w:szCs w:val="18"/>
                <w:lang w:eastAsia="es-CO"/>
              </w:rPr>
            </w:pPr>
            <w:r>
              <w:rPr>
                <w:rFonts w:eastAsia="Times New Roman" w:cstheme="majorHAnsi"/>
                <w:b w:val="0"/>
                <w:bCs w:val="0"/>
                <w:color w:val="262123"/>
                <w:sz w:val="18"/>
                <w:szCs w:val="18"/>
                <w:lang w:eastAsia="es-CO"/>
              </w:rPr>
              <w:t>A</w:t>
            </w:r>
            <w:r w:rsidRPr="00D45DEC">
              <w:rPr>
                <w:rFonts w:eastAsia="Times New Roman" w:cstheme="majorHAnsi"/>
                <w:b w:val="0"/>
                <w:bCs w:val="0"/>
                <w:color w:val="262123"/>
                <w:sz w:val="18"/>
                <w:szCs w:val="18"/>
                <w:lang w:eastAsia="es-CO"/>
              </w:rPr>
              <w:t>creedores monetarios por pagar región central</w:t>
            </w:r>
          </w:p>
        </w:tc>
        <w:tc>
          <w:tcPr>
            <w:tcW w:w="0" w:type="auto"/>
            <w:noWrap/>
            <w:hideMark/>
          </w:tcPr>
          <w:p w:rsidRPr="00D45DEC" w:rsidR="00D45DEC" w:rsidP="00D42163" w:rsidRDefault="00D45DEC" w14:paraId="7FA0BD10" w14:textId="331F6C56">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4.977</w:t>
            </w:r>
          </w:p>
        </w:tc>
      </w:tr>
      <w:tr w:rsidRPr="00D45DEC" w:rsidR="00D45DEC" w:rsidTr="007922F6" w14:paraId="20455E8D" w14:textId="77777777">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D45DEC" w:rsidR="00D45DEC" w:rsidP="00D42163" w:rsidRDefault="007F69D2" w14:paraId="1B30CD84" w14:textId="6A4FC567">
            <w:pPr>
              <w:jc w:val="left"/>
              <w:rPr>
                <w:rFonts w:eastAsia="Times New Roman" w:cstheme="majorHAnsi"/>
                <w:b w:val="0"/>
                <w:bCs w:val="0"/>
                <w:color w:val="262123"/>
                <w:sz w:val="18"/>
                <w:szCs w:val="18"/>
                <w:lang w:eastAsia="es-CO"/>
              </w:rPr>
            </w:pPr>
            <w:r>
              <w:rPr>
                <w:rFonts w:eastAsia="Times New Roman" w:cstheme="majorHAnsi"/>
                <w:b w:val="0"/>
                <w:bCs w:val="0"/>
                <w:color w:val="262123"/>
                <w:sz w:val="18"/>
                <w:szCs w:val="18"/>
                <w:lang w:eastAsia="es-CO"/>
              </w:rPr>
              <w:t>P</w:t>
            </w:r>
            <w:r w:rsidRPr="00D45DEC">
              <w:rPr>
                <w:rFonts w:eastAsia="Times New Roman" w:cstheme="majorHAnsi"/>
                <w:b w:val="0"/>
                <w:bCs w:val="0"/>
                <w:color w:val="262123"/>
                <w:sz w:val="18"/>
                <w:szCs w:val="18"/>
                <w:lang w:eastAsia="es-CO"/>
              </w:rPr>
              <w:t>rovisiones por ingresos de existencias</w:t>
            </w:r>
          </w:p>
        </w:tc>
        <w:tc>
          <w:tcPr>
            <w:tcW w:w="0" w:type="auto"/>
            <w:noWrap/>
            <w:hideMark/>
          </w:tcPr>
          <w:p w:rsidRPr="00D45DEC" w:rsidR="00D45DEC" w:rsidP="00D42163" w:rsidRDefault="00D45DEC" w14:paraId="3A491207" w14:textId="2CD74F38">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762.050</w:t>
            </w:r>
          </w:p>
        </w:tc>
      </w:tr>
      <w:tr w:rsidRPr="00D45DEC" w:rsidR="00D45DEC" w:rsidTr="007922F6" w14:paraId="5F286D41" w14:textId="77777777">
        <w:trPr>
          <w:trHeight w:val="26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D45DEC" w:rsidR="00D45DEC" w:rsidP="00D42163" w:rsidRDefault="007F69D2" w14:paraId="2049100E" w14:textId="56D52955">
            <w:pPr>
              <w:jc w:val="left"/>
              <w:rPr>
                <w:rFonts w:eastAsia="Times New Roman" w:cstheme="majorHAnsi"/>
                <w:b w:val="0"/>
                <w:bCs w:val="0"/>
                <w:color w:val="262123"/>
                <w:sz w:val="18"/>
                <w:szCs w:val="18"/>
                <w:lang w:eastAsia="es-CO"/>
              </w:rPr>
            </w:pPr>
            <w:r>
              <w:rPr>
                <w:rFonts w:eastAsia="Times New Roman" w:cstheme="majorHAnsi"/>
                <w:b w:val="0"/>
                <w:bCs w:val="0"/>
                <w:color w:val="262123"/>
                <w:sz w:val="18"/>
                <w:szCs w:val="18"/>
                <w:lang w:eastAsia="es-CO"/>
              </w:rPr>
              <w:t>A</w:t>
            </w:r>
            <w:r w:rsidRPr="00D45DEC" w:rsidR="00ED1EEB">
              <w:rPr>
                <w:rFonts w:eastAsia="Times New Roman" w:cstheme="majorHAnsi"/>
                <w:b w:val="0"/>
                <w:bCs w:val="0"/>
                <w:color w:val="262123"/>
                <w:sz w:val="18"/>
                <w:szCs w:val="18"/>
                <w:lang w:eastAsia="es-CO"/>
              </w:rPr>
              <w:t>MP</w:t>
            </w:r>
            <w:r w:rsidRPr="00D45DEC">
              <w:rPr>
                <w:rFonts w:eastAsia="Times New Roman" w:cstheme="majorHAnsi"/>
                <w:b w:val="0"/>
                <w:bCs w:val="0"/>
                <w:color w:val="262123"/>
                <w:sz w:val="18"/>
                <w:szCs w:val="18"/>
                <w:lang w:eastAsia="es-CO"/>
              </w:rPr>
              <w:t xml:space="preserve"> x </w:t>
            </w:r>
            <w:r w:rsidRPr="00D45DEC" w:rsidR="00ED1EEB">
              <w:rPr>
                <w:rFonts w:eastAsia="Times New Roman" w:cstheme="majorHAnsi"/>
                <w:b w:val="0"/>
                <w:bCs w:val="0"/>
                <w:color w:val="262123"/>
                <w:sz w:val="18"/>
                <w:szCs w:val="18"/>
                <w:lang w:eastAsia="es-CO"/>
              </w:rPr>
              <w:t>A.M</w:t>
            </w:r>
            <w:r w:rsidRPr="00D45DEC">
              <w:rPr>
                <w:rFonts w:eastAsia="Times New Roman" w:cstheme="majorHAnsi"/>
                <w:b w:val="0"/>
                <w:bCs w:val="0"/>
                <w:color w:val="262123"/>
                <w:sz w:val="18"/>
                <w:szCs w:val="18"/>
                <w:lang w:eastAsia="es-CO"/>
              </w:rPr>
              <w:t>. x operaciones de ejercicios</w:t>
            </w:r>
            <w:r w:rsidRPr="00D45DEC">
              <w:rPr>
                <w:rFonts w:eastAsia="Times New Roman" w:cstheme="majorHAnsi"/>
                <w:b w:val="0"/>
                <w:bCs w:val="0"/>
                <w:color w:val="262123"/>
                <w:sz w:val="18"/>
                <w:szCs w:val="18"/>
                <w:lang w:eastAsia="es-CO"/>
              </w:rPr>
              <w:br/>
            </w:r>
            <w:r w:rsidRPr="00D45DEC">
              <w:rPr>
                <w:rFonts w:eastAsia="Times New Roman" w:cstheme="majorHAnsi"/>
                <w:b w:val="0"/>
                <w:bCs w:val="0"/>
                <w:color w:val="262123"/>
                <w:sz w:val="18"/>
                <w:szCs w:val="18"/>
                <w:lang w:eastAsia="es-CO"/>
              </w:rPr>
              <w:t>anteriores.</w:t>
            </w:r>
          </w:p>
        </w:tc>
        <w:tc>
          <w:tcPr>
            <w:tcW w:w="0" w:type="auto"/>
            <w:noWrap/>
            <w:hideMark/>
          </w:tcPr>
          <w:p w:rsidRPr="00D45DEC" w:rsidR="00D45DEC" w:rsidP="00D42163" w:rsidRDefault="00D45DEC" w14:paraId="2DF9B1D8" w14:textId="3453EA44">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114.225.725</w:t>
            </w:r>
          </w:p>
        </w:tc>
      </w:tr>
      <w:tr w:rsidRPr="00D45DEC" w:rsidR="00D45DEC" w:rsidTr="007922F6" w14:paraId="4B89FD0E" w14:textId="77777777">
        <w:trPr>
          <w:trHeight w:val="263"/>
          <w:jc w:val="center"/>
        </w:trPr>
        <w:tc>
          <w:tcPr>
            <w:cnfStyle w:val="001000000000" w:firstRow="0" w:lastRow="0" w:firstColumn="1" w:lastColumn="0" w:oddVBand="0" w:evenVBand="0" w:oddHBand="0" w:evenHBand="0" w:firstRowFirstColumn="0" w:firstRowLastColumn="0" w:lastRowFirstColumn="0" w:lastRowLastColumn="0"/>
            <w:tcW w:w="0" w:type="auto"/>
            <w:hideMark/>
          </w:tcPr>
          <w:p w:rsidRPr="00D45DEC" w:rsidR="00D45DEC" w:rsidP="00D42163" w:rsidRDefault="006C55CB" w14:paraId="2CF442E3" w14:textId="1A02126C">
            <w:pPr>
              <w:jc w:val="left"/>
              <w:rPr>
                <w:rFonts w:eastAsia="Times New Roman" w:cstheme="majorHAnsi"/>
                <w:b w:val="0"/>
                <w:bCs w:val="0"/>
                <w:color w:val="262123"/>
                <w:sz w:val="18"/>
                <w:szCs w:val="18"/>
                <w:lang w:eastAsia="es-CO"/>
              </w:rPr>
            </w:pPr>
            <w:r>
              <w:rPr>
                <w:rFonts w:eastAsia="Times New Roman" w:cstheme="majorHAnsi"/>
                <w:b w:val="0"/>
                <w:bCs w:val="0"/>
                <w:color w:val="262123"/>
                <w:sz w:val="18"/>
                <w:szCs w:val="18"/>
                <w:lang w:eastAsia="es-CO"/>
              </w:rPr>
              <w:t>A</w:t>
            </w:r>
            <w:r w:rsidRPr="00D45DEC" w:rsidR="007F69D2">
              <w:rPr>
                <w:rFonts w:eastAsia="Times New Roman" w:cstheme="majorHAnsi"/>
                <w:b w:val="0"/>
                <w:bCs w:val="0"/>
                <w:color w:val="262123"/>
                <w:sz w:val="18"/>
                <w:szCs w:val="18"/>
                <w:lang w:eastAsia="es-CO"/>
              </w:rPr>
              <w:t>creedores monetarios por pagar</w:t>
            </w:r>
          </w:p>
        </w:tc>
        <w:tc>
          <w:tcPr>
            <w:tcW w:w="0" w:type="auto"/>
            <w:noWrap/>
            <w:hideMark/>
          </w:tcPr>
          <w:p w:rsidRPr="00D45DEC" w:rsidR="00D45DEC" w:rsidP="00D42163" w:rsidRDefault="00D45DEC" w14:paraId="31B6C400" w14:textId="7A4868B4">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38.184.039</w:t>
            </w:r>
          </w:p>
        </w:tc>
      </w:tr>
      <w:tr w:rsidRPr="00D45DEC" w:rsidR="00D45DEC" w:rsidTr="007922F6" w14:paraId="441E4B61" w14:textId="77777777">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8D50E6" w:rsidR="00D45DEC" w:rsidP="00D42163" w:rsidRDefault="008D50E6" w14:paraId="07BDDFC0" w14:textId="02A2EE1E">
            <w:pPr>
              <w:jc w:val="left"/>
              <w:rPr>
                <w:rFonts w:eastAsia="Times New Roman" w:cstheme="majorHAnsi"/>
                <w:b w:val="0"/>
                <w:bCs w:val="0"/>
                <w:color w:val="262123"/>
                <w:sz w:val="18"/>
                <w:szCs w:val="18"/>
                <w:lang w:eastAsia="es-CO"/>
              </w:rPr>
            </w:pPr>
            <w:r w:rsidRPr="008D50E6">
              <w:rPr>
                <w:rFonts w:eastAsia="Times New Roman" w:cstheme="majorHAnsi"/>
                <w:b w:val="0"/>
                <w:bCs w:val="0"/>
                <w:color w:val="262123"/>
                <w:sz w:val="18"/>
                <w:szCs w:val="18"/>
                <w:lang w:eastAsia="es-CO"/>
              </w:rPr>
              <w:t>Préstamos temporales</w:t>
            </w:r>
          </w:p>
        </w:tc>
        <w:tc>
          <w:tcPr>
            <w:tcW w:w="0" w:type="auto"/>
            <w:noWrap/>
            <w:hideMark/>
          </w:tcPr>
          <w:p w:rsidRPr="00D45DEC" w:rsidR="00D45DEC" w:rsidP="00D42163" w:rsidRDefault="00D45DEC" w14:paraId="1A3D7E2D" w14:textId="7740B5F6">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262123"/>
                <w:sz w:val="18"/>
                <w:szCs w:val="18"/>
                <w:lang w:eastAsia="es-CO"/>
              </w:rPr>
            </w:pPr>
            <w:r w:rsidRPr="00D45DEC">
              <w:rPr>
                <w:rFonts w:eastAsia="Times New Roman" w:cstheme="majorHAnsi"/>
                <w:color w:val="262123"/>
                <w:sz w:val="18"/>
                <w:szCs w:val="18"/>
                <w:lang w:eastAsia="es-CO"/>
              </w:rPr>
              <w:t>7.818.776</w:t>
            </w:r>
          </w:p>
        </w:tc>
      </w:tr>
      <w:tr w:rsidRPr="00D45DEC" w:rsidR="00D45DEC" w:rsidTr="008352FD" w14:paraId="0A17EFA6" w14:textId="77777777">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9CC2E5" w:themeFill="accent1" w:themeFillTint="99"/>
            <w:noWrap/>
            <w:hideMark/>
          </w:tcPr>
          <w:p w:rsidRPr="00D45DEC" w:rsidR="00D45DEC" w:rsidP="00D42163" w:rsidRDefault="00D45DEC" w14:paraId="593EA992" w14:textId="77777777">
            <w:pPr>
              <w:jc w:val="center"/>
              <w:rPr>
                <w:rFonts w:eastAsia="Times New Roman" w:cstheme="majorHAnsi"/>
                <w:color w:val="262123"/>
                <w:sz w:val="18"/>
                <w:szCs w:val="18"/>
                <w:lang w:eastAsia="es-CO"/>
              </w:rPr>
            </w:pPr>
            <w:r w:rsidRPr="00D45DEC">
              <w:rPr>
                <w:rFonts w:eastAsia="Times New Roman" w:cstheme="majorHAnsi"/>
                <w:color w:val="262123"/>
                <w:sz w:val="18"/>
                <w:szCs w:val="18"/>
                <w:lang w:eastAsia="es-CO"/>
              </w:rPr>
              <w:t>TOTAL</w:t>
            </w:r>
          </w:p>
        </w:tc>
        <w:tc>
          <w:tcPr>
            <w:tcW w:w="0" w:type="auto"/>
            <w:shd w:val="clear" w:color="auto" w:fill="9CC2E5" w:themeFill="accent1" w:themeFillTint="99"/>
            <w:noWrap/>
            <w:hideMark/>
          </w:tcPr>
          <w:p w:rsidRPr="00D45DEC" w:rsidR="00D45DEC" w:rsidP="00D42163" w:rsidRDefault="00D45DEC" w14:paraId="53FC1E01" w14:textId="56772D9C">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b/>
                <w:bCs/>
                <w:color w:val="262123"/>
                <w:sz w:val="18"/>
                <w:szCs w:val="18"/>
                <w:lang w:eastAsia="es-CO"/>
              </w:rPr>
            </w:pPr>
            <w:r w:rsidRPr="00D45DEC">
              <w:rPr>
                <w:rFonts w:eastAsia="Times New Roman" w:cstheme="majorHAnsi"/>
                <w:b/>
                <w:bCs/>
                <w:color w:val="262123"/>
                <w:sz w:val="18"/>
                <w:szCs w:val="18"/>
                <w:lang w:eastAsia="es-CO"/>
              </w:rPr>
              <w:t>273.892.349</w:t>
            </w:r>
          </w:p>
        </w:tc>
      </w:tr>
    </w:tbl>
    <w:p w:rsidR="00F076CF" w:rsidP="00F076CF" w:rsidRDefault="00F076CF" w14:paraId="488E3838" w14:textId="77777777">
      <w:pPr>
        <w:tabs>
          <w:tab w:val="left" w:pos="1956"/>
        </w:tabs>
        <w:jc w:val="center"/>
        <w:rPr>
          <w:rFonts w:cstheme="majorHAnsi"/>
          <w:i/>
          <w:iCs/>
          <w:color w:val="44546A" w:themeColor="text2"/>
          <w:sz w:val="20"/>
          <w:szCs w:val="20"/>
        </w:rPr>
      </w:pPr>
      <w:r w:rsidRPr="006761DC">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Pr="00A35D8E" w:rsidR="00624AD8" w:rsidP="00313B4B" w:rsidRDefault="00B31B6E" w14:paraId="1F628A9B" w14:textId="332AF59B">
      <w:pPr>
        <w:pStyle w:val="Heading3"/>
      </w:pPr>
      <w:bookmarkStart w:name="_Toc104886481" w:id="85"/>
      <w:r>
        <w:t>Titularización</w:t>
      </w:r>
      <w:bookmarkEnd w:id="85"/>
      <w:r>
        <w:t xml:space="preserve"> </w:t>
      </w:r>
    </w:p>
    <w:p w:rsidR="00767747" w:rsidP="00767747" w:rsidRDefault="00767747" w14:paraId="39C976FD" w14:textId="7EF4A4DA">
      <w:pPr>
        <w:spacing w:after="0" w:line="240" w:lineRule="auto"/>
        <w:rPr>
          <w:rFonts w:eastAsia="Times New Roman" w:cstheme="majorHAnsi"/>
          <w:color w:val="000000"/>
          <w:lang w:eastAsia="es-CO"/>
        </w:rPr>
      </w:pPr>
      <w:r w:rsidRPr="00C851D0">
        <w:rPr>
          <w:rFonts w:cstheme="majorHAnsi"/>
        </w:rPr>
        <w:t xml:space="preserve">En la siguiente tabla se presenta un resumen de las titularizaciones de ANDA FTHVAND01 </w:t>
      </w:r>
      <w:r w:rsidRPr="00C851D0">
        <w:rPr>
          <w:rFonts w:eastAsia="Times New Roman" w:cstheme="majorHAnsi"/>
          <w:color w:val="000000"/>
          <w:lang w:eastAsia="es-CO"/>
        </w:rPr>
        <w:t>destinada para el pago de deuda por servicio de energía eléctrica de CEL</w:t>
      </w:r>
      <w:r w:rsidRPr="00C851D0">
        <w:rPr>
          <w:rFonts w:cstheme="majorHAnsi"/>
        </w:rPr>
        <w:t xml:space="preserve"> y </w:t>
      </w:r>
      <w:bookmarkStart w:name="_Hlk100268056" w:id="86"/>
      <w:r w:rsidRPr="00C851D0">
        <w:rPr>
          <w:rFonts w:eastAsia="Times New Roman" w:cstheme="majorHAnsi"/>
          <w:color w:val="000000"/>
          <w:lang w:eastAsia="es-CO"/>
        </w:rPr>
        <w:t xml:space="preserve">FTHVAPC01 </w:t>
      </w:r>
      <w:bookmarkEnd w:id="86"/>
      <w:r w:rsidRPr="00C851D0">
        <w:rPr>
          <w:rFonts w:eastAsia="Times New Roman" w:cstheme="majorHAnsi"/>
          <w:color w:val="000000"/>
          <w:lang w:eastAsia="es-CO"/>
        </w:rPr>
        <w:t>destinado para el pago de deuda con CEL, Distribuidoras de energía eléctrica, proveedores y gratificaciones al personal, con sus tramos, saldos por pagar y condiciones la titularización.</w:t>
      </w:r>
    </w:p>
    <w:p w:rsidRPr="00C851D0" w:rsidR="00767747" w:rsidP="00767747" w:rsidRDefault="00767747" w14:paraId="0A653B6E" w14:textId="77777777">
      <w:pPr>
        <w:spacing w:after="0" w:line="240" w:lineRule="auto"/>
        <w:rPr>
          <w:rFonts w:eastAsia="Times New Roman" w:cstheme="majorHAnsi"/>
          <w:color w:val="000000"/>
          <w:lang w:eastAsia="es-CO"/>
        </w:rPr>
      </w:pPr>
    </w:p>
    <w:p w:rsidR="00767747" w:rsidP="00767747" w:rsidRDefault="00767747" w14:paraId="00E6A44D" w14:textId="0AA29817">
      <w:pPr>
        <w:tabs>
          <w:tab w:val="left" w:pos="1956"/>
        </w:tabs>
        <w:rPr>
          <w:rFonts w:cstheme="majorHAnsi"/>
        </w:rPr>
      </w:pPr>
      <w:r w:rsidRPr="00C851D0">
        <w:rPr>
          <w:rFonts w:cstheme="majorHAnsi"/>
        </w:rPr>
        <w:lastRenderedPageBreak/>
        <w:t>FTHVAND01</w:t>
      </w:r>
      <w:r>
        <w:rPr>
          <w:rFonts w:cstheme="majorHAnsi"/>
        </w:rPr>
        <w:t xml:space="preserve"> actualmente cuenta con calificación AA-(slv), con un monto de USD 146,4 millones y una tasa de interés de 7,25% E.A. </w:t>
      </w:r>
      <w:sdt>
        <w:sdtPr>
          <w:rPr>
            <w:rFonts w:cstheme="majorHAnsi"/>
          </w:rPr>
          <w:id w:val="-460731754"/>
          <w:citation/>
        </w:sdtPr>
        <w:sdtEndPr/>
        <w:sdtContent>
          <w:r>
            <w:rPr>
              <w:rFonts w:cstheme="majorHAnsi"/>
            </w:rPr>
            <w:fldChar w:fldCharType="begin"/>
          </w:r>
          <w:r>
            <w:rPr>
              <w:rFonts w:cstheme="majorHAnsi"/>
            </w:rPr>
            <w:instrText xml:space="preserve"> CITATION Fit21 \l 9226 </w:instrText>
          </w:r>
          <w:r>
            <w:rPr>
              <w:rFonts w:cstheme="majorHAnsi"/>
            </w:rPr>
            <w:fldChar w:fldCharType="separate"/>
          </w:r>
          <w:r w:rsidRPr="00317246">
            <w:rPr>
              <w:rFonts w:cstheme="majorHAnsi"/>
              <w:noProof/>
            </w:rPr>
            <w:t>(Fitchratings, 2021)</w:t>
          </w:r>
          <w:r>
            <w:rPr>
              <w:rFonts w:cstheme="majorHAnsi"/>
            </w:rPr>
            <w:fldChar w:fldCharType="end"/>
          </w:r>
        </w:sdtContent>
      </w:sdt>
      <w:r>
        <w:rPr>
          <w:rFonts w:cstheme="majorHAnsi"/>
        </w:rPr>
        <w:t>. Para el año 2021 el saldo de la titularización es de USD 119,2 millones.</w:t>
      </w:r>
    </w:p>
    <w:p w:rsidR="00B31B6E" w:rsidP="00B31B6E" w:rsidRDefault="00B31B6E" w14:paraId="75F352F4" w14:textId="301BA62C">
      <w:pPr>
        <w:pStyle w:val="Caption"/>
      </w:pPr>
      <w:bookmarkStart w:name="_Toc104306522" w:id="87"/>
      <w:r w:rsidRPr="00B31B6E">
        <w:rPr>
          <w:rFonts w:cstheme="majorHAnsi"/>
          <w:sz w:val="22"/>
          <w:szCs w:val="22"/>
        </w:rPr>
        <w:t xml:space="preserve">Tabla </w:t>
      </w:r>
      <w:r w:rsidRPr="00B31B6E">
        <w:rPr>
          <w:rFonts w:cstheme="majorHAnsi"/>
          <w:sz w:val="22"/>
          <w:szCs w:val="22"/>
        </w:rPr>
        <w:fldChar w:fldCharType="begin"/>
      </w:r>
      <w:r w:rsidRPr="00B31B6E">
        <w:rPr>
          <w:rFonts w:cstheme="majorHAnsi"/>
          <w:sz w:val="22"/>
          <w:szCs w:val="22"/>
        </w:rPr>
        <w:instrText xml:space="preserve"> SEQ Tabla \* ARABIC </w:instrText>
      </w:r>
      <w:r w:rsidRPr="00B31B6E">
        <w:rPr>
          <w:rFonts w:cstheme="majorHAnsi"/>
          <w:sz w:val="22"/>
          <w:szCs w:val="22"/>
        </w:rPr>
        <w:fldChar w:fldCharType="separate"/>
      </w:r>
      <w:r w:rsidR="008F06E6">
        <w:rPr>
          <w:rFonts w:cstheme="majorHAnsi"/>
          <w:noProof/>
          <w:sz w:val="22"/>
          <w:szCs w:val="22"/>
        </w:rPr>
        <w:t>24</w:t>
      </w:r>
      <w:r w:rsidRPr="00B31B6E">
        <w:rPr>
          <w:rFonts w:cstheme="majorHAnsi"/>
          <w:sz w:val="22"/>
          <w:szCs w:val="22"/>
        </w:rPr>
        <w:fldChar w:fldCharType="end"/>
      </w:r>
      <w:r w:rsidRPr="00B31B6E">
        <w:rPr>
          <w:rFonts w:cstheme="majorHAnsi"/>
          <w:sz w:val="22"/>
          <w:szCs w:val="22"/>
        </w:rPr>
        <w:t xml:space="preserve"> </w:t>
      </w:r>
      <w:r w:rsidRPr="006A2293">
        <w:rPr>
          <w:rFonts w:cstheme="majorHAnsi"/>
          <w:sz w:val="22"/>
          <w:szCs w:val="22"/>
        </w:rPr>
        <w:t xml:space="preserve">Resumen </w:t>
      </w:r>
      <w:r>
        <w:rPr>
          <w:rFonts w:cstheme="majorHAnsi"/>
          <w:sz w:val="22"/>
          <w:szCs w:val="22"/>
        </w:rPr>
        <w:t>titularización</w:t>
      </w:r>
      <w:r w:rsidR="009C572C">
        <w:rPr>
          <w:rFonts w:cstheme="majorHAnsi"/>
          <w:sz w:val="22"/>
          <w:szCs w:val="22"/>
        </w:rPr>
        <w:t xml:space="preserve"> </w:t>
      </w:r>
      <w:r w:rsidRPr="009C572C" w:rsidR="009C572C">
        <w:rPr>
          <w:rFonts w:cstheme="majorHAnsi"/>
          <w:sz w:val="22"/>
          <w:szCs w:val="22"/>
        </w:rPr>
        <w:t>FTHVAND01</w:t>
      </w:r>
      <w:r w:rsidRPr="006A2293">
        <w:rPr>
          <w:rFonts w:cstheme="majorHAnsi"/>
          <w:sz w:val="22"/>
          <w:szCs w:val="22"/>
        </w:rPr>
        <w:t xml:space="preserve"> ANDA </w:t>
      </w:r>
      <w:r w:rsidRPr="006A2293">
        <w:rPr>
          <w:rFonts w:cstheme="majorHAnsi"/>
          <w:sz w:val="22"/>
          <w:szCs w:val="22"/>
        </w:rPr>
        <w:br/>
      </w:r>
      <w:r>
        <w:rPr>
          <w:rFonts w:cstheme="majorHAnsi"/>
          <w:sz w:val="22"/>
          <w:szCs w:val="22"/>
        </w:rPr>
        <w:t xml:space="preserve">en </w:t>
      </w:r>
      <w:r w:rsidRPr="006A2293">
        <w:rPr>
          <w:rFonts w:cstheme="majorHAnsi"/>
          <w:sz w:val="22"/>
          <w:szCs w:val="22"/>
        </w:rPr>
        <w:t>dólares (USD)</w:t>
      </w:r>
      <w:bookmarkEnd w:id="87"/>
    </w:p>
    <w:tbl>
      <w:tblPr>
        <w:tblStyle w:val="GridTable4-Accent1"/>
        <w:tblW w:w="8764" w:type="dxa"/>
        <w:tblLook w:val="04A0" w:firstRow="1" w:lastRow="0" w:firstColumn="1" w:lastColumn="0" w:noHBand="0" w:noVBand="1"/>
      </w:tblPr>
      <w:tblGrid>
        <w:gridCol w:w="1388"/>
        <w:gridCol w:w="1922"/>
        <w:gridCol w:w="1713"/>
        <w:gridCol w:w="1307"/>
        <w:gridCol w:w="1217"/>
        <w:gridCol w:w="1217"/>
      </w:tblGrid>
      <w:tr w:rsidRPr="002F16D2" w:rsidR="00D04A12" w:rsidTr="00A828E0" w14:paraId="516E2CF1" w14:textId="7777777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rsidRPr="002F16D2" w:rsidR="00D04A12" w:rsidP="00681EF6" w:rsidRDefault="00D04A12" w14:paraId="6551F208" w14:textId="77777777">
            <w:pPr>
              <w:jc w:val="center"/>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REFERENCIA</w:t>
            </w:r>
          </w:p>
        </w:tc>
        <w:tc>
          <w:tcPr>
            <w:tcW w:w="0" w:type="auto"/>
            <w:vMerge w:val="restart"/>
            <w:vAlign w:val="center"/>
            <w:hideMark/>
          </w:tcPr>
          <w:p w:rsidRPr="002F16D2" w:rsidR="00D04A12" w:rsidP="00681EF6" w:rsidRDefault="00D04A12" w14:paraId="13BF0AAE"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FECHA DE CONTRATACIÓN</w:t>
            </w:r>
          </w:p>
        </w:tc>
        <w:tc>
          <w:tcPr>
            <w:tcW w:w="0" w:type="auto"/>
            <w:vMerge w:val="restart"/>
            <w:vAlign w:val="center"/>
            <w:hideMark/>
          </w:tcPr>
          <w:p w:rsidRPr="002F16D2" w:rsidR="00D04A12" w:rsidP="00681EF6" w:rsidRDefault="00D04A12" w14:paraId="23096CA9"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FECHA DE VENCIMIENTO</w:t>
            </w:r>
          </w:p>
        </w:tc>
        <w:tc>
          <w:tcPr>
            <w:tcW w:w="3741" w:type="dxa"/>
            <w:gridSpan w:val="3"/>
            <w:vAlign w:val="center"/>
            <w:hideMark/>
          </w:tcPr>
          <w:p w:rsidRPr="002F16D2" w:rsidR="00D04A12" w:rsidP="00681EF6" w:rsidRDefault="00D04A12" w14:paraId="170261C9" w14:textId="0E8C599B">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Pr>
                <w:rFonts w:ascii="Arial" w:hAnsi="Arial" w:eastAsia="Times New Roman" w:cs="Arial"/>
                <w:color w:val="000000"/>
                <w:sz w:val="18"/>
                <w:szCs w:val="18"/>
                <w:lang w:eastAsia="es-CO"/>
              </w:rPr>
              <w:t>SALDO</w:t>
            </w:r>
          </w:p>
        </w:tc>
      </w:tr>
      <w:tr w:rsidRPr="002F16D2" w:rsidR="00D04A12" w:rsidTr="00681EF6" w14:paraId="2C1F3196" w14:textId="77777777">
        <w:trPr>
          <w:cnfStyle w:val="000000100000" w:firstRow="0" w:lastRow="0" w:firstColumn="0" w:lastColumn="0" w:oddVBand="0" w:evenVBand="0" w:oddHBand="1" w:evenHBand="0" w:firstRowFirstColumn="0" w:firstRowLastColumn="0" w:lastRowFirstColumn="0" w:lastRowLastColumn="0"/>
          <w:trHeight w:val="90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rsidRPr="002F16D2" w:rsidR="00D04A12" w:rsidP="00D04A12" w:rsidRDefault="00D04A12" w14:paraId="5B89099E" w14:textId="77777777">
            <w:pPr>
              <w:jc w:val="center"/>
              <w:rPr>
                <w:rFonts w:ascii="Arial" w:hAnsi="Arial" w:eastAsia="Times New Roman" w:cs="Arial"/>
                <w:color w:val="000000"/>
                <w:sz w:val="18"/>
                <w:szCs w:val="18"/>
                <w:lang w:eastAsia="es-CO"/>
              </w:rPr>
            </w:pPr>
          </w:p>
        </w:tc>
        <w:tc>
          <w:tcPr>
            <w:tcW w:w="0" w:type="auto"/>
            <w:vMerge/>
            <w:vAlign w:val="center"/>
            <w:hideMark/>
          </w:tcPr>
          <w:p w:rsidRPr="002F16D2" w:rsidR="00D04A12" w:rsidP="00D04A12" w:rsidRDefault="00D04A12" w14:paraId="3342E0C5"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000000"/>
                <w:sz w:val="18"/>
                <w:szCs w:val="18"/>
                <w:lang w:eastAsia="es-CO"/>
              </w:rPr>
            </w:pPr>
          </w:p>
        </w:tc>
        <w:tc>
          <w:tcPr>
            <w:tcW w:w="0" w:type="auto"/>
            <w:vMerge/>
            <w:vAlign w:val="center"/>
            <w:hideMark/>
          </w:tcPr>
          <w:p w:rsidRPr="002F16D2" w:rsidR="00D04A12" w:rsidP="00D04A12" w:rsidRDefault="00D04A12" w14:paraId="27B5AE66"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000000"/>
                <w:sz w:val="18"/>
                <w:szCs w:val="18"/>
                <w:lang w:eastAsia="es-CO"/>
              </w:rPr>
            </w:pPr>
          </w:p>
        </w:tc>
        <w:tc>
          <w:tcPr>
            <w:tcW w:w="0" w:type="auto"/>
            <w:shd w:val="clear" w:color="auto" w:fill="5B9BD5" w:themeFill="accent1"/>
            <w:vAlign w:val="center"/>
            <w:hideMark/>
          </w:tcPr>
          <w:p w:rsidRPr="002F16D2" w:rsidR="00D04A12" w:rsidP="00D04A12" w:rsidRDefault="00D04A12" w14:paraId="7FF047CE" w14:textId="1CA4FC39">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000000"/>
                <w:sz w:val="18"/>
                <w:szCs w:val="18"/>
                <w:lang w:eastAsia="es-CO"/>
              </w:rPr>
            </w:pPr>
            <w:r w:rsidRPr="002F16D2">
              <w:rPr>
                <w:rFonts w:ascii="Arial" w:hAnsi="Arial" w:eastAsia="Times New Roman" w:cs="Arial"/>
                <w:b/>
                <w:bCs/>
                <w:color w:val="000000"/>
                <w:sz w:val="18"/>
                <w:szCs w:val="18"/>
                <w:lang w:eastAsia="es-CO"/>
              </w:rPr>
              <w:t>2019</w:t>
            </w:r>
          </w:p>
        </w:tc>
        <w:tc>
          <w:tcPr>
            <w:tcW w:w="1217" w:type="dxa"/>
            <w:shd w:val="clear" w:color="auto" w:fill="5B9BD5" w:themeFill="accent1"/>
            <w:vAlign w:val="center"/>
            <w:hideMark/>
          </w:tcPr>
          <w:p w:rsidRPr="002F16D2" w:rsidR="00D04A12" w:rsidP="00D04A12" w:rsidRDefault="00D04A12" w14:paraId="3FFFB85A" w14:textId="68953EBE">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000000"/>
                <w:sz w:val="18"/>
                <w:szCs w:val="18"/>
                <w:lang w:eastAsia="es-CO"/>
              </w:rPr>
            </w:pPr>
            <w:r w:rsidRPr="002F16D2">
              <w:rPr>
                <w:rFonts w:ascii="Arial" w:hAnsi="Arial" w:eastAsia="Times New Roman" w:cs="Arial"/>
                <w:b/>
                <w:bCs/>
                <w:color w:val="000000"/>
                <w:sz w:val="18"/>
                <w:szCs w:val="18"/>
                <w:lang w:eastAsia="es-CO"/>
              </w:rPr>
              <w:t>2020</w:t>
            </w:r>
          </w:p>
        </w:tc>
        <w:tc>
          <w:tcPr>
            <w:tcW w:w="0" w:type="auto"/>
            <w:shd w:val="clear" w:color="auto" w:fill="5B9BD5" w:themeFill="accent1"/>
            <w:vAlign w:val="center"/>
            <w:hideMark/>
          </w:tcPr>
          <w:p w:rsidRPr="002F16D2" w:rsidR="00D04A12" w:rsidP="00D04A12" w:rsidRDefault="00D04A12" w14:paraId="50501AC1" w14:textId="2EFEF1FC">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000000"/>
                <w:sz w:val="18"/>
                <w:szCs w:val="18"/>
                <w:lang w:eastAsia="es-CO"/>
              </w:rPr>
            </w:pPr>
            <w:r w:rsidRPr="002F16D2">
              <w:rPr>
                <w:rFonts w:ascii="Arial" w:hAnsi="Arial" w:eastAsia="Times New Roman" w:cs="Arial"/>
                <w:b/>
                <w:bCs/>
                <w:color w:val="000000"/>
                <w:sz w:val="18"/>
                <w:szCs w:val="18"/>
                <w:lang w:eastAsia="es-CO"/>
              </w:rPr>
              <w:t>2021</w:t>
            </w:r>
          </w:p>
        </w:tc>
      </w:tr>
      <w:tr w:rsidRPr="002F16D2" w:rsidR="002F16D2" w:rsidTr="004A7261" w14:paraId="747F5F6E"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6C5176BE"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1</w:t>
            </w:r>
          </w:p>
        </w:tc>
        <w:tc>
          <w:tcPr>
            <w:tcW w:w="0" w:type="auto"/>
            <w:noWrap/>
            <w:vAlign w:val="center"/>
            <w:hideMark/>
          </w:tcPr>
          <w:p w:rsidRPr="002F16D2" w:rsidR="002F16D2" w:rsidP="008A7ADA" w:rsidRDefault="002F16D2" w14:paraId="0C455222"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10/12/2015</w:t>
            </w:r>
          </w:p>
        </w:tc>
        <w:tc>
          <w:tcPr>
            <w:tcW w:w="0" w:type="auto"/>
            <w:noWrap/>
            <w:vAlign w:val="center"/>
            <w:hideMark/>
          </w:tcPr>
          <w:p w:rsidRPr="002F16D2" w:rsidR="002F16D2" w:rsidP="008A7ADA" w:rsidRDefault="002F16D2" w14:paraId="5A6CA69C"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10/12/2030</w:t>
            </w:r>
          </w:p>
        </w:tc>
        <w:tc>
          <w:tcPr>
            <w:tcW w:w="0" w:type="auto"/>
            <w:noWrap/>
            <w:vAlign w:val="center"/>
            <w:hideMark/>
          </w:tcPr>
          <w:p w:rsidRPr="002F16D2" w:rsidR="002F16D2" w:rsidP="004A7261" w:rsidRDefault="002F16D2" w14:paraId="15409AB9" w14:textId="6BA8290E">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22.468.702</w:t>
            </w:r>
          </w:p>
        </w:tc>
        <w:tc>
          <w:tcPr>
            <w:tcW w:w="1217" w:type="dxa"/>
            <w:noWrap/>
            <w:vAlign w:val="center"/>
            <w:hideMark/>
          </w:tcPr>
          <w:p w:rsidRPr="002F16D2" w:rsidR="002F16D2" w:rsidP="004A7261" w:rsidRDefault="002F16D2" w14:paraId="6A7C5BD5" w14:textId="6F020C5F">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22.037.805</w:t>
            </w:r>
          </w:p>
        </w:tc>
        <w:tc>
          <w:tcPr>
            <w:tcW w:w="0" w:type="auto"/>
            <w:noWrap/>
            <w:vAlign w:val="center"/>
            <w:hideMark/>
          </w:tcPr>
          <w:p w:rsidRPr="002F16D2" w:rsidR="002F16D2" w:rsidP="004A7261" w:rsidRDefault="002F16D2" w14:paraId="3FDBF629" w14:textId="1DB75E4D">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20.440.798</w:t>
            </w:r>
          </w:p>
        </w:tc>
      </w:tr>
      <w:tr w:rsidRPr="002F16D2" w:rsidR="002F16D2" w:rsidTr="004A7261" w14:paraId="0CF887B1"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33760CB3"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2</w:t>
            </w:r>
          </w:p>
        </w:tc>
        <w:tc>
          <w:tcPr>
            <w:tcW w:w="0" w:type="auto"/>
            <w:noWrap/>
            <w:vAlign w:val="center"/>
            <w:hideMark/>
          </w:tcPr>
          <w:p w:rsidRPr="002F16D2" w:rsidR="002F16D2" w:rsidP="008A7ADA" w:rsidRDefault="002F16D2" w14:paraId="52D1F250"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22/03/2016</w:t>
            </w:r>
          </w:p>
        </w:tc>
        <w:tc>
          <w:tcPr>
            <w:tcW w:w="0" w:type="auto"/>
            <w:noWrap/>
            <w:vAlign w:val="center"/>
            <w:hideMark/>
          </w:tcPr>
          <w:p w:rsidRPr="002F16D2" w:rsidR="002F16D2" w:rsidP="008A7ADA" w:rsidRDefault="002F16D2" w14:paraId="5B49C53F"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22/12/2030</w:t>
            </w:r>
          </w:p>
        </w:tc>
        <w:tc>
          <w:tcPr>
            <w:tcW w:w="0" w:type="auto"/>
            <w:noWrap/>
            <w:vAlign w:val="center"/>
            <w:hideMark/>
          </w:tcPr>
          <w:p w:rsidRPr="002F16D2" w:rsidR="002F16D2" w:rsidP="004A7261" w:rsidRDefault="002F16D2" w14:paraId="3820E817" w14:textId="67B17266">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24.161.564</w:t>
            </w:r>
          </w:p>
        </w:tc>
        <w:tc>
          <w:tcPr>
            <w:tcW w:w="1217" w:type="dxa"/>
            <w:noWrap/>
            <w:vAlign w:val="center"/>
            <w:hideMark/>
          </w:tcPr>
          <w:p w:rsidRPr="002F16D2" w:rsidR="002F16D2" w:rsidP="004A7261" w:rsidRDefault="002F16D2" w14:paraId="61748AE7" w14:textId="1D544352">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23.701.698</w:t>
            </w:r>
          </w:p>
        </w:tc>
        <w:tc>
          <w:tcPr>
            <w:tcW w:w="0" w:type="auto"/>
            <w:noWrap/>
            <w:vAlign w:val="center"/>
            <w:hideMark/>
          </w:tcPr>
          <w:p w:rsidRPr="002F16D2" w:rsidR="002F16D2" w:rsidP="004A7261" w:rsidRDefault="002F16D2" w14:paraId="4F01A3DF" w14:textId="62F69F43">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21.997.323</w:t>
            </w:r>
          </w:p>
        </w:tc>
      </w:tr>
      <w:tr w:rsidRPr="002F16D2" w:rsidR="002F16D2" w:rsidTr="004A7261" w14:paraId="3CF06C95"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317917C4"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3</w:t>
            </w:r>
          </w:p>
        </w:tc>
        <w:tc>
          <w:tcPr>
            <w:tcW w:w="0" w:type="auto"/>
            <w:noWrap/>
            <w:vAlign w:val="center"/>
            <w:hideMark/>
          </w:tcPr>
          <w:p w:rsidRPr="002F16D2" w:rsidR="002F16D2" w:rsidP="008A7ADA" w:rsidRDefault="002F16D2" w14:paraId="0D9176E6"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22/03/2016</w:t>
            </w:r>
          </w:p>
        </w:tc>
        <w:tc>
          <w:tcPr>
            <w:tcW w:w="0" w:type="auto"/>
            <w:noWrap/>
            <w:vAlign w:val="center"/>
            <w:hideMark/>
          </w:tcPr>
          <w:p w:rsidRPr="002F16D2" w:rsidR="002F16D2" w:rsidP="008A7ADA" w:rsidRDefault="002F16D2" w14:paraId="208B0DFA"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22/12/2030</w:t>
            </w:r>
          </w:p>
        </w:tc>
        <w:tc>
          <w:tcPr>
            <w:tcW w:w="0" w:type="auto"/>
            <w:noWrap/>
            <w:vAlign w:val="center"/>
            <w:hideMark/>
          </w:tcPr>
          <w:p w:rsidRPr="002F16D2" w:rsidR="002F16D2" w:rsidP="004A7261" w:rsidRDefault="002F16D2" w14:paraId="11A4010C" w14:textId="40B83C15">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1.449.986</w:t>
            </w:r>
          </w:p>
        </w:tc>
        <w:tc>
          <w:tcPr>
            <w:tcW w:w="1217" w:type="dxa"/>
            <w:noWrap/>
            <w:vAlign w:val="center"/>
            <w:hideMark/>
          </w:tcPr>
          <w:p w:rsidRPr="002F16D2" w:rsidR="002F16D2" w:rsidP="004A7261" w:rsidRDefault="002F16D2" w14:paraId="5BC8D8F0" w14:textId="665747CF">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1.422.389</w:t>
            </w:r>
          </w:p>
        </w:tc>
        <w:tc>
          <w:tcPr>
            <w:tcW w:w="0" w:type="auto"/>
            <w:noWrap/>
            <w:vAlign w:val="center"/>
            <w:hideMark/>
          </w:tcPr>
          <w:p w:rsidRPr="002F16D2" w:rsidR="002F16D2" w:rsidP="004A7261" w:rsidRDefault="002F16D2" w14:paraId="43375624" w14:textId="450C19A0">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1.320.109</w:t>
            </w:r>
          </w:p>
        </w:tc>
      </w:tr>
      <w:tr w:rsidRPr="002F16D2" w:rsidR="002F16D2" w:rsidTr="004A7261" w14:paraId="16AD2F3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1D3EF439"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4</w:t>
            </w:r>
          </w:p>
        </w:tc>
        <w:tc>
          <w:tcPr>
            <w:tcW w:w="0" w:type="auto"/>
            <w:noWrap/>
            <w:vAlign w:val="center"/>
            <w:hideMark/>
          </w:tcPr>
          <w:p w:rsidRPr="002F16D2" w:rsidR="002F16D2" w:rsidP="008A7ADA" w:rsidRDefault="002F16D2" w14:paraId="132BF811"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22/03/2016</w:t>
            </w:r>
          </w:p>
        </w:tc>
        <w:tc>
          <w:tcPr>
            <w:tcW w:w="0" w:type="auto"/>
            <w:noWrap/>
            <w:vAlign w:val="center"/>
            <w:hideMark/>
          </w:tcPr>
          <w:p w:rsidRPr="002F16D2" w:rsidR="002F16D2" w:rsidP="008A7ADA" w:rsidRDefault="002F16D2" w14:paraId="18D850FC"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22/12/2030</w:t>
            </w:r>
          </w:p>
        </w:tc>
        <w:tc>
          <w:tcPr>
            <w:tcW w:w="0" w:type="auto"/>
            <w:noWrap/>
            <w:vAlign w:val="center"/>
            <w:hideMark/>
          </w:tcPr>
          <w:p w:rsidRPr="002F16D2" w:rsidR="002F16D2" w:rsidP="004A7261" w:rsidRDefault="002F16D2" w14:paraId="3DA79EDA" w14:textId="3B4C183B">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254.499</w:t>
            </w:r>
          </w:p>
        </w:tc>
        <w:tc>
          <w:tcPr>
            <w:tcW w:w="1217" w:type="dxa"/>
            <w:noWrap/>
            <w:vAlign w:val="center"/>
            <w:hideMark/>
          </w:tcPr>
          <w:p w:rsidRPr="002F16D2" w:rsidR="002F16D2" w:rsidP="004A7261" w:rsidRDefault="002F16D2" w14:paraId="6285D9B9" w14:textId="4CF5084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249.655</w:t>
            </w:r>
          </w:p>
        </w:tc>
        <w:tc>
          <w:tcPr>
            <w:tcW w:w="0" w:type="auto"/>
            <w:noWrap/>
            <w:vAlign w:val="center"/>
            <w:hideMark/>
          </w:tcPr>
          <w:p w:rsidRPr="002F16D2" w:rsidR="002F16D2" w:rsidP="004A7261" w:rsidRDefault="002F16D2" w14:paraId="43FE87D1" w14:textId="3916DA14">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231.705</w:t>
            </w:r>
          </w:p>
        </w:tc>
      </w:tr>
      <w:tr w:rsidRPr="002F16D2" w:rsidR="002F16D2" w:rsidTr="004A7261" w14:paraId="00ACEC1D"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33B779CF"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5</w:t>
            </w:r>
          </w:p>
        </w:tc>
        <w:tc>
          <w:tcPr>
            <w:tcW w:w="0" w:type="auto"/>
            <w:noWrap/>
            <w:vAlign w:val="center"/>
            <w:hideMark/>
          </w:tcPr>
          <w:p w:rsidRPr="002F16D2" w:rsidR="002F16D2" w:rsidP="008A7ADA" w:rsidRDefault="002F16D2" w14:paraId="20C8C8F3"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2/08/2016</w:t>
            </w:r>
          </w:p>
        </w:tc>
        <w:tc>
          <w:tcPr>
            <w:tcW w:w="0" w:type="auto"/>
            <w:noWrap/>
            <w:vAlign w:val="center"/>
            <w:hideMark/>
          </w:tcPr>
          <w:p w:rsidRPr="002F16D2" w:rsidR="002F16D2" w:rsidP="008A7ADA" w:rsidRDefault="002F16D2" w14:paraId="51D1E872"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2/08/2021</w:t>
            </w:r>
          </w:p>
        </w:tc>
        <w:tc>
          <w:tcPr>
            <w:tcW w:w="0" w:type="auto"/>
            <w:noWrap/>
            <w:vAlign w:val="center"/>
            <w:hideMark/>
          </w:tcPr>
          <w:p w:rsidRPr="002F16D2" w:rsidR="002F16D2" w:rsidP="004A7261" w:rsidRDefault="002F16D2" w14:paraId="7CCF32E7" w14:textId="20706D8E">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3.006.864</w:t>
            </w:r>
          </w:p>
        </w:tc>
        <w:tc>
          <w:tcPr>
            <w:tcW w:w="1217" w:type="dxa"/>
            <w:noWrap/>
            <w:vAlign w:val="center"/>
            <w:hideMark/>
          </w:tcPr>
          <w:p w:rsidRPr="002F16D2" w:rsidR="002F16D2" w:rsidP="004A7261" w:rsidRDefault="002F16D2" w14:paraId="33E0D1C9" w14:textId="4E5F305D">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2.291.043</w:t>
            </w:r>
          </w:p>
        </w:tc>
        <w:tc>
          <w:tcPr>
            <w:tcW w:w="0" w:type="auto"/>
            <w:noWrap/>
            <w:vAlign w:val="center"/>
            <w:hideMark/>
          </w:tcPr>
          <w:p w:rsidRPr="002F16D2" w:rsidR="002F16D2" w:rsidP="004A7261" w:rsidRDefault="002F16D2" w14:paraId="52DCEE40" w14:textId="0B72915B">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w:t>
            </w:r>
          </w:p>
        </w:tc>
      </w:tr>
      <w:tr w:rsidRPr="002F16D2" w:rsidR="002F16D2" w:rsidTr="004A7261" w14:paraId="44F5635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3DC8AF9C"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6</w:t>
            </w:r>
          </w:p>
        </w:tc>
        <w:tc>
          <w:tcPr>
            <w:tcW w:w="0" w:type="auto"/>
            <w:noWrap/>
            <w:vAlign w:val="center"/>
            <w:hideMark/>
          </w:tcPr>
          <w:p w:rsidRPr="002F16D2" w:rsidR="002F16D2" w:rsidP="008A7ADA" w:rsidRDefault="002F16D2" w14:paraId="5705C021"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12/08/2016</w:t>
            </w:r>
          </w:p>
        </w:tc>
        <w:tc>
          <w:tcPr>
            <w:tcW w:w="0" w:type="auto"/>
            <w:noWrap/>
            <w:vAlign w:val="center"/>
            <w:hideMark/>
          </w:tcPr>
          <w:p w:rsidRPr="002F16D2" w:rsidR="002F16D2" w:rsidP="008A7ADA" w:rsidRDefault="002F16D2" w14:paraId="12A8A562"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12/08/2021</w:t>
            </w:r>
          </w:p>
        </w:tc>
        <w:tc>
          <w:tcPr>
            <w:tcW w:w="0" w:type="auto"/>
            <w:noWrap/>
            <w:vAlign w:val="center"/>
            <w:hideMark/>
          </w:tcPr>
          <w:p w:rsidRPr="002F16D2" w:rsidR="002F16D2" w:rsidP="004A7261" w:rsidRDefault="002F16D2" w14:paraId="6ADD4996" w14:textId="1BF641C6">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289.105</w:t>
            </w:r>
          </w:p>
        </w:tc>
        <w:tc>
          <w:tcPr>
            <w:tcW w:w="1217" w:type="dxa"/>
            <w:noWrap/>
            <w:vAlign w:val="center"/>
            <w:hideMark/>
          </w:tcPr>
          <w:p w:rsidRPr="002F16D2" w:rsidR="002F16D2" w:rsidP="004A7261" w:rsidRDefault="002F16D2" w14:paraId="465CE70B" w14:textId="07245A1C">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234.224</w:t>
            </w:r>
          </w:p>
        </w:tc>
        <w:tc>
          <w:tcPr>
            <w:tcW w:w="0" w:type="auto"/>
            <w:noWrap/>
            <w:vAlign w:val="center"/>
            <w:hideMark/>
          </w:tcPr>
          <w:p w:rsidRPr="002F16D2" w:rsidR="002F16D2" w:rsidP="004A7261" w:rsidRDefault="002F16D2" w14:paraId="75186C08" w14:textId="09E1D161">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w:t>
            </w:r>
          </w:p>
        </w:tc>
      </w:tr>
      <w:tr w:rsidRPr="002F16D2" w:rsidR="002F16D2" w:rsidTr="004A7261" w14:paraId="12A887FE"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7E4B44C3"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7</w:t>
            </w:r>
          </w:p>
        </w:tc>
        <w:tc>
          <w:tcPr>
            <w:tcW w:w="0" w:type="auto"/>
            <w:noWrap/>
            <w:vAlign w:val="center"/>
            <w:hideMark/>
          </w:tcPr>
          <w:p w:rsidRPr="002F16D2" w:rsidR="002F16D2" w:rsidP="008A7ADA" w:rsidRDefault="002F16D2" w14:paraId="2899EB19"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6/10/2016</w:t>
            </w:r>
          </w:p>
        </w:tc>
        <w:tc>
          <w:tcPr>
            <w:tcW w:w="0" w:type="auto"/>
            <w:noWrap/>
            <w:vAlign w:val="center"/>
            <w:hideMark/>
          </w:tcPr>
          <w:p w:rsidRPr="002F16D2" w:rsidR="002F16D2" w:rsidP="008A7ADA" w:rsidRDefault="002F16D2" w14:paraId="33DCD41B"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6/10/2021</w:t>
            </w:r>
          </w:p>
        </w:tc>
        <w:tc>
          <w:tcPr>
            <w:tcW w:w="0" w:type="auto"/>
            <w:noWrap/>
            <w:vAlign w:val="center"/>
            <w:hideMark/>
          </w:tcPr>
          <w:p w:rsidRPr="002F16D2" w:rsidR="002F16D2" w:rsidP="004A7261" w:rsidRDefault="002F16D2" w14:paraId="39C1E83A" w14:textId="657E3AF2">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174.319</w:t>
            </w:r>
          </w:p>
        </w:tc>
        <w:tc>
          <w:tcPr>
            <w:tcW w:w="1217" w:type="dxa"/>
            <w:noWrap/>
            <w:vAlign w:val="center"/>
            <w:hideMark/>
          </w:tcPr>
          <w:p w:rsidRPr="002F16D2" w:rsidR="002F16D2" w:rsidP="004A7261" w:rsidRDefault="002F16D2" w14:paraId="5EF6B96F" w14:textId="71925EDD">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139.036</w:t>
            </w:r>
          </w:p>
        </w:tc>
        <w:tc>
          <w:tcPr>
            <w:tcW w:w="0" w:type="auto"/>
            <w:noWrap/>
            <w:vAlign w:val="center"/>
            <w:hideMark/>
          </w:tcPr>
          <w:p w:rsidRPr="002F16D2" w:rsidR="002F16D2" w:rsidP="004A7261" w:rsidRDefault="002F16D2" w14:paraId="3A34B24A" w14:textId="2DE8E0B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w:t>
            </w:r>
          </w:p>
        </w:tc>
      </w:tr>
      <w:tr w:rsidRPr="002F16D2" w:rsidR="002F16D2" w:rsidTr="004A7261" w14:paraId="5338C15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52B43476"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8</w:t>
            </w:r>
          </w:p>
        </w:tc>
        <w:tc>
          <w:tcPr>
            <w:tcW w:w="0" w:type="auto"/>
            <w:noWrap/>
            <w:vAlign w:val="center"/>
            <w:hideMark/>
          </w:tcPr>
          <w:p w:rsidRPr="002F16D2" w:rsidR="002F16D2" w:rsidP="008A7ADA" w:rsidRDefault="002F16D2" w14:paraId="664D7685"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6/10/2016</w:t>
            </w:r>
          </w:p>
        </w:tc>
        <w:tc>
          <w:tcPr>
            <w:tcW w:w="0" w:type="auto"/>
            <w:noWrap/>
            <w:vAlign w:val="center"/>
            <w:hideMark/>
          </w:tcPr>
          <w:p w:rsidRPr="002F16D2" w:rsidR="002F16D2" w:rsidP="008A7ADA" w:rsidRDefault="002F16D2" w14:paraId="44C8BC7C"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6/10/2024</w:t>
            </w:r>
          </w:p>
        </w:tc>
        <w:tc>
          <w:tcPr>
            <w:tcW w:w="0" w:type="auto"/>
            <w:noWrap/>
            <w:vAlign w:val="center"/>
            <w:hideMark/>
          </w:tcPr>
          <w:p w:rsidRPr="002F16D2" w:rsidR="002F16D2" w:rsidP="004A7261" w:rsidRDefault="002F16D2" w14:paraId="63F3B7AA" w14:textId="08C73276">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699.770</w:t>
            </w:r>
          </w:p>
        </w:tc>
        <w:tc>
          <w:tcPr>
            <w:tcW w:w="1217" w:type="dxa"/>
            <w:noWrap/>
            <w:vAlign w:val="center"/>
            <w:hideMark/>
          </w:tcPr>
          <w:p w:rsidRPr="002F16D2" w:rsidR="002F16D2" w:rsidP="004A7261" w:rsidRDefault="002F16D2" w14:paraId="17D9CDB3" w14:textId="3A3C3AED">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664.825</w:t>
            </w:r>
          </w:p>
        </w:tc>
        <w:tc>
          <w:tcPr>
            <w:tcW w:w="0" w:type="auto"/>
            <w:noWrap/>
            <w:vAlign w:val="center"/>
            <w:hideMark/>
          </w:tcPr>
          <w:p w:rsidRPr="002F16D2" w:rsidR="002F16D2" w:rsidP="004A7261" w:rsidRDefault="002F16D2" w14:paraId="19B516CF" w14:textId="1E224D94">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538.014</w:t>
            </w:r>
          </w:p>
        </w:tc>
      </w:tr>
      <w:tr w:rsidRPr="002F16D2" w:rsidR="002F16D2" w:rsidTr="004A7261" w14:paraId="17841685"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635B702E"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9</w:t>
            </w:r>
          </w:p>
        </w:tc>
        <w:tc>
          <w:tcPr>
            <w:tcW w:w="0" w:type="auto"/>
            <w:noWrap/>
            <w:vAlign w:val="center"/>
            <w:hideMark/>
          </w:tcPr>
          <w:p w:rsidRPr="002F16D2" w:rsidR="002F16D2" w:rsidP="008A7ADA" w:rsidRDefault="002F16D2" w14:paraId="45EB71C6"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17/10/2016</w:t>
            </w:r>
          </w:p>
        </w:tc>
        <w:tc>
          <w:tcPr>
            <w:tcW w:w="0" w:type="auto"/>
            <w:noWrap/>
            <w:vAlign w:val="center"/>
            <w:hideMark/>
          </w:tcPr>
          <w:p w:rsidRPr="002F16D2" w:rsidR="002F16D2" w:rsidP="008A7ADA" w:rsidRDefault="002F16D2" w14:paraId="74788355"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17/10/2024</w:t>
            </w:r>
          </w:p>
        </w:tc>
        <w:tc>
          <w:tcPr>
            <w:tcW w:w="0" w:type="auto"/>
            <w:noWrap/>
            <w:vAlign w:val="center"/>
            <w:hideMark/>
          </w:tcPr>
          <w:p w:rsidRPr="002F16D2" w:rsidR="002F16D2" w:rsidP="004A7261" w:rsidRDefault="002F16D2" w14:paraId="4E533BE1" w14:textId="16FCFF83">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413.514</w:t>
            </w:r>
          </w:p>
        </w:tc>
        <w:tc>
          <w:tcPr>
            <w:tcW w:w="1217" w:type="dxa"/>
            <w:noWrap/>
            <w:vAlign w:val="center"/>
            <w:hideMark/>
          </w:tcPr>
          <w:p w:rsidRPr="002F16D2" w:rsidR="002F16D2" w:rsidP="004A7261" w:rsidRDefault="002F16D2" w14:paraId="6A2D0512" w14:textId="59870802">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397.418</w:t>
            </w:r>
          </w:p>
        </w:tc>
        <w:tc>
          <w:tcPr>
            <w:tcW w:w="0" w:type="auto"/>
            <w:noWrap/>
            <w:vAlign w:val="center"/>
            <w:hideMark/>
          </w:tcPr>
          <w:p w:rsidRPr="002F16D2" w:rsidR="002F16D2" w:rsidP="004A7261" w:rsidRDefault="002F16D2" w14:paraId="5C2877AD" w14:textId="5951F8A1">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322.544</w:t>
            </w:r>
          </w:p>
        </w:tc>
      </w:tr>
      <w:tr w:rsidRPr="002F16D2" w:rsidR="002F16D2" w:rsidTr="004A7261" w14:paraId="748DDFE8"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347FCDAB"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10</w:t>
            </w:r>
          </w:p>
        </w:tc>
        <w:tc>
          <w:tcPr>
            <w:tcW w:w="0" w:type="auto"/>
            <w:noWrap/>
            <w:vAlign w:val="center"/>
            <w:hideMark/>
          </w:tcPr>
          <w:p w:rsidRPr="002F16D2" w:rsidR="002F16D2" w:rsidP="008A7ADA" w:rsidRDefault="002F16D2" w14:paraId="2601DC69"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14/03/2017</w:t>
            </w:r>
          </w:p>
        </w:tc>
        <w:tc>
          <w:tcPr>
            <w:tcW w:w="0" w:type="auto"/>
            <w:noWrap/>
            <w:vAlign w:val="center"/>
            <w:hideMark/>
          </w:tcPr>
          <w:p w:rsidRPr="002F16D2" w:rsidR="002F16D2" w:rsidP="008A7ADA" w:rsidRDefault="002F16D2" w14:paraId="30715FF8"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14/03/2022</w:t>
            </w:r>
          </w:p>
        </w:tc>
        <w:tc>
          <w:tcPr>
            <w:tcW w:w="0" w:type="auto"/>
            <w:noWrap/>
            <w:vAlign w:val="center"/>
            <w:hideMark/>
          </w:tcPr>
          <w:p w:rsidRPr="002F16D2" w:rsidR="002F16D2" w:rsidP="004A7261" w:rsidRDefault="002F16D2" w14:paraId="087B6CF0" w14:textId="25650C2B">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1.705.307</w:t>
            </w:r>
          </w:p>
        </w:tc>
        <w:tc>
          <w:tcPr>
            <w:tcW w:w="1217" w:type="dxa"/>
            <w:noWrap/>
            <w:vAlign w:val="center"/>
            <w:hideMark/>
          </w:tcPr>
          <w:p w:rsidRPr="002F16D2" w:rsidR="002F16D2" w:rsidP="004A7261" w:rsidRDefault="002F16D2" w14:paraId="020EDD60" w14:textId="350B52DB">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1.516.405</w:t>
            </w:r>
          </w:p>
        </w:tc>
        <w:tc>
          <w:tcPr>
            <w:tcW w:w="0" w:type="auto"/>
            <w:noWrap/>
            <w:vAlign w:val="center"/>
            <w:hideMark/>
          </w:tcPr>
          <w:p w:rsidRPr="002F16D2" w:rsidR="002F16D2" w:rsidP="004A7261" w:rsidRDefault="002F16D2" w14:paraId="0F4F6978" w14:textId="6F777343">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515.747</w:t>
            </w:r>
          </w:p>
        </w:tc>
      </w:tr>
      <w:tr w:rsidRPr="002F16D2" w:rsidR="002F16D2" w:rsidTr="004A7261" w14:paraId="49878DA1"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35172C1B"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11</w:t>
            </w:r>
          </w:p>
        </w:tc>
        <w:tc>
          <w:tcPr>
            <w:tcW w:w="0" w:type="auto"/>
            <w:noWrap/>
            <w:vAlign w:val="center"/>
            <w:hideMark/>
          </w:tcPr>
          <w:p w:rsidRPr="002F16D2" w:rsidR="002F16D2" w:rsidP="008A7ADA" w:rsidRDefault="002F16D2" w14:paraId="5503CC4B"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11/04/2017</w:t>
            </w:r>
          </w:p>
        </w:tc>
        <w:tc>
          <w:tcPr>
            <w:tcW w:w="0" w:type="auto"/>
            <w:noWrap/>
            <w:vAlign w:val="center"/>
            <w:hideMark/>
          </w:tcPr>
          <w:p w:rsidRPr="002F16D2" w:rsidR="002F16D2" w:rsidP="008A7ADA" w:rsidRDefault="002F16D2" w14:paraId="0DC14AD7"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11/12/2030</w:t>
            </w:r>
          </w:p>
        </w:tc>
        <w:tc>
          <w:tcPr>
            <w:tcW w:w="0" w:type="auto"/>
            <w:noWrap/>
            <w:vAlign w:val="center"/>
            <w:hideMark/>
          </w:tcPr>
          <w:p w:rsidRPr="002F16D2" w:rsidR="002F16D2" w:rsidP="004A7261" w:rsidRDefault="002F16D2" w14:paraId="4B60DBAB" w14:textId="5D0631C3">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4.770.284</w:t>
            </w:r>
          </w:p>
        </w:tc>
        <w:tc>
          <w:tcPr>
            <w:tcW w:w="1217" w:type="dxa"/>
            <w:noWrap/>
            <w:vAlign w:val="center"/>
            <w:hideMark/>
          </w:tcPr>
          <w:p w:rsidRPr="002F16D2" w:rsidR="002F16D2" w:rsidP="004A7261" w:rsidRDefault="002F16D2" w14:paraId="5DD8067C" w14:textId="6624655A">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4.726.626</w:t>
            </w:r>
          </w:p>
        </w:tc>
        <w:tc>
          <w:tcPr>
            <w:tcW w:w="0" w:type="auto"/>
            <w:noWrap/>
            <w:vAlign w:val="center"/>
            <w:hideMark/>
          </w:tcPr>
          <w:p w:rsidRPr="002F16D2" w:rsidR="002F16D2" w:rsidP="004A7261" w:rsidRDefault="002F16D2" w14:paraId="437DBB4F" w14:textId="4A5E3023">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4.523.933</w:t>
            </w:r>
          </w:p>
        </w:tc>
      </w:tr>
      <w:tr w:rsidRPr="002F16D2" w:rsidR="002F16D2" w:rsidTr="004A7261" w14:paraId="209F5DB7"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7852D65B"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12</w:t>
            </w:r>
          </w:p>
        </w:tc>
        <w:tc>
          <w:tcPr>
            <w:tcW w:w="0" w:type="auto"/>
            <w:noWrap/>
            <w:vAlign w:val="center"/>
            <w:hideMark/>
          </w:tcPr>
          <w:p w:rsidRPr="002F16D2" w:rsidR="002F16D2" w:rsidP="008A7ADA" w:rsidRDefault="002F16D2" w14:paraId="1CF648FD"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26/04/2017</w:t>
            </w:r>
          </w:p>
        </w:tc>
        <w:tc>
          <w:tcPr>
            <w:tcW w:w="0" w:type="auto"/>
            <w:noWrap/>
            <w:vAlign w:val="center"/>
            <w:hideMark/>
          </w:tcPr>
          <w:p w:rsidRPr="002F16D2" w:rsidR="002F16D2" w:rsidP="008A7ADA" w:rsidRDefault="002F16D2" w14:paraId="2F5AC2FD"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26/12/2030</w:t>
            </w:r>
          </w:p>
        </w:tc>
        <w:tc>
          <w:tcPr>
            <w:tcW w:w="0" w:type="auto"/>
            <w:noWrap/>
            <w:vAlign w:val="center"/>
            <w:hideMark/>
          </w:tcPr>
          <w:p w:rsidRPr="002F16D2" w:rsidR="002F16D2" w:rsidP="004A7261" w:rsidRDefault="002F16D2" w14:paraId="47F73CC6" w14:textId="5E5D991C">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4.770.283</w:t>
            </w:r>
          </w:p>
        </w:tc>
        <w:tc>
          <w:tcPr>
            <w:tcW w:w="1217" w:type="dxa"/>
            <w:noWrap/>
            <w:vAlign w:val="center"/>
            <w:hideMark/>
          </w:tcPr>
          <w:p w:rsidRPr="002F16D2" w:rsidR="002F16D2" w:rsidP="004A7261" w:rsidRDefault="002F16D2" w14:paraId="72E3621A" w14:textId="51BD9326">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4.726.624</w:t>
            </w:r>
          </w:p>
        </w:tc>
        <w:tc>
          <w:tcPr>
            <w:tcW w:w="0" w:type="auto"/>
            <w:noWrap/>
            <w:vAlign w:val="center"/>
            <w:hideMark/>
          </w:tcPr>
          <w:p w:rsidRPr="002F16D2" w:rsidR="002F16D2" w:rsidP="004A7261" w:rsidRDefault="002F16D2" w14:paraId="1837680C" w14:textId="01061F93">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4.523.931</w:t>
            </w:r>
          </w:p>
        </w:tc>
      </w:tr>
      <w:tr w:rsidRPr="002F16D2" w:rsidR="002F16D2" w:rsidTr="004A7261" w14:paraId="042F9EFB"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19E7B9F9"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13</w:t>
            </w:r>
          </w:p>
        </w:tc>
        <w:tc>
          <w:tcPr>
            <w:tcW w:w="0" w:type="auto"/>
            <w:noWrap/>
            <w:vAlign w:val="center"/>
            <w:hideMark/>
          </w:tcPr>
          <w:p w:rsidRPr="002F16D2" w:rsidR="002F16D2" w:rsidP="008A7ADA" w:rsidRDefault="002F16D2" w14:paraId="69D64DFC"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4/05/2017</w:t>
            </w:r>
          </w:p>
        </w:tc>
        <w:tc>
          <w:tcPr>
            <w:tcW w:w="0" w:type="auto"/>
            <w:noWrap/>
            <w:vAlign w:val="center"/>
            <w:hideMark/>
          </w:tcPr>
          <w:p w:rsidRPr="002F16D2" w:rsidR="002F16D2" w:rsidP="008A7ADA" w:rsidRDefault="002F16D2" w14:paraId="5D7AB627"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4/12/2030</w:t>
            </w:r>
          </w:p>
        </w:tc>
        <w:tc>
          <w:tcPr>
            <w:tcW w:w="0" w:type="auto"/>
            <w:noWrap/>
            <w:vAlign w:val="center"/>
            <w:hideMark/>
          </w:tcPr>
          <w:p w:rsidRPr="002F16D2" w:rsidR="002F16D2" w:rsidP="004A7261" w:rsidRDefault="002F16D2" w14:paraId="47AAEECD" w14:textId="139AA116">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4.770.282</w:t>
            </w:r>
          </w:p>
        </w:tc>
        <w:tc>
          <w:tcPr>
            <w:tcW w:w="1217" w:type="dxa"/>
            <w:noWrap/>
            <w:vAlign w:val="center"/>
            <w:hideMark/>
          </w:tcPr>
          <w:p w:rsidRPr="002F16D2" w:rsidR="002F16D2" w:rsidP="004A7261" w:rsidRDefault="002F16D2" w14:paraId="03981940" w14:textId="7B6FC060">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4.715.534</w:t>
            </w:r>
          </w:p>
        </w:tc>
        <w:tc>
          <w:tcPr>
            <w:tcW w:w="0" w:type="auto"/>
            <w:noWrap/>
            <w:vAlign w:val="center"/>
            <w:hideMark/>
          </w:tcPr>
          <w:p w:rsidRPr="002F16D2" w:rsidR="002F16D2" w:rsidP="004A7261" w:rsidRDefault="002F16D2" w14:paraId="7D0D5981" w14:textId="2F9A2EF1">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4.513.950</w:t>
            </w:r>
          </w:p>
        </w:tc>
      </w:tr>
      <w:tr w:rsidRPr="002F16D2" w:rsidR="002F16D2" w:rsidTr="004A7261" w14:paraId="2BC6E3F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46CC4946"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14</w:t>
            </w:r>
          </w:p>
        </w:tc>
        <w:tc>
          <w:tcPr>
            <w:tcW w:w="0" w:type="auto"/>
            <w:noWrap/>
            <w:vAlign w:val="center"/>
            <w:hideMark/>
          </w:tcPr>
          <w:p w:rsidRPr="002F16D2" w:rsidR="002F16D2" w:rsidP="008A7ADA" w:rsidRDefault="002F16D2" w14:paraId="2623E1D1"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9/05/2017</w:t>
            </w:r>
          </w:p>
        </w:tc>
        <w:tc>
          <w:tcPr>
            <w:tcW w:w="0" w:type="auto"/>
            <w:noWrap/>
            <w:vAlign w:val="center"/>
            <w:hideMark/>
          </w:tcPr>
          <w:p w:rsidRPr="002F16D2" w:rsidR="002F16D2" w:rsidP="008A7ADA" w:rsidRDefault="002F16D2" w14:paraId="499ACB2B"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9/12/2030</w:t>
            </w:r>
          </w:p>
        </w:tc>
        <w:tc>
          <w:tcPr>
            <w:tcW w:w="0" w:type="auto"/>
            <w:noWrap/>
            <w:vAlign w:val="center"/>
            <w:hideMark/>
          </w:tcPr>
          <w:p w:rsidRPr="002F16D2" w:rsidR="002F16D2" w:rsidP="004A7261" w:rsidRDefault="002F16D2" w14:paraId="52710BF5" w14:textId="46D5C406">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4.770.282</w:t>
            </w:r>
          </w:p>
        </w:tc>
        <w:tc>
          <w:tcPr>
            <w:tcW w:w="1217" w:type="dxa"/>
            <w:noWrap/>
            <w:vAlign w:val="center"/>
            <w:hideMark/>
          </w:tcPr>
          <w:p w:rsidRPr="002F16D2" w:rsidR="002F16D2" w:rsidP="004A7261" w:rsidRDefault="002F16D2" w14:paraId="55E49FF4" w14:textId="2810F338">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4.726.623</w:t>
            </w:r>
          </w:p>
        </w:tc>
        <w:tc>
          <w:tcPr>
            <w:tcW w:w="0" w:type="auto"/>
            <w:noWrap/>
            <w:vAlign w:val="center"/>
            <w:hideMark/>
          </w:tcPr>
          <w:p w:rsidRPr="002F16D2" w:rsidR="002F16D2" w:rsidP="004A7261" w:rsidRDefault="002F16D2" w14:paraId="3ED92756" w14:textId="5BF4ED6E">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4.523.930</w:t>
            </w:r>
          </w:p>
        </w:tc>
      </w:tr>
      <w:tr w:rsidRPr="002F16D2" w:rsidR="002F16D2" w:rsidTr="004A7261" w14:paraId="4EEFC9FD"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6DE28660"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15</w:t>
            </w:r>
          </w:p>
        </w:tc>
        <w:tc>
          <w:tcPr>
            <w:tcW w:w="0" w:type="auto"/>
            <w:noWrap/>
            <w:vAlign w:val="center"/>
            <w:hideMark/>
          </w:tcPr>
          <w:p w:rsidRPr="002F16D2" w:rsidR="002F16D2" w:rsidP="008A7ADA" w:rsidRDefault="002F16D2" w14:paraId="2649F0DC"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12/05/2017</w:t>
            </w:r>
          </w:p>
        </w:tc>
        <w:tc>
          <w:tcPr>
            <w:tcW w:w="0" w:type="auto"/>
            <w:noWrap/>
            <w:vAlign w:val="center"/>
            <w:hideMark/>
          </w:tcPr>
          <w:p w:rsidRPr="002F16D2" w:rsidR="002F16D2" w:rsidP="008A7ADA" w:rsidRDefault="002F16D2" w14:paraId="7DA9F59E"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12/12/2030</w:t>
            </w:r>
          </w:p>
        </w:tc>
        <w:tc>
          <w:tcPr>
            <w:tcW w:w="0" w:type="auto"/>
            <w:noWrap/>
            <w:vAlign w:val="center"/>
            <w:hideMark/>
          </w:tcPr>
          <w:p w:rsidRPr="002F16D2" w:rsidR="002F16D2" w:rsidP="004A7261" w:rsidRDefault="002F16D2" w14:paraId="7C40BC76" w14:textId="2A7BCBD8">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4.770.282</w:t>
            </w:r>
          </w:p>
        </w:tc>
        <w:tc>
          <w:tcPr>
            <w:tcW w:w="1217" w:type="dxa"/>
            <w:noWrap/>
            <w:vAlign w:val="center"/>
            <w:hideMark/>
          </w:tcPr>
          <w:p w:rsidRPr="002F16D2" w:rsidR="002F16D2" w:rsidP="004A7261" w:rsidRDefault="002F16D2" w14:paraId="5A8AE3B1" w14:textId="60DCBD70">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4.726.623</w:t>
            </w:r>
          </w:p>
        </w:tc>
        <w:tc>
          <w:tcPr>
            <w:tcW w:w="0" w:type="auto"/>
            <w:noWrap/>
            <w:vAlign w:val="center"/>
            <w:hideMark/>
          </w:tcPr>
          <w:p w:rsidRPr="002F16D2" w:rsidR="002F16D2" w:rsidP="004A7261" w:rsidRDefault="002F16D2" w14:paraId="1D4DDBA3" w14:textId="640F1D19">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4.523.930</w:t>
            </w:r>
          </w:p>
        </w:tc>
      </w:tr>
      <w:tr w:rsidRPr="002F16D2" w:rsidR="002F16D2" w:rsidTr="004A7261" w14:paraId="0F167096"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01555B79"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16</w:t>
            </w:r>
          </w:p>
        </w:tc>
        <w:tc>
          <w:tcPr>
            <w:tcW w:w="0" w:type="auto"/>
            <w:noWrap/>
            <w:vAlign w:val="center"/>
            <w:hideMark/>
          </w:tcPr>
          <w:p w:rsidRPr="002F16D2" w:rsidR="002F16D2" w:rsidP="008A7ADA" w:rsidRDefault="002F16D2" w14:paraId="42A2E93A"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16/05/2017</w:t>
            </w:r>
          </w:p>
        </w:tc>
        <w:tc>
          <w:tcPr>
            <w:tcW w:w="0" w:type="auto"/>
            <w:noWrap/>
            <w:vAlign w:val="center"/>
            <w:hideMark/>
          </w:tcPr>
          <w:p w:rsidRPr="002F16D2" w:rsidR="002F16D2" w:rsidP="008A7ADA" w:rsidRDefault="002F16D2" w14:paraId="7EDA3FB8"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16/12/2030</w:t>
            </w:r>
          </w:p>
        </w:tc>
        <w:tc>
          <w:tcPr>
            <w:tcW w:w="0" w:type="auto"/>
            <w:noWrap/>
            <w:vAlign w:val="center"/>
            <w:hideMark/>
          </w:tcPr>
          <w:p w:rsidRPr="002F16D2" w:rsidR="002F16D2" w:rsidP="004A7261" w:rsidRDefault="002F16D2" w14:paraId="15CB5F7F" w14:textId="46F09426">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4.770.282</w:t>
            </w:r>
          </w:p>
        </w:tc>
        <w:tc>
          <w:tcPr>
            <w:tcW w:w="1217" w:type="dxa"/>
            <w:noWrap/>
            <w:vAlign w:val="center"/>
            <w:hideMark/>
          </w:tcPr>
          <w:p w:rsidRPr="002F16D2" w:rsidR="002F16D2" w:rsidP="004A7261" w:rsidRDefault="002F16D2" w14:paraId="361B431C" w14:textId="6F2A8D69">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4.726.623</w:t>
            </w:r>
          </w:p>
        </w:tc>
        <w:tc>
          <w:tcPr>
            <w:tcW w:w="0" w:type="auto"/>
            <w:noWrap/>
            <w:vAlign w:val="center"/>
            <w:hideMark/>
          </w:tcPr>
          <w:p w:rsidRPr="002F16D2" w:rsidR="002F16D2" w:rsidP="004A7261" w:rsidRDefault="002F16D2" w14:paraId="4EEA56F2" w14:textId="1C3C5CF1">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4.523.930</w:t>
            </w:r>
          </w:p>
        </w:tc>
      </w:tr>
      <w:tr w:rsidRPr="002F16D2" w:rsidR="002F16D2" w:rsidTr="004A7261" w14:paraId="4AE61F95"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2A961204"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17</w:t>
            </w:r>
          </w:p>
        </w:tc>
        <w:tc>
          <w:tcPr>
            <w:tcW w:w="0" w:type="auto"/>
            <w:noWrap/>
            <w:vAlign w:val="center"/>
            <w:hideMark/>
          </w:tcPr>
          <w:p w:rsidRPr="002F16D2" w:rsidR="002F16D2" w:rsidP="008A7ADA" w:rsidRDefault="002F16D2" w14:paraId="5A3DE6D0"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29/05/2017</w:t>
            </w:r>
          </w:p>
        </w:tc>
        <w:tc>
          <w:tcPr>
            <w:tcW w:w="0" w:type="auto"/>
            <w:noWrap/>
            <w:vAlign w:val="center"/>
            <w:hideMark/>
          </w:tcPr>
          <w:p w:rsidRPr="002F16D2" w:rsidR="002F16D2" w:rsidP="008A7ADA" w:rsidRDefault="002F16D2" w14:paraId="13CC9EB8"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29/12/2030</w:t>
            </w:r>
          </w:p>
        </w:tc>
        <w:tc>
          <w:tcPr>
            <w:tcW w:w="0" w:type="auto"/>
            <w:noWrap/>
            <w:vAlign w:val="center"/>
            <w:hideMark/>
          </w:tcPr>
          <w:p w:rsidRPr="002F16D2" w:rsidR="002F16D2" w:rsidP="004A7261" w:rsidRDefault="002F16D2" w14:paraId="2BF1B490" w14:textId="1EA67319">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477.030</w:t>
            </w:r>
          </w:p>
        </w:tc>
        <w:tc>
          <w:tcPr>
            <w:tcW w:w="1217" w:type="dxa"/>
            <w:noWrap/>
            <w:vAlign w:val="center"/>
            <w:hideMark/>
          </w:tcPr>
          <w:p w:rsidRPr="002F16D2" w:rsidR="002F16D2" w:rsidP="004A7261" w:rsidRDefault="002F16D2" w14:paraId="72A8C93B" w14:textId="25A12674">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472.664</w:t>
            </w:r>
          </w:p>
        </w:tc>
        <w:tc>
          <w:tcPr>
            <w:tcW w:w="0" w:type="auto"/>
            <w:noWrap/>
            <w:vAlign w:val="center"/>
            <w:hideMark/>
          </w:tcPr>
          <w:p w:rsidRPr="002F16D2" w:rsidR="002F16D2" w:rsidP="004A7261" w:rsidRDefault="002F16D2" w14:paraId="503CE33B" w14:textId="4E73CBA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452.395</w:t>
            </w:r>
          </w:p>
        </w:tc>
      </w:tr>
      <w:tr w:rsidRPr="002F16D2" w:rsidR="002F16D2" w:rsidTr="004A7261" w14:paraId="67F0590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0297DE86"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18</w:t>
            </w:r>
          </w:p>
        </w:tc>
        <w:tc>
          <w:tcPr>
            <w:tcW w:w="0" w:type="auto"/>
            <w:noWrap/>
            <w:vAlign w:val="center"/>
            <w:hideMark/>
          </w:tcPr>
          <w:p w:rsidRPr="002F16D2" w:rsidR="002F16D2" w:rsidP="008A7ADA" w:rsidRDefault="002F16D2" w14:paraId="17405D86"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6/06/2017</w:t>
            </w:r>
          </w:p>
        </w:tc>
        <w:tc>
          <w:tcPr>
            <w:tcW w:w="0" w:type="auto"/>
            <w:noWrap/>
            <w:vAlign w:val="center"/>
            <w:hideMark/>
          </w:tcPr>
          <w:p w:rsidRPr="002F16D2" w:rsidR="002F16D2" w:rsidP="008A7ADA" w:rsidRDefault="002F16D2" w14:paraId="1B50A2EB"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6/12/2030</w:t>
            </w:r>
          </w:p>
        </w:tc>
        <w:tc>
          <w:tcPr>
            <w:tcW w:w="0" w:type="auto"/>
            <w:noWrap/>
            <w:vAlign w:val="center"/>
            <w:hideMark/>
          </w:tcPr>
          <w:p w:rsidRPr="002F16D2" w:rsidR="002F16D2" w:rsidP="004A7261" w:rsidRDefault="002F16D2" w14:paraId="7F86D58D" w14:textId="2081E032">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4.770.280</w:t>
            </w:r>
          </w:p>
        </w:tc>
        <w:tc>
          <w:tcPr>
            <w:tcW w:w="1217" w:type="dxa"/>
            <w:noWrap/>
            <w:vAlign w:val="center"/>
            <w:hideMark/>
          </w:tcPr>
          <w:p w:rsidRPr="002F16D2" w:rsidR="002F16D2" w:rsidP="004A7261" w:rsidRDefault="002F16D2" w14:paraId="72BB8DA9" w14:textId="7C1C6F96">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4.715.532</w:t>
            </w:r>
          </w:p>
        </w:tc>
        <w:tc>
          <w:tcPr>
            <w:tcW w:w="0" w:type="auto"/>
            <w:noWrap/>
            <w:vAlign w:val="center"/>
            <w:hideMark/>
          </w:tcPr>
          <w:p w:rsidRPr="002F16D2" w:rsidR="002F16D2" w:rsidP="004A7261" w:rsidRDefault="002F16D2" w14:paraId="20368DF3" w14:textId="7D922A37">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4.513.948</w:t>
            </w:r>
          </w:p>
        </w:tc>
      </w:tr>
      <w:tr w:rsidRPr="002F16D2" w:rsidR="002F16D2" w:rsidTr="004A7261" w14:paraId="786019BC"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4CD49021"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19</w:t>
            </w:r>
          </w:p>
        </w:tc>
        <w:tc>
          <w:tcPr>
            <w:tcW w:w="0" w:type="auto"/>
            <w:noWrap/>
            <w:vAlign w:val="center"/>
            <w:hideMark/>
          </w:tcPr>
          <w:p w:rsidRPr="002F16D2" w:rsidR="002F16D2" w:rsidP="008A7ADA" w:rsidRDefault="002F16D2" w14:paraId="11AA1B75"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28/06/2017</w:t>
            </w:r>
          </w:p>
        </w:tc>
        <w:tc>
          <w:tcPr>
            <w:tcW w:w="0" w:type="auto"/>
            <w:noWrap/>
            <w:vAlign w:val="center"/>
            <w:hideMark/>
          </w:tcPr>
          <w:p w:rsidRPr="002F16D2" w:rsidR="002F16D2" w:rsidP="008A7ADA" w:rsidRDefault="002F16D2" w14:paraId="45EC0656"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28/12/2030</w:t>
            </w:r>
          </w:p>
        </w:tc>
        <w:tc>
          <w:tcPr>
            <w:tcW w:w="0" w:type="auto"/>
            <w:noWrap/>
            <w:vAlign w:val="center"/>
            <w:hideMark/>
          </w:tcPr>
          <w:p w:rsidRPr="002F16D2" w:rsidR="002F16D2" w:rsidP="004A7261" w:rsidRDefault="002F16D2" w14:paraId="0ABBD8E1" w14:textId="70FDAEA6">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4.887.698</w:t>
            </w:r>
          </w:p>
        </w:tc>
        <w:tc>
          <w:tcPr>
            <w:tcW w:w="1217" w:type="dxa"/>
            <w:noWrap/>
            <w:vAlign w:val="center"/>
            <w:hideMark/>
          </w:tcPr>
          <w:p w:rsidRPr="002F16D2" w:rsidR="002F16D2" w:rsidP="004A7261" w:rsidRDefault="002F16D2" w14:paraId="637BD5BA" w14:textId="65A47A90">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4.842.964</w:t>
            </w:r>
          </w:p>
        </w:tc>
        <w:tc>
          <w:tcPr>
            <w:tcW w:w="0" w:type="auto"/>
            <w:noWrap/>
            <w:vAlign w:val="center"/>
            <w:hideMark/>
          </w:tcPr>
          <w:p w:rsidRPr="002F16D2" w:rsidR="002F16D2" w:rsidP="004A7261" w:rsidRDefault="002F16D2" w14:paraId="20C31DEF" w14:textId="59265B69">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4.635.286</w:t>
            </w:r>
          </w:p>
        </w:tc>
      </w:tr>
      <w:tr w:rsidRPr="002F16D2" w:rsidR="002F16D2" w:rsidTr="004A7261" w14:paraId="6FFA6C7D"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322C812F"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20</w:t>
            </w:r>
          </w:p>
        </w:tc>
        <w:tc>
          <w:tcPr>
            <w:tcW w:w="0" w:type="auto"/>
            <w:noWrap/>
            <w:vAlign w:val="center"/>
            <w:hideMark/>
          </w:tcPr>
          <w:p w:rsidRPr="002F16D2" w:rsidR="002F16D2" w:rsidP="008A7ADA" w:rsidRDefault="002F16D2" w14:paraId="7064A7C3"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3/07/2017</w:t>
            </w:r>
          </w:p>
        </w:tc>
        <w:tc>
          <w:tcPr>
            <w:tcW w:w="0" w:type="auto"/>
            <w:noWrap/>
            <w:vAlign w:val="center"/>
            <w:hideMark/>
          </w:tcPr>
          <w:p w:rsidRPr="002F16D2" w:rsidR="002F16D2" w:rsidP="008A7ADA" w:rsidRDefault="002F16D2" w14:paraId="6084CCD0"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3/12/2030</w:t>
            </w:r>
          </w:p>
        </w:tc>
        <w:tc>
          <w:tcPr>
            <w:tcW w:w="0" w:type="auto"/>
            <w:noWrap/>
            <w:vAlign w:val="center"/>
            <w:hideMark/>
          </w:tcPr>
          <w:p w:rsidRPr="002F16D2" w:rsidR="002F16D2" w:rsidP="004A7261" w:rsidRDefault="002F16D2" w14:paraId="61B233D5" w14:textId="6A71CD06">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4.887.698</w:t>
            </w:r>
          </w:p>
        </w:tc>
        <w:tc>
          <w:tcPr>
            <w:tcW w:w="1217" w:type="dxa"/>
            <w:noWrap/>
            <w:vAlign w:val="center"/>
            <w:hideMark/>
          </w:tcPr>
          <w:p w:rsidRPr="002F16D2" w:rsidR="002F16D2" w:rsidP="004A7261" w:rsidRDefault="002F16D2" w14:paraId="0C7B5E47" w14:textId="0786A0BB">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4.831.599</w:t>
            </w:r>
          </w:p>
        </w:tc>
        <w:tc>
          <w:tcPr>
            <w:tcW w:w="0" w:type="auto"/>
            <w:noWrap/>
            <w:vAlign w:val="center"/>
            <w:hideMark/>
          </w:tcPr>
          <w:p w:rsidRPr="002F16D2" w:rsidR="002F16D2" w:rsidP="004A7261" w:rsidRDefault="002F16D2" w14:paraId="73DC92D8" w14:textId="2F03BBE8">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4.625.057</w:t>
            </w:r>
          </w:p>
        </w:tc>
      </w:tr>
      <w:tr w:rsidRPr="002F16D2" w:rsidR="002F16D2" w:rsidTr="004A7261" w14:paraId="4D30D9A0"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0D18902A"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21</w:t>
            </w:r>
          </w:p>
        </w:tc>
        <w:tc>
          <w:tcPr>
            <w:tcW w:w="0" w:type="auto"/>
            <w:noWrap/>
            <w:vAlign w:val="center"/>
            <w:hideMark/>
          </w:tcPr>
          <w:p w:rsidRPr="002F16D2" w:rsidR="002F16D2" w:rsidP="008A7ADA" w:rsidRDefault="002F16D2" w14:paraId="025F5508"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6/07/2017</w:t>
            </w:r>
          </w:p>
        </w:tc>
        <w:tc>
          <w:tcPr>
            <w:tcW w:w="0" w:type="auto"/>
            <w:noWrap/>
            <w:vAlign w:val="center"/>
            <w:hideMark/>
          </w:tcPr>
          <w:p w:rsidRPr="002F16D2" w:rsidR="002F16D2" w:rsidP="008A7ADA" w:rsidRDefault="002F16D2" w14:paraId="1E4DC91C"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6/12/2030</w:t>
            </w:r>
          </w:p>
        </w:tc>
        <w:tc>
          <w:tcPr>
            <w:tcW w:w="0" w:type="auto"/>
            <w:noWrap/>
            <w:vAlign w:val="center"/>
            <w:hideMark/>
          </w:tcPr>
          <w:p w:rsidRPr="002F16D2" w:rsidR="002F16D2" w:rsidP="004A7261" w:rsidRDefault="002F16D2" w14:paraId="2928E94E" w14:textId="3BD1BB51">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4.887.698</w:t>
            </w:r>
          </w:p>
        </w:tc>
        <w:tc>
          <w:tcPr>
            <w:tcW w:w="1217" w:type="dxa"/>
            <w:noWrap/>
            <w:vAlign w:val="center"/>
            <w:hideMark/>
          </w:tcPr>
          <w:p w:rsidRPr="002F16D2" w:rsidR="002F16D2" w:rsidP="004A7261" w:rsidRDefault="002F16D2" w14:paraId="218B0D4F" w14:textId="793DA35C">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4.831.599</w:t>
            </w:r>
          </w:p>
        </w:tc>
        <w:tc>
          <w:tcPr>
            <w:tcW w:w="0" w:type="auto"/>
            <w:noWrap/>
            <w:vAlign w:val="center"/>
            <w:hideMark/>
          </w:tcPr>
          <w:p w:rsidRPr="002F16D2" w:rsidR="002F16D2" w:rsidP="004A7261" w:rsidRDefault="002F16D2" w14:paraId="6E8A5D79" w14:textId="3BC85F03">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4.625.039</w:t>
            </w:r>
          </w:p>
        </w:tc>
      </w:tr>
      <w:tr w:rsidRPr="002F16D2" w:rsidR="002F16D2" w:rsidTr="004A7261" w14:paraId="73240FB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03178A86"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22</w:t>
            </w:r>
          </w:p>
        </w:tc>
        <w:tc>
          <w:tcPr>
            <w:tcW w:w="0" w:type="auto"/>
            <w:noWrap/>
            <w:vAlign w:val="center"/>
            <w:hideMark/>
          </w:tcPr>
          <w:p w:rsidRPr="002F16D2" w:rsidR="002F16D2" w:rsidP="008A7ADA" w:rsidRDefault="002F16D2" w14:paraId="3929F5D8"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11/07/2017</w:t>
            </w:r>
          </w:p>
        </w:tc>
        <w:tc>
          <w:tcPr>
            <w:tcW w:w="0" w:type="auto"/>
            <w:noWrap/>
            <w:vAlign w:val="center"/>
            <w:hideMark/>
          </w:tcPr>
          <w:p w:rsidRPr="002F16D2" w:rsidR="002F16D2" w:rsidP="008A7ADA" w:rsidRDefault="002F16D2" w14:paraId="19C93E09"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11/12/2030</w:t>
            </w:r>
          </w:p>
        </w:tc>
        <w:tc>
          <w:tcPr>
            <w:tcW w:w="0" w:type="auto"/>
            <w:noWrap/>
            <w:vAlign w:val="center"/>
            <w:hideMark/>
          </w:tcPr>
          <w:p w:rsidRPr="002F16D2" w:rsidR="002F16D2" w:rsidP="004A7261" w:rsidRDefault="002F16D2" w14:paraId="585D8C3A" w14:textId="28274A9C">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4.887.698</w:t>
            </w:r>
          </w:p>
        </w:tc>
        <w:tc>
          <w:tcPr>
            <w:tcW w:w="1217" w:type="dxa"/>
            <w:noWrap/>
            <w:vAlign w:val="center"/>
            <w:hideMark/>
          </w:tcPr>
          <w:p w:rsidRPr="002F16D2" w:rsidR="002F16D2" w:rsidP="004A7261" w:rsidRDefault="002F16D2" w14:paraId="17D96650" w14:textId="11F13259">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4.842.964</w:t>
            </w:r>
          </w:p>
        </w:tc>
        <w:tc>
          <w:tcPr>
            <w:tcW w:w="0" w:type="auto"/>
            <w:noWrap/>
            <w:vAlign w:val="center"/>
            <w:hideMark/>
          </w:tcPr>
          <w:p w:rsidRPr="002F16D2" w:rsidR="002F16D2" w:rsidP="004A7261" w:rsidRDefault="002F16D2" w14:paraId="0A36CB5B" w14:textId="49AB6211">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4.635.286</w:t>
            </w:r>
          </w:p>
        </w:tc>
      </w:tr>
      <w:tr w:rsidRPr="002F16D2" w:rsidR="002F16D2" w:rsidTr="004A7261" w14:paraId="62CD9D72"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05D256F9"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23</w:t>
            </w:r>
          </w:p>
        </w:tc>
        <w:tc>
          <w:tcPr>
            <w:tcW w:w="0" w:type="auto"/>
            <w:noWrap/>
            <w:vAlign w:val="center"/>
            <w:hideMark/>
          </w:tcPr>
          <w:p w:rsidRPr="002F16D2" w:rsidR="002F16D2" w:rsidP="008A7ADA" w:rsidRDefault="002F16D2" w14:paraId="715F3F75"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14/07/2017</w:t>
            </w:r>
          </w:p>
        </w:tc>
        <w:tc>
          <w:tcPr>
            <w:tcW w:w="0" w:type="auto"/>
            <w:noWrap/>
            <w:vAlign w:val="center"/>
            <w:hideMark/>
          </w:tcPr>
          <w:p w:rsidRPr="002F16D2" w:rsidR="002F16D2" w:rsidP="008A7ADA" w:rsidRDefault="002F16D2" w14:paraId="6E1263C3"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14/12/2030</w:t>
            </w:r>
          </w:p>
        </w:tc>
        <w:tc>
          <w:tcPr>
            <w:tcW w:w="0" w:type="auto"/>
            <w:noWrap/>
            <w:vAlign w:val="center"/>
            <w:hideMark/>
          </w:tcPr>
          <w:p w:rsidRPr="002F16D2" w:rsidR="002F16D2" w:rsidP="004A7261" w:rsidRDefault="002F16D2" w14:paraId="528A1E35" w14:textId="3518321C">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4.887.698</w:t>
            </w:r>
          </w:p>
        </w:tc>
        <w:tc>
          <w:tcPr>
            <w:tcW w:w="1217" w:type="dxa"/>
            <w:noWrap/>
            <w:vAlign w:val="center"/>
            <w:hideMark/>
          </w:tcPr>
          <w:p w:rsidRPr="002F16D2" w:rsidR="002F16D2" w:rsidP="004A7261" w:rsidRDefault="002F16D2" w14:paraId="17B5C686" w14:textId="51B970BA">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4.842.964</w:t>
            </w:r>
          </w:p>
        </w:tc>
        <w:tc>
          <w:tcPr>
            <w:tcW w:w="0" w:type="auto"/>
            <w:noWrap/>
            <w:vAlign w:val="center"/>
            <w:hideMark/>
          </w:tcPr>
          <w:p w:rsidRPr="002F16D2" w:rsidR="002F16D2" w:rsidP="004A7261" w:rsidRDefault="002F16D2" w14:paraId="338DD268" w14:textId="2A108B81">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4.635.286</w:t>
            </w:r>
          </w:p>
        </w:tc>
      </w:tr>
      <w:tr w:rsidRPr="002F16D2" w:rsidR="002F16D2" w:rsidTr="004A7261" w14:paraId="26E02570"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6C9B26D2"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24</w:t>
            </w:r>
          </w:p>
        </w:tc>
        <w:tc>
          <w:tcPr>
            <w:tcW w:w="0" w:type="auto"/>
            <w:noWrap/>
            <w:vAlign w:val="center"/>
            <w:hideMark/>
          </w:tcPr>
          <w:p w:rsidRPr="002F16D2" w:rsidR="002F16D2" w:rsidP="008A7ADA" w:rsidRDefault="002F16D2" w14:paraId="172D4778"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1/08/2017</w:t>
            </w:r>
          </w:p>
        </w:tc>
        <w:tc>
          <w:tcPr>
            <w:tcW w:w="0" w:type="auto"/>
            <w:noWrap/>
            <w:vAlign w:val="center"/>
            <w:hideMark/>
          </w:tcPr>
          <w:p w:rsidRPr="002F16D2" w:rsidR="002F16D2" w:rsidP="008A7ADA" w:rsidRDefault="002F16D2" w14:paraId="3F1B7FC4"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1/12/2030</w:t>
            </w:r>
          </w:p>
        </w:tc>
        <w:tc>
          <w:tcPr>
            <w:tcW w:w="0" w:type="auto"/>
            <w:noWrap/>
            <w:vAlign w:val="center"/>
            <w:hideMark/>
          </w:tcPr>
          <w:p w:rsidRPr="002F16D2" w:rsidR="002F16D2" w:rsidP="004A7261" w:rsidRDefault="002F16D2" w14:paraId="1D014C62" w14:textId="2B71904B">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4.887.698</w:t>
            </w:r>
          </w:p>
        </w:tc>
        <w:tc>
          <w:tcPr>
            <w:tcW w:w="1217" w:type="dxa"/>
            <w:noWrap/>
            <w:vAlign w:val="center"/>
            <w:hideMark/>
          </w:tcPr>
          <w:p w:rsidRPr="002F16D2" w:rsidR="002F16D2" w:rsidP="004A7261" w:rsidRDefault="002F16D2" w14:paraId="55DC1EB2" w14:textId="68221AC4">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4.831.599</w:t>
            </w:r>
          </w:p>
        </w:tc>
        <w:tc>
          <w:tcPr>
            <w:tcW w:w="0" w:type="auto"/>
            <w:noWrap/>
            <w:vAlign w:val="center"/>
            <w:hideMark/>
          </w:tcPr>
          <w:p w:rsidRPr="002F16D2" w:rsidR="002F16D2" w:rsidP="004A7261" w:rsidRDefault="002F16D2" w14:paraId="78927D5C" w14:textId="19BB92A5">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4.625.057</w:t>
            </w:r>
          </w:p>
        </w:tc>
      </w:tr>
      <w:tr w:rsidRPr="002F16D2" w:rsidR="002F16D2" w:rsidTr="004A7261" w14:paraId="4D8D4015"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76367F9C"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25</w:t>
            </w:r>
          </w:p>
        </w:tc>
        <w:tc>
          <w:tcPr>
            <w:tcW w:w="0" w:type="auto"/>
            <w:noWrap/>
            <w:vAlign w:val="center"/>
            <w:hideMark/>
          </w:tcPr>
          <w:p w:rsidRPr="002F16D2" w:rsidR="002F16D2" w:rsidP="008A7ADA" w:rsidRDefault="002F16D2" w14:paraId="23CA7EEF"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16/08/2017</w:t>
            </w:r>
          </w:p>
        </w:tc>
        <w:tc>
          <w:tcPr>
            <w:tcW w:w="0" w:type="auto"/>
            <w:noWrap/>
            <w:vAlign w:val="center"/>
            <w:hideMark/>
          </w:tcPr>
          <w:p w:rsidRPr="002F16D2" w:rsidR="002F16D2" w:rsidP="008A7ADA" w:rsidRDefault="002F16D2" w14:paraId="2A74504C"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16/12/2030</w:t>
            </w:r>
          </w:p>
        </w:tc>
        <w:tc>
          <w:tcPr>
            <w:tcW w:w="0" w:type="auto"/>
            <w:noWrap/>
            <w:vAlign w:val="center"/>
            <w:hideMark/>
          </w:tcPr>
          <w:p w:rsidRPr="002F16D2" w:rsidR="002F16D2" w:rsidP="004A7261" w:rsidRDefault="002F16D2" w14:paraId="4B39334C" w14:textId="25BBF579">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4.887.698</w:t>
            </w:r>
          </w:p>
        </w:tc>
        <w:tc>
          <w:tcPr>
            <w:tcW w:w="1217" w:type="dxa"/>
            <w:noWrap/>
            <w:vAlign w:val="center"/>
            <w:hideMark/>
          </w:tcPr>
          <w:p w:rsidRPr="002F16D2" w:rsidR="002F16D2" w:rsidP="004A7261" w:rsidRDefault="002F16D2" w14:paraId="6C71D395" w14:textId="3A62DAFA">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4.842.964</w:t>
            </w:r>
          </w:p>
        </w:tc>
        <w:tc>
          <w:tcPr>
            <w:tcW w:w="0" w:type="auto"/>
            <w:noWrap/>
            <w:vAlign w:val="center"/>
            <w:hideMark/>
          </w:tcPr>
          <w:p w:rsidRPr="002F16D2" w:rsidR="002F16D2" w:rsidP="004A7261" w:rsidRDefault="002F16D2" w14:paraId="65CEE753" w14:textId="6C18E7DC">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4.635.286</w:t>
            </w:r>
          </w:p>
        </w:tc>
      </w:tr>
      <w:tr w:rsidRPr="002F16D2" w:rsidR="002F16D2" w:rsidTr="004A7261" w14:paraId="1C92423F"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3A09E61F"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26</w:t>
            </w:r>
          </w:p>
        </w:tc>
        <w:tc>
          <w:tcPr>
            <w:tcW w:w="0" w:type="auto"/>
            <w:noWrap/>
            <w:vAlign w:val="center"/>
            <w:hideMark/>
          </w:tcPr>
          <w:p w:rsidRPr="002F16D2" w:rsidR="002F16D2" w:rsidP="008A7ADA" w:rsidRDefault="002F16D2" w14:paraId="28CE1292"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18/08/2017</w:t>
            </w:r>
          </w:p>
        </w:tc>
        <w:tc>
          <w:tcPr>
            <w:tcW w:w="0" w:type="auto"/>
            <w:noWrap/>
            <w:vAlign w:val="center"/>
            <w:hideMark/>
          </w:tcPr>
          <w:p w:rsidRPr="002F16D2" w:rsidR="002F16D2" w:rsidP="008A7ADA" w:rsidRDefault="002F16D2" w14:paraId="04AB46AE"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18/12/2030</w:t>
            </w:r>
          </w:p>
        </w:tc>
        <w:tc>
          <w:tcPr>
            <w:tcW w:w="0" w:type="auto"/>
            <w:noWrap/>
            <w:vAlign w:val="center"/>
            <w:hideMark/>
          </w:tcPr>
          <w:p w:rsidRPr="002F16D2" w:rsidR="002F16D2" w:rsidP="004A7261" w:rsidRDefault="002F16D2" w14:paraId="39C33A4F" w14:textId="64A242ED">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2.443.849</w:t>
            </w:r>
          </w:p>
        </w:tc>
        <w:tc>
          <w:tcPr>
            <w:tcW w:w="1217" w:type="dxa"/>
            <w:noWrap/>
            <w:vAlign w:val="center"/>
            <w:hideMark/>
          </w:tcPr>
          <w:p w:rsidRPr="002F16D2" w:rsidR="002F16D2" w:rsidP="004A7261" w:rsidRDefault="002F16D2" w14:paraId="11A0ABEA" w14:textId="3A874C1F">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2.421.482</w:t>
            </w:r>
          </w:p>
        </w:tc>
        <w:tc>
          <w:tcPr>
            <w:tcW w:w="0" w:type="auto"/>
            <w:noWrap/>
            <w:vAlign w:val="center"/>
            <w:hideMark/>
          </w:tcPr>
          <w:p w:rsidRPr="002F16D2" w:rsidR="002F16D2" w:rsidP="004A7261" w:rsidRDefault="002F16D2" w14:paraId="5BEFE0DC" w14:textId="12D37AAF">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2.317.643</w:t>
            </w:r>
          </w:p>
        </w:tc>
      </w:tr>
      <w:tr w:rsidRPr="002F16D2" w:rsidR="002F16D2" w:rsidTr="004A7261" w14:paraId="19991396"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675A95EC"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27</w:t>
            </w:r>
          </w:p>
        </w:tc>
        <w:tc>
          <w:tcPr>
            <w:tcW w:w="0" w:type="auto"/>
            <w:noWrap/>
            <w:vAlign w:val="center"/>
            <w:hideMark/>
          </w:tcPr>
          <w:p w:rsidRPr="002F16D2" w:rsidR="002F16D2" w:rsidP="008A7ADA" w:rsidRDefault="002F16D2" w14:paraId="19367905"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26/10/2017</w:t>
            </w:r>
          </w:p>
        </w:tc>
        <w:tc>
          <w:tcPr>
            <w:tcW w:w="0" w:type="auto"/>
            <w:noWrap/>
            <w:vAlign w:val="center"/>
            <w:hideMark/>
          </w:tcPr>
          <w:p w:rsidRPr="002F16D2" w:rsidR="002F16D2" w:rsidP="008A7ADA" w:rsidRDefault="002F16D2" w14:paraId="59CD7913"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26/03/2019</w:t>
            </w:r>
          </w:p>
        </w:tc>
        <w:tc>
          <w:tcPr>
            <w:tcW w:w="0" w:type="auto"/>
            <w:noWrap/>
            <w:vAlign w:val="center"/>
            <w:hideMark/>
          </w:tcPr>
          <w:p w:rsidRPr="002F16D2" w:rsidR="002F16D2" w:rsidP="004A7261" w:rsidRDefault="002F16D2" w14:paraId="3AAAB9F3" w14:textId="2EE522BD">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w:t>
            </w:r>
          </w:p>
        </w:tc>
        <w:tc>
          <w:tcPr>
            <w:tcW w:w="1217" w:type="dxa"/>
            <w:noWrap/>
            <w:vAlign w:val="center"/>
            <w:hideMark/>
          </w:tcPr>
          <w:p w:rsidRPr="002F16D2" w:rsidR="002F16D2" w:rsidP="004A7261" w:rsidRDefault="002F16D2" w14:paraId="42AC7645" w14:textId="7050E627">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w:t>
            </w:r>
          </w:p>
        </w:tc>
        <w:tc>
          <w:tcPr>
            <w:tcW w:w="0" w:type="auto"/>
            <w:noWrap/>
            <w:vAlign w:val="center"/>
            <w:hideMark/>
          </w:tcPr>
          <w:p w:rsidRPr="002F16D2" w:rsidR="002F16D2" w:rsidP="004A7261" w:rsidRDefault="002F16D2" w14:paraId="6D420A7B" w14:textId="3C7948BF">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w:t>
            </w:r>
          </w:p>
        </w:tc>
      </w:tr>
      <w:tr w:rsidRPr="002F16D2" w:rsidR="002F16D2" w:rsidTr="004A7261" w14:paraId="4839C033"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7AC12A09"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28</w:t>
            </w:r>
          </w:p>
        </w:tc>
        <w:tc>
          <w:tcPr>
            <w:tcW w:w="0" w:type="auto"/>
            <w:noWrap/>
            <w:vAlign w:val="center"/>
            <w:hideMark/>
          </w:tcPr>
          <w:p w:rsidRPr="002F16D2" w:rsidR="002F16D2" w:rsidP="008A7ADA" w:rsidRDefault="002F16D2" w14:paraId="5F769939" w14:textId="77777777">
            <w:pPr>
              <w:ind w:right="233"/>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27/10/2017</w:t>
            </w:r>
          </w:p>
        </w:tc>
        <w:tc>
          <w:tcPr>
            <w:tcW w:w="0" w:type="auto"/>
            <w:noWrap/>
            <w:vAlign w:val="center"/>
            <w:hideMark/>
          </w:tcPr>
          <w:p w:rsidRPr="002F16D2" w:rsidR="002F16D2" w:rsidP="008A7ADA" w:rsidRDefault="002F16D2" w14:paraId="63E10695" w14:textId="77777777">
            <w:pPr>
              <w:ind w:right="242"/>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27/12/2030</w:t>
            </w:r>
          </w:p>
        </w:tc>
        <w:tc>
          <w:tcPr>
            <w:tcW w:w="0" w:type="auto"/>
            <w:noWrap/>
            <w:vAlign w:val="center"/>
            <w:hideMark/>
          </w:tcPr>
          <w:p w:rsidRPr="002F16D2" w:rsidR="002F16D2" w:rsidP="004A7261" w:rsidRDefault="002F16D2" w14:paraId="4AC66B07" w14:textId="5F331798">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4.887.698</w:t>
            </w:r>
          </w:p>
        </w:tc>
        <w:tc>
          <w:tcPr>
            <w:tcW w:w="1217" w:type="dxa"/>
            <w:noWrap/>
            <w:vAlign w:val="center"/>
            <w:hideMark/>
          </w:tcPr>
          <w:p w:rsidRPr="002F16D2" w:rsidR="002F16D2" w:rsidP="004A7261" w:rsidRDefault="002F16D2" w14:paraId="3904D0C6" w14:textId="62436E81">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4.842.964</w:t>
            </w:r>
          </w:p>
        </w:tc>
        <w:tc>
          <w:tcPr>
            <w:tcW w:w="0" w:type="auto"/>
            <w:noWrap/>
            <w:vAlign w:val="center"/>
            <w:hideMark/>
          </w:tcPr>
          <w:p w:rsidRPr="002F16D2" w:rsidR="002F16D2" w:rsidP="004A7261" w:rsidRDefault="002F16D2" w14:paraId="08C9FE9F" w14:textId="42B646CE">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4.635.286</w:t>
            </w:r>
          </w:p>
        </w:tc>
      </w:tr>
      <w:tr w:rsidRPr="002F16D2" w:rsidR="002F16D2" w:rsidTr="004A7261" w14:paraId="4DA3FED6"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2F16D2" w:rsidR="002F16D2" w:rsidP="004A7261" w:rsidRDefault="002F16D2" w14:paraId="1563C1CC" w14:textId="77777777">
            <w:pPr>
              <w:jc w:val="center"/>
              <w:rPr>
                <w:rFonts w:ascii="Arial" w:hAnsi="Arial" w:eastAsia="Times New Roman" w:cs="Arial"/>
                <w:b w:val="0"/>
                <w:bCs w:val="0"/>
                <w:color w:val="000000"/>
                <w:sz w:val="18"/>
                <w:szCs w:val="18"/>
                <w:lang w:eastAsia="es-CO"/>
              </w:rPr>
            </w:pPr>
            <w:r w:rsidRPr="002F16D2">
              <w:rPr>
                <w:rFonts w:ascii="Arial" w:hAnsi="Arial" w:eastAsia="Times New Roman" w:cs="Arial"/>
                <w:b w:val="0"/>
                <w:bCs w:val="0"/>
                <w:color w:val="000000"/>
                <w:sz w:val="18"/>
                <w:szCs w:val="18"/>
                <w:lang w:eastAsia="es-CO"/>
              </w:rPr>
              <w:t>TRAMO 29</w:t>
            </w:r>
          </w:p>
        </w:tc>
        <w:tc>
          <w:tcPr>
            <w:tcW w:w="0" w:type="auto"/>
            <w:noWrap/>
            <w:vAlign w:val="center"/>
            <w:hideMark/>
          </w:tcPr>
          <w:p w:rsidRPr="002F16D2" w:rsidR="002F16D2" w:rsidP="008A7ADA" w:rsidRDefault="002F16D2" w14:paraId="2F0E6283" w14:textId="77777777">
            <w:pPr>
              <w:ind w:right="233"/>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10/11/2017</w:t>
            </w:r>
          </w:p>
        </w:tc>
        <w:tc>
          <w:tcPr>
            <w:tcW w:w="0" w:type="auto"/>
            <w:noWrap/>
            <w:vAlign w:val="center"/>
            <w:hideMark/>
          </w:tcPr>
          <w:p w:rsidRPr="002F16D2" w:rsidR="002F16D2" w:rsidP="008A7ADA" w:rsidRDefault="002F16D2" w14:paraId="55E6064B" w14:textId="77777777">
            <w:pPr>
              <w:ind w:right="242"/>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sz w:val="18"/>
                <w:szCs w:val="18"/>
                <w:lang w:eastAsia="es-CO"/>
              </w:rPr>
              <w:t>10/12/2030</w:t>
            </w:r>
          </w:p>
        </w:tc>
        <w:tc>
          <w:tcPr>
            <w:tcW w:w="0" w:type="auto"/>
            <w:noWrap/>
            <w:vAlign w:val="center"/>
            <w:hideMark/>
          </w:tcPr>
          <w:p w:rsidRPr="002F16D2" w:rsidR="002F16D2" w:rsidP="004A7261" w:rsidRDefault="002F16D2" w14:paraId="748C48C1" w14:textId="25A1DB52">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2.538.666</w:t>
            </w:r>
          </w:p>
        </w:tc>
        <w:tc>
          <w:tcPr>
            <w:tcW w:w="1217" w:type="dxa"/>
            <w:noWrap/>
            <w:vAlign w:val="center"/>
            <w:hideMark/>
          </w:tcPr>
          <w:p w:rsidRPr="002F16D2" w:rsidR="002F16D2" w:rsidP="004A7261" w:rsidRDefault="002F16D2" w14:paraId="44D00854" w14:textId="1C84CFF3">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2.515.442</w:t>
            </w:r>
          </w:p>
        </w:tc>
        <w:tc>
          <w:tcPr>
            <w:tcW w:w="0" w:type="auto"/>
            <w:noWrap/>
            <w:vAlign w:val="center"/>
            <w:hideMark/>
          </w:tcPr>
          <w:p w:rsidRPr="002F16D2" w:rsidR="002F16D2" w:rsidP="004A7261" w:rsidRDefault="002F16D2" w14:paraId="7BDC4DDD" w14:textId="2AD891B9">
            <w:pPr>
              <w:jc w:val="right"/>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F16D2">
              <w:rPr>
                <w:rFonts w:ascii="Arial" w:hAnsi="Arial" w:eastAsia="Times New Roman" w:cs="Arial"/>
                <w:color w:val="000000"/>
                <w:sz w:val="18"/>
                <w:szCs w:val="18"/>
                <w:lang w:eastAsia="es-CO"/>
              </w:rPr>
              <w:t>2.407.548</w:t>
            </w:r>
          </w:p>
        </w:tc>
      </w:tr>
      <w:tr w:rsidRPr="002F16D2" w:rsidR="00681EF6" w:rsidTr="004A7261" w14:paraId="7551323E" w14:textId="136142F2">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gridSpan w:val="3"/>
            <w:noWrap/>
            <w:vAlign w:val="center"/>
          </w:tcPr>
          <w:p w:rsidRPr="002F16D2" w:rsidR="00681EF6" w:rsidP="004A7261" w:rsidRDefault="00681EF6" w14:paraId="70C29EC0" w14:textId="716AFC1D">
            <w:pPr>
              <w:jc w:val="center"/>
              <w:rPr>
                <w:rFonts w:ascii="Arial" w:hAnsi="Arial" w:eastAsia="Times New Roman" w:cs="Arial"/>
                <w:sz w:val="18"/>
                <w:szCs w:val="18"/>
                <w:lang w:eastAsia="es-CO"/>
              </w:rPr>
            </w:pPr>
            <w:r>
              <w:rPr>
                <w:rFonts w:ascii="Arial" w:hAnsi="Arial" w:eastAsia="Times New Roman" w:cs="Arial"/>
                <w:sz w:val="18"/>
                <w:szCs w:val="18"/>
                <w:lang w:eastAsia="es-CO"/>
              </w:rPr>
              <w:t>Total</w:t>
            </w:r>
          </w:p>
        </w:tc>
        <w:tc>
          <w:tcPr>
            <w:tcW w:w="1307" w:type="dxa"/>
            <w:vAlign w:val="center"/>
          </w:tcPr>
          <w:p w:rsidRPr="000A2A57" w:rsidR="00681EF6" w:rsidP="004A7261" w:rsidRDefault="00681EF6" w14:paraId="1551E734" w14:textId="2A3E76FB">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b/>
                <w:bCs/>
                <w:sz w:val="18"/>
                <w:szCs w:val="18"/>
                <w:lang w:eastAsia="es-CO"/>
              </w:rPr>
              <w:t>132.576.734</w:t>
            </w:r>
          </w:p>
        </w:tc>
        <w:tc>
          <w:tcPr>
            <w:tcW w:w="0" w:type="auto"/>
            <w:vAlign w:val="center"/>
          </w:tcPr>
          <w:p w:rsidRPr="000A2A57" w:rsidR="00681EF6" w:rsidP="004A7261" w:rsidRDefault="00681EF6" w14:paraId="021F6C98" w14:textId="39674A26">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b/>
                <w:bCs/>
                <w:sz w:val="18"/>
                <w:szCs w:val="18"/>
                <w:lang w:eastAsia="es-CO"/>
              </w:rPr>
              <w:t>129.837.888</w:t>
            </w:r>
          </w:p>
        </w:tc>
        <w:tc>
          <w:tcPr>
            <w:tcW w:w="0" w:type="auto"/>
            <w:vAlign w:val="center"/>
          </w:tcPr>
          <w:p w:rsidRPr="000A2A57" w:rsidR="00681EF6" w:rsidP="004A7261" w:rsidRDefault="00681EF6" w14:paraId="0A95A743" w14:textId="4A946FA1">
            <w:pPr>
              <w:jc w:val="right"/>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F16D2">
              <w:rPr>
                <w:rFonts w:ascii="Arial" w:hAnsi="Arial" w:eastAsia="Times New Roman" w:cs="Arial"/>
                <w:b/>
                <w:bCs/>
                <w:sz w:val="18"/>
                <w:szCs w:val="18"/>
                <w:lang w:eastAsia="es-CO"/>
              </w:rPr>
              <w:t>119.242.960</w:t>
            </w:r>
          </w:p>
        </w:tc>
      </w:tr>
    </w:tbl>
    <w:p w:rsidR="0016259F" w:rsidP="00B31B6E" w:rsidRDefault="00B31B6E" w14:paraId="28ADBAD5" w14:textId="722D84CB">
      <w:pPr>
        <w:tabs>
          <w:tab w:val="left" w:pos="1956"/>
        </w:tabs>
        <w:jc w:val="center"/>
        <w:rPr>
          <w:rFonts w:cstheme="majorHAnsi"/>
          <w:i/>
          <w:iCs/>
          <w:color w:val="44546A" w:themeColor="text2"/>
          <w:sz w:val="20"/>
          <w:szCs w:val="20"/>
        </w:rPr>
      </w:pPr>
      <w:r w:rsidRPr="006761DC">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009C572C" w:rsidP="009C572C" w:rsidRDefault="00A56EFC" w14:paraId="3E02F436" w14:textId="0FB69B0C">
      <w:pPr>
        <w:tabs>
          <w:tab w:val="left" w:pos="1956"/>
        </w:tabs>
        <w:rPr>
          <w:rFonts w:cstheme="majorHAnsi"/>
        </w:rPr>
      </w:pPr>
      <w:r w:rsidRPr="00C851D0">
        <w:rPr>
          <w:rFonts w:eastAsia="Times New Roman" w:cstheme="majorHAnsi"/>
          <w:color w:val="000000"/>
          <w:lang w:eastAsia="es-CO"/>
        </w:rPr>
        <w:lastRenderedPageBreak/>
        <w:t>FTHVAPC01</w:t>
      </w:r>
      <w:r>
        <w:rPr>
          <w:rFonts w:eastAsia="Times New Roman" w:cstheme="majorHAnsi"/>
          <w:color w:val="000000"/>
          <w:lang w:eastAsia="es-CO"/>
        </w:rPr>
        <w:t>, e</w:t>
      </w:r>
      <w:r w:rsidR="009C572C">
        <w:rPr>
          <w:rFonts w:cstheme="majorHAnsi"/>
        </w:rPr>
        <w:t>n el año 2020 y 2021 ANDA realizo titularización por valor de USD$34 millones a una tasa de 12% E.A. de la cual para el año 2021 realizo pago de intereses por valor de USD$3,7 millones, el detalle de esta titularización se presenta en la siguiente tabla:</w:t>
      </w:r>
    </w:p>
    <w:p w:rsidR="009C572C" w:rsidP="009C572C" w:rsidRDefault="009C572C" w14:paraId="125F9AEE" w14:textId="03AE551A">
      <w:pPr>
        <w:pStyle w:val="Caption"/>
      </w:pPr>
      <w:bookmarkStart w:name="_Toc95930112" w:id="88"/>
      <w:bookmarkStart w:name="_Toc104306523" w:id="89"/>
      <w:r w:rsidRPr="00B31B6E">
        <w:rPr>
          <w:rFonts w:cstheme="majorHAnsi"/>
          <w:sz w:val="22"/>
          <w:szCs w:val="22"/>
        </w:rPr>
        <w:t xml:space="preserve">Tabla </w:t>
      </w:r>
      <w:r w:rsidRPr="00B31B6E">
        <w:rPr>
          <w:rFonts w:cstheme="majorHAnsi"/>
          <w:sz w:val="22"/>
          <w:szCs w:val="22"/>
        </w:rPr>
        <w:fldChar w:fldCharType="begin"/>
      </w:r>
      <w:r w:rsidRPr="00B31B6E">
        <w:rPr>
          <w:rFonts w:cstheme="majorHAnsi"/>
          <w:sz w:val="22"/>
          <w:szCs w:val="22"/>
        </w:rPr>
        <w:instrText xml:space="preserve"> SEQ Tabla \* ARABIC </w:instrText>
      </w:r>
      <w:r w:rsidRPr="00B31B6E">
        <w:rPr>
          <w:rFonts w:cstheme="majorHAnsi"/>
          <w:sz w:val="22"/>
          <w:szCs w:val="22"/>
        </w:rPr>
        <w:fldChar w:fldCharType="separate"/>
      </w:r>
      <w:r w:rsidR="008F06E6">
        <w:rPr>
          <w:rFonts w:cstheme="majorHAnsi"/>
          <w:noProof/>
          <w:sz w:val="22"/>
          <w:szCs w:val="22"/>
        </w:rPr>
        <w:t>25</w:t>
      </w:r>
      <w:r w:rsidRPr="00B31B6E">
        <w:rPr>
          <w:rFonts w:cstheme="majorHAnsi"/>
          <w:sz w:val="22"/>
          <w:szCs w:val="22"/>
        </w:rPr>
        <w:fldChar w:fldCharType="end"/>
      </w:r>
      <w:r w:rsidRPr="00B31B6E">
        <w:rPr>
          <w:rFonts w:cstheme="majorHAnsi"/>
          <w:sz w:val="22"/>
          <w:szCs w:val="22"/>
        </w:rPr>
        <w:t xml:space="preserve"> </w:t>
      </w:r>
      <w:bookmarkEnd w:id="88"/>
      <w:r w:rsidRPr="006A2293">
        <w:rPr>
          <w:rFonts w:cstheme="majorHAnsi"/>
          <w:sz w:val="22"/>
          <w:szCs w:val="22"/>
        </w:rPr>
        <w:t xml:space="preserve">Resumen </w:t>
      </w:r>
      <w:r>
        <w:rPr>
          <w:rFonts w:cstheme="majorHAnsi"/>
          <w:sz w:val="22"/>
          <w:szCs w:val="22"/>
        </w:rPr>
        <w:t xml:space="preserve">titularización </w:t>
      </w:r>
      <w:r w:rsidRPr="00A56EFC" w:rsidR="00A56EFC">
        <w:rPr>
          <w:rFonts w:cstheme="majorHAnsi"/>
          <w:sz w:val="22"/>
          <w:szCs w:val="22"/>
        </w:rPr>
        <w:t>FTHVAPC01</w:t>
      </w:r>
      <w:r w:rsidRPr="006A2293">
        <w:rPr>
          <w:rFonts w:cstheme="majorHAnsi"/>
          <w:sz w:val="22"/>
          <w:szCs w:val="22"/>
        </w:rPr>
        <w:t xml:space="preserve"> ANDA </w:t>
      </w:r>
      <w:r w:rsidRPr="006A2293">
        <w:rPr>
          <w:rFonts w:cstheme="majorHAnsi"/>
          <w:sz w:val="22"/>
          <w:szCs w:val="22"/>
        </w:rPr>
        <w:br/>
      </w:r>
      <w:r>
        <w:rPr>
          <w:rFonts w:cstheme="majorHAnsi"/>
          <w:sz w:val="22"/>
          <w:szCs w:val="22"/>
        </w:rPr>
        <w:t xml:space="preserve">en </w:t>
      </w:r>
      <w:r w:rsidRPr="006A2293">
        <w:rPr>
          <w:rFonts w:cstheme="majorHAnsi"/>
          <w:sz w:val="22"/>
          <w:szCs w:val="22"/>
        </w:rPr>
        <w:t>dólares (USD</w:t>
      </w:r>
      <w:r w:rsidR="00A57525">
        <w:rPr>
          <w:rFonts w:cstheme="majorHAnsi"/>
          <w:sz w:val="22"/>
          <w:szCs w:val="22"/>
        </w:rPr>
        <w:t>)</w:t>
      </w:r>
      <w:bookmarkEnd w:id="89"/>
    </w:p>
    <w:tbl>
      <w:tblPr>
        <w:tblStyle w:val="GridTable4-Accent1"/>
        <w:tblW w:w="0" w:type="auto"/>
        <w:tblLook w:val="04A0" w:firstRow="1" w:lastRow="0" w:firstColumn="1" w:lastColumn="0" w:noHBand="0" w:noVBand="1"/>
      </w:tblPr>
      <w:tblGrid>
        <w:gridCol w:w="2177"/>
        <w:gridCol w:w="2137"/>
        <w:gridCol w:w="1287"/>
        <w:gridCol w:w="1777"/>
        <w:gridCol w:w="1117"/>
      </w:tblGrid>
      <w:tr w:rsidRPr="0016259F" w:rsidR="009C572C" w:rsidTr="00863507" w14:paraId="5DD7266C" w14:textId="77777777">
        <w:trPr>
          <w:cnfStyle w:val="100000000000" w:firstRow="1" w:lastRow="0" w:firstColumn="0" w:lastColumn="0" w:oddVBand="0" w:evenVBand="0" w:oddHBand="0"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rsidRPr="0016259F" w:rsidR="009C572C" w:rsidP="00863507" w:rsidRDefault="009C572C" w14:paraId="78C751BB" w14:textId="77777777">
            <w:pPr>
              <w:jc w:val="center"/>
              <w:rPr>
                <w:rFonts w:ascii="Arial" w:hAnsi="Arial" w:eastAsia="Times New Roman" w:cs="Arial"/>
                <w:color w:val="000000"/>
                <w:sz w:val="18"/>
                <w:szCs w:val="18"/>
                <w:lang w:eastAsia="es-CO"/>
              </w:rPr>
            </w:pPr>
            <w:r w:rsidRPr="0016259F">
              <w:rPr>
                <w:rFonts w:ascii="Arial" w:hAnsi="Arial" w:eastAsia="Times New Roman" w:cs="Arial"/>
                <w:color w:val="000000"/>
                <w:sz w:val="18"/>
                <w:szCs w:val="18"/>
                <w:lang w:eastAsia="es-CO"/>
              </w:rPr>
              <w:t>Fecha De Contratación</w:t>
            </w:r>
          </w:p>
        </w:tc>
        <w:tc>
          <w:tcPr>
            <w:tcW w:w="0" w:type="auto"/>
            <w:vMerge w:val="restart"/>
            <w:vAlign w:val="center"/>
            <w:hideMark/>
          </w:tcPr>
          <w:p w:rsidRPr="0016259F" w:rsidR="009C572C" w:rsidP="00863507" w:rsidRDefault="009C572C" w14:paraId="119778C2"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16259F">
              <w:rPr>
                <w:rFonts w:ascii="Arial" w:hAnsi="Arial" w:eastAsia="Times New Roman" w:cs="Arial"/>
                <w:color w:val="000000"/>
                <w:sz w:val="18"/>
                <w:szCs w:val="18"/>
                <w:lang w:eastAsia="es-CO"/>
              </w:rPr>
              <w:t>Fecha De Vencimiento</w:t>
            </w:r>
          </w:p>
        </w:tc>
        <w:tc>
          <w:tcPr>
            <w:tcW w:w="0" w:type="auto"/>
            <w:vMerge w:val="restart"/>
            <w:vAlign w:val="center"/>
            <w:hideMark/>
          </w:tcPr>
          <w:p w:rsidRPr="0016259F" w:rsidR="009C572C" w:rsidP="00863507" w:rsidRDefault="009C572C" w14:paraId="7B006DD5"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16259F">
              <w:rPr>
                <w:rFonts w:ascii="Arial" w:hAnsi="Arial" w:eastAsia="Times New Roman" w:cs="Arial"/>
                <w:color w:val="000000"/>
                <w:sz w:val="18"/>
                <w:szCs w:val="18"/>
                <w:lang w:eastAsia="es-CO"/>
              </w:rPr>
              <w:t>Desembolso</w:t>
            </w:r>
          </w:p>
        </w:tc>
        <w:tc>
          <w:tcPr>
            <w:tcW w:w="0" w:type="auto"/>
            <w:gridSpan w:val="2"/>
            <w:vAlign w:val="center"/>
            <w:hideMark/>
          </w:tcPr>
          <w:p w:rsidRPr="0016259F" w:rsidR="009C572C" w:rsidP="00863507" w:rsidRDefault="009C572C" w14:paraId="5A828FE5" w14:textId="77777777">
            <w:pPr>
              <w:jc w:val="center"/>
              <w:cnfStyle w:val="100000000000" w:firstRow="1"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16259F">
              <w:rPr>
                <w:rFonts w:ascii="Arial" w:hAnsi="Arial" w:eastAsia="Times New Roman" w:cs="Arial"/>
                <w:color w:val="000000"/>
                <w:sz w:val="18"/>
                <w:szCs w:val="18"/>
                <w:lang w:eastAsia="es-CO"/>
              </w:rPr>
              <w:t>2021</w:t>
            </w:r>
          </w:p>
        </w:tc>
      </w:tr>
      <w:tr w:rsidRPr="0016259F" w:rsidR="009C572C" w:rsidTr="00863507" w14:paraId="71778853" w14:textId="77777777">
        <w:trPr>
          <w:cnfStyle w:val="000000100000" w:firstRow="0" w:lastRow="0" w:firstColumn="0" w:lastColumn="0" w:oddVBand="0" w:evenVBand="0" w:oddHBand="1" w:evenHBand="0" w:firstRowFirstColumn="0" w:firstRowLastColumn="0" w:lastRowFirstColumn="0" w:lastRowLastColumn="0"/>
          <w:trHeight w:val="540"/>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rsidRPr="0016259F" w:rsidR="009C572C" w:rsidP="00863507" w:rsidRDefault="009C572C" w14:paraId="21E9DC19" w14:textId="77777777">
            <w:pPr>
              <w:jc w:val="center"/>
              <w:rPr>
                <w:rFonts w:ascii="Arial" w:hAnsi="Arial" w:eastAsia="Times New Roman" w:cs="Arial"/>
                <w:color w:val="000000"/>
                <w:sz w:val="18"/>
                <w:szCs w:val="18"/>
                <w:lang w:eastAsia="es-CO"/>
              </w:rPr>
            </w:pPr>
          </w:p>
        </w:tc>
        <w:tc>
          <w:tcPr>
            <w:tcW w:w="0" w:type="auto"/>
            <w:vMerge/>
            <w:vAlign w:val="center"/>
            <w:hideMark/>
          </w:tcPr>
          <w:p w:rsidRPr="0016259F" w:rsidR="009C572C" w:rsidP="00863507" w:rsidRDefault="009C572C" w14:paraId="23AD5CE9"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000000"/>
                <w:sz w:val="18"/>
                <w:szCs w:val="18"/>
                <w:lang w:eastAsia="es-CO"/>
              </w:rPr>
            </w:pPr>
          </w:p>
        </w:tc>
        <w:tc>
          <w:tcPr>
            <w:tcW w:w="0" w:type="auto"/>
            <w:vMerge/>
            <w:vAlign w:val="center"/>
            <w:hideMark/>
          </w:tcPr>
          <w:p w:rsidRPr="0016259F" w:rsidR="009C572C" w:rsidP="00863507" w:rsidRDefault="009C572C" w14:paraId="4CD22877"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000000"/>
                <w:sz w:val="18"/>
                <w:szCs w:val="18"/>
                <w:lang w:eastAsia="es-CO"/>
              </w:rPr>
            </w:pPr>
          </w:p>
        </w:tc>
        <w:tc>
          <w:tcPr>
            <w:tcW w:w="0" w:type="auto"/>
            <w:shd w:val="clear" w:color="auto" w:fill="5B9BD5" w:themeFill="accent1"/>
            <w:vAlign w:val="center"/>
            <w:hideMark/>
          </w:tcPr>
          <w:p w:rsidRPr="0016259F" w:rsidR="009C572C" w:rsidP="00863507" w:rsidRDefault="009C572C" w14:paraId="3567448F"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000000"/>
                <w:sz w:val="18"/>
                <w:szCs w:val="18"/>
                <w:lang w:eastAsia="es-CO"/>
              </w:rPr>
            </w:pPr>
            <w:r w:rsidRPr="0016259F">
              <w:rPr>
                <w:rFonts w:ascii="Arial" w:hAnsi="Arial" w:eastAsia="Times New Roman" w:cs="Arial"/>
                <w:b/>
                <w:bCs/>
                <w:color w:val="000000"/>
                <w:sz w:val="18"/>
                <w:szCs w:val="18"/>
                <w:lang w:eastAsia="es-CO"/>
              </w:rPr>
              <w:t>Pago De Intereses</w:t>
            </w:r>
          </w:p>
        </w:tc>
        <w:tc>
          <w:tcPr>
            <w:tcW w:w="0" w:type="auto"/>
            <w:shd w:val="clear" w:color="auto" w:fill="5B9BD5" w:themeFill="accent1"/>
            <w:vAlign w:val="center"/>
            <w:hideMark/>
          </w:tcPr>
          <w:p w:rsidRPr="0016259F" w:rsidR="009C572C" w:rsidP="00863507" w:rsidRDefault="009C572C" w14:paraId="55BDE7EE"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color w:val="000000"/>
                <w:sz w:val="18"/>
                <w:szCs w:val="18"/>
                <w:lang w:eastAsia="es-CO"/>
              </w:rPr>
            </w:pPr>
            <w:r w:rsidRPr="0016259F">
              <w:rPr>
                <w:rFonts w:ascii="Arial" w:hAnsi="Arial" w:eastAsia="Times New Roman" w:cs="Arial"/>
                <w:b/>
                <w:bCs/>
                <w:color w:val="000000"/>
                <w:sz w:val="18"/>
                <w:szCs w:val="18"/>
                <w:lang w:eastAsia="es-CO"/>
              </w:rPr>
              <w:t>Saldo</w:t>
            </w:r>
          </w:p>
        </w:tc>
      </w:tr>
      <w:tr w:rsidRPr="0016259F" w:rsidR="009C572C" w:rsidTr="00863507" w14:paraId="0EFF415C"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22411B" w:rsidR="009C572C" w:rsidP="00863507" w:rsidRDefault="009C572C" w14:paraId="11B5C374" w14:textId="77777777">
            <w:pPr>
              <w:jc w:val="center"/>
              <w:rPr>
                <w:rFonts w:ascii="Arial" w:hAnsi="Arial" w:eastAsia="Times New Roman" w:cs="Arial"/>
                <w:b w:val="0"/>
                <w:bCs w:val="0"/>
                <w:color w:val="000000"/>
                <w:sz w:val="18"/>
                <w:szCs w:val="18"/>
                <w:lang w:eastAsia="es-CO"/>
              </w:rPr>
            </w:pPr>
            <w:r w:rsidRPr="0022411B">
              <w:rPr>
                <w:rFonts w:ascii="Arial" w:hAnsi="Arial" w:eastAsia="Times New Roman" w:cs="Arial"/>
                <w:b w:val="0"/>
                <w:bCs w:val="0"/>
                <w:color w:val="000000"/>
                <w:sz w:val="18"/>
                <w:szCs w:val="18"/>
                <w:lang w:eastAsia="es-CO"/>
              </w:rPr>
              <w:t>14/12/2020</w:t>
            </w:r>
          </w:p>
        </w:tc>
        <w:tc>
          <w:tcPr>
            <w:tcW w:w="0" w:type="auto"/>
            <w:noWrap/>
            <w:hideMark/>
          </w:tcPr>
          <w:p w:rsidRPr="0022411B" w:rsidR="009C572C" w:rsidP="00863507" w:rsidRDefault="009C572C" w14:paraId="0517F0D1"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2411B">
              <w:rPr>
                <w:rFonts w:ascii="Arial" w:hAnsi="Arial" w:eastAsia="Times New Roman" w:cs="Arial"/>
                <w:sz w:val="18"/>
                <w:szCs w:val="18"/>
                <w:lang w:eastAsia="es-CO"/>
              </w:rPr>
              <w:t>14/12/2040</w:t>
            </w:r>
          </w:p>
        </w:tc>
        <w:tc>
          <w:tcPr>
            <w:tcW w:w="0" w:type="auto"/>
            <w:noWrap/>
            <w:hideMark/>
          </w:tcPr>
          <w:p w:rsidRPr="0022411B" w:rsidR="009C572C" w:rsidP="00863507" w:rsidRDefault="009C572C" w14:paraId="027E33D5"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2411B">
              <w:rPr>
                <w:rFonts w:ascii="Arial" w:hAnsi="Arial" w:eastAsia="Times New Roman" w:cs="Arial"/>
                <w:color w:val="000000"/>
                <w:sz w:val="18"/>
                <w:szCs w:val="18"/>
                <w:lang w:eastAsia="es-CO"/>
              </w:rPr>
              <w:t>500.000</w:t>
            </w:r>
          </w:p>
        </w:tc>
        <w:tc>
          <w:tcPr>
            <w:tcW w:w="0" w:type="auto"/>
            <w:noWrap/>
            <w:hideMark/>
          </w:tcPr>
          <w:p w:rsidRPr="0022411B" w:rsidR="009C572C" w:rsidP="00863507" w:rsidRDefault="009C572C" w14:paraId="3E9724CE"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2411B">
              <w:rPr>
                <w:rFonts w:ascii="Arial" w:hAnsi="Arial" w:eastAsia="Times New Roman" w:cs="Arial"/>
                <w:color w:val="000000"/>
                <w:sz w:val="18"/>
                <w:szCs w:val="18"/>
                <w:lang w:eastAsia="es-CO"/>
              </w:rPr>
              <w:t>57.863</w:t>
            </w:r>
          </w:p>
        </w:tc>
        <w:tc>
          <w:tcPr>
            <w:tcW w:w="0" w:type="auto"/>
            <w:noWrap/>
            <w:hideMark/>
          </w:tcPr>
          <w:p w:rsidRPr="0022411B" w:rsidR="009C572C" w:rsidP="00863507" w:rsidRDefault="009C572C" w14:paraId="476BD60B"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2411B">
              <w:rPr>
                <w:rFonts w:ascii="Arial" w:hAnsi="Arial" w:eastAsia="Times New Roman" w:cs="Arial"/>
                <w:color w:val="000000"/>
                <w:sz w:val="18"/>
                <w:szCs w:val="18"/>
                <w:lang w:eastAsia="es-CO"/>
              </w:rPr>
              <w:t>500.000</w:t>
            </w:r>
          </w:p>
        </w:tc>
      </w:tr>
      <w:tr w:rsidRPr="0016259F" w:rsidR="009C572C" w:rsidTr="00863507" w14:paraId="45FB397A"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22411B" w:rsidR="009C572C" w:rsidP="00863507" w:rsidRDefault="009C572C" w14:paraId="717B2655" w14:textId="77777777">
            <w:pPr>
              <w:jc w:val="center"/>
              <w:rPr>
                <w:rFonts w:ascii="Arial" w:hAnsi="Arial" w:eastAsia="Times New Roman" w:cs="Arial"/>
                <w:b w:val="0"/>
                <w:bCs w:val="0"/>
                <w:color w:val="000000"/>
                <w:sz w:val="18"/>
                <w:szCs w:val="18"/>
                <w:lang w:eastAsia="es-CO"/>
              </w:rPr>
            </w:pPr>
            <w:r w:rsidRPr="0022411B">
              <w:rPr>
                <w:rFonts w:ascii="Arial" w:hAnsi="Arial" w:eastAsia="Times New Roman" w:cs="Arial"/>
                <w:b w:val="0"/>
                <w:bCs w:val="0"/>
                <w:color w:val="000000"/>
                <w:sz w:val="18"/>
                <w:szCs w:val="18"/>
                <w:lang w:eastAsia="es-CO"/>
              </w:rPr>
              <w:t>11/01/2021</w:t>
            </w:r>
          </w:p>
        </w:tc>
        <w:tc>
          <w:tcPr>
            <w:tcW w:w="0" w:type="auto"/>
            <w:noWrap/>
            <w:hideMark/>
          </w:tcPr>
          <w:p w:rsidRPr="0022411B" w:rsidR="009C572C" w:rsidP="00863507" w:rsidRDefault="009C572C" w14:paraId="1C7A88C3"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sz w:val="18"/>
                <w:szCs w:val="18"/>
                <w:lang w:eastAsia="es-CO"/>
              </w:rPr>
            </w:pPr>
            <w:r w:rsidRPr="0022411B">
              <w:rPr>
                <w:rFonts w:ascii="Arial" w:hAnsi="Arial" w:eastAsia="Times New Roman" w:cs="Arial"/>
                <w:sz w:val="18"/>
                <w:szCs w:val="18"/>
                <w:lang w:eastAsia="es-CO"/>
              </w:rPr>
              <w:t>11/12/2030</w:t>
            </w:r>
          </w:p>
        </w:tc>
        <w:tc>
          <w:tcPr>
            <w:tcW w:w="0" w:type="auto"/>
            <w:noWrap/>
            <w:hideMark/>
          </w:tcPr>
          <w:p w:rsidRPr="0022411B" w:rsidR="009C572C" w:rsidP="00863507" w:rsidRDefault="009C572C" w14:paraId="23DD5A50"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2411B">
              <w:rPr>
                <w:rFonts w:ascii="Arial" w:hAnsi="Arial" w:eastAsia="Times New Roman" w:cs="Arial"/>
                <w:color w:val="000000"/>
                <w:sz w:val="18"/>
                <w:szCs w:val="18"/>
                <w:lang w:eastAsia="es-CO"/>
              </w:rPr>
              <w:t>23.500.000</w:t>
            </w:r>
          </w:p>
        </w:tc>
        <w:tc>
          <w:tcPr>
            <w:tcW w:w="0" w:type="auto"/>
            <w:noWrap/>
            <w:hideMark/>
          </w:tcPr>
          <w:p w:rsidRPr="0022411B" w:rsidR="009C572C" w:rsidP="00863507" w:rsidRDefault="009C572C" w14:paraId="7DDE6EC0"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2411B">
              <w:rPr>
                <w:rFonts w:ascii="Arial" w:hAnsi="Arial" w:eastAsia="Times New Roman" w:cs="Arial"/>
                <w:color w:val="000000"/>
                <w:sz w:val="18"/>
                <w:szCs w:val="18"/>
                <w:lang w:eastAsia="es-CO"/>
              </w:rPr>
              <w:t>2.742.740</w:t>
            </w:r>
          </w:p>
        </w:tc>
        <w:tc>
          <w:tcPr>
            <w:tcW w:w="0" w:type="auto"/>
            <w:noWrap/>
            <w:hideMark/>
          </w:tcPr>
          <w:p w:rsidRPr="0022411B" w:rsidR="009C572C" w:rsidP="00863507" w:rsidRDefault="009C572C" w14:paraId="594BA4B9"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color w:val="000000"/>
                <w:sz w:val="18"/>
                <w:szCs w:val="18"/>
                <w:lang w:eastAsia="es-CO"/>
              </w:rPr>
            </w:pPr>
            <w:r w:rsidRPr="0022411B">
              <w:rPr>
                <w:rFonts w:ascii="Arial" w:hAnsi="Arial" w:eastAsia="Times New Roman" w:cs="Arial"/>
                <w:color w:val="000000"/>
                <w:sz w:val="18"/>
                <w:szCs w:val="18"/>
                <w:lang w:eastAsia="es-CO"/>
              </w:rPr>
              <w:t>23.500.000</w:t>
            </w:r>
          </w:p>
        </w:tc>
      </w:tr>
      <w:tr w:rsidRPr="0016259F" w:rsidR="009C572C" w:rsidTr="00863507" w14:paraId="30403E6A" w14:textId="77777777">
        <w:trPr>
          <w:trHeight w:val="300"/>
        </w:trPr>
        <w:tc>
          <w:tcPr>
            <w:cnfStyle w:val="001000000000" w:firstRow="0" w:lastRow="0" w:firstColumn="1" w:lastColumn="0" w:oddVBand="0" w:evenVBand="0" w:oddHBand="0" w:evenHBand="0" w:firstRowFirstColumn="0" w:firstRowLastColumn="0" w:lastRowFirstColumn="0" w:lastRowLastColumn="0"/>
            <w:tcW w:w="0" w:type="auto"/>
            <w:noWrap/>
            <w:hideMark/>
          </w:tcPr>
          <w:p w:rsidRPr="0022411B" w:rsidR="009C572C" w:rsidP="00863507" w:rsidRDefault="009C572C" w14:paraId="51D8E937" w14:textId="77777777">
            <w:pPr>
              <w:jc w:val="center"/>
              <w:rPr>
                <w:rFonts w:ascii="Arial" w:hAnsi="Arial" w:eastAsia="Times New Roman" w:cs="Arial"/>
                <w:b w:val="0"/>
                <w:bCs w:val="0"/>
                <w:color w:val="000000"/>
                <w:sz w:val="18"/>
                <w:szCs w:val="18"/>
                <w:lang w:eastAsia="es-CO"/>
              </w:rPr>
            </w:pPr>
            <w:r w:rsidRPr="0022411B">
              <w:rPr>
                <w:rFonts w:ascii="Arial" w:hAnsi="Arial" w:eastAsia="Times New Roman" w:cs="Arial"/>
                <w:b w:val="0"/>
                <w:bCs w:val="0"/>
                <w:color w:val="000000"/>
                <w:sz w:val="18"/>
                <w:szCs w:val="18"/>
                <w:lang w:eastAsia="es-CO"/>
              </w:rPr>
              <w:t>30/03/2021</w:t>
            </w:r>
          </w:p>
        </w:tc>
        <w:tc>
          <w:tcPr>
            <w:tcW w:w="0" w:type="auto"/>
            <w:noWrap/>
            <w:hideMark/>
          </w:tcPr>
          <w:p w:rsidRPr="0022411B" w:rsidR="009C572C" w:rsidP="00863507" w:rsidRDefault="009C572C" w14:paraId="0977D267"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sz w:val="18"/>
                <w:szCs w:val="18"/>
                <w:lang w:eastAsia="es-CO"/>
              </w:rPr>
            </w:pPr>
            <w:r w:rsidRPr="0022411B">
              <w:rPr>
                <w:rFonts w:ascii="Arial" w:hAnsi="Arial" w:eastAsia="Times New Roman" w:cs="Arial"/>
                <w:sz w:val="18"/>
                <w:szCs w:val="18"/>
                <w:lang w:eastAsia="es-CO"/>
              </w:rPr>
              <w:t>14/12/2040</w:t>
            </w:r>
          </w:p>
        </w:tc>
        <w:tc>
          <w:tcPr>
            <w:tcW w:w="0" w:type="auto"/>
            <w:noWrap/>
            <w:hideMark/>
          </w:tcPr>
          <w:p w:rsidRPr="0022411B" w:rsidR="009C572C" w:rsidP="00863507" w:rsidRDefault="009C572C" w14:paraId="54CF70B7"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2411B">
              <w:rPr>
                <w:rFonts w:ascii="Arial" w:hAnsi="Arial" w:eastAsia="Times New Roman" w:cs="Arial"/>
                <w:color w:val="000000"/>
                <w:sz w:val="18"/>
                <w:szCs w:val="18"/>
                <w:lang w:eastAsia="es-CO"/>
              </w:rPr>
              <w:t>10.000.000</w:t>
            </w:r>
          </w:p>
        </w:tc>
        <w:tc>
          <w:tcPr>
            <w:tcW w:w="0" w:type="auto"/>
            <w:noWrap/>
            <w:hideMark/>
          </w:tcPr>
          <w:p w:rsidRPr="0022411B" w:rsidR="009C572C" w:rsidP="00863507" w:rsidRDefault="009C572C" w14:paraId="3523F845"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2411B">
              <w:rPr>
                <w:rFonts w:ascii="Arial" w:hAnsi="Arial" w:eastAsia="Times New Roman" w:cs="Arial"/>
                <w:color w:val="000000"/>
                <w:sz w:val="18"/>
                <w:szCs w:val="18"/>
                <w:lang w:eastAsia="es-CO"/>
              </w:rPr>
              <w:t>910.685</w:t>
            </w:r>
          </w:p>
        </w:tc>
        <w:tc>
          <w:tcPr>
            <w:tcW w:w="0" w:type="auto"/>
            <w:noWrap/>
            <w:hideMark/>
          </w:tcPr>
          <w:p w:rsidRPr="0022411B" w:rsidR="009C572C" w:rsidP="00863507" w:rsidRDefault="009C572C" w14:paraId="3FF83619" w14:textId="77777777">
            <w:pPr>
              <w:jc w:val="center"/>
              <w:cnfStyle w:val="000000000000" w:firstRow="0" w:lastRow="0" w:firstColumn="0" w:lastColumn="0" w:oddVBand="0" w:evenVBand="0" w:oddHBand="0" w:evenHBand="0" w:firstRowFirstColumn="0" w:firstRowLastColumn="0" w:lastRowFirstColumn="0" w:lastRowLastColumn="0"/>
              <w:rPr>
                <w:rFonts w:ascii="Arial" w:hAnsi="Arial" w:eastAsia="Times New Roman" w:cs="Arial"/>
                <w:color w:val="000000"/>
                <w:sz w:val="18"/>
                <w:szCs w:val="18"/>
                <w:lang w:eastAsia="es-CO"/>
              </w:rPr>
            </w:pPr>
            <w:r w:rsidRPr="0022411B">
              <w:rPr>
                <w:rFonts w:ascii="Arial" w:hAnsi="Arial" w:eastAsia="Times New Roman" w:cs="Arial"/>
                <w:color w:val="000000"/>
                <w:sz w:val="18"/>
                <w:szCs w:val="18"/>
                <w:lang w:eastAsia="es-CO"/>
              </w:rPr>
              <w:t>10.000.000</w:t>
            </w:r>
          </w:p>
        </w:tc>
      </w:tr>
      <w:tr w:rsidRPr="0016259F" w:rsidR="009C572C" w:rsidTr="00863507" w14:paraId="397E4022" w14:textId="77777777">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0" w:type="auto"/>
            <w:gridSpan w:val="2"/>
            <w:hideMark/>
          </w:tcPr>
          <w:p w:rsidRPr="0016259F" w:rsidR="009C572C" w:rsidP="00863507" w:rsidRDefault="009C572C" w14:paraId="2BA7407A" w14:textId="77777777">
            <w:pPr>
              <w:jc w:val="center"/>
              <w:rPr>
                <w:rFonts w:ascii="Arial" w:hAnsi="Arial" w:eastAsia="Times New Roman" w:cs="Arial"/>
                <w:color w:val="000000"/>
                <w:sz w:val="18"/>
                <w:szCs w:val="18"/>
                <w:lang w:eastAsia="es-CO"/>
              </w:rPr>
            </w:pPr>
            <w:r w:rsidRPr="0016259F">
              <w:rPr>
                <w:rFonts w:ascii="Arial" w:hAnsi="Arial" w:eastAsia="Times New Roman" w:cs="Arial"/>
                <w:color w:val="000000"/>
                <w:sz w:val="18"/>
                <w:szCs w:val="18"/>
                <w:lang w:eastAsia="es-CO"/>
              </w:rPr>
              <w:t>Total</w:t>
            </w:r>
          </w:p>
        </w:tc>
        <w:tc>
          <w:tcPr>
            <w:tcW w:w="0" w:type="auto"/>
            <w:noWrap/>
            <w:hideMark/>
          </w:tcPr>
          <w:p w:rsidRPr="0016259F" w:rsidR="009C572C" w:rsidP="00863507" w:rsidRDefault="009C572C" w14:paraId="4A61453D"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sz w:val="18"/>
                <w:szCs w:val="18"/>
                <w:lang w:eastAsia="es-CO"/>
              </w:rPr>
            </w:pPr>
            <w:r w:rsidRPr="0016259F">
              <w:rPr>
                <w:rFonts w:ascii="Arial" w:hAnsi="Arial" w:eastAsia="Times New Roman" w:cs="Arial"/>
                <w:b/>
                <w:bCs/>
                <w:sz w:val="18"/>
                <w:szCs w:val="18"/>
                <w:lang w:eastAsia="es-CO"/>
              </w:rPr>
              <w:t>34.000.000</w:t>
            </w:r>
          </w:p>
        </w:tc>
        <w:tc>
          <w:tcPr>
            <w:tcW w:w="0" w:type="auto"/>
            <w:noWrap/>
            <w:hideMark/>
          </w:tcPr>
          <w:p w:rsidRPr="0016259F" w:rsidR="009C572C" w:rsidP="00863507" w:rsidRDefault="009C572C" w14:paraId="10AA027D"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sz w:val="18"/>
                <w:szCs w:val="18"/>
                <w:lang w:eastAsia="es-CO"/>
              </w:rPr>
            </w:pPr>
            <w:r w:rsidRPr="0016259F">
              <w:rPr>
                <w:rFonts w:ascii="Arial" w:hAnsi="Arial" w:eastAsia="Times New Roman" w:cs="Arial"/>
                <w:b/>
                <w:bCs/>
                <w:sz w:val="18"/>
                <w:szCs w:val="18"/>
                <w:lang w:eastAsia="es-CO"/>
              </w:rPr>
              <w:t>3.711.288</w:t>
            </w:r>
          </w:p>
        </w:tc>
        <w:tc>
          <w:tcPr>
            <w:tcW w:w="0" w:type="auto"/>
            <w:noWrap/>
            <w:hideMark/>
          </w:tcPr>
          <w:p w:rsidRPr="0016259F" w:rsidR="009C572C" w:rsidP="00863507" w:rsidRDefault="009C572C" w14:paraId="652E3A44" w14:textId="77777777">
            <w:pPr>
              <w:jc w:val="center"/>
              <w:cnfStyle w:val="000000100000" w:firstRow="0" w:lastRow="0" w:firstColumn="0" w:lastColumn="0" w:oddVBand="0" w:evenVBand="0" w:oddHBand="1" w:evenHBand="0" w:firstRowFirstColumn="0" w:firstRowLastColumn="0" w:lastRowFirstColumn="0" w:lastRowLastColumn="0"/>
              <w:rPr>
                <w:rFonts w:ascii="Arial" w:hAnsi="Arial" w:eastAsia="Times New Roman" w:cs="Arial"/>
                <w:b/>
                <w:bCs/>
                <w:sz w:val="18"/>
                <w:szCs w:val="18"/>
                <w:lang w:eastAsia="es-CO"/>
              </w:rPr>
            </w:pPr>
            <w:r w:rsidRPr="0016259F">
              <w:rPr>
                <w:rFonts w:ascii="Arial" w:hAnsi="Arial" w:eastAsia="Times New Roman" w:cs="Arial"/>
                <w:b/>
                <w:bCs/>
                <w:sz w:val="18"/>
                <w:szCs w:val="18"/>
                <w:lang w:eastAsia="es-CO"/>
              </w:rPr>
              <w:t>34.000.000</w:t>
            </w:r>
          </w:p>
        </w:tc>
      </w:tr>
    </w:tbl>
    <w:p w:rsidR="009C572C" w:rsidP="009C572C" w:rsidRDefault="009C572C" w14:paraId="3B6F34BD" w14:textId="77777777">
      <w:pPr>
        <w:tabs>
          <w:tab w:val="left" w:pos="1956"/>
        </w:tabs>
        <w:jc w:val="center"/>
        <w:rPr>
          <w:rFonts w:cstheme="majorHAnsi"/>
        </w:rPr>
      </w:pPr>
      <w:r w:rsidRPr="006761DC">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00A80BA3" w:rsidP="003E56F8" w:rsidRDefault="00A80BA3" w14:paraId="4D550EE8" w14:textId="3E2102B4">
      <w:pPr>
        <w:pStyle w:val="Heading3"/>
      </w:pPr>
      <w:bookmarkStart w:name="_Toc104886482" w:id="90"/>
      <w:r>
        <w:t xml:space="preserve">Cuenta </w:t>
      </w:r>
      <w:r w:rsidR="00693F21">
        <w:t>por pagar a CEL</w:t>
      </w:r>
      <w:r w:rsidR="00B75DF7">
        <w:t xml:space="preserve"> y </w:t>
      </w:r>
      <w:r w:rsidR="008B45B6">
        <w:t>al mercado minorista de energía</w:t>
      </w:r>
      <w:bookmarkEnd w:id="90"/>
    </w:p>
    <w:p w:rsidR="006F429E" w:rsidP="006F429E" w:rsidRDefault="009420F4" w14:paraId="32827095" w14:textId="1974470B">
      <w:r>
        <w:t xml:space="preserve">ANDA </w:t>
      </w:r>
      <w:r w:rsidR="00750343">
        <w:t xml:space="preserve">refleja dentro de </w:t>
      </w:r>
      <w:r w:rsidR="005B30B3">
        <w:t>sus acreedores monetarios y financieros la cuenta por pagar a La Comisión Ejecutiva Hidroeléctrica del Río Lempa (CEL)</w:t>
      </w:r>
      <w:r w:rsidR="00E25181">
        <w:t xml:space="preserve"> que </w:t>
      </w:r>
      <w:r w:rsidR="005B30B3">
        <w:t>p</w:t>
      </w:r>
      <w:r>
        <w:t>ara diciembre de 202</w:t>
      </w:r>
      <w:r w:rsidR="005B30B3">
        <w:t>1</w:t>
      </w:r>
      <w:r>
        <w:t xml:space="preserve"> </w:t>
      </w:r>
      <w:r w:rsidR="00E25181">
        <w:t>asciende a la suma</w:t>
      </w:r>
      <w:r>
        <w:t xml:space="preserve"> </w:t>
      </w:r>
      <w:r w:rsidR="00D90CB7">
        <w:t>de</w:t>
      </w:r>
      <w:r w:rsidR="002D51F4">
        <w:t xml:space="preserve"> </w:t>
      </w:r>
      <w:r w:rsidR="008849EC">
        <w:t>USD</w:t>
      </w:r>
      <w:r w:rsidR="008F532F">
        <w:t xml:space="preserve"> </w:t>
      </w:r>
      <w:r w:rsidR="008849EC">
        <w:t>1</w:t>
      </w:r>
      <w:r w:rsidR="0033567E">
        <w:t>28</w:t>
      </w:r>
      <w:r w:rsidR="008849EC">
        <w:t>,</w:t>
      </w:r>
      <w:r w:rsidR="0033567E">
        <w:t>6</w:t>
      </w:r>
      <w:r w:rsidR="008849EC">
        <w:t xml:space="preserve"> millones </w:t>
      </w:r>
      <w:r w:rsidRPr="0033567E" w:rsidR="0033567E">
        <w:t>(46.95% del total de Acreedores Monetarios y Financieros)</w:t>
      </w:r>
      <w:r w:rsidR="0033567E">
        <w:t>.</w:t>
      </w:r>
    </w:p>
    <w:p w:rsidRPr="003D5323" w:rsidR="003D5323" w:rsidP="00A56EFC" w:rsidRDefault="003D5323" w14:paraId="3122952B" w14:textId="1D215B4C">
      <w:pPr>
        <w:pStyle w:val="Caption"/>
        <w:rPr>
          <w:rFonts w:cstheme="majorHAnsi"/>
          <w:sz w:val="22"/>
          <w:szCs w:val="22"/>
        </w:rPr>
      </w:pPr>
      <w:bookmarkStart w:name="_Toc104306524" w:id="91"/>
      <w:r w:rsidRPr="003D5323">
        <w:rPr>
          <w:rFonts w:cstheme="majorHAnsi"/>
          <w:sz w:val="22"/>
          <w:szCs w:val="22"/>
        </w:rPr>
        <w:t xml:space="preserve">Tabla </w:t>
      </w:r>
      <w:r w:rsidRPr="003D5323">
        <w:rPr>
          <w:rFonts w:cstheme="majorHAnsi"/>
          <w:sz w:val="22"/>
          <w:szCs w:val="22"/>
        </w:rPr>
        <w:fldChar w:fldCharType="begin"/>
      </w:r>
      <w:r w:rsidRPr="003D5323">
        <w:rPr>
          <w:rFonts w:cstheme="majorHAnsi"/>
          <w:sz w:val="22"/>
          <w:szCs w:val="22"/>
        </w:rPr>
        <w:instrText xml:space="preserve"> SEQ Tabla \* ARABIC </w:instrText>
      </w:r>
      <w:r w:rsidRPr="003D5323">
        <w:rPr>
          <w:rFonts w:cstheme="majorHAnsi"/>
          <w:sz w:val="22"/>
          <w:szCs w:val="22"/>
        </w:rPr>
        <w:fldChar w:fldCharType="separate"/>
      </w:r>
      <w:r w:rsidR="008F06E6">
        <w:rPr>
          <w:rFonts w:cstheme="majorHAnsi"/>
          <w:noProof/>
          <w:sz w:val="22"/>
          <w:szCs w:val="22"/>
        </w:rPr>
        <w:t>26</w:t>
      </w:r>
      <w:r w:rsidRPr="003D5323">
        <w:rPr>
          <w:rFonts w:cstheme="majorHAnsi"/>
          <w:sz w:val="22"/>
          <w:szCs w:val="22"/>
        </w:rPr>
        <w:fldChar w:fldCharType="end"/>
      </w:r>
      <w:r w:rsidRPr="003D5323">
        <w:rPr>
          <w:rFonts w:cstheme="majorHAnsi"/>
          <w:sz w:val="22"/>
          <w:szCs w:val="22"/>
        </w:rPr>
        <w:t xml:space="preserve"> Deuda histórica ANDA </w:t>
      </w:r>
      <w:r>
        <w:rPr>
          <w:rFonts w:cstheme="majorHAnsi"/>
          <w:sz w:val="22"/>
          <w:szCs w:val="22"/>
        </w:rPr>
        <w:t>–</w:t>
      </w:r>
      <w:r w:rsidRPr="003D5323">
        <w:rPr>
          <w:rFonts w:cstheme="majorHAnsi"/>
          <w:sz w:val="22"/>
          <w:szCs w:val="22"/>
        </w:rPr>
        <w:t xml:space="preserve"> CEL</w:t>
      </w:r>
      <w:r w:rsidR="00A56EFC">
        <w:rPr>
          <w:rFonts w:cstheme="majorHAnsi"/>
          <w:sz w:val="22"/>
          <w:szCs w:val="22"/>
        </w:rPr>
        <w:br/>
      </w:r>
      <w:r>
        <w:rPr>
          <w:rFonts w:cstheme="majorHAnsi"/>
          <w:sz w:val="22"/>
          <w:szCs w:val="22"/>
        </w:rPr>
        <w:t xml:space="preserve">en </w:t>
      </w:r>
      <w:r w:rsidRPr="006A2293">
        <w:rPr>
          <w:rFonts w:cstheme="majorHAnsi"/>
          <w:sz w:val="22"/>
          <w:szCs w:val="22"/>
        </w:rPr>
        <w:t>dólares (USD)</w:t>
      </w:r>
      <w:bookmarkEnd w:id="91"/>
    </w:p>
    <w:tbl>
      <w:tblPr>
        <w:tblStyle w:val="GridTable4-Accent1"/>
        <w:tblW w:w="0" w:type="auto"/>
        <w:jc w:val="center"/>
        <w:tblLook w:val="04A0" w:firstRow="1" w:lastRow="0" w:firstColumn="1" w:lastColumn="0" w:noHBand="0" w:noVBand="1"/>
      </w:tblPr>
      <w:tblGrid>
        <w:gridCol w:w="686"/>
        <w:gridCol w:w="1415"/>
        <w:gridCol w:w="2140"/>
        <w:gridCol w:w="1127"/>
      </w:tblGrid>
      <w:tr w:rsidRPr="00BB5A37" w:rsidR="00A27B42" w:rsidTr="003D5323" w14:paraId="3A846733"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B5A37" w:rsidR="00A27B42" w:rsidP="00A27B42" w:rsidRDefault="00A27B42" w14:paraId="77D242E0" w14:textId="77777777">
            <w:pPr>
              <w:jc w:val="center"/>
              <w:rPr>
                <w:rFonts w:eastAsia="Times New Roman" w:cstheme="majorHAnsi"/>
                <w:color w:val="000000"/>
                <w:sz w:val="18"/>
                <w:szCs w:val="18"/>
                <w:lang w:eastAsia="es-CO"/>
              </w:rPr>
            </w:pPr>
            <w:r w:rsidRPr="00BB5A37">
              <w:rPr>
                <w:rFonts w:eastAsia="Times New Roman" w:cstheme="majorHAnsi"/>
                <w:color w:val="000000"/>
                <w:sz w:val="18"/>
                <w:szCs w:val="18"/>
                <w:lang w:eastAsia="es-CO"/>
              </w:rPr>
              <w:t>Año</w:t>
            </w:r>
          </w:p>
        </w:tc>
        <w:tc>
          <w:tcPr>
            <w:tcW w:w="0" w:type="auto"/>
            <w:noWrap/>
            <w:vAlign w:val="center"/>
            <w:hideMark/>
          </w:tcPr>
          <w:p w:rsidRPr="00BB5A37" w:rsidR="00A27B42" w:rsidP="00A27B42" w:rsidRDefault="003D5323" w14:paraId="585C8296" w14:textId="12FDC73F">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Energía</w:t>
            </w:r>
            <w:r w:rsidRPr="00BB5A37" w:rsidR="00A27B42">
              <w:rPr>
                <w:rFonts w:eastAsia="Times New Roman" w:cstheme="majorHAnsi"/>
                <w:color w:val="000000"/>
                <w:sz w:val="18"/>
                <w:szCs w:val="18"/>
                <w:lang w:eastAsia="es-CO"/>
              </w:rPr>
              <w:t xml:space="preserve"> </w:t>
            </w:r>
            <w:r w:rsidRPr="00BB5A37">
              <w:rPr>
                <w:rFonts w:eastAsia="Times New Roman" w:cstheme="majorHAnsi"/>
                <w:color w:val="000000"/>
                <w:sz w:val="18"/>
                <w:szCs w:val="18"/>
                <w:lang w:eastAsia="es-CO"/>
              </w:rPr>
              <w:t>Eléctrica</w:t>
            </w:r>
          </w:p>
        </w:tc>
        <w:tc>
          <w:tcPr>
            <w:tcW w:w="0" w:type="auto"/>
            <w:noWrap/>
            <w:vAlign w:val="center"/>
            <w:hideMark/>
          </w:tcPr>
          <w:p w:rsidRPr="00BB5A37" w:rsidR="00A27B42" w:rsidP="00A27B42" w:rsidRDefault="00A27B42" w14:paraId="700A8E07" w14:textId="36BEB350">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 xml:space="preserve">Arriendo </w:t>
            </w:r>
            <w:r w:rsidRPr="00BB5A37" w:rsidR="003D5323">
              <w:rPr>
                <w:rFonts w:eastAsia="Times New Roman" w:cstheme="majorHAnsi"/>
                <w:color w:val="000000"/>
                <w:sz w:val="18"/>
                <w:szCs w:val="18"/>
                <w:lang w:eastAsia="es-CO"/>
              </w:rPr>
              <w:t>líneas</w:t>
            </w:r>
            <w:r w:rsidRPr="00BB5A37">
              <w:rPr>
                <w:rFonts w:eastAsia="Times New Roman" w:cstheme="majorHAnsi"/>
                <w:color w:val="000000"/>
                <w:sz w:val="18"/>
                <w:szCs w:val="18"/>
                <w:lang w:eastAsia="es-CO"/>
              </w:rPr>
              <w:t xml:space="preserve"> </w:t>
            </w:r>
            <w:r w:rsidRPr="00BB5A37" w:rsidR="003D5323">
              <w:rPr>
                <w:rFonts w:eastAsia="Times New Roman" w:cstheme="majorHAnsi"/>
                <w:color w:val="000000"/>
                <w:sz w:val="18"/>
                <w:szCs w:val="18"/>
                <w:lang w:eastAsia="es-CO"/>
              </w:rPr>
              <w:t>telefónicas</w:t>
            </w:r>
          </w:p>
        </w:tc>
        <w:tc>
          <w:tcPr>
            <w:tcW w:w="0" w:type="auto"/>
            <w:noWrap/>
            <w:vAlign w:val="center"/>
            <w:hideMark/>
          </w:tcPr>
          <w:p w:rsidRPr="00BB5A37" w:rsidR="00A27B42" w:rsidP="00A27B42" w:rsidRDefault="00A27B42" w14:paraId="5FF7A511" w14:textId="4AD7BBA5">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Total</w:t>
            </w:r>
          </w:p>
        </w:tc>
      </w:tr>
      <w:tr w:rsidRPr="00BB5A37" w:rsidR="00A27B42" w:rsidTr="003D5323" w14:paraId="25CA9F7D"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B5A37" w:rsidR="00A27B42" w:rsidP="00A27B42" w:rsidRDefault="00A27B42" w14:paraId="2808E927" w14:textId="77777777">
            <w:pPr>
              <w:jc w:val="center"/>
              <w:rPr>
                <w:rFonts w:eastAsia="Times New Roman" w:cstheme="majorHAnsi"/>
                <w:b w:val="0"/>
                <w:bCs w:val="0"/>
                <w:color w:val="000000"/>
                <w:sz w:val="18"/>
                <w:szCs w:val="18"/>
                <w:lang w:eastAsia="es-CO"/>
              </w:rPr>
            </w:pPr>
            <w:r w:rsidRPr="00BB5A37">
              <w:rPr>
                <w:rFonts w:eastAsia="Times New Roman" w:cstheme="majorHAnsi"/>
                <w:b w:val="0"/>
                <w:bCs w:val="0"/>
                <w:color w:val="000000"/>
                <w:sz w:val="18"/>
                <w:szCs w:val="18"/>
                <w:lang w:eastAsia="es-CO"/>
              </w:rPr>
              <w:t>2017</w:t>
            </w:r>
          </w:p>
        </w:tc>
        <w:tc>
          <w:tcPr>
            <w:tcW w:w="0" w:type="auto"/>
            <w:noWrap/>
            <w:vAlign w:val="center"/>
            <w:hideMark/>
          </w:tcPr>
          <w:p w:rsidRPr="00BB5A37" w:rsidR="00A27B42" w:rsidP="00A27B42" w:rsidRDefault="00B10BC3" w14:paraId="78E533F0" w14:textId="23FE2C42">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35</w:t>
            </w:r>
            <w:r w:rsidRPr="00BB5A37" w:rsidR="007D3369">
              <w:rPr>
                <w:rFonts w:eastAsia="Times New Roman" w:cstheme="majorHAnsi"/>
                <w:color w:val="000000"/>
                <w:sz w:val="18"/>
                <w:szCs w:val="18"/>
                <w:lang w:eastAsia="es-CO"/>
              </w:rPr>
              <w:t>.</w:t>
            </w:r>
            <w:r w:rsidRPr="00BB5A37">
              <w:rPr>
                <w:rFonts w:eastAsia="Times New Roman" w:cstheme="majorHAnsi"/>
                <w:color w:val="000000"/>
                <w:sz w:val="18"/>
                <w:szCs w:val="18"/>
                <w:lang w:eastAsia="es-CO"/>
              </w:rPr>
              <w:t>151</w:t>
            </w:r>
            <w:r w:rsidRPr="00BB5A37" w:rsidR="007D3369">
              <w:rPr>
                <w:rFonts w:eastAsia="Times New Roman" w:cstheme="majorHAnsi"/>
                <w:color w:val="000000"/>
                <w:sz w:val="18"/>
                <w:szCs w:val="18"/>
                <w:lang w:eastAsia="es-CO"/>
              </w:rPr>
              <w:t>.</w:t>
            </w:r>
            <w:r w:rsidRPr="00BB5A37">
              <w:rPr>
                <w:rFonts w:eastAsia="Times New Roman" w:cstheme="majorHAnsi"/>
                <w:color w:val="000000"/>
                <w:sz w:val="18"/>
                <w:szCs w:val="18"/>
                <w:lang w:eastAsia="es-CO"/>
              </w:rPr>
              <w:t>584</w:t>
            </w:r>
          </w:p>
        </w:tc>
        <w:tc>
          <w:tcPr>
            <w:tcW w:w="0" w:type="auto"/>
            <w:noWrap/>
            <w:vAlign w:val="center"/>
            <w:hideMark/>
          </w:tcPr>
          <w:p w:rsidRPr="00BB5A37" w:rsidR="00A27B42" w:rsidP="00A27B42" w:rsidRDefault="00A27B42" w14:paraId="0C0675ED" w14:textId="1BD79A14">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w:t>
            </w:r>
          </w:p>
        </w:tc>
        <w:tc>
          <w:tcPr>
            <w:tcW w:w="0" w:type="auto"/>
            <w:noWrap/>
            <w:vAlign w:val="center"/>
            <w:hideMark/>
          </w:tcPr>
          <w:p w:rsidRPr="00BB5A37" w:rsidR="00A27B42" w:rsidP="00A27B42" w:rsidRDefault="00B10BC3" w14:paraId="6EE6C2C3" w14:textId="040069CA">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35</w:t>
            </w:r>
            <w:r w:rsidRPr="00BB5A37" w:rsidR="007D3369">
              <w:rPr>
                <w:rFonts w:eastAsia="Times New Roman" w:cstheme="majorHAnsi"/>
                <w:color w:val="000000"/>
                <w:sz w:val="18"/>
                <w:szCs w:val="18"/>
                <w:lang w:eastAsia="es-CO"/>
              </w:rPr>
              <w:t>.</w:t>
            </w:r>
            <w:r w:rsidRPr="00BB5A37">
              <w:rPr>
                <w:rFonts w:eastAsia="Times New Roman" w:cstheme="majorHAnsi"/>
                <w:color w:val="000000"/>
                <w:sz w:val="18"/>
                <w:szCs w:val="18"/>
                <w:lang w:eastAsia="es-CO"/>
              </w:rPr>
              <w:t>151</w:t>
            </w:r>
            <w:r w:rsidRPr="00BB5A37" w:rsidR="007D3369">
              <w:rPr>
                <w:rFonts w:eastAsia="Times New Roman" w:cstheme="majorHAnsi"/>
                <w:color w:val="000000"/>
                <w:sz w:val="18"/>
                <w:szCs w:val="18"/>
                <w:lang w:eastAsia="es-CO"/>
              </w:rPr>
              <w:t>.</w:t>
            </w:r>
            <w:r w:rsidRPr="00BB5A37">
              <w:rPr>
                <w:rFonts w:eastAsia="Times New Roman" w:cstheme="majorHAnsi"/>
                <w:color w:val="000000"/>
                <w:sz w:val="18"/>
                <w:szCs w:val="18"/>
                <w:lang w:eastAsia="es-CO"/>
              </w:rPr>
              <w:t>584</w:t>
            </w:r>
          </w:p>
        </w:tc>
      </w:tr>
      <w:tr w:rsidRPr="00BB5A37" w:rsidR="00A27B42" w:rsidTr="003D5323" w14:paraId="6EF9425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B5A37" w:rsidR="00A27B42" w:rsidP="00A27B42" w:rsidRDefault="00A27B42" w14:paraId="69554092" w14:textId="0B395E1F">
            <w:pPr>
              <w:jc w:val="center"/>
              <w:rPr>
                <w:rFonts w:eastAsia="Times New Roman" w:cstheme="majorHAnsi"/>
                <w:b w:val="0"/>
                <w:bCs w:val="0"/>
                <w:color w:val="000000"/>
                <w:sz w:val="18"/>
                <w:szCs w:val="18"/>
                <w:lang w:eastAsia="es-CO"/>
              </w:rPr>
            </w:pPr>
            <w:r w:rsidRPr="00BB5A37">
              <w:rPr>
                <w:rFonts w:eastAsia="Times New Roman" w:cstheme="majorHAnsi"/>
                <w:b w:val="0"/>
                <w:bCs w:val="0"/>
                <w:color w:val="000000"/>
                <w:sz w:val="18"/>
                <w:szCs w:val="18"/>
                <w:lang w:eastAsia="es-CO"/>
              </w:rPr>
              <w:t>2018</w:t>
            </w:r>
          </w:p>
        </w:tc>
        <w:tc>
          <w:tcPr>
            <w:tcW w:w="0" w:type="auto"/>
            <w:noWrap/>
            <w:vAlign w:val="center"/>
            <w:hideMark/>
          </w:tcPr>
          <w:p w:rsidRPr="00BB5A37" w:rsidR="00A27B42" w:rsidP="00A27B42" w:rsidRDefault="00A27B42" w14:paraId="069B09CB" w14:textId="2D4013FA">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20.869.850</w:t>
            </w:r>
          </w:p>
        </w:tc>
        <w:tc>
          <w:tcPr>
            <w:tcW w:w="0" w:type="auto"/>
            <w:noWrap/>
            <w:vAlign w:val="center"/>
            <w:hideMark/>
          </w:tcPr>
          <w:p w:rsidRPr="00BB5A37" w:rsidR="00A27B42" w:rsidP="00A27B42" w:rsidRDefault="00A27B42" w14:paraId="04D361AE" w14:textId="7458BA72">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w:t>
            </w:r>
          </w:p>
        </w:tc>
        <w:tc>
          <w:tcPr>
            <w:tcW w:w="0" w:type="auto"/>
            <w:noWrap/>
            <w:vAlign w:val="center"/>
            <w:hideMark/>
          </w:tcPr>
          <w:p w:rsidRPr="00BB5A37" w:rsidR="00A27B42" w:rsidP="00A27B42" w:rsidRDefault="00A27B42" w14:paraId="3C56F4C7" w14:textId="0C9C709D">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20.869.850</w:t>
            </w:r>
          </w:p>
        </w:tc>
      </w:tr>
      <w:tr w:rsidRPr="00BB5A37" w:rsidR="00A27B42" w:rsidTr="003D5323" w14:paraId="357F0FFE"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B5A37" w:rsidR="00A27B42" w:rsidP="00A27B42" w:rsidRDefault="00A27B42" w14:paraId="6B7311D1" w14:textId="77777777">
            <w:pPr>
              <w:jc w:val="center"/>
              <w:rPr>
                <w:rFonts w:eastAsia="Times New Roman" w:cstheme="majorHAnsi"/>
                <w:b w:val="0"/>
                <w:bCs w:val="0"/>
                <w:color w:val="000000"/>
                <w:sz w:val="18"/>
                <w:szCs w:val="18"/>
                <w:lang w:eastAsia="es-CO"/>
              </w:rPr>
            </w:pPr>
            <w:r w:rsidRPr="00BB5A37">
              <w:rPr>
                <w:rFonts w:eastAsia="Times New Roman" w:cstheme="majorHAnsi"/>
                <w:b w:val="0"/>
                <w:bCs w:val="0"/>
                <w:color w:val="000000"/>
                <w:sz w:val="18"/>
                <w:szCs w:val="18"/>
                <w:lang w:eastAsia="es-CO"/>
              </w:rPr>
              <w:t>2019</w:t>
            </w:r>
          </w:p>
        </w:tc>
        <w:tc>
          <w:tcPr>
            <w:tcW w:w="0" w:type="auto"/>
            <w:noWrap/>
            <w:vAlign w:val="center"/>
            <w:hideMark/>
          </w:tcPr>
          <w:p w:rsidRPr="00BB5A37" w:rsidR="00A27B42" w:rsidP="00A27B42" w:rsidRDefault="00A27B42" w14:paraId="387F75D6" w14:textId="5085B170">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30.765.619</w:t>
            </w:r>
          </w:p>
        </w:tc>
        <w:tc>
          <w:tcPr>
            <w:tcW w:w="0" w:type="auto"/>
            <w:noWrap/>
            <w:vAlign w:val="center"/>
            <w:hideMark/>
          </w:tcPr>
          <w:p w:rsidRPr="00BB5A37" w:rsidR="00A27B42" w:rsidP="00A27B42" w:rsidRDefault="00A27B42" w14:paraId="0CD876C6" w14:textId="57EBF053">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w:t>
            </w:r>
          </w:p>
        </w:tc>
        <w:tc>
          <w:tcPr>
            <w:tcW w:w="0" w:type="auto"/>
            <w:noWrap/>
            <w:vAlign w:val="center"/>
            <w:hideMark/>
          </w:tcPr>
          <w:p w:rsidRPr="00BB5A37" w:rsidR="00A27B42" w:rsidP="00A27B42" w:rsidRDefault="00A27B42" w14:paraId="67515036" w14:textId="7DD5A95D">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30.765.619</w:t>
            </w:r>
          </w:p>
        </w:tc>
      </w:tr>
      <w:tr w:rsidRPr="00BB5A37" w:rsidR="00A27B42" w:rsidTr="003D5323" w14:paraId="3906EE2C"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B5A37" w:rsidR="00A27B42" w:rsidP="00A27B42" w:rsidRDefault="00A27B42" w14:paraId="66955E16" w14:textId="77777777">
            <w:pPr>
              <w:jc w:val="center"/>
              <w:rPr>
                <w:rFonts w:eastAsia="Times New Roman" w:cstheme="majorHAnsi"/>
                <w:b w:val="0"/>
                <w:bCs w:val="0"/>
                <w:color w:val="000000"/>
                <w:sz w:val="18"/>
                <w:szCs w:val="18"/>
                <w:lang w:eastAsia="es-CO"/>
              </w:rPr>
            </w:pPr>
            <w:r w:rsidRPr="00BB5A37">
              <w:rPr>
                <w:rFonts w:eastAsia="Times New Roman" w:cstheme="majorHAnsi"/>
                <w:b w:val="0"/>
                <w:bCs w:val="0"/>
                <w:color w:val="000000"/>
                <w:sz w:val="18"/>
                <w:szCs w:val="18"/>
                <w:lang w:eastAsia="es-CO"/>
              </w:rPr>
              <w:t>2020</w:t>
            </w:r>
          </w:p>
        </w:tc>
        <w:tc>
          <w:tcPr>
            <w:tcW w:w="0" w:type="auto"/>
            <w:noWrap/>
            <w:vAlign w:val="center"/>
            <w:hideMark/>
          </w:tcPr>
          <w:p w:rsidRPr="00BB5A37" w:rsidR="00A27B42" w:rsidP="00A27B42" w:rsidRDefault="00A27B42" w14:paraId="0B475188" w14:textId="0F456751">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18.</w:t>
            </w:r>
            <w:r w:rsidRPr="00BB5A37" w:rsidR="00DB2AC1">
              <w:rPr>
                <w:rFonts w:eastAsia="Times New Roman" w:cstheme="majorHAnsi"/>
                <w:color w:val="000000"/>
                <w:sz w:val="18"/>
                <w:szCs w:val="18"/>
                <w:lang w:eastAsia="es-CO"/>
              </w:rPr>
              <w:t>470</w:t>
            </w:r>
            <w:r w:rsidRPr="00BB5A37">
              <w:rPr>
                <w:rFonts w:eastAsia="Times New Roman" w:cstheme="majorHAnsi"/>
                <w:color w:val="000000"/>
                <w:sz w:val="18"/>
                <w:szCs w:val="18"/>
                <w:lang w:eastAsia="es-CO"/>
              </w:rPr>
              <w:t>.</w:t>
            </w:r>
            <w:r w:rsidRPr="00BB5A37" w:rsidR="00DB2AC1">
              <w:rPr>
                <w:rFonts w:eastAsia="Times New Roman" w:cstheme="majorHAnsi"/>
                <w:color w:val="000000"/>
                <w:sz w:val="18"/>
                <w:szCs w:val="18"/>
                <w:lang w:eastAsia="es-CO"/>
              </w:rPr>
              <w:t>085</w:t>
            </w:r>
          </w:p>
        </w:tc>
        <w:tc>
          <w:tcPr>
            <w:tcW w:w="0" w:type="auto"/>
            <w:noWrap/>
            <w:vAlign w:val="center"/>
            <w:hideMark/>
          </w:tcPr>
          <w:p w:rsidRPr="00BB5A37" w:rsidR="00A27B42" w:rsidP="00A27B42" w:rsidRDefault="006C7D05" w14:paraId="4A0F7239" w14:textId="1CCB114B">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w:t>
            </w:r>
          </w:p>
        </w:tc>
        <w:tc>
          <w:tcPr>
            <w:tcW w:w="0" w:type="auto"/>
            <w:noWrap/>
            <w:vAlign w:val="center"/>
            <w:hideMark/>
          </w:tcPr>
          <w:p w:rsidRPr="00BB5A37" w:rsidR="00A27B42" w:rsidP="00A27B42" w:rsidRDefault="00876259" w14:paraId="4D9DC7CD" w14:textId="433A1375">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18.470.085</w:t>
            </w:r>
          </w:p>
        </w:tc>
      </w:tr>
      <w:tr w:rsidRPr="00BB5A37" w:rsidR="00ED714B" w:rsidTr="003D5323" w14:paraId="3DF2EB68"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tcPr>
          <w:p w:rsidRPr="00BB5A37" w:rsidR="00ED714B" w:rsidP="00A27B42" w:rsidRDefault="00ED714B" w14:paraId="6CFAC370" w14:textId="33AE84DB">
            <w:pPr>
              <w:jc w:val="center"/>
              <w:rPr>
                <w:rFonts w:eastAsia="Times New Roman" w:cstheme="majorHAnsi"/>
                <w:b w:val="0"/>
                <w:bCs w:val="0"/>
                <w:color w:val="000000"/>
                <w:sz w:val="18"/>
                <w:szCs w:val="18"/>
                <w:lang w:eastAsia="es-CO"/>
              </w:rPr>
            </w:pPr>
            <w:r w:rsidRPr="00BB5A37">
              <w:rPr>
                <w:rFonts w:eastAsia="Times New Roman" w:cstheme="majorHAnsi"/>
                <w:b w:val="0"/>
                <w:bCs w:val="0"/>
                <w:color w:val="000000"/>
                <w:sz w:val="18"/>
                <w:szCs w:val="18"/>
                <w:lang w:eastAsia="es-CO"/>
              </w:rPr>
              <w:t>2021</w:t>
            </w:r>
          </w:p>
        </w:tc>
        <w:tc>
          <w:tcPr>
            <w:tcW w:w="0" w:type="auto"/>
            <w:noWrap/>
            <w:vAlign w:val="center"/>
          </w:tcPr>
          <w:p w:rsidRPr="00BB5A37" w:rsidR="00ED714B" w:rsidP="00A27B42" w:rsidRDefault="00ED714B" w14:paraId="6B288CEE" w14:textId="58F06A56">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23.338.846</w:t>
            </w:r>
          </w:p>
        </w:tc>
        <w:tc>
          <w:tcPr>
            <w:tcW w:w="0" w:type="auto"/>
            <w:noWrap/>
            <w:vAlign w:val="center"/>
          </w:tcPr>
          <w:p w:rsidRPr="00BB5A37" w:rsidR="00ED714B" w:rsidP="00A27B42" w:rsidRDefault="006C7D05" w14:paraId="0DB3805F" w14:textId="7F39E82A">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50</w:t>
            </w:r>
            <w:r w:rsidRPr="00BB5A37" w:rsidR="008A57AC">
              <w:rPr>
                <w:rFonts w:eastAsia="Times New Roman" w:cstheme="majorHAnsi"/>
                <w:color w:val="000000"/>
                <w:sz w:val="18"/>
                <w:szCs w:val="18"/>
                <w:lang w:eastAsia="es-CO"/>
              </w:rPr>
              <w:t>8</w:t>
            </w:r>
          </w:p>
        </w:tc>
        <w:tc>
          <w:tcPr>
            <w:tcW w:w="0" w:type="auto"/>
            <w:noWrap/>
            <w:vAlign w:val="center"/>
          </w:tcPr>
          <w:p w:rsidRPr="00BB5A37" w:rsidR="00ED714B" w:rsidP="00A27B42" w:rsidRDefault="007D3369" w14:paraId="3A50845E" w14:textId="0DF40AD6">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23.339.355</w:t>
            </w:r>
          </w:p>
        </w:tc>
      </w:tr>
      <w:tr w:rsidRPr="00BB5A37" w:rsidR="00A27B42" w:rsidTr="003D5323" w14:paraId="117E6605"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B5A37" w:rsidR="00A27B42" w:rsidP="00A27B42" w:rsidRDefault="00A27B42" w14:paraId="59EBDAA2" w14:textId="77777777">
            <w:pPr>
              <w:jc w:val="center"/>
              <w:rPr>
                <w:rFonts w:eastAsia="Times New Roman" w:cstheme="majorHAnsi"/>
                <w:color w:val="000000"/>
                <w:sz w:val="18"/>
                <w:szCs w:val="18"/>
                <w:lang w:eastAsia="es-CO"/>
              </w:rPr>
            </w:pPr>
            <w:r w:rsidRPr="00BB5A37">
              <w:rPr>
                <w:rFonts w:eastAsia="Times New Roman" w:cstheme="majorHAnsi"/>
                <w:color w:val="000000"/>
                <w:sz w:val="18"/>
                <w:szCs w:val="18"/>
                <w:lang w:eastAsia="es-CO"/>
              </w:rPr>
              <w:t>TOTAL</w:t>
            </w:r>
          </w:p>
        </w:tc>
        <w:tc>
          <w:tcPr>
            <w:tcW w:w="0" w:type="auto"/>
            <w:noWrap/>
            <w:vAlign w:val="center"/>
            <w:hideMark/>
          </w:tcPr>
          <w:p w:rsidRPr="00BB5A37" w:rsidR="00A27B42" w:rsidP="00A27B42" w:rsidRDefault="00A27B42" w14:paraId="482F7216" w14:textId="5E288BEB">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b/>
                <w:bCs/>
                <w:color w:val="000000"/>
                <w:sz w:val="18"/>
                <w:szCs w:val="18"/>
                <w:lang w:eastAsia="es-CO"/>
              </w:rPr>
            </w:pPr>
            <w:r w:rsidRPr="00BB5A37">
              <w:rPr>
                <w:rFonts w:eastAsia="Times New Roman" w:cstheme="majorHAnsi"/>
                <w:b/>
                <w:bCs/>
                <w:color w:val="000000"/>
                <w:sz w:val="18"/>
                <w:szCs w:val="18"/>
                <w:lang w:eastAsia="es-CO"/>
              </w:rPr>
              <w:t>1</w:t>
            </w:r>
            <w:r w:rsidRPr="00BB5A37" w:rsidR="007D3369">
              <w:rPr>
                <w:rFonts w:eastAsia="Times New Roman" w:cstheme="majorHAnsi"/>
                <w:b/>
                <w:bCs/>
                <w:color w:val="000000"/>
                <w:sz w:val="18"/>
                <w:szCs w:val="18"/>
                <w:lang w:eastAsia="es-CO"/>
              </w:rPr>
              <w:t>28</w:t>
            </w:r>
            <w:r w:rsidRPr="00BB5A37">
              <w:rPr>
                <w:rFonts w:eastAsia="Times New Roman" w:cstheme="majorHAnsi"/>
                <w:b/>
                <w:bCs/>
                <w:color w:val="000000"/>
                <w:sz w:val="18"/>
                <w:szCs w:val="18"/>
                <w:lang w:eastAsia="es-CO"/>
              </w:rPr>
              <w:t>.</w:t>
            </w:r>
            <w:r w:rsidRPr="00BB5A37" w:rsidR="007D3369">
              <w:rPr>
                <w:rFonts w:eastAsia="Times New Roman" w:cstheme="majorHAnsi"/>
                <w:b/>
                <w:bCs/>
                <w:color w:val="000000"/>
                <w:sz w:val="18"/>
                <w:szCs w:val="18"/>
                <w:lang w:eastAsia="es-CO"/>
              </w:rPr>
              <w:t>595</w:t>
            </w:r>
            <w:r w:rsidRPr="00BB5A37">
              <w:rPr>
                <w:rFonts w:eastAsia="Times New Roman" w:cstheme="majorHAnsi"/>
                <w:b/>
                <w:bCs/>
                <w:color w:val="000000"/>
                <w:sz w:val="18"/>
                <w:szCs w:val="18"/>
                <w:lang w:eastAsia="es-CO"/>
              </w:rPr>
              <w:t>.</w:t>
            </w:r>
            <w:r w:rsidRPr="00BB5A37" w:rsidR="008C7E6E">
              <w:rPr>
                <w:rFonts w:eastAsia="Times New Roman" w:cstheme="majorHAnsi"/>
                <w:b/>
                <w:bCs/>
                <w:color w:val="000000"/>
                <w:sz w:val="18"/>
                <w:szCs w:val="18"/>
                <w:lang w:eastAsia="es-CO"/>
              </w:rPr>
              <w:t>98</w:t>
            </w:r>
            <w:r w:rsidRPr="00BB5A37" w:rsidR="00404554">
              <w:rPr>
                <w:rFonts w:eastAsia="Times New Roman" w:cstheme="majorHAnsi"/>
                <w:b/>
                <w:bCs/>
                <w:color w:val="000000"/>
                <w:sz w:val="18"/>
                <w:szCs w:val="18"/>
                <w:lang w:eastAsia="es-CO"/>
              </w:rPr>
              <w:t>4</w:t>
            </w:r>
            <w:r w:rsidRPr="00BB5A37" w:rsidR="00455541">
              <w:rPr>
                <w:rFonts w:eastAsia="Times New Roman" w:cstheme="majorHAnsi"/>
                <w:b/>
                <w:bCs/>
                <w:color w:val="000000"/>
                <w:sz w:val="18"/>
                <w:szCs w:val="18"/>
                <w:lang w:eastAsia="es-CO"/>
              </w:rPr>
              <w:t>*</w:t>
            </w:r>
          </w:p>
        </w:tc>
        <w:tc>
          <w:tcPr>
            <w:tcW w:w="0" w:type="auto"/>
            <w:noWrap/>
            <w:vAlign w:val="center"/>
            <w:hideMark/>
          </w:tcPr>
          <w:p w:rsidRPr="00BB5A37" w:rsidR="00A27B42" w:rsidP="00A27B42" w:rsidRDefault="006C7D05" w14:paraId="5F388BC9" w14:textId="0ACE29F2">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b/>
                <w:bCs/>
                <w:color w:val="000000"/>
                <w:sz w:val="18"/>
                <w:szCs w:val="18"/>
                <w:lang w:eastAsia="es-CO"/>
              </w:rPr>
            </w:pPr>
            <w:r w:rsidRPr="00BB5A37">
              <w:rPr>
                <w:rFonts w:eastAsia="Times New Roman" w:cstheme="majorHAnsi"/>
                <w:b/>
                <w:bCs/>
                <w:color w:val="000000"/>
                <w:sz w:val="18"/>
                <w:szCs w:val="18"/>
                <w:lang w:eastAsia="es-CO"/>
              </w:rPr>
              <w:t>50</w:t>
            </w:r>
            <w:r w:rsidRPr="00BB5A37" w:rsidR="008A57AC">
              <w:rPr>
                <w:rFonts w:eastAsia="Times New Roman" w:cstheme="majorHAnsi"/>
                <w:b/>
                <w:bCs/>
                <w:color w:val="000000"/>
                <w:sz w:val="18"/>
                <w:szCs w:val="18"/>
                <w:lang w:eastAsia="es-CO"/>
              </w:rPr>
              <w:t>8</w:t>
            </w:r>
          </w:p>
        </w:tc>
        <w:tc>
          <w:tcPr>
            <w:tcW w:w="0" w:type="auto"/>
            <w:noWrap/>
            <w:vAlign w:val="center"/>
            <w:hideMark/>
          </w:tcPr>
          <w:p w:rsidRPr="00BB5A37" w:rsidR="00A27B42" w:rsidP="00A27B42" w:rsidRDefault="00A27B42" w14:paraId="1757770A" w14:textId="1C0CE512">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b/>
                <w:bCs/>
                <w:color w:val="000000"/>
                <w:sz w:val="18"/>
                <w:szCs w:val="18"/>
                <w:lang w:eastAsia="es-CO"/>
              </w:rPr>
            </w:pPr>
            <w:r w:rsidRPr="00BB5A37">
              <w:rPr>
                <w:rFonts w:eastAsia="Times New Roman" w:cstheme="majorHAnsi"/>
                <w:b/>
                <w:bCs/>
                <w:color w:val="000000"/>
                <w:sz w:val="18"/>
                <w:szCs w:val="18"/>
                <w:lang w:eastAsia="es-CO"/>
              </w:rPr>
              <w:t>1</w:t>
            </w:r>
            <w:r w:rsidRPr="00BB5A37" w:rsidR="008C7E6E">
              <w:rPr>
                <w:rFonts w:eastAsia="Times New Roman" w:cstheme="majorHAnsi"/>
                <w:b/>
                <w:bCs/>
                <w:color w:val="000000"/>
                <w:sz w:val="18"/>
                <w:szCs w:val="18"/>
                <w:lang w:eastAsia="es-CO"/>
              </w:rPr>
              <w:t>28</w:t>
            </w:r>
            <w:r w:rsidRPr="00BB5A37">
              <w:rPr>
                <w:rFonts w:eastAsia="Times New Roman" w:cstheme="majorHAnsi"/>
                <w:b/>
                <w:bCs/>
                <w:color w:val="000000"/>
                <w:sz w:val="18"/>
                <w:szCs w:val="18"/>
                <w:lang w:eastAsia="es-CO"/>
              </w:rPr>
              <w:t>.</w:t>
            </w:r>
            <w:r w:rsidRPr="00BB5A37" w:rsidR="00455541">
              <w:rPr>
                <w:rFonts w:eastAsia="Times New Roman" w:cstheme="majorHAnsi"/>
                <w:b/>
                <w:bCs/>
                <w:color w:val="000000"/>
                <w:sz w:val="18"/>
                <w:szCs w:val="18"/>
                <w:lang w:eastAsia="es-CO"/>
              </w:rPr>
              <w:t>596</w:t>
            </w:r>
            <w:r w:rsidRPr="00BB5A37">
              <w:rPr>
                <w:rFonts w:eastAsia="Times New Roman" w:cstheme="majorHAnsi"/>
                <w:b/>
                <w:bCs/>
                <w:color w:val="000000"/>
                <w:sz w:val="18"/>
                <w:szCs w:val="18"/>
                <w:lang w:eastAsia="es-CO"/>
              </w:rPr>
              <w:t>.</w:t>
            </w:r>
            <w:r w:rsidRPr="00BB5A37" w:rsidR="00455541">
              <w:rPr>
                <w:rFonts w:eastAsia="Times New Roman" w:cstheme="majorHAnsi"/>
                <w:b/>
                <w:bCs/>
                <w:color w:val="000000"/>
                <w:sz w:val="18"/>
                <w:szCs w:val="18"/>
                <w:lang w:eastAsia="es-CO"/>
              </w:rPr>
              <w:t>49</w:t>
            </w:r>
            <w:r w:rsidRPr="00BB5A37" w:rsidR="008A59F5">
              <w:rPr>
                <w:rFonts w:eastAsia="Times New Roman" w:cstheme="majorHAnsi"/>
                <w:b/>
                <w:bCs/>
                <w:color w:val="000000"/>
                <w:sz w:val="18"/>
                <w:szCs w:val="18"/>
                <w:lang w:eastAsia="es-CO"/>
              </w:rPr>
              <w:t>2</w:t>
            </w:r>
          </w:p>
        </w:tc>
      </w:tr>
    </w:tbl>
    <w:p w:rsidR="00D24543" w:rsidP="00455541" w:rsidRDefault="00D24543" w14:paraId="38073262" w14:textId="5EB9BE6C">
      <w:pPr>
        <w:tabs>
          <w:tab w:val="left" w:pos="1956"/>
        </w:tabs>
        <w:jc w:val="center"/>
        <w:rPr>
          <w:rFonts w:cstheme="majorHAnsi"/>
          <w:i/>
          <w:iCs/>
          <w:color w:val="44546A" w:themeColor="text2"/>
          <w:sz w:val="20"/>
          <w:szCs w:val="20"/>
        </w:rPr>
      </w:pPr>
      <w:r w:rsidRPr="006761DC">
        <w:rPr>
          <w:rFonts w:cstheme="majorHAnsi"/>
          <w:i/>
          <w:iCs/>
          <w:color w:val="44546A" w:themeColor="text2"/>
          <w:sz w:val="20"/>
          <w:szCs w:val="20"/>
        </w:rPr>
        <w:t xml:space="preserve">Fuente: Elaboración propia con datos suministrados por la </w:t>
      </w:r>
      <w:r w:rsidRPr="006761DC" w:rsidR="003961D5">
        <w:rPr>
          <w:rFonts w:cstheme="majorHAnsi"/>
          <w:i/>
          <w:iCs/>
          <w:color w:val="44546A" w:themeColor="text2"/>
          <w:sz w:val="20"/>
          <w:szCs w:val="20"/>
        </w:rPr>
        <w:t>empresa</w:t>
      </w:r>
      <w:r w:rsidR="003961D5">
        <w:rPr>
          <w:rFonts w:cstheme="majorHAnsi"/>
          <w:i/>
          <w:iCs/>
          <w:color w:val="44546A" w:themeColor="text2"/>
          <w:sz w:val="20"/>
          <w:szCs w:val="20"/>
        </w:rPr>
        <w:t>. *</w:t>
      </w:r>
      <w:r w:rsidR="004F1727">
        <w:rPr>
          <w:rFonts w:cstheme="majorHAnsi"/>
          <w:i/>
          <w:iCs/>
          <w:color w:val="44546A" w:themeColor="text2"/>
          <w:sz w:val="20"/>
          <w:szCs w:val="20"/>
        </w:rPr>
        <w:t>No s</w:t>
      </w:r>
      <w:r w:rsidRPr="00455541" w:rsidR="00455541">
        <w:rPr>
          <w:rFonts w:cstheme="majorHAnsi"/>
          <w:i/>
          <w:iCs/>
          <w:color w:val="44546A" w:themeColor="text2"/>
          <w:sz w:val="20"/>
          <w:szCs w:val="20"/>
        </w:rPr>
        <w:t>e encuentra facturado por</w:t>
      </w:r>
      <w:r w:rsidR="00455541">
        <w:rPr>
          <w:rFonts w:cstheme="majorHAnsi"/>
          <w:i/>
          <w:iCs/>
          <w:color w:val="44546A" w:themeColor="text2"/>
          <w:sz w:val="20"/>
          <w:szCs w:val="20"/>
        </w:rPr>
        <w:t xml:space="preserve"> </w:t>
      </w:r>
      <w:r w:rsidRPr="00455541" w:rsidR="00455541">
        <w:rPr>
          <w:rFonts w:cstheme="majorHAnsi"/>
          <w:i/>
          <w:iCs/>
          <w:color w:val="44546A" w:themeColor="text2"/>
          <w:sz w:val="20"/>
          <w:szCs w:val="20"/>
        </w:rPr>
        <w:t>parte de CEL y los registros contables se han realizado considerando la información recibida por parte de la</w:t>
      </w:r>
      <w:r w:rsidR="00455541">
        <w:rPr>
          <w:rFonts w:cstheme="majorHAnsi"/>
          <w:i/>
          <w:iCs/>
          <w:color w:val="44546A" w:themeColor="text2"/>
          <w:sz w:val="20"/>
          <w:szCs w:val="20"/>
        </w:rPr>
        <w:t xml:space="preserve"> </w:t>
      </w:r>
      <w:r w:rsidRPr="00455541" w:rsidR="00455541">
        <w:rPr>
          <w:rFonts w:cstheme="majorHAnsi"/>
          <w:i/>
          <w:iCs/>
          <w:color w:val="44546A" w:themeColor="text2"/>
          <w:sz w:val="20"/>
          <w:szCs w:val="20"/>
        </w:rPr>
        <w:t>Unidad de Diseño Electromecánicos y Eficiencia Energética, quien ha validado y conciliado los consumos reales</w:t>
      </w:r>
      <w:r w:rsidR="00455541">
        <w:rPr>
          <w:rFonts w:cstheme="majorHAnsi"/>
          <w:i/>
          <w:iCs/>
          <w:color w:val="44546A" w:themeColor="text2"/>
          <w:sz w:val="20"/>
          <w:szCs w:val="20"/>
        </w:rPr>
        <w:t xml:space="preserve"> </w:t>
      </w:r>
      <w:r w:rsidRPr="00455541" w:rsidR="00455541">
        <w:rPr>
          <w:rFonts w:cstheme="majorHAnsi"/>
          <w:i/>
          <w:iCs/>
          <w:color w:val="44546A" w:themeColor="text2"/>
          <w:sz w:val="20"/>
          <w:szCs w:val="20"/>
        </w:rPr>
        <w:t>de energía.</w:t>
      </w:r>
    </w:p>
    <w:p w:rsidR="00884B1A" w:rsidP="006103E0" w:rsidRDefault="00E308BB" w14:paraId="49A177D9" w14:textId="310C52D1">
      <w:r>
        <w:t>La información registrada por ANDA se encuentra desactualizada</w:t>
      </w:r>
      <w:r w:rsidR="006103E0">
        <w:t xml:space="preserve"> ya que con la </w:t>
      </w:r>
      <w:r w:rsidR="00A906AF">
        <w:t>entrada en vigor</w:t>
      </w:r>
      <w:r w:rsidR="006103E0">
        <w:t xml:space="preserve"> </w:t>
      </w:r>
      <w:r w:rsidR="00E25181">
        <w:t>d</w:t>
      </w:r>
      <w:r w:rsidR="006103E0">
        <w:t>el Decreto Legislativo No.292 de fecha 10 de abril de 2019</w:t>
      </w:r>
      <w:r w:rsidR="00E25181">
        <w:t xml:space="preserve">, </w:t>
      </w:r>
      <w:r w:rsidR="006103E0">
        <w:t>se establece que el suministro de energía eléctrica se pagará al precio vigente en los últimos contratos de largo plazo</w:t>
      </w:r>
      <w:r w:rsidR="000107A0">
        <w:t xml:space="preserve"> </w:t>
      </w:r>
      <w:r w:rsidR="006103E0">
        <w:t>firmado con las distribuidoras</w:t>
      </w:r>
      <w:r w:rsidR="000107A0">
        <w:t xml:space="preserve">, lo que representa </w:t>
      </w:r>
      <w:r w:rsidR="00D90CB7">
        <w:t>una actualización</w:t>
      </w:r>
      <w:r w:rsidR="000107A0">
        <w:t xml:space="preserve"> de los saldos correspondiente a los años anteriores </w:t>
      </w:r>
      <w:r w:rsidR="00A906AF">
        <w:t xml:space="preserve">a la emisión de decreto. De esta manera </w:t>
      </w:r>
      <w:r w:rsidR="003F1CF3">
        <w:t>y debido a que CEL no ha factura</w:t>
      </w:r>
      <w:r w:rsidR="00D17008">
        <w:t>do</w:t>
      </w:r>
      <w:r w:rsidR="003F1CF3">
        <w:t xml:space="preserve"> esta actualización de precios</w:t>
      </w:r>
      <w:r w:rsidR="00171E69">
        <w:t>,</w:t>
      </w:r>
      <w:r w:rsidR="003F1CF3">
        <w:t xml:space="preserve"> el saldo real estimado por ANDA </w:t>
      </w:r>
      <w:r w:rsidR="00153BBC">
        <w:t>para diciembre 202</w:t>
      </w:r>
      <w:r w:rsidR="00252162">
        <w:t>1</w:t>
      </w:r>
      <w:r w:rsidR="00153BBC">
        <w:t xml:space="preserve"> </w:t>
      </w:r>
      <w:r w:rsidR="003F1CF3">
        <w:t>as</w:t>
      </w:r>
      <w:r w:rsidR="006030AA">
        <w:t>ciende a USD</w:t>
      </w:r>
      <w:r w:rsidR="008F532F">
        <w:t xml:space="preserve"> </w:t>
      </w:r>
      <w:r w:rsidR="006030AA">
        <w:t>1</w:t>
      </w:r>
      <w:r w:rsidR="00252162">
        <w:t>46</w:t>
      </w:r>
      <w:r w:rsidR="006030AA">
        <w:t>,</w:t>
      </w:r>
      <w:r w:rsidR="00252162">
        <w:t>2</w:t>
      </w:r>
      <w:r w:rsidR="006030AA">
        <w:t xml:space="preserve"> millones como se muestra a continuación:</w:t>
      </w:r>
    </w:p>
    <w:p w:rsidRPr="003D5323" w:rsidR="00153BBC" w:rsidP="00153BBC" w:rsidRDefault="00153BBC" w14:paraId="56CDC580" w14:textId="5489D1E7">
      <w:pPr>
        <w:pStyle w:val="Caption"/>
        <w:rPr>
          <w:rFonts w:cstheme="majorHAnsi"/>
          <w:sz w:val="22"/>
          <w:szCs w:val="22"/>
        </w:rPr>
      </w:pPr>
      <w:bookmarkStart w:name="_Toc104306525" w:id="92"/>
      <w:r w:rsidRPr="00153BBC">
        <w:rPr>
          <w:rFonts w:cstheme="majorHAnsi"/>
          <w:sz w:val="22"/>
          <w:szCs w:val="22"/>
        </w:rPr>
        <w:lastRenderedPageBreak/>
        <w:t xml:space="preserve">Tabla </w:t>
      </w:r>
      <w:r w:rsidRPr="00153BBC">
        <w:rPr>
          <w:rFonts w:cstheme="majorHAnsi"/>
          <w:sz w:val="22"/>
          <w:szCs w:val="22"/>
        </w:rPr>
        <w:fldChar w:fldCharType="begin"/>
      </w:r>
      <w:r w:rsidRPr="00153BBC">
        <w:rPr>
          <w:rFonts w:cstheme="majorHAnsi"/>
          <w:sz w:val="22"/>
          <w:szCs w:val="22"/>
        </w:rPr>
        <w:instrText xml:space="preserve"> SEQ Tabla \* ARABIC </w:instrText>
      </w:r>
      <w:r w:rsidRPr="00153BBC">
        <w:rPr>
          <w:rFonts w:cstheme="majorHAnsi"/>
          <w:sz w:val="22"/>
          <w:szCs w:val="22"/>
        </w:rPr>
        <w:fldChar w:fldCharType="separate"/>
      </w:r>
      <w:r w:rsidR="008F06E6">
        <w:rPr>
          <w:rFonts w:cstheme="majorHAnsi"/>
          <w:noProof/>
          <w:sz w:val="22"/>
          <w:szCs w:val="22"/>
        </w:rPr>
        <w:t>27</w:t>
      </w:r>
      <w:r w:rsidRPr="00153BBC">
        <w:rPr>
          <w:rFonts w:cstheme="majorHAnsi"/>
          <w:sz w:val="22"/>
          <w:szCs w:val="22"/>
        </w:rPr>
        <w:fldChar w:fldCharType="end"/>
      </w:r>
      <w:r w:rsidRPr="00153BBC">
        <w:rPr>
          <w:rFonts w:cstheme="majorHAnsi"/>
          <w:sz w:val="22"/>
          <w:szCs w:val="22"/>
        </w:rPr>
        <w:t xml:space="preserve"> De</w:t>
      </w:r>
      <w:r>
        <w:rPr>
          <w:rFonts w:cstheme="majorHAnsi"/>
          <w:sz w:val="22"/>
          <w:szCs w:val="22"/>
        </w:rPr>
        <w:t>u</w:t>
      </w:r>
      <w:r w:rsidRPr="00153BBC">
        <w:rPr>
          <w:rFonts w:cstheme="majorHAnsi"/>
          <w:sz w:val="22"/>
          <w:szCs w:val="22"/>
        </w:rPr>
        <w:t>da real ANDA - CEL diciembre 202</w:t>
      </w:r>
      <w:r w:rsidR="00722F86">
        <w:rPr>
          <w:rFonts w:cstheme="majorHAnsi"/>
          <w:sz w:val="22"/>
          <w:szCs w:val="22"/>
        </w:rPr>
        <w:t>1</w:t>
      </w:r>
      <w:r>
        <w:rPr>
          <w:rFonts w:cstheme="majorHAnsi"/>
          <w:sz w:val="22"/>
          <w:szCs w:val="22"/>
        </w:rPr>
        <w:br/>
      </w:r>
      <w:r>
        <w:rPr>
          <w:rFonts w:cstheme="majorHAnsi"/>
          <w:sz w:val="22"/>
          <w:szCs w:val="22"/>
        </w:rPr>
        <w:t xml:space="preserve">en </w:t>
      </w:r>
      <w:r w:rsidRPr="006A2293">
        <w:rPr>
          <w:rFonts w:cstheme="majorHAnsi"/>
          <w:sz w:val="22"/>
          <w:szCs w:val="22"/>
        </w:rPr>
        <w:t>dólares (USD)</w:t>
      </w:r>
      <w:bookmarkEnd w:id="92"/>
    </w:p>
    <w:tbl>
      <w:tblPr>
        <w:tblStyle w:val="GridTable4-Accent1"/>
        <w:tblW w:w="0" w:type="auto"/>
        <w:jc w:val="center"/>
        <w:tblLook w:val="04A0" w:firstRow="1" w:lastRow="0" w:firstColumn="1" w:lastColumn="0" w:noHBand="0" w:noVBand="1"/>
      </w:tblPr>
      <w:tblGrid>
        <w:gridCol w:w="4347"/>
        <w:gridCol w:w="1126"/>
      </w:tblGrid>
      <w:tr w:rsidRPr="00BB5A37" w:rsidR="00153BBC" w:rsidTr="00153BBC" w14:paraId="5DD8AF54" w14:textId="77777777">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B5A37" w:rsidR="00153BBC" w:rsidP="00153BBC" w:rsidRDefault="00153BBC" w14:paraId="01B86257" w14:textId="20BEB4EC">
            <w:pPr>
              <w:jc w:val="center"/>
              <w:rPr>
                <w:rFonts w:eastAsia="Times New Roman" w:cstheme="majorHAnsi"/>
                <w:color w:val="000000"/>
                <w:sz w:val="18"/>
                <w:szCs w:val="18"/>
                <w:lang w:eastAsia="es-CO"/>
              </w:rPr>
            </w:pPr>
            <w:r w:rsidRPr="00BB5A37">
              <w:rPr>
                <w:rFonts w:eastAsia="Times New Roman" w:cstheme="majorHAnsi"/>
                <w:color w:val="000000"/>
                <w:sz w:val="18"/>
                <w:szCs w:val="18"/>
                <w:lang w:eastAsia="es-CO"/>
              </w:rPr>
              <w:t>Concepto</w:t>
            </w:r>
          </w:p>
        </w:tc>
        <w:tc>
          <w:tcPr>
            <w:tcW w:w="0" w:type="auto"/>
            <w:noWrap/>
            <w:vAlign w:val="center"/>
            <w:hideMark/>
          </w:tcPr>
          <w:p w:rsidRPr="00BB5A37" w:rsidR="00153BBC" w:rsidP="00153BBC" w:rsidRDefault="00153BBC" w14:paraId="19A158CF" w14:textId="6BDB5CD6">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Valor</w:t>
            </w:r>
          </w:p>
        </w:tc>
      </w:tr>
      <w:tr w:rsidRPr="00BB5A37" w:rsidR="00153BBC" w:rsidTr="00153BBC" w14:paraId="331A2FC4"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B5A37" w:rsidR="00153BBC" w:rsidP="00153BBC" w:rsidRDefault="00153BBC" w14:paraId="5CCB07D9" w14:textId="460BB805">
            <w:pPr>
              <w:jc w:val="left"/>
              <w:rPr>
                <w:rFonts w:eastAsia="Times New Roman" w:cstheme="majorHAnsi"/>
                <w:b w:val="0"/>
                <w:bCs w:val="0"/>
                <w:color w:val="000000"/>
                <w:sz w:val="18"/>
                <w:szCs w:val="18"/>
                <w:lang w:eastAsia="es-CO"/>
              </w:rPr>
            </w:pPr>
            <w:r w:rsidRPr="00BB5A37">
              <w:rPr>
                <w:rFonts w:eastAsia="Times New Roman" w:cstheme="majorHAnsi"/>
                <w:b w:val="0"/>
                <w:bCs w:val="0"/>
                <w:color w:val="000000"/>
                <w:sz w:val="18"/>
                <w:szCs w:val="18"/>
                <w:lang w:eastAsia="es-CO"/>
              </w:rPr>
              <w:t>Saldo suministro de energía en estados financieros ANDA</w:t>
            </w:r>
          </w:p>
        </w:tc>
        <w:tc>
          <w:tcPr>
            <w:tcW w:w="0" w:type="auto"/>
            <w:noWrap/>
            <w:vAlign w:val="center"/>
            <w:hideMark/>
          </w:tcPr>
          <w:p w:rsidRPr="00BB5A37" w:rsidR="00153BBC" w:rsidP="00153BBC" w:rsidRDefault="00404554" w14:paraId="73F903F8" w14:textId="43EE7569">
            <w:pPr>
              <w:jc w:val="right"/>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128</w:t>
            </w:r>
            <w:r w:rsidRPr="00BB5A37" w:rsidR="00153BBC">
              <w:rPr>
                <w:rFonts w:eastAsia="Times New Roman" w:cstheme="majorHAnsi"/>
                <w:color w:val="000000"/>
                <w:sz w:val="18"/>
                <w:szCs w:val="18"/>
                <w:lang w:eastAsia="es-CO"/>
              </w:rPr>
              <w:t>.</w:t>
            </w:r>
            <w:r w:rsidRPr="00BB5A37">
              <w:rPr>
                <w:rFonts w:eastAsia="Times New Roman" w:cstheme="majorHAnsi"/>
                <w:color w:val="000000"/>
                <w:sz w:val="18"/>
                <w:szCs w:val="18"/>
                <w:lang w:eastAsia="es-CO"/>
              </w:rPr>
              <w:t>595</w:t>
            </w:r>
            <w:r w:rsidRPr="00BB5A37" w:rsidR="00153BBC">
              <w:rPr>
                <w:rFonts w:eastAsia="Times New Roman" w:cstheme="majorHAnsi"/>
                <w:color w:val="000000"/>
                <w:sz w:val="18"/>
                <w:szCs w:val="18"/>
                <w:lang w:eastAsia="es-CO"/>
              </w:rPr>
              <w:t>.</w:t>
            </w:r>
            <w:r w:rsidRPr="00BB5A37">
              <w:rPr>
                <w:rFonts w:eastAsia="Times New Roman" w:cstheme="majorHAnsi"/>
                <w:color w:val="000000"/>
                <w:sz w:val="18"/>
                <w:szCs w:val="18"/>
                <w:lang w:eastAsia="es-CO"/>
              </w:rPr>
              <w:t>984</w:t>
            </w:r>
          </w:p>
        </w:tc>
      </w:tr>
      <w:tr w:rsidRPr="00BB5A37" w:rsidR="00153BBC" w:rsidTr="00153BBC" w14:paraId="24DCFC88"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B5A37" w:rsidR="00153BBC" w:rsidP="00153BBC" w:rsidRDefault="00153BBC" w14:paraId="0EA7309F" w14:textId="62D7E031">
            <w:pPr>
              <w:jc w:val="left"/>
              <w:rPr>
                <w:rFonts w:eastAsia="Times New Roman" w:cstheme="majorHAnsi"/>
                <w:b w:val="0"/>
                <w:bCs w:val="0"/>
                <w:color w:val="000000"/>
                <w:sz w:val="18"/>
                <w:szCs w:val="18"/>
                <w:lang w:eastAsia="es-CO"/>
              </w:rPr>
            </w:pPr>
            <w:r w:rsidRPr="00BB5A37">
              <w:rPr>
                <w:rFonts w:eastAsia="Times New Roman" w:cstheme="majorHAnsi"/>
                <w:b w:val="0"/>
                <w:bCs w:val="0"/>
                <w:color w:val="000000"/>
                <w:sz w:val="18"/>
                <w:szCs w:val="18"/>
                <w:lang w:eastAsia="es-CO"/>
              </w:rPr>
              <w:t>Actualización de precios Decreto Legislativo 292</w:t>
            </w:r>
          </w:p>
        </w:tc>
        <w:tc>
          <w:tcPr>
            <w:tcW w:w="0" w:type="auto"/>
            <w:noWrap/>
            <w:vAlign w:val="center"/>
            <w:hideMark/>
          </w:tcPr>
          <w:p w:rsidRPr="00BB5A37" w:rsidR="00153BBC" w:rsidP="00153BBC" w:rsidRDefault="0072129E" w14:paraId="3F010300" w14:textId="0934E32A">
            <w:pPr>
              <w:jc w:val="right"/>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17</w:t>
            </w:r>
            <w:r w:rsidRPr="00BB5A37" w:rsidR="00153BBC">
              <w:rPr>
                <w:rFonts w:eastAsia="Times New Roman" w:cstheme="majorHAnsi"/>
                <w:color w:val="000000"/>
                <w:sz w:val="18"/>
                <w:szCs w:val="18"/>
                <w:lang w:eastAsia="es-CO"/>
              </w:rPr>
              <w:t>.</w:t>
            </w:r>
            <w:r w:rsidRPr="00BB5A37">
              <w:rPr>
                <w:rFonts w:eastAsia="Times New Roman" w:cstheme="majorHAnsi"/>
                <w:color w:val="000000"/>
                <w:sz w:val="18"/>
                <w:szCs w:val="18"/>
                <w:lang w:eastAsia="es-CO"/>
              </w:rPr>
              <w:t>603</w:t>
            </w:r>
            <w:r w:rsidRPr="00BB5A37" w:rsidR="00153BBC">
              <w:rPr>
                <w:rFonts w:eastAsia="Times New Roman" w:cstheme="majorHAnsi"/>
                <w:color w:val="000000"/>
                <w:sz w:val="18"/>
                <w:szCs w:val="18"/>
                <w:lang w:eastAsia="es-CO"/>
              </w:rPr>
              <w:t>.</w:t>
            </w:r>
            <w:r w:rsidRPr="00BB5A37">
              <w:rPr>
                <w:rFonts w:eastAsia="Times New Roman" w:cstheme="majorHAnsi"/>
                <w:color w:val="000000"/>
                <w:sz w:val="18"/>
                <w:szCs w:val="18"/>
                <w:lang w:eastAsia="es-CO"/>
              </w:rPr>
              <w:t>73</w:t>
            </w:r>
            <w:r w:rsidRPr="00BB5A37" w:rsidR="00153BBC">
              <w:rPr>
                <w:rFonts w:eastAsia="Times New Roman" w:cstheme="majorHAnsi"/>
                <w:color w:val="000000"/>
                <w:sz w:val="18"/>
                <w:szCs w:val="18"/>
                <w:lang w:eastAsia="es-CO"/>
              </w:rPr>
              <w:t>8</w:t>
            </w:r>
          </w:p>
        </w:tc>
      </w:tr>
      <w:tr w:rsidRPr="00BB5A37" w:rsidR="00153BBC" w:rsidTr="00153BBC" w14:paraId="425BC76E" w14:textId="77777777">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B5A37" w:rsidR="00153BBC" w:rsidP="00153BBC" w:rsidRDefault="00153BBC" w14:paraId="4CD0A59A" w14:textId="1E2CD036">
            <w:pPr>
              <w:jc w:val="left"/>
              <w:rPr>
                <w:rFonts w:eastAsia="Times New Roman" w:cstheme="majorHAnsi"/>
                <w:b w:val="0"/>
                <w:bCs w:val="0"/>
                <w:color w:val="000000"/>
                <w:sz w:val="18"/>
                <w:szCs w:val="18"/>
                <w:lang w:eastAsia="es-CO"/>
              </w:rPr>
            </w:pPr>
            <w:r w:rsidRPr="00BB5A37">
              <w:rPr>
                <w:rFonts w:eastAsia="Times New Roman" w:cstheme="majorHAnsi"/>
                <w:b w:val="0"/>
                <w:bCs w:val="0"/>
                <w:color w:val="000000"/>
                <w:sz w:val="18"/>
                <w:szCs w:val="18"/>
                <w:lang w:eastAsia="es-CO"/>
              </w:rPr>
              <w:t>Arriendo líneas telefónicas</w:t>
            </w:r>
          </w:p>
        </w:tc>
        <w:tc>
          <w:tcPr>
            <w:tcW w:w="0" w:type="auto"/>
            <w:noWrap/>
            <w:vAlign w:val="center"/>
            <w:hideMark/>
          </w:tcPr>
          <w:p w:rsidRPr="00BB5A37" w:rsidR="00153BBC" w:rsidP="00153BBC" w:rsidRDefault="0072129E" w14:paraId="7B6DE79F" w14:textId="20F5FEBA">
            <w:pPr>
              <w:jc w:val="right"/>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50</w:t>
            </w:r>
            <w:r w:rsidRPr="00BB5A37" w:rsidR="008A57AC">
              <w:rPr>
                <w:rFonts w:eastAsia="Times New Roman" w:cstheme="majorHAnsi"/>
                <w:color w:val="000000"/>
                <w:sz w:val="18"/>
                <w:szCs w:val="18"/>
                <w:lang w:eastAsia="es-CO"/>
              </w:rPr>
              <w:t>8</w:t>
            </w:r>
          </w:p>
        </w:tc>
      </w:tr>
      <w:tr w:rsidRPr="00BB5A37" w:rsidR="00153BBC" w:rsidTr="00153BBC" w14:paraId="3D6D5556" w14:textId="77777777">
        <w:trPr>
          <w:trHeight w:val="300"/>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BB5A37" w:rsidR="00153BBC" w:rsidP="00153BBC" w:rsidRDefault="00153BBC" w14:paraId="55FEACCA" w14:textId="018A7659">
            <w:pPr>
              <w:jc w:val="center"/>
              <w:rPr>
                <w:rFonts w:eastAsia="Times New Roman" w:cstheme="majorHAnsi"/>
                <w:color w:val="000000"/>
                <w:sz w:val="18"/>
                <w:szCs w:val="18"/>
                <w:lang w:eastAsia="es-CO"/>
              </w:rPr>
            </w:pPr>
            <w:r w:rsidRPr="00BB5A37">
              <w:rPr>
                <w:rFonts w:eastAsia="Times New Roman" w:cstheme="majorHAnsi"/>
                <w:color w:val="000000"/>
                <w:sz w:val="18"/>
                <w:szCs w:val="18"/>
                <w:lang w:eastAsia="es-CO"/>
              </w:rPr>
              <w:t>Deuda real ANDA - CEL</w:t>
            </w:r>
          </w:p>
        </w:tc>
        <w:tc>
          <w:tcPr>
            <w:tcW w:w="0" w:type="auto"/>
            <w:noWrap/>
            <w:vAlign w:val="center"/>
            <w:hideMark/>
          </w:tcPr>
          <w:p w:rsidRPr="00BB5A37" w:rsidR="00153BBC" w:rsidP="00153BBC" w:rsidRDefault="00153BBC" w14:paraId="26379574" w14:textId="70463235">
            <w:pPr>
              <w:jc w:val="right"/>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1</w:t>
            </w:r>
            <w:r w:rsidRPr="00BB5A37" w:rsidR="008A57AC">
              <w:rPr>
                <w:rFonts w:eastAsia="Times New Roman" w:cstheme="majorHAnsi"/>
                <w:color w:val="000000"/>
                <w:sz w:val="18"/>
                <w:szCs w:val="18"/>
                <w:lang w:eastAsia="es-CO"/>
              </w:rPr>
              <w:t>46.200.230</w:t>
            </w:r>
          </w:p>
        </w:tc>
      </w:tr>
    </w:tbl>
    <w:p w:rsidR="00153BBC" w:rsidP="00153BBC" w:rsidRDefault="00153BBC" w14:paraId="0CA623C6" w14:textId="01434766">
      <w:pPr>
        <w:jc w:val="center"/>
      </w:pPr>
      <w:r w:rsidRPr="006761DC">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006F429E" w:rsidP="006F429E" w:rsidRDefault="00716FA9" w14:paraId="5125E490" w14:textId="42A86FC2">
      <w:r>
        <w:t>ANDA ha cancelado a CEL USD</w:t>
      </w:r>
      <w:r w:rsidR="008F532F">
        <w:t xml:space="preserve"> </w:t>
      </w:r>
      <w:r>
        <w:t>51,1 millones desde el año 2018 al 2021</w:t>
      </w:r>
      <w:r w:rsidR="00F00266">
        <w:t xml:space="preserve">, de este monto el 31,3% </w:t>
      </w:r>
      <w:r w:rsidR="00505770">
        <w:t>(USD</w:t>
      </w:r>
      <w:r w:rsidR="008F532F">
        <w:t xml:space="preserve"> </w:t>
      </w:r>
      <w:r w:rsidR="00B175ED">
        <w:t xml:space="preserve">16 millones) </w:t>
      </w:r>
      <w:r w:rsidR="00F00266">
        <w:t xml:space="preserve">proviene de recursos propios, </w:t>
      </w:r>
      <w:r w:rsidR="00E8470C">
        <w:t xml:space="preserve">36,9% </w:t>
      </w:r>
      <w:r w:rsidR="00B175ED">
        <w:t>(USD</w:t>
      </w:r>
      <w:r w:rsidR="008F532F">
        <w:t xml:space="preserve"> </w:t>
      </w:r>
      <w:r w:rsidR="00B175ED">
        <w:t xml:space="preserve">18,9 millones) </w:t>
      </w:r>
      <w:r w:rsidR="00E8470C">
        <w:t>del fondo de titularización 2021 y el restante 31,</w:t>
      </w:r>
      <w:r w:rsidR="00F14ED1">
        <w:t xml:space="preserve">8% </w:t>
      </w:r>
      <w:r w:rsidR="00B175ED">
        <w:t>(</w:t>
      </w:r>
      <w:r w:rsidR="00CD1AD2">
        <w:t>USD</w:t>
      </w:r>
      <w:r w:rsidR="008F532F">
        <w:t xml:space="preserve"> </w:t>
      </w:r>
      <w:r w:rsidR="00B175ED">
        <w:t>16,</w:t>
      </w:r>
      <w:r w:rsidR="00CD1AD2">
        <w:t xml:space="preserve">2 millones) </w:t>
      </w:r>
      <w:r w:rsidR="00F14ED1">
        <w:t>proviene de notas crédito</w:t>
      </w:r>
      <w:r w:rsidR="005A66EF">
        <w:t xml:space="preserve"> del tesoro público</w:t>
      </w:r>
      <w:r w:rsidR="00F14ED1">
        <w:t xml:space="preserve"> como se evidencia en la siguiente tabla:</w:t>
      </w:r>
    </w:p>
    <w:p w:rsidR="00FB74BA" w:rsidP="006F429E" w:rsidRDefault="00FB74BA" w14:paraId="52D42DA2" w14:textId="77777777"/>
    <w:p w:rsidR="00505770" w:rsidP="00505770" w:rsidRDefault="00505770" w14:paraId="1F849EFC" w14:textId="0837CDF5">
      <w:pPr>
        <w:pStyle w:val="Caption"/>
      </w:pPr>
      <w:bookmarkStart w:name="_Toc104306526" w:id="93"/>
      <w:r w:rsidRPr="00505770">
        <w:rPr>
          <w:rFonts w:cstheme="majorHAnsi"/>
          <w:sz w:val="22"/>
          <w:szCs w:val="22"/>
        </w:rPr>
        <w:t xml:space="preserve">Tabla </w:t>
      </w:r>
      <w:r w:rsidRPr="00505770">
        <w:rPr>
          <w:rFonts w:cstheme="majorHAnsi"/>
          <w:sz w:val="22"/>
          <w:szCs w:val="22"/>
        </w:rPr>
        <w:fldChar w:fldCharType="begin"/>
      </w:r>
      <w:r w:rsidRPr="00505770">
        <w:rPr>
          <w:rFonts w:cstheme="majorHAnsi"/>
          <w:sz w:val="22"/>
          <w:szCs w:val="22"/>
        </w:rPr>
        <w:instrText xml:space="preserve"> SEQ Tabla \* ARABIC </w:instrText>
      </w:r>
      <w:r w:rsidRPr="00505770">
        <w:rPr>
          <w:rFonts w:cstheme="majorHAnsi"/>
          <w:sz w:val="22"/>
          <w:szCs w:val="22"/>
        </w:rPr>
        <w:fldChar w:fldCharType="separate"/>
      </w:r>
      <w:r w:rsidR="008F06E6">
        <w:rPr>
          <w:rFonts w:cstheme="majorHAnsi"/>
          <w:noProof/>
          <w:sz w:val="22"/>
          <w:szCs w:val="22"/>
        </w:rPr>
        <w:t>28</w:t>
      </w:r>
      <w:r w:rsidRPr="00505770">
        <w:rPr>
          <w:rFonts w:cstheme="majorHAnsi"/>
          <w:sz w:val="22"/>
          <w:szCs w:val="22"/>
        </w:rPr>
        <w:fldChar w:fldCharType="end"/>
      </w:r>
      <w:r w:rsidRPr="00505770">
        <w:rPr>
          <w:rFonts w:cstheme="majorHAnsi"/>
          <w:sz w:val="22"/>
          <w:szCs w:val="22"/>
        </w:rPr>
        <w:t xml:space="preserve"> Pagos realizados a CEL 2018-2021 ANDA</w:t>
      </w:r>
      <w:r>
        <w:br/>
      </w:r>
      <w:r>
        <w:rPr>
          <w:rFonts w:cstheme="majorHAnsi"/>
          <w:sz w:val="22"/>
          <w:szCs w:val="22"/>
        </w:rPr>
        <w:t xml:space="preserve">en </w:t>
      </w:r>
      <w:r w:rsidRPr="006A2293">
        <w:rPr>
          <w:rFonts w:cstheme="majorHAnsi"/>
          <w:sz w:val="22"/>
          <w:szCs w:val="22"/>
        </w:rPr>
        <w:t>dólares (USD)</w:t>
      </w:r>
      <w:bookmarkEnd w:id="93"/>
    </w:p>
    <w:tbl>
      <w:tblPr>
        <w:tblStyle w:val="GridTable4-Accent1"/>
        <w:tblW w:w="7165" w:type="dxa"/>
        <w:jc w:val="center"/>
        <w:tblLook w:val="04A0" w:firstRow="1" w:lastRow="0" w:firstColumn="1" w:lastColumn="0" w:noHBand="0" w:noVBand="1"/>
      </w:tblPr>
      <w:tblGrid>
        <w:gridCol w:w="597"/>
        <w:gridCol w:w="1495"/>
        <w:gridCol w:w="2322"/>
        <w:gridCol w:w="1574"/>
        <w:gridCol w:w="1177"/>
      </w:tblGrid>
      <w:tr w:rsidRPr="00BB5A37" w:rsidR="00A417EE" w:rsidTr="00872F7C" w14:paraId="3D195525" w14:textId="77777777">
        <w:trPr>
          <w:cnfStyle w:val="100000000000" w:firstRow="1" w:lastRow="0" w:firstColumn="0" w:lastColumn="0" w:oddVBand="0" w:evenVBand="0" w:oddHBand="0" w:evenHBand="0" w:firstRowFirstColumn="0" w:firstRowLastColumn="0" w:lastRowFirstColumn="0" w:lastRowLastColumn="0"/>
          <w:trHeight w:val="492"/>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872F7C" w:rsidR="00810257" w:rsidP="00872F7C" w:rsidRDefault="009470F0" w14:paraId="4E7860FA" w14:textId="4D05911B">
            <w:pPr>
              <w:jc w:val="center"/>
              <w:rPr>
                <w:rFonts w:eastAsia="Times New Roman" w:cstheme="majorHAnsi"/>
                <w:color w:val="000000"/>
                <w:sz w:val="18"/>
                <w:szCs w:val="18"/>
                <w:lang w:eastAsia="es-CO"/>
              </w:rPr>
            </w:pPr>
            <w:r w:rsidRPr="00872F7C">
              <w:rPr>
                <w:rFonts w:eastAsia="Times New Roman" w:cstheme="majorHAnsi"/>
                <w:color w:val="000000"/>
                <w:sz w:val="18"/>
                <w:szCs w:val="18"/>
                <w:lang w:eastAsia="es-CO"/>
              </w:rPr>
              <w:t>Año</w:t>
            </w:r>
          </w:p>
        </w:tc>
        <w:tc>
          <w:tcPr>
            <w:tcW w:w="0" w:type="auto"/>
            <w:vAlign w:val="center"/>
            <w:hideMark/>
          </w:tcPr>
          <w:p w:rsidRPr="00872F7C" w:rsidR="00810257" w:rsidP="00872F7C" w:rsidRDefault="009470F0" w14:paraId="7B2D312E" w14:textId="34A79384">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72F7C">
              <w:rPr>
                <w:rFonts w:eastAsia="Times New Roman" w:cstheme="majorHAnsi"/>
                <w:color w:val="000000"/>
                <w:sz w:val="18"/>
                <w:szCs w:val="18"/>
                <w:lang w:eastAsia="es-CO"/>
              </w:rPr>
              <w:t>Recursos propios</w:t>
            </w:r>
          </w:p>
        </w:tc>
        <w:tc>
          <w:tcPr>
            <w:tcW w:w="2322" w:type="dxa"/>
            <w:vAlign w:val="center"/>
            <w:hideMark/>
          </w:tcPr>
          <w:p w:rsidRPr="00872F7C" w:rsidR="00810257" w:rsidP="00872F7C" w:rsidRDefault="009470F0" w14:paraId="0FC4B42A" w14:textId="2A2C06B3">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72F7C">
              <w:rPr>
                <w:rFonts w:eastAsia="Times New Roman" w:cstheme="majorHAnsi"/>
                <w:color w:val="000000"/>
                <w:sz w:val="18"/>
                <w:szCs w:val="18"/>
                <w:lang w:eastAsia="es-CO"/>
              </w:rPr>
              <w:t>Fondo de titularización apertura de crédito (2021)</w:t>
            </w:r>
          </w:p>
        </w:tc>
        <w:tc>
          <w:tcPr>
            <w:tcW w:w="1574" w:type="dxa"/>
            <w:vAlign w:val="center"/>
            <w:hideMark/>
          </w:tcPr>
          <w:p w:rsidRPr="00872F7C" w:rsidR="00810257" w:rsidP="00872F7C" w:rsidRDefault="009470F0" w14:paraId="08406BE1" w14:textId="3656C44E">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72F7C">
              <w:rPr>
                <w:rFonts w:eastAsia="Times New Roman" w:cstheme="majorHAnsi"/>
                <w:color w:val="000000"/>
                <w:sz w:val="18"/>
                <w:szCs w:val="18"/>
                <w:lang w:eastAsia="es-CO"/>
              </w:rPr>
              <w:t>Notas de crédito</w:t>
            </w:r>
            <w:r w:rsidRPr="00872F7C" w:rsidR="001734A1">
              <w:rPr>
                <w:rFonts w:eastAsia="Times New Roman" w:cstheme="majorHAnsi"/>
                <w:color w:val="000000"/>
                <w:sz w:val="18"/>
                <w:szCs w:val="18"/>
                <w:lang w:eastAsia="es-CO"/>
              </w:rPr>
              <w:t xml:space="preserve"> TP</w:t>
            </w:r>
            <w:r w:rsidRPr="00872F7C" w:rsidR="00877AAE">
              <w:rPr>
                <w:rFonts w:eastAsia="Times New Roman" w:cstheme="majorHAnsi"/>
                <w:color w:val="000000"/>
                <w:sz w:val="18"/>
                <w:szCs w:val="18"/>
                <w:lang w:eastAsia="es-CO"/>
              </w:rPr>
              <w:t>*</w:t>
            </w:r>
          </w:p>
        </w:tc>
        <w:tc>
          <w:tcPr>
            <w:tcW w:w="1177" w:type="dxa"/>
            <w:vAlign w:val="center"/>
            <w:hideMark/>
          </w:tcPr>
          <w:p w:rsidRPr="00872F7C" w:rsidR="00810257" w:rsidP="00872F7C" w:rsidRDefault="00F00CF0" w14:paraId="2A774831" w14:textId="658BF5A3">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872F7C">
              <w:rPr>
                <w:rFonts w:eastAsia="Times New Roman" w:cstheme="majorHAnsi"/>
                <w:color w:val="000000"/>
                <w:sz w:val="18"/>
                <w:szCs w:val="18"/>
                <w:lang w:eastAsia="es-CO"/>
              </w:rPr>
              <w:t>Valor Pagado</w:t>
            </w:r>
          </w:p>
        </w:tc>
      </w:tr>
      <w:tr w:rsidRPr="00BB5A37" w:rsidR="008A10B9" w:rsidTr="00872F7C" w14:paraId="2578FFFF" w14:textId="77777777">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70468A" w:rsidR="00810257" w:rsidP="00B73DFC" w:rsidRDefault="00810257" w14:paraId="0FE44203" w14:textId="77777777">
            <w:pPr>
              <w:jc w:val="center"/>
              <w:rPr>
                <w:rFonts w:eastAsia="Times New Roman" w:cstheme="majorHAnsi"/>
                <w:b w:val="0"/>
                <w:bCs w:val="0"/>
                <w:color w:val="000000"/>
                <w:sz w:val="18"/>
                <w:szCs w:val="18"/>
                <w:lang w:eastAsia="es-CO"/>
              </w:rPr>
            </w:pPr>
            <w:r w:rsidRPr="0070468A">
              <w:rPr>
                <w:rFonts w:eastAsia="Times New Roman" w:cstheme="majorHAnsi"/>
                <w:b w:val="0"/>
                <w:bCs w:val="0"/>
                <w:color w:val="000000"/>
                <w:sz w:val="18"/>
                <w:szCs w:val="18"/>
                <w:lang w:eastAsia="es-CO"/>
              </w:rPr>
              <w:t>2018</w:t>
            </w:r>
          </w:p>
        </w:tc>
        <w:tc>
          <w:tcPr>
            <w:tcW w:w="0" w:type="auto"/>
            <w:noWrap/>
            <w:hideMark/>
          </w:tcPr>
          <w:p w:rsidRPr="00BB5A37" w:rsidR="00810257" w:rsidP="00B73DFC" w:rsidRDefault="00810257" w14:paraId="42C53133" w14:textId="1593600F">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1.882.664</w:t>
            </w:r>
          </w:p>
        </w:tc>
        <w:tc>
          <w:tcPr>
            <w:tcW w:w="2322" w:type="dxa"/>
            <w:noWrap/>
            <w:hideMark/>
          </w:tcPr>
          <w:p w:rsidRPr="00BB5A37" w:rsidR="00810257" w:rsidP="00B73DFC" w:rsidRDefault="00B73DFC" w14:paraId="21FD4FA4" w14:textId="70ED965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w:t>
            </w:r>
          </w:p>
        </w:tc>
        <w:tc>
          <w:tcPr>
            <w:tcW w:w="1574" w:type="dxa"/>
            <w:noWrap/>
            <w:hideMark/>
          </w:tcPr>
          <w:p w:rsidRPr="00BB5A37" w:rsidR="00810257" w:rsidP="00B73DFC" w:rsidRDefault="00810257" w14:paraId="0DE4FF74" w14:textId="06A88025">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14.003.455</w:t>
            </w:r>
          </w:p>
        </w:tc>
        <w:tc>
          <w:tcPr>
            <w:tcW w:w="1177" w:type="dxa"/>
            <w:noWrap/>
            <w:hideMark/>
          </w:tcPr>
          <w:p w:rsidRPr="00BB5A37" w:rsidR="00810257" w:rsidP="00B73DFC" w:rsidRDefault="00810257" w14:paraId="2528B373" w14:textId="442AAD90">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15.886.120</w:t>
            </w:r>
          </w:p>
        </w:tc>
      </w:tr>
      <w:tr w:rsidRPr="00BB5A37" w:rsidR="009470F0" w:rsidTr="00872F7C" w14:paraId="590678AC" w14:textId="77777777">
        <w:trPr>
          <w:trHeight w:val="247"/>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70468A" w:rsidR="00810257" w:rsidP="00B73DFC" w:rsidRDefault="00810257" w14:paraId="2E019C79" w14:textId="77777777">
            <w:pPr>
              <w:jc w:val="center"/>
              <w:rPr>
                <w:rFonts w:eastAsia="Times New Roman" w:cstheme="majorHAnsi"/>
                <w:b w:val="0"/>
                <w:bCs w:val="0"/>
                <w:color w:val="000000"/>
                <w:sz w:val="18"/>
                <w:szCs w:val="18"/>
                <w:lang w:eastAsia="es-CO"/>
              </w:rPr>
            </w:pPr>
            <w:r w:rsidRPr="0070468A">
              <w:rPr>
                <w:rFonts w:eastAsia="Times New Roman" w:cstheme="majorHAnsi"/>
                <w:b w:val="0"/>
                <w:bCs w:val="0"/>
                <w:color w:val="000000"/>
                <w:sz w:val="18"/>
                <w:szCs w:val="18"/>
                <w:lang w:eastAsia="es-CO"/>
              </w:rPr>
              <w:t>2019</w:t>
            </w:r>
          </w:p>
        </w:tc>
        <w:tc>
          <w:tcPr>
            <w:tcW w:w="0" w:type="auto"/>
            <w:noWrap/>
            <w:hideMark/>
          </w:tcPr>
          <w:p w:rsidRPr="00BB5A37" w:rsidR="00810257" w:rsidP="00B73DFC" w:rsidRDefault="00810257" w14:paraId="0EDCA8B3" w14:textId="2F179E5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6.452.295</w:t>
            </w:r>
          </w:p>
        </w:tc>
        <w:tc>
          <w:tcPr>
            <w:tcW w:w="2322" w:type="dxa"/>
            <w:noWrap/>
            <w:hideMark/>
          </w:tcPr>
          <w:p w:rsidRPr="00BB5A37" w:rsidR="00810257" w:rsidP="00B73DFC" w:rsidRDefault="00B73DFC" w14:paraId="42408D3B" w14:textId="65AD82EF">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w:t>
            </w:r>
          </w:p>
        </w:tc>
        <w:tc>
          <w:tcPr>
            <w:tcW w:w="1574" w:type="dxa"/>
            <w:noWrap/>
            <w:hideMark/>
          </w:tcPr>
          <w:p w:rsidRPr="00BB5A37" w:rsidR="00810257" w:rsidP="00B73DFC" w:rsidRDefault="00810257" w14:paraId="4176DEBC" w14:textId="2C0278BF">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2.224.934</w:t>
            </w:r>
          </w:p>
        </w:tc>
        <w:tc>
          <w:tcPr>
            <w:tcW w:w="1177" w:type="dxa"/>
            <w:noWrap/>
            <w:hideMark/>
          </w:tcPr>
          <w:p w:rsidRPr="00BB5A37" w:rsidR="00810257" w:rsidP="00B73DFC" w:rsidRDefault="00810257" w14:paraId="084BA505" w14:textId="04F045EF">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8.677.229</w:t>
            </w:r>
          </w:p>
        </w:tc>
      </w:tr>
      <w:tr w:rsidRPr="00BB5A37" w:rsidR="008A10B9" w:rsidTr="00872F7C" w14:paraId="33F2ED95" w14:textId="77777777">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70468A" w:rsidR="00810257" w:rsidP="00B73DFC" w:rsidRDefault="00810257" w14:paraId="68503FBD" w14:textId="77777777">
            <w:pPr>
              <w:jc w:val="center"/>
              <w:rPr>
                <w:rFonts w:eastAsia="Times New Roman" w:cstheme="majorHAnsi"/>
                <w:b w:val="0"/>
                <w:bCs w:val="0"/>
                <w:color w:val="000000"/>
                <w:sz w:val="18"/>
                <w:szCs w:val="18"/>
                <w:lang w:eastAsia="es-CO"/>
              </w:rPr>
            </w:pPr>
            <w:r w:rsidRPr="0070468A">
              <w:rPr>
                <w:rFonts w:eastAsia="Times New Roman" w:cstheme="majorHAnsi"/>
                <w:b w:val="0"/>
                <w:bCs w:val="0"/>
                <w:color w:val="000000"/>
                <w:sz w:val="18"/>
                <w:szCs w:val="18"/>
                <w:lang w:eastAsia="es-CO"/>
              </w:rPr>
              <w:t>2020</w:t>
            </w:r>
          </w:p>
        </w:tc>
        <w:tc>
          <w:tcPr>
            <w:tcW w:w="0" w:type="auto"/>
            <w:noWrap/>
            <w:hideMark/>
          </w:tcPr>
          <w:p w:rsidRPr="00BB5A37" w:rsidR="00810257" w:rsidP="00B73DFC" w:rsidRDefault="00810257" w14:paraId="69AA2D05" w14:textId="6DE77CA4">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w:t>
            </w:r>
          </w:p>
        </w:tc>
        <w:tc>
          <w:tcPr>
            <w:tcW w:w="2322" w:type="dxa"/>
            <w:noWrap/>
            <w:hideMark/>
          </w:tcPr>
          <w:p w:rsidRPr="00BB5A37" w:rsidR="00810257" w:rsidP="00B73DFC" w:rsidRDefault="00B73DFC" w14:paraId="408E0038" w14:textId="4C850A6D">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w:t>
            </w:r>
          </w:p>
        </w:tc>
        <w:tc>
          <w:tcPr>
            <w:tcW w:w="1574" w:type="dxa"/>
            <w:noWrap/>
            <w:hideMark/>
          </w:tcPr>
          <w:p w:rsidRPr="00BB5A37" w:rsidR="00810257" w:rsidP="00B73DFC" w:rsidRDefault="00B73DFC" w14:paraId="22AB314C" w14:textId="26EDDE40">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w:t>
            </w:r>
          </w:p>
        </w:tc>
        <w:tc>
          <w:tcPr>
            <w:tcW w:w="1177" w:type="dxa"/>
            <w:noWrap/>
            <w:hideMark/>
          </w:tcPr>
          <w:p w:rsidRPr="00BB5A37" w:rsidR="00810257" w:rsidP="00B73DFC" w:rsidRDefault="00810257" w14:paraId="1C8EF8FE" w14:textId="1E92232F">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w:t>
            </w:r>
          </w:p>
        </w:tc>
      </w:tr>
      <w:tr w:rsidRPr="00BB5A37" w:rsidR="009470F0" w:rsidTr="00872F7C" w14:paraId="292122C2" w14:textId="77777777">
        <w:trPr>
          <w:trHeight w:val="247"/>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70468A" w:rsidR="00810257" w:rsidP="00B73DFC" w:rsidRDefault="00810257" w14:paraId="099147A5" w14:textId="77777777">
            <w:pPr>
              <w:jc w:val="center"/>
              <w:rPr>
                <w:rFonts w:eastAsia="Times New Roman" w:cstheme="majorHAnsi"/>
                <w:b w:val="0"/>
                <w:bCs w:val="0"/>
                <w:color w:val="000000"/>
                <w:sz w:val="18"/>
                <w:szCs w:val="18"/>
                <w:lang w:eastAsia="es-CO"/>
              </w:rPr>
            </w:pPr>
            <w:r w:rsidRPr="0070468A">
              <w:rPr>
                <w:rFonts w:eastAsia="Times New Roman" w:cstheme="majorHAnsi"/>
                <w:b w:val="0"/>
                <w:bCs w:val="0"/>
                <w:color w:val="000000"/>
                <w:sz w:val="18"/>
                <w:szCs w:val="18"/>
                <w:lang w:eastAsia="es-CO"/>
              </w:rPr>
              <w:t>2021</w:t>
            </w:r>
          </w:p>
        </w:tc>
        <w:tc>
          <w:tcPr>
            <w:tcW w:w="0" w:type="auto"/>
            <w:noWrap/>
            <w:hideMark/>
          </w:tcPr>
          <w:p w:rsidRPr="00BB5A37" w:rsidR="00810257" w:rsidP="00B73DFC" w:rsidRDefault="00810257" w14:paraId="2576489B" w14:textId="6233071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7.680.063</w:t>
            </w:r>
          </w:p>
        </w:tc>
        <w:tc>
          <w:tcPr>
            <w:tcW w:w="2322" w:type="dxa"/>
            <w:noWrap/>
            <w:hideMark/>
          </w:tcPr>
          <w:p w:rsidRPr="00BB5A37" w:rsidR="00810257" w:rsidP="00B73DFC" w:rsidRDefault="00810257" w14:paraId="45CC169C" w14:textId="5C8BB36D">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18.853.225</w:t>
            </w:r>
          </w:p>
        </w:tc>
        <w:tc>
          <w:tcPr>
            <w:tcW w:w="1574" w:type="dxa"/>
            <w:noWrap/>
            <w:hideMark/>
          </w:tcPr>
          <w:p w:rsidRPr="00BB5A37" w:rsidR="00810257" w:rsidP="00B73DFC" w:rsidRDefault="00B73DFC" w14:paraId="418C3045" w14:textId="0E74113F">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w:t>
            </w:r>
          </w:p>
        </w:tc>
        <w:tc>
          <w:tcPr>
            <w:tcW w:w="1177" w:type="dxa"/>
            <w:noWrap/>
            <w:hideMark/>
          </w:tcPr>
          <w:p w:rsidRPr="00BB5A37" w:rsidR="00810257" w:rsidP="00B73DFC" w:rsidRDefault="00810257" w14:paraId="3A24997D" w14:textId="6AA46261">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BB5A37">
              <w:rPr>
                <w:rFonts w:eastAsia="Times New Roman" w:cstheme="majorHAnsi"/>
                <w:color w:val="000000"/>
                <w:sz w:val="18"/>
                <w:szCs w:val="18"/>
                <w:lang w:eastAsia="es-CO"/>
              </w:rPr>
              <w:t>26.533.288</w:t>
            </w:r>
          </w:p>
        </w:tc>
      </w:tr>
      <w:tr w:rsidRPr="00BB5A37" w:rsidR="008A10B9" w:rsidTr="00872F7C" w14:paraId="04D56942" w14:textId="77777777">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BB5A37" w:rsidR="00810257" w:rsidP="00B73DFC" w:rsidRDefault="00A417EE" w14:paraId="773F37DA" w14:textId="5DC211DB">
            <w:pPr>
              <w:jc w:val="center"/>
              <w:rPr>
                <w:rFonts w:eastAsia="Times New Roman" w:cstheme="majorHAnsi"/>
                <w:color w:val="000000"/>
                <w:sz w:val="18"/>
                <w:szCs w:val="18"/>
                <w:lang w:eastAsia="es-CO"/>
              </w:rPr>
            </w:pPr>
            <w:r w:rsidRPr="00BB5A37">
              <w:rPr>
                <w:rFonts w:eastAsia="Times New Roman" w:cstheme="majorHAnsi"/>
                <w:color w:val="000000"/>
                <w:sz w:val="18"/>
                <w:szCs w:val="18"/>
                <w:lang w:eastAsia="es-CO"/>
              </w:rPr>
              <w:t>Total</w:t>
            </w:r>
          </w:p>
        </w:tc>
        <w:tc>
          <w:tcPr>
            <w:tcW w:w="0" w:type="auto"/>
            <w:noWrap/>
            <w:hideMark/>
          </w:tcPr>
          <w:p w:rsidRPr="00BB5A37" w:rsidR="00810257" w:rsidP="00B73DFC" w:rsidRDefault="00810257" w14:paraId="4F4E9C0F" w14:textId="092AD5CC">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000000"/>
                <w:sz w:val="18"/>
                <w:szCs w:val="18"/>
                <w:lang w:eastAsia="es-CO"/>
              </w:rPr>
            </w:pPr>
            <w:r w:rsidRPr="00BB5A37">
              <w:rPr>
                <w:rFonts w:eastAsia="Times New Roman" w:cstheme="majorHAnsi"/>
                <w:b/>
                <w:bCs/>
                <w:color w:val="000000"/>
                <w:sz w:val="18"/>
                <w:szCs w:val="18"/>
                <w:lang w:eastAsia="es-CO"/>
              </w:rPr>
              <w:t>16.015.022</w:t>
            </w:r>
          </w:p>
        </w:tc>
        <w:tc>
          <w:tcPr>
            <w:tcW w:w="2322" w:type="dxa"/>
            <w:noWrap/>
            <w:hideMark/>
          </w:tcPr>
          <w:p w:rsidRPr="00BB5A37" w:rsidR="00810257" w:rsidP="00B73DFC" w:rsidRDefault="00810257" w14:paraId="15C5BAA7" w14:textId="2157ED0C">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000000"/>
                <w:sz w:val="18"/>
                <w:szCs w:val="18"/>
                <w:lang w:eastAsia="es-CO"/>
              </w:rPr>
            </w:pPr>
            <w:r w:rsidRPr="00BB5A37">
              <w:rPr>
                <w:rFonts w:eastAsia="Times New Roman" w:cstheme="majorHAnsi"/>
                <w:b/>
                <w:bCs/>
                <w:color w:val="000000"/>
                <w:sz w:val="18"/>
                <w:szCs w:val="18"/>
                <w:lang w:eastAsia="es-CO"/>
              </w:rPr>
              <w:t>18.853.225</w:t>
            </w:r>
          </w:p>
        </w:tc>
        <w:tc>
          <w:tcPr>
            <w:tcW w:w="1574" w:type="dxa"/>
            <w:noWrap/>
            <w:hideMark/>
          </w:tcPr>
          <w:p w:rsidRPr="00BB5A37" w:rsidR="00810257" w:rsidP="00B73DFC" w:rsidRDefault="00810257" w14:paraId="5D964BEB" w14:textId="0529EEEE">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000000"/>
                <w:sz w:val="18"/>
                <w:szCs w:val="18"/>
                <w:lang w:eastAsia="es-CO"/>
              </w:rPr>
            </w:pPr>
            <w:r w:rsidRPr="00BB5A37">
              <w:rPr>
                <w:rFonts w:eastAsia="Times New Roman" w:cstheme="majorHAnsi"/>
                <w:b/>
                <w:bCs/>
                <w:color w:val="000000"/>
                <w:sz w:val="18"/>
                <w:szCs w:val="18"/>
                <w:lang w:eastAsia="es-CO"/>
              </w:rPr>
              <w:t>16.228.389</w:t>
            </w:r>
          </w:p>
        </w:tc>
        <w:tc>
          <w:tcPr>
            <w:tcW w:w="1177" w:type="dxa"/>
            <w:noWrap/>
            <w:hideMark/>
          </w:tcPr>
          <w:p w:rsidRPr="00BB5A37" w:rsidR="00810257" w:rsidP="00B73DFC" w:rsidRDefault="00810257" w14:paraId="69EB5980" w14:textId="3E662D88">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000000"/>
                <w:sz w:val="18"/>
                <w:szCs w:val="18"/>
                <w:lang w:eastAsia="es-CO"/>
              </w:rPr>
            </w:pPr>
            <w:r w:rsidRPr="00BB5A37">
              <w:rPr>
                <w:rFonts w:eastAsia="Times New Roman" w:cstheme="majorHAnsi"/>
                <w:b/>
                <w:bCs/>
                <w:color w:val="000000"/>
                <w:sz w:val="18"/>
                <w:szCs w:val="18"/>
                <w:lang w:eastAsia="es-CO"/>
              </w:rPr>
              <w:t>51.096.637</w:t>
            </w:r>
          </w:p>
        </w:tc>
      </w:tr>
    </w:tbl>
    <w:p w:rsidR="00505770" w:rsidP="00505770" w:rsidRDefault="00505770" w14:paraId="12E20DCD" w14:textId="196837F7">
      <w:pPr>
        <w:jc w:val="center"/>
        <w:rPr>
          <w:rFonts w:cstheme="majorHAnsi"/>
          <w:i/>
          <w:iCs/>
          <w:color w:val="44546A" w:themeColor="text2"/>
          <w:sz w:val="20"/>
          <w:szCs w:val="20"/>
        </w:rPr>
      </w:pPr>
      <w:r w:rsidRPr="006761DC">
        <w:rPr>
          <w:rFonts w:cstheme="majorHAnsi"/>
          <w:i/>
          <w:iCs/>
          <w:color w:val="44546A" w:themeColor="text2"/>
          <w:sz w:val="20"/>
          <w:szCs w:val="20"/>
        </w:rPr>
        <w:t xml:space="preserve">Fuente: Elaboración propia con datos suministrados por la </w:t>
      </w:r>
      <w:r w:rsidRPr="006761DC" w:rsidR="00285ACB">
        <w:rPr>
          <w:rFonts w:cstheme="majorHAnsi"/>
          <w:i/>
          <w:iCs/>
          <w:color w:val="44546A" w:themeColor="text2"/>
          <w:sz w:val="20"/>
          <w:szCs w:val="20"/>
        </w:rPr>
        <w:t>empresa</w:t>
      </w:r>
      <w:r w:rsidR="00285ACB">
        <w:rPr>
          <w:rFonts w:cstheme="majorHAnsi"/>
          <w:i/>
          <w:iCs/>
          <w:color w:val="44546A" w:themeColor="text2"/>
          <w:sz w:val="20"/>
          <w:szCs w:val="20"/>
        </w:rPr>
        <w:t>. *</w:t>
      </w:r>
      <w:r w:rsidRPr="001734A1" w:rsidR="001734A1">
        <w:t xml:space="preserve"> </w:t>
      </w:r>
      <w:r w:rsidRPr="00A77CEF" w:rsidR="00A77CEF">
        <w:rPr>
          <w:rFonts w:cstheme="majorHAnsi"/>
          <w:i/>
          <w:iCs/>
          <w:color w:val="44546A" w:themeColor="text2"/>
          <w:sz w:val="20"/>
          <w:szCs w:val="20"/>
        </w:rPr>
        <w:t>Notas de Crédito del Tesoro Público</w:t>
      </w:r>
      <w:r w:rsidR="00A77CEF">
        <w:rPr>
          <w:rFonts w:cstheme="majorHAnsi"/>
          <w:i/>
          <w:iCs/>
          <w:color w:val="44546A" w:themeColor="text2"/>
          <w:sz w:val="20"/>
          <w:szCs w:val="20"/>
        </w:rPr>
        <w:t>.</w:t>
      </w:r>
    </w:p>
    <w:p w:rsidR="0067288A" w:rsidP="005C5097" w:rsidRDefault="00FE45BB" w14:paraId="7FFC8FB0" w14:textId="328F1263">
      <w:r>
        <w:t xml:space="preserve">Además de la deuda presentada con CEL por el concepto de energía, </w:t>
      </w:r>
      <w:r w:rsidR="00200329">
        <w:t>ANDA</w:t>
      </w:r>
      <w:r>
        <w:t xml:space="preserve"> le </w:t>
      </w:r>
      <w:r w:rsidR="00200329">
        <w:t>a</w:t>
      </w:r>
      <w:r>
        <w:t>d</w:t>
      </w:r>
      <w:r w:rsidR="00200329">
        <w:t>euda</w:t>
      </w:r>
      <w:r>
        <w:t xml:space="preserve"> al mercado minorista </w:t>
      </w:r>
      <w:r w:rsidR="00EF3B52">
        <w:t>de energía</w:t>
      </w:r>
      <w:r w:rsidR="00A01152">
        <w:t xml:space="preserve">, </w:t>
      </w:r>
      <w:r w:rsidR="00C94369">
        <w:t>conformado por la</w:t>
      </w:r>
      <w:r w:rsidR="00A530B4">
        <w:t xml:space="preserve"> d</w:t>
      </w:r>
      <w:r w:rsidRPr="00726F03" w:rsidR="00A530B4">
        <w:t xml:space="preserve">istribuidora de </w:t>
      </w:r>
      <w:r w:rsidR="00A530B4">
        <w:t>e</w:t>
      </w:r>
      <w:r w:rsidRPr="00726F03" w:rsidR="00A530B4">
        <w:t>lectricidad DELSUR</w:t>
      </w:r>
      <w:r w:rsidR="00A530B4">
        <w:t xml:space="preserve"> y la</w:t>
      </w:r>
      <w:r w:rsidR="00C94369">
        <w:t xml:space="preserve"> empresa</w:t>
      </w:r>
      <w:r w:rsidR="00B75CC8">
        <w:t xml:space="preserve"> </w:t>
      </w:r>
      <w:r w:rsidRPr="007E351F" w:rsidR="00B75CC8">
        <w:t xml:space="preserve">filial de la eléctrica estadounidense AES, </w:t>
      </w:r>
      <w:r w:rsidR="00B75CC8">
        <w:t xml:space="preserve">que </w:t>
      </w:r>
      <w:r w:rsidRPr="007E351F" w:rsidR="00B75CC8">
        <w:t xml:space="preserve">opera las </w:t>
      </w:r>
      <w:r w:rsidR="0067288A">
        <w:t xml:space="preserve">siguientes </w:t>
      </w:r>
      <w:r w:rsidRPr="007E351F" w:rsidR="00A66FAB">
        <w:t>distribuidoras</w:t>
      </w:r>
      <w:r w:rsidR="0067288A">
        <w:t xml:space="preserve">: </w:t>
      </w:r>
    </w:p>
    <w:p w:rsidR="0067288A" w:rsidP="0067288A" w:rsidRDefault="005238CB" w14:paraId="00985A4D" w14:textId="308BC5BD">
      <w:pPr>
        <w:pStyle w:val="ListParagraph"/>
        <w:numPr>
          <w:ilvl w:val="0"/>
          <w:numId w:val="46"/>
        </w:numPr>
      </w:pPr>
      <w:r w:rsidRPr="00882F07">
        <w:t>Compañía de Alumbrado Eléctrico de San Salvador S</w:t>
      </w:r>
      <w:r w:rsidR="001939FF">
        <w:t>.</w:t>
      </w:r>
      <w:r w:rsidRPr="00882F07">
        <w:t>A</w:t>
      </w:r>
      <w:r w:rsidR="001939FF">
        <w:t>.</w:t>
      </w:r>
      <w:r w:rsidRPr="007E351F">
        <w:t xml:space="preserve"> </w:t>
      </w:r>
      <w:r w:rsidR="0067288A">
        <w:t>(</w:t>
      </w:r>
      <w:r w:rsidRPr="007E351F" w:rsidR="00A66FAB">
        <w:t>Caess</w:t>
      </w:r>
      <w:r w:rsidR="0067288A">
        <w:t>).</w:t>
      </w:r>
    </w:p>
    <w:p w:rsidR="0067288A" w:rsidP="0067288A" w:rsidRDefault="00882D92" w14:paraId="38EF3AAF" w14:textId="5C78A3F1">
      <w:pPr>
        <w:pStyle w:val="ListParagraph"/>
        <w:numPr>
          <w:ilvl w:val="0"/>
          <w:numId w:val="46"/>
        </w:numPr>
      </w:pPr>
      <w:r w:rsidRPr="00882D92">
        <w:t xml:space="preserve">AES Clesa y Compañía S.C. </w:t>
      </w:r>
      <w:r w:rsidR="00A4087F">
        <w:t xml:space="preserve">(AES </w:t>
      </w:r>
      <w:r w:rsidRPr="007E351F" w:rsidR="00B75CC8">
        <w:t>Clesa</w:t>
      </w:r>
      <w:r w:rsidR="00A4087F">
        <w:t>)</w:t>
      </w:r>
      <w:r w:rsidR="0067288A">
        <w:t>.</w:t>
      </w:r>
    </w:p>
    <w:p w:rsidR="0067288A" w:rsidP="0067288A" w:rsidRDefault="0067288A" w14:paraId="35819F08" w14:textId="752342DA">
      <w:pPr>
        <w:pStyle w:val="ListParagraph"/>
        <w:numPr>
          <w:ilvl w:val="0"/>
          <w:numId w:val="46"/>
        </w:numPr>
      </w:pPr>
      <w:r w:rsidRPr="005238CB">
        <w:t>Distribuidora Eléctrica de Usulutan S.A.</w:t>
      </w:r>
      <w:r w:rsidR="001B2161">
        <w:t xml:space="preserve"> </w:t>
      </w:r>
      <w:r w:rsidRPr="005238CB" w:rsidR="005238CB">
        <w:t>(</w:t>
      </w:r>
      <w:r w:rsidRPr="007E351F">
        <w:t>Deusem</w:t>
      </w:r>
      <w:r w:rsidRPr="005238CB" w:rsidR="005238CB">
        <w:t>)</w:t>
      </w:r>
      <w:r>
        <w:t>.</w:t>
      </w:r>
    </w:p>
    <w:p w:rsidR="00CB3D99" w:rsidP="00863507" w:rsidRDefault="00B75CC8" w14:paraId="34808FED" w14:textId="7D2DADFC">
      <w:pPr>
        <w:pStyle w:val="ListParagraph"/>
        <w:numPr>
          <w:ilvl w:val="0"/>
          <w:numId w:val="46"/>
        </w:numPr>
      </w:pPr>
      <w:r w:rsidRPr="007E351F">
        <w:t xml:space="preserve"> </w:t>
      </w:r>
      <w:r w:rsidRPr="001B2161" w:rsidR="001B2161">
        <w:t xml:space="preserve">Empresa Eléctrica del Oriente S.A. </w:t>
      </w:r>
      <w:r w:rsidR="001B2161">
        <w:t>(</w:t>
      </w:r>
      <w:r w:rsidRPr="007E351F">
        <w:t>EEO</w:t>
      </w:r>
      <w:r w:rsidR="001B2161">
        <w:t>).</w:t>
      </w:r>
    </w:p>
    <w:p w:rsidR="00872F7C" w:rsidP="00872F7C" w:rsidRDefault="00872F7C" w14:paraId="66A519C0" w14:textId="32D3CC3F">
      <w:pPr>
        <w:pStyle w:val="Caption"/>
      </w:pPr>
      <w:bookmarkStart w:name="_Ref101448448" w:id="94"/>
      <w:bookmarkStart w:name="_Toc104306527" w:id="95"/>
      <w:r w:rsidRPr="00872F7C">
        <w:rPr>
          <w:rFonts w:cstheme="majorHAnsi"/>
          <w:sz w:val="22"/>
          <w:szCs w:val="22"/>
        </w:rPr>
        <w:t xml:space="preserve">Tabla </w:t>
      </w:r>
      <w:r w:rsidRPr="00872F7C">
        <w:rPr>
          <w:rFonts w:cstheme="majorHAnsi"/>
          <w:sz w:val="22"/>
          <w:szCs w:val="22"/>
        </w:rPr>
        <w:fldChar w:fldCharType="begin"/>
      </w:r>
      <w:r w:rsidRPr="00872F7C">
        <w:rPr>
          <w:rFonts w:cstheme="majorHAnsi"/>
          <w:sz w:val="22"/>
          <w:szCs w:val="22"/>
        </w:rPr>
        <w:instrText xml:space="preserve"> SEQ Tabla \* ARABIC </w:instrText>
      </w:r>
      <w:r w:rsidRPr="00872F7C">
        <w:rPr>
          <w:rFonts w:cstheme="majorHAnsi"/>
          <w:sz w:val="22"/>
          <w:szCs w:val="22"/>
        </w:rPr>
        <w:fldChar w:fldCharType="separate"/>
      </w:r>
      <w:r w:rsidR="008F06E6">
        <w:rPr>
          <w:rFonts w:cstheme="majorHAnsi"/>
          <w:noProof/>
          <w:sz w:val="22"/>
          <w:szCs w:val="22"/>
        </w:rPr>
        <w:t>29</w:t>
      </w:r>
      <w:r w:rsidRPr="00872F7C">
        <w:rPr>
          <w:rFonts w:cstheme="majorHAnsi"/>
          <w:sz w:val="22"/>
          <w:szCs w:val="22"/>
        </w:rPr>
        <w:fldChar w:fldCharType="end"/>
      </w:r>
      <w:bookmarkEnd w:id="94"/>
      <w:r>
        <w:t xml:space="preserve"> </w:t>
      </w:r>
      <w:r w:rsidRPr="003D5323">
        <w:rPr>
          <w:rFonts w:cstheme="majorHAnsi"/>
          <w:sz w:val="22"/>
          <w:szCs w:val="22"/>
        </w:rPr>
        <w:t xml:space="preserve">Deuda histórica ANDA </w:t>
      </w:r>
      <w:r>
        <w:rPr>
          <w:rFonts w:cstheme="majorHAnsi"/>
          <w:sz w:val="22"/>
          <w:szCs w:val="22"/>
        </w:rPr>
        <w:t>–</w:t>
      </w:r>
      <w:r w:rsidRPr="003D5323">
        <w:rPr>
          <w:rFonts w:cstheme="majorHAnsi"/>
          <w:sz w:val="22"/>
          <w:szCs w:val="22"/>
        </w:rPr>
        <w:t xml:space="preserve"> </w:t>
      </w:r>
      <w:r>
        <w:rPr>
          <w:rFonts w:cstheme="majorHAnsi"/>
          <w:sz w:val="22"/>
          <w:szCs w:val="22"/>
        </w:rPr>
        <w:t>mercado minorista de energía</w:t>
      </w:r>
      <w:r>
        <w:rPr>
          <w:rFonts w:cstheme="majorHAnsi"/>
          <w:sz w:val="22"/>
          <w:szCs w:val="22"/>
        </w:rPr>
        <w:br/>
      </w:r>
      <w:r>
        <w:rPr>
          <w:rFonts w:cstheme="majorHAnsi"/>
          <w:sz w:val="22"/>
          <w:szCs w:val="22"/>
        </w:rPr>
        <w:t xml:space="preserve">en </w:t>
      </w:r>
      <w:r w:rsidRPr="006A2293">
        <w:rPr>
          <w:rFonts w:cstheme="majorHAnsi"/>
          <w:sz w:val="22"/>
          <w:szCs w:val="22"/>
        </w:rPr>
        <w:t>dólares (USD)</w:t>
      </w:r>
      <w:bookmarkEnd w:id="95"/>
    </w:p>
    <w:tbl>
      <w:tblPr>
        <w:tblStyle w:val="GridTable4-Accent1"/>
        <w:tblW w:w="0" w:type="auto"/>
        <w:jc w:val="center"/>
        <w:tblLook w:val="04A0" w:firstRow="1" w:lastRow="0" w:firstColumn="1" w:lastColumn="0" w:noHBand="0" w:noVBand="1"/>
      </w:tblPr>
      <w:tblGrid>
        <w:gridCol w:w="581"/>
        <w:gridCol w:w="1034"/>
        <w:gridCol w:w="943"/>
        <w:gridCol w:w="943"/>
        <w:gridCol w:w="943"/>
        <w:gridCol w:w="1034"/>
        <w:gridCol w:w="1035"/>
      </w:tblGrid>
      <w:tr w:rsidRPr="00BB5A37" w:rsidR="0022411B" w:rsidTr="00661587" w14:paraId="3A728DDB" w14:textId="77777777">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0" w:type="auto"/>
            <w:vMerge w:val="restart"/>
            <w:vAlign w:val="center"/>
            <w:hideMark/>
          </w:tcPr>
          <w:p w:rsidRPr="00354261" w:rsidR="00BB5A37" w:rsidP="0022411B" w:rsidRDefault="00872F7C" w14:paraId="1FB3F7F1" w14:textId="5FFFABD9">
            <w:pPr>
              <w:jc w:val="center"/>
              <w:rPr>
                <w:rFonts w:eastAsia="Times New Roman" w:cstheme="majorHAnsi"/>
                <w:color w:val="000000"/>
                <w:sz w:val="18"/>
                <w:szCs w:val="18"/>
                <w:lang w:eastAsia="es-CO"/>
              </w:rPr>
            </w:pPr>
            <w:r>
              <w:rPr>
                <w:rFonts w:eastAsia="Times New Roman" w:cstheme="majorHAnsi"/>
                <w:color w:val="000000"/>
                <w:sz w:val="18"/>
                <w:szCs w:val="18"/>
                <w:lang w:eastAsia="es-CO"/>
              </w:rPr>
              <w:t>Año</w:t>
            </w:r>
          </w:p>
        </w:tc>
        <w:tc>
          <w:tcPr>
            <w:tcW w:w="0" w:type="auto"/>
            <w:vMerge w:val="restart"/>
            <w:vAlign w:val="center"/>
            <w:hideMark/>
          </w:tcPr>
          <w:p w:rsidRPr="00354261" w:rsidR="00BB5A37" w:rsidP="0022411B" w:rsidRDefault="006B77C5" w14:paraId="563B9FCE" w14:textId="540E1515">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Caess</w:t>
            </w:r>
          </w:p>
        </w:tc>
        <w:tc>
          <w:tcPr>
            <w:tcW w:w="0" w:type="auto"/>
            <w:vMerge w:val="restart"/>
            <w:vAlign w:val="center"/>
            <w:hideMark/>
          </w:tcPr>
          <w:p w:rsidRPr="00354261" w:rsidR="00BB5A37" w:rsidP="0022411B" w:rsidRDefault="00A4087F" w14:paraId="486E9813" w14:textId="52A5A6C9">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Pr>
                <w:rFonts w:eastAsia="Times New Roman" w:cstheme="majorHAnsi"/>
                <w:color w:val="000000"/>
                <w:sz w:val="18"/>
                <w:szCs w:val="18"/>
                <w:lang w:eastAsia="es-CO"/>
              </w:rPr>
              <w:t xml:space="preserve">AES </w:t>
            </w:r>
            <w:r w:rsidRPr="00354261" w:rsidR="006B77C5">
              <w:rPr>
                <w:rFonts w:eastAsia="Times New Roman" w:cstheme="majorHAnsi"/>
                <w:color w:val="000000"/>
                <w:sz w:val="18"/>
                <w:szCs w:val="18"/>
                <w:lang w:eastAsia="es-CO"/>
              </w:rPr>
              <w:t>Clesa</w:t>
            </w:r>
          </w:p>
        </w:tc>
        <w:tc>
          <w:tcPr>
            <w:tcW w:w="0" w:type="auto"/>
            <w:vMerge w:val="restart"/>
            <w:vAlign w:val="center"/>
            <w:hideMark/>
          </w:tcPr>
          <w:p w:rsidRPr="00354261" w:rsidR="00BB5A37" w:rsidP="0022411B" w:rsidRDefault="006B77C5" w14:paraId="55CCDC81" w14:textId="192CC724">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Deusem</w:t>
            </w:r>
          </w:p>
        </w:tc>
        <w:tc>
          <w:tcPr>
            <w:tcW w:w="0" w:type="auto"/>
            <w:vMerge w:val="restart"/>
            <w:vAlign w:val="center"/>
            <w:hideMark/>
          </w:tcPr>
          <w:p w:rsidRPr="00354261" w:rsidR="00BB5A37" w:rsidP="0022411B" w:rsidRDefault="00F8432E" w14:paraId="2F342545" w14:textId="529826C5">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EEO</w:t>
            </w:r>
          </w:p>
        </w:tc>
        <w:tc>
          <w:tcPr>
            <w:tcW w:w="0" w:type="auto"/>
            <w:vMerge w:val="restart"/>
            <w:vAlign w:val="center"/>
            <w:hideMark/>
          </w:tcPr>
          <w:p w:rsidRPr="00354261" w:rsidR="00BB5A37" w:rsidP="0022411B" w:rsidRDefault="00F8432E" w14:paraId="7E868AD3" w14:textId="6CFAF740">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DELSUR</w:t>
            </w:r>
          </w:p>
        </w:tc>
        <w:tc>
          <w:tcPr>
            <w:tcW w:w="0" w:type="auto"/>
            <w:vMerge w:val="restart"/>
            <w:vAlign w:val="center"/>
            <w:hideMark/>
          </w:tcPr>
          <w:p w:rsidRPr="00354261" w:rsidR="00BB5A37" w:rsidP="0022411B" w:rsidRDefault="00661587" w14:paraId="0A88BACA" w14:textId="2D854AEC">
            <w:pPr>
              <w:jc w:val="center"/>
              <w:cnfStyle w:val="100000000000" w:firstRow="1"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Pr>
                <w:rFonts w:eastAsia="Times New Roman" w:cstheme="majorHAnsi"/>
                <w:color w:val="000000"/>
                <w:sz w:val="18"/>
                <w:szCs w:val="18"/>
                <w:lang w:eastAsia="es-CO"/>
              </w:rPr>
              <w:t>Total</w:t>
            </w:r>
          </w:p>
        </w:tc>
      </w:tr>
      <w:tr w:rsidRPr="00BB5A37" w:rsidR="00661587" w:rsidTr="00661587" w14:paraId="6D4AB51D" w14:textId="77777777">
        <w:trPr>
          <w:cnfStyle w:val="000000100000" w:firstRow="0" w:lastRow="0" w:firstColumn="0" w:lastColumn="0" w:oddVBand="0" w:evenVBand="0" w:oddHBand="1"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0" w:type="auto"/>
            <w:vMerge/>
            <w:vAlign w:val="center"/>
            <w:hideMark/>
          </w:tcPr>
          <w:p w:rsidRPr="00354261" w:rsidR="00BB5A37" w:rsidP="0022411B" w:rsidRDefault="00BB5A37" w14:paraId="57B8E66B" w14:textId="77777777">
            <w:pPr>
              <w:jc w:val="center"/>
              <w:rPr>
                <w:rFonts w:eastAsia="Times New Roman" w:cstheme="majorHAnsi"/>
                <w:color w:val="000000"/>
                <w:sz w:val="18"/>
                <w:szCs w:val="18"/>
                <w:lang w:eastAsia="es-CO"/>
              </w:rPr>
            </w:pPr>
          </w:p>
        </w:tc>
        <w:tc>
          <w:tcPr>
            <w:tcW w:w="0" w:type="auto"/>
            <w:vMerge/>
            <w:vAlign w:val="center"/>
            <w:hideMark/>
          </w:tcPr>
          <w:p w:rsidRPr="00354261" w:rsidR="00BB5A37" w:rsidP="0022411B" w:rsidRDefault="00BB5A37" w14:paraId="6B6C8B3B"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000000"/>
                <w:sz w:val="18"/>
                <w:szCs w:val="18"/>
                <w:lang w:eastAsia="es-CO"/>
              </w:rPr>
            </w:pPr>
          </w:p>
        </w:tc>
        <w:tc>
          <w:tcPr>
            <w:tcW w:w="0" w:type="auto"/>
            <w:vMerge/>
            <w:vAlign w:val="center"/>
            <w:hideMark/>
          </w:tcPr>
          <w:p w:rsidRPr="00354261" w:rsidR="00BB5A37" w:rsidP="0022411B" w:rsidRDefault="00BB5A37" w14:paraId="3E265A02"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000000"/>
                <w:sz w:val="18"/>
                <w:szCs w:val="18"/>
                <w:lang w:eastAsia="es-CO"/>
              </w:rPr>
            </w:pPr>
          </w:p>
        </w:tc>
        <w:tc>
          <w:tcPr>
            <w:tcW w:w="0" w:type="auto"/>
            <w:vMerge/>
            <w:vAlign w:val="center"/>
            <w:hideMark/>
          </w:tcPr>
          <w:p w:rsidRPr="00354261" w:rsidR="00BB5A37" w:rsidP="0022411B" w:rsidRDefault="00BB5A37" w14:paraId="6057D711"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000000"/>
                <w:sz w:val="18"/>
                <w:szCs w:val="18"/>
                <w:lang w:eastAsia="es-CO"/>
              </w:rPr>
            </w:pPr>
          </w:p>
        </w:tc>
        <w:tc>
          <w:tcPr>
            <w:tcW w:w="0" w:type="auto"/>
            <w:vMerge/>
            <w:vAlign w:val="center"/>
            <w:hideMark/>
          </w:tcPr>
          <w:p w:rsidRPr="00354261" w:rsidR="00BB5A37" w:rsidP="0022411B" w:rsidRDefault="00BB5A37" w14:paraId="24E286F0"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000000"/>
                <w:sz w:val="18"/>
                <w:szCs w:val="18"/>
                <w:lang w:eastAsia="es-CO"/>
              </w:rPr>
            </w:pPr>
          </w:p>
        </w:tc>
        <w:tc>
          <w:tcPr>
            <w:tcW w:w="0" w:type="auto"/>
            <w:vMerge/>
            <w:vAlign w:val="center"/>
            <w:hideMark/>
          </w:tcPr>
          <w:p w:rsidRPr="00354261" w:rsidR="00BB5A37" w:rsidP="0022411B" w:rsidRDefault="00BB5A37" w14:paraId="215F5DE9"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000000"/>
                <w:sz w:val="18"/>
                <w:szCs w:val="18"/>
                <w:lang w:eastAsia="es-CO"/>
              </w:rPr>
            </w:pPr>
          </w:p>
        </w:tc>
        <w:tc>
          <w:tcPr>
            <w:tcW w:w="0" w:type="auto"/>
            <w:vMerge/>
            <w:vAlign w:val="center"/>
            <w:hideMark/>
          </w:tcPr>
          <w:p w:rsidRPr="00354261" w:rsidR="00BB5A37" w:rsidP="0022411B" w:rsidRDefault="00BB5A37" w14:paraId="62A27A60"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000000"/>
                <w:sz w:val="18"/>
                <w:szCs w:val="18"/>
                <w:lang w:eastAsia="es-CO"/>
              </w:rPr>
            </w:pPr>
          </w:p>
        </w:tc>
      </w:tr>
      <w:tr w:rsidRPr="00BB5A37" w:rsidR="00661587" w:rsidTr="00661587" w14:paraId="5A106945" w14:textId="77777777">
        <w:trPr>
          <w:trHeight w:val="204"/>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354261" w:rsidR="00BB5A37" w:rsidP="0022411B" w:rsidRDefault="00BB5A37" w14:paraId="6612FB51" w14:textId="77777777">
            <w:pPr>
              <w:jc w:val="center"/>
              <w:rPr>
                <w:rFonts w:eastAsia="Times New Roman" w:cstheme="majorHAnsi"/>
                <w:b w:val="0"/>
                <w:bCs w:val="0"/>
                <w:color w:val="000000"/>
                <w:sz w:val="18"/>
                <w:szCs w:val="18"/>
                <w:lang w:eastAsia="es-CO"/>
              </w:rPr>
            </w:pPr>
            <w:r w:rsidRPr="00354261">
              <w:rPr>
                <w:rFonts w:eastAsia="Times New Roman" w:cstheme="majorHAnsi"/>
                <w:b w:val="0"/>
                <w:bCs w:val="0"/>
                <w:color w:val="000000"/>
                <w:sz w:val="18"/>
                <w:szCs w:val="18"/>
                <w:lang w:eastAsia="es-CO"/>
              </w:rPr>
              <w:t>2019</w:t>
            </w:r>
          </w:p>
        </w:tc>
        <w:tc>
          <w:tcPr>
            <w:tcW w:w="0" w:type="auto"/>
            <w:noWrap/>
            <w:vAlign w:val="center"/>
            <w:hideMark/>
          </w:tcPr>
          <w:p w:rsidRPr="00354261" w:rsidR="00BB5A37" w:rsidP="0022411B" w:rsidRDefault="00BB5A37" w14:paraId="01402DEB" w14:textId="50E34FCB">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w:t>
            </w:r>
          </w:p>
        </w:tc>
        <w:tc>
          <w:tcPr>
            <w:tcW w:w="0" w:type="auto"/>
            <w:noWrap/>
            <w:vAlign w:val="center"/>
            <w:hideMark/>
          </w:tcPr>
          <w:p w:rsidRPr="00354261" w:rsidR="00BB5A37" w:rsidP="0022411B" w:rsidRDefault="00BB5A37" w14:paraId="162E3B88" w14:textId="2CC56E91">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w:t>
            </w:r>
          </w:p>
        </w:tc>
        <w:tc>
          <w:tcPr>
            <w:tcW w:w="0" w:type="auto"/>
            <w:noWrap/>
            <w:vAlign w:val="center"/>
            <w:hideMark/>
          </w:tcPr>
          <w:p w:rsidRPr="00354261" w:rsidR="00BB5A37" w:rsidP="0022411B" w:rsidRDefault="00BB5A37" w14:paraId="06AE9BDD" w14:textId="14299865">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w:t>
            </w:r>
          </w:p>
        </w:tc>
        <w:tc>
          <w:tcPr>
            <w:tcW w:w="0" w:type="auto"/>
            <w:noWrap/>
            <w:vAlign w:val="center"/>
            <w:hideMark/>
          </w:tcPr>
          <w:p w:rsidRPr="00354261" w:rsidR="00BB5A37" w:rsidP="0022411B" w:rsidRDefault="00BB5A37" w14:paraId="739E28E3" w14:textId="0991E540">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w:t>
            </w:r>
          </w:p>
        </w:tc>
        <w:tc>
          <w:tcPr>
            <w:tcW w:w="0" w:type="auto"/>
            <w:noWrap/>
            <w:vAlign w:val="center"/>
            <w:hideMark/>
          </w:tcPr>
          <w:p w:rsidRPr="00354261" w:rsidR="00BB5A37" w:rsidP="0022411B" w:rsidRDefault="00BB5A37" w14:paraId="15938C7C" w14:textId="57CCA9DE">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w:t>
            </w:r>
          </w:p>
        </w:tc>
        <w:tc>
          <w:tcPr>
            <w:tcW w:w="0" w:type="auto"/>
            <w:noWrap/>
            <w:vAlign w:val="center"/>
            <w:hideMark/>
          </w:tcPr>
          <w:p w:rsidRPr="00354261" w:rsidR="00BB5A37" w:rsidP="0022411B" w:rsidRDefault="00BB5A37" w14:paraId="58811E3A" w14:textId="751D294F">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b/>
                <w:bCs/>
                <w:color w:val="000000"/>
                <w:sz w:val="18"/>
                <w:szCs w:val="18"/>
                <w:lang w:eastAsia="es-CO"/>
              </w:rPr>
            </w:pPr>
            <w:r w:rsidRPr="00354261">
              <w:rPr>
                <w:rFonts w:eastAsia="Times New Roman" w:cstheme="majorHAnsi"/>
                <w:b/>
                <w:bCs/>
                <w:color w:val="000000"/>
                <w:sz w:val="18"/>
                <w:szCs w:val="18"/>
                <w:lang w:eastAsia="es-CO"/>
              </w:rPr>
              <w:t>-</w:t>
            </w:r>
          </w:p>
        </w:tc>
      </w:tr>
      <w:tr w:rsidRPr="00BB5A37" w:rsidR="00661587" w:rsidTr="00661587" w14:paraId="3667E3DE" w14:textId="77777777">
        <w:trPr>
          <w:cnfStyle w:val="000000100000" w:firstRow="0" w:lastRow="0" w:firstColumn="0" w:lastColumn="0" w:oddVBand="0" w:evenVBand="0" w:oddHBand="1" w:evenHBand="0" w:firstRowFirstColumn="0" w:firstRowLastColumn="0" w:lastRowFirstColumn="0" w:lastRowLastColumn="0"/>
          <w:trHeight w:val="204"/>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354261" w:rsidR="00BB5A37" w:rsidP="0022411B" w:rsidRDefault="00BB5A37" w14:paraId="42A35143" w14:textId="77777777">
            <w:pPr>
              <w:jc w:val="center"/>
              <w:rPr>
                <w:rFonts w:eastAsia="Times New Roman" w:cstheme="majorHAnsi"/>
                <w:b w:val="0"/>
                <w:bCs w:val="0"/>
                <w:color w:val="000000"/>
                <w:sz w:val="18"/>
                <w:szCs w:val="18"/>
                <w:lang w:eastAsia="es-CO"/>
              </w:rPr>
            </w:pPr>
            <w:r w:rsidRPr="00354261">
              <w:rPr>
                <w:rFonts w:eastAsia="Times New Roman" w:cstheme="majorHAnsi"/>
                <w:b w:val="0"/>
                <w:bCs w:val="0"/>
                <w:color w:val="000000"/>
                <w:sz w:val="18"/>
                <w:szCs w:val="18"/>
                <w:lang w:eastAsia="es-CO"/>
              </w:rPr>
              <w:t>2020</w:t>
            </w:r>
          </w:p>
        </w:tc>
        <w:tc>
          <w:tcPr>
            <w:tcW w:w="0" w:type="auto"/>
            <w:noWrap/>
            <w:vAlign w:val="center"/>
            <w:hideMark/>
          </w:tcPr>
          <w:p w:rsidRPr="00354261" w:rsidR="00BB5A37" w:rsidP="0022411B" w:rsidRDefault="00BB5A37" w14:paraId="0E713EFA" w14:textId="33B64F04">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8.412.112</w:t>
            </w:r>
          </w:p>
        </w:tc>
        <w:tc>
          <w:tcPr>
            <w:tcW w:w="0" w:type="auto"/>
            <w:noWrap/>
            <w:vAlign w:val="center"/>
            <w:hideMark/>
          </w:tcPr>
          <w:p w:rsidRPr="00354261" w:rsidR="00BB5A37" w:rsidP="0022411B" w:rsidRDefault="00BB5A37" w14:paraId="2989A2D0" w14:textId="0F67753C">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5.222.173</w:t>
            </w:r>
          </w:p>
        </w:tc>
        <w:tc>
          <w:tcPr>
            <w:tcW w:w="0" w:type="auto"/>
            <w:noWrap/>
            <w:vAlign w:val="center"/>
            <w:hideMark/>
          </w:tcPr>
          <w:p w:rsidRPr="00354261" w:rsidR="00BB5A37" w:rsidP="0022411B" w:rsidRDefault="00BB5A37" w14:paraId="2037BC90" w14:textId="6FEE6CAF">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715.729</w:t>
            </w:r>
          </w:p>
        </w:tc>
        <w:tc>
          <w:tcPr>
            <w:tcW w:w="0" w:type="auto"/>
            <w:noWrap/>
            <w:vAlign w:val="center"/>
            <w:hideMark/>
          </w:tcPr>
          <w:p w:rsidRPr="00354261" w:rsidR="00BB5A37" w:rsidP="0022411B" w:rsidRDefault="00BB5A37" w14:paraId="1549A03B" w14:textId="44F1FA82">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3.041.298</w:t>
            </w:r>
          </w:p>
        </w:tc>
        <w:tc>
          <w:tcPr>
            <w:tcW w:w="0" w:type="auto"/>
            <w:noWrap/>
            <w:vAlign w:val="center"/>
            <w:hideMark/>
          </w:tcPr>
          <w:p w:rsidRPr="00354261" w:rsidR="00BB5A37" w:rsidP="0022411B" w:rsidRDefault="00BB5A37" w14:paraId="4494A896" w14:textId="0FFE68B9">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6.152.486</w:t>
            </w:r>
          </w:p>
        </w:tc>
        <w:tc>
          <w:tcPr>
            <w:tcW w:w="0" w:type="auto"/>
            <w:noWrap/>
            <w:vAlign w:val="center"/>
            <w:hideMark/>
          </w:tcPr>
          <w:p w:rsidRPr="00354261" w:rsidR="00BB5A37" w:rsidP="0022411B" w:rsidRDefault="00BB5A37" w14:paraId="16146254" w14:textId="71B69722">
            <w:pPr>
              <w:jc w:val="center"/>
              <w:cnfStyle w:val="000000100000" w:firstRow="0" w:lastRow="0" w:firstColumn="0" w:lastColumn="0" w:oddVBand="0" w:evenVBand="0" w:oddHBand="1" w:evenHBand="0" w:firstRowFirstColumn="0" w:firstRowLastColumn="0" w:lastRowFirstColumn="0" w:lastRowLastColumn="0"/>
              <w:rPr>
                <w:rFonts w:eastAsia="Times New Roman" w:cstheme="majorHAnsi"/>
                <w:b/>
                <w:bCs/>
                <w:color w:val="000000"/>
                <w:sz w:val="18"/>
                <w:szCs w:val="18"/>
                <w:lang w:eastAsia="es-CO"/>
              </w:rPr>
            </w:pPr>
            <w:r w:rsidRPr="00354261">
              <w:rPr>
                <w:rFonts w:eastAsia="Times New Roman" w:cstheme="majorHAnsi"/>
                <w:b/>
                <w:bCs/>
                <w:color w:val="000000"/>
                <w:sz w:val="18"/>
                <w:szCs w:val="18"/>
                <w:lang w:eastAsia="es-CO"/>
              </w:rPr>
              <w:t>23.543.798</w:t>
            </w:r>
          </w:p>
        </w:tc>
      </w:tr>
      <w:tr w:rsidRPr="00BB5A37" w:rsidR="00661587" w:rsidTr="00661587" w14:paraId="03D8A268" w14:textId="77777777">
        <w:trPr>
          <w:trHeight w:val="204"/>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354261" w:rsidR="00BB5A37" w:rsidP="0022411B" w:rsidRDefault="00BB5A37" w14:paraId="4A9D817B" w14:textId="77777777">
            <w:pPr>
              <w:jc w:val="center"/>
              <w:rPr>
                <w:rFonts w:eastAsia="Times New Roman" w:cstheme="majorHAnsi"/>
                <w:b w:val="0"/>
                <w:bCs w:val="0"/>
                <w:color w:val="000000"/>
                <w:sz w:val="18"/>
                <w:szCs w:val="18"/>
                <w:lang w:eastAsia="es-CO"/>
              </w:rPr>
            </w:pPr>
            <w:r w:rsidRPr="00354261">
              <w:rPr>
                <w:rFonts w:eastAsia="Times New Roman" w:cstheme="majorHAnsi"/>
                <w:b w:val="0"/>
                <w:bCs w:val="0"/>
                <w:color w:val="000000"/>
                <w:sz w:val="18"/>
                <w:szCs w:val="18"/>
                <w:lang w:eastAsia="es-CO"/>
              </w:rPr>
              <w:t>2021</w:t>
            </w:r>
          </w:p>
        </w:tc>
        <w:tc>
          <w:tcPr>
            <w:tcW w:w="0" w:type="auto"/>
            <w:noWrap/>
            <w:vAlign w:val="center"/>
            <w:hideMark/>
          </w:tcPr>
          <w:p w:rsidRPr="00354261" w:rsidR="00BB5A37" w:rsidP="0022411B" w:rsidRDefault="00BB5A37" w14:paraId="177D309D" w14:textId="5C78DEA6">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11.039.158</w:t>
            </w:r>
          </w:p>
        </w:tc>
        <w:tc>
          <w:tcPr>
            <w:tcW w:w="0" w:type="auto"/>
            <w:noWrap/>
            <w:vAlign w:val="center"/>
            <w:hideMark/>
          </w:tcPr>
          <w:p w:rsidRPr="00354261" w:rsidR="00BB5A37" w:rsidP="0022411B" w:rsidRDefault="00BB5A37" w14:paraId="38BEC436" w14:textId="0B854DBA">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7.130.126</w:t>
            </w:r>
          </w:p>
        </w:tc>
        <w:tc>
          <w:tcPr>
            <w:tcW w:w="0" w:type="auto"/>
            <w:noWrap/>
            <w:vAlign w:val="center"/>
            <w:hideMark/>
          </w:tcPr>
          <w:p w:rsidRPr="00354261" w:rsidR="00BB5A37" w:rsidP="0022411B" w:rsidRDefault="00BB5A37" w14:paraId="097A28E8" w14:textId="684E4C73">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1.023.947</w:t>
            </w:r>
          </w:p>
        </w:tc>
        <w:tc>
          <w:tcPr>
            <w:tcW w:w="0" w:type="auto"/>
            <w:noWrap/>
            <w:vAlign w:val="center"/>
            <w:hideMark/>
          </w:tcPr>
          <w:p w:rsidRPr="00354261" w:rsidR="00BB5A37" w:rsidP="0022411B" w:rsidRDefault="00BB5A37" w14:paraId="2E80053A" w14:textId="57D93D20">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4.439.412</w:t>
            </w:r>
          </w:p>
        </w:tc>
        <w:tc>
          <w:tcPr>
            <w:tcW w:w="0" w:type="auto"/>
            <w:noWrap/>
            <w:vAlign w:val="center"/>
            <w:hideMark/>
          </w:tcPr>
          <w:p w:rsidRPr="00354261" w:rsidR="00BB5A37" w:rsidP="0022411B" w:rsidRDefault="00BB5A37" w14:paraId="00555DB6" w14:textId="6D96DD4A">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color w:val="000000"/>
                <w:sz w:val="18"/>
                <w:szCs w:val="18"/>
                <w:lang w:eastAsia="es-CO"/>
              </w:rPr>
            </w:pPr>
            <w:r w:rsidRPr="00354261">
              <w:rPr>
                <w:rFonts w:eastAsia="Times New Roman" w:cstheme="majorHAnsi"/>
                <w:color w:val="000000"/>
                <w:sz w:val="18"/>
                <w:szCs w:val="18"/>
                <w:lang w:eastAsia="es-CO"/>
              </w:rPr>
              <w:t>10.970.693</w:t>
            </w:r>
          </w:p>
        </w:tc>
        <w:tc>
          <w:tcPr>
            <w:tcW w:w="0" w:type="auto"/>
            <w:noWrap/>
            <w:vAlign w:val="center"/>
            <w:hideMark/>
          </w:tcPr>
          <w:p w:rsidRPr="00354261" w:rsidR="00BB5A37" w:rsidP="0022411B" w:rsidRDefault="00BB5A37" w14:paraId="65F8C836" w14:textId="51E04B77">
            <w:pPr>
              <w:jc w:val="center"/>
              <w:cnfStyle w:val="000000000000" w:firstRow="0" w:lastRow="0" w:firstColumn="0" w:lastColumn="0" w:oddVBand="0" w:evenVBand="0" w:oddHBand="0" w:evenHBand="0" w:firstRowFirstColumn="0" w:firstRowLastColumn="0" w:lastRowFirstColumn="0" w:lastRowLastColumn="0"/>
              <w:rPr>
                <w:rFonts w:eastAsia="Times New Roman" w:cstheme="majorHAnsi"/>
                <w:b/>
                <w:bCs/>
                <w:color w:val="000000"/>
                <w:sz w:val="18"/>
                <w:szCs w:val="18"/>
                <w:lang w:eastAsia="es-CO"/>
              </w:rPr>
            </w:pPr>
            <w:r w:rsidRPr="00354261">
              <w:rPr>
                <w:rFonts w:eastAsia="Times New Roman" w:cstheme="majorHAnsi"/>
                <w:b/>
                <w:bCs/>
                <w:color w:val="000000"/>
                <w:sz w:val="18"/>
                <w:szCs w:val="18"/>
                <w:lang w:eastAsia="es-CO"/>
              </w:rPr>
              <w:t>34.603.336</w:t>
            </w:r>
          </w:p>
        </w:tc>
      </w:tr>
    </w:tbl>
    <w:p w:rsidR="006F1FDB" w:rsidP="006F1FDB" w:rsidRDefault="006F1FDB" w14:paraId="369EACB9" w14:textId="77777777">
      <w:pPr>
        <w:jc w:val="center"/>
      </w:pPr>
      <w:r w:rsidRPr="006761DC">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00354261" w:rsidP="005C5097" w:rsidRDefault="0070468A" w14:paraId="386ABEC0" w14:textId="4DC94EAA">
      <w:r>
        <w:t>En</w:t>
      </w:r>
      <w:r w:rsidR="00FF3CBE">
        <w:t xml:space="preserve"> la </w:t>
      </w:r>
      <w:r w:rsidR="00FF3CBE">
        <w:fldChar w:fldCharType="begin"/>
      </w:r>
      <w:r w:rsidR="00FF3CBE">
        <w:instrText xml:space="preserve"> REF _Ref101448448 \h </w:instrText>
      </w:r>
      <w:r w:rsidR="00FF3CBE">
        <w:fldChar w:fldCharType="separate"/>
      </w:r>
      <w:r w:rsidRPr="00872F7C" w:rsidR="006F4FB0">
        <w:rPr>
          <w:rFonts w:cstheme="majorHAnsi"/>
        </w:rPr>
        <w:t xml:space="preserve">Tabla </w:t>
      </w:r>
      <w:r w:rsidR="006F4FB0">
        <w:rPr>
          <w:rFonts w:cstheme="majorHAnsi"/>
          <w:noProof/>
        </w:rPr>
        <w:t>29</w:t>
      </w:r>
      <w:r w:rsidR="00FF3CBE">
        <w:fldChar w:fldCharType="end"/>
      </w:r>
      <w:r w:rsidR="00FF3CBE">
        <w:t xml:space="preserve"> se observa la evolución de la deuda adquirida </w:t>
      </w:r>
      <w:r w:rsidR="00DB48CE">
        <w:t xml:space="preserve">por ANDA con el mercado minorista de energía en los últimos tres años, donde se observa que para el año 2019 </w:t>
      </w:r>
      <w:r w:rsidR="00221C03">
        <w:t xml:space="preserve">no existía deuda con estos </w:t>
      </w:r>
      <w:r w:rsidR="00221C03">
        <w:lastRenderedPageBreak/>
        <w:t xml:space="preserve">prestadores, sin embargo, para el año 2020 </w:t>
      </w:r>
      <w:r w:rsidR="00ED1B98">
        <w:t xml:space="preserve">el monto de la deuda ascendió a USD 23,5 millones </w:t>
      </w:r>
      <w:r w:rsidR="005F0F11">
        <w:t xml:space="preserve">(73,9% con </w:t>
      </w:r>
      <w:r w:rsidR="00436DB2">
        <w:t>EAS y 26,1% con DELSUR), para el año 2021 la deuda aument</w:t>
      </w:r>
      <w:r w:rsidR="00E25181">
        <w:t>ó</w:t>
      </w:r>
      <w:r w:rsidR="00436DB2">
        <w:t xml:space="preserve"> </w:t>
      </w:r>
      <w:r w:rsidR="00345886">
        <w:t xml:space="preserve">presentando USD 34,6 millones (68,3% con EAS y </w:t>
      </w:r>
      <w:r w:rsidR="00F57BCA">
        <w:t>31</w:t>
      </w:r>
      <w:r w:rsidR="00345886">
        <w:t>,</w:t>
      </w:r>
      <w:r w:rsidR="00F57BCA">
        <w:t>7</w:t>
      </w:r>
      <w:r w:rsidR="00345886">
        <w:t>% con DELSUR).</w:t>
      </w:r>
    </w:p>
    <w:p w:rsidR="00F57BCA" w:rsidP="005C5097" w:rsidRDefault="00F57BCA" w14:paraId="0086335E" w14:textId="308DF0A3">
      <w:r>
        <w:t>Para el año 2022 la deuda seguía en aumento, sin embargo</w:t>
      </w:r>
      <w:r w:rsidR="00B84DF1">
        <w:t xml:space="preserve">, con la emisión del </w:t>
      </w:r>
      <w:r w:rsidR="0024301F">
        <w:rPr>
          <w:rFonts w:eastAsia="Times New Roman" w:cstheme="majorHAnsi"/>
          <w:color w:val="000000"/>
          <w:lang w:eastAsia="es-CO"/>
        </w:rPr>
        <w:t>Decreto Legislativo 330 se le otorga a ANDA USD 16 millones para pago a la deuda con estas electrificadoras.</w:t>
      </w:r>
    </w:p>
    <w:p w:rsidR="00882F07" w:rsidP="005C5097" w:rsidRDefault="00882F07" w14:paraId="745F7487" w14:textId="77777777"/>
    <w:p w:rsidRPr="00393AC9" w:rsidR="000C1ABC" w:rsidP="00B70D74" w:rsidRDefault="00B70D74" w14:paraId="66363502" w14:textId="50C874E0">
      <w:pPr>
        <w:pStyle w:val="Heading3"/>
      </w:pPr>
      <w:bookmarkStart w:name="_Toc104886483" w:id="96"/>
      <w:r w:rsidRPr="00393AC9">
        <w:t xml:space="preserve">Registro contable </w:t>
      </w:r>
      <w:r w:rsidRPr="00393AC9" w:rsidR="0081511F">
        <w:t>deuda con</w:t>
      </w:r>
      <w:r w:rsidRPr="00393AC9" w:rsidR="00966DCC">
        <w:t xml:space="preserve"> el Gobierno Central</w:t>
      </w:r>
      <w:bookmarkEnd w:id="96"/>
    </w:p>
    <w:p w:rsidR="00AC644B" w:rsidP="00AC644B" w:rsidRDefault="00AC644B" w14:paraId="3C68F974" w14:textId="0E6EA61B">
      <w:r w:rsidRPr="00393AC9">
        <w:t>El procedimiento que se sigue ANDA para reconocer en</w:t>
      </w:r>
      <w:r>
        <w:t xml:space="preserve"> </w:t>
      </w:r>
      <w:r w:rsidR="00FF384E">
        <w:t xml:space="preserve">su </w:t>
      </w:r>
      <w:r>
        <w:t xml:space="preserve">contabilidad cualquier recurso que el Gobierno Central destine para la ANDA, depende del tratamiento establecido en los </w:t>
      </w:r>
      <w:r w:rsidR="00765A11">
        <w:t>diferentes contratos</w:t>
      </w:r>
      <w:r>
        <w:t xml:space="preserve"> y/o convenios</w:t>
      </w:r>
      <w:r w:rsidR="009657FD">
        <w:t>. N</w:t>
      </w:r>
      <w:r>
        <w:t xml:space="preserve">ormalmente </w:t>
      </w:r>
      <w:r w:rsidR="009657FD">
        <w:t>estos suelen ser los siguientes:</w:t>
      </w:r>
    </w:p>
    <w:p w:rsidR="0080427E" w:rsidP="00AC644B" w:rsidRDefault="009657FD" w14:paraId="7EA70B9D" w14:textId="6BED859D">
      <w:pPr>
        <w:pStyle w:val="ListParagraph"/>
        <w:numPr>
          <w:ilvl w:val="0"/>
          <w:numId w:val="44"/>
        </w:numPr>
      </w:pPr>
      <w:r>
        <w:t>Fondos</w:t>
      </w:r>
      <w:r w:rsidR="00AC644B">
        <w:t xml:space="preserve"> correspond</w:t>
      </w:r>
      <w:r>
        <w:t>ientes</w:t>
      </w:r>
      <w:r w:rsidR="00AC644B">
        <w:t xml:space="preserve"> a un préstamo directo del Gobierno Central:</w:t>
      </w:r>
      <w:r w:rsidR="00B23D02">
        <w:t xml:space="preserve"> </w:t>
      </w:r>
      <w:r w:rsidR="00AC644B">
        <w:t>E</w:t>
      </w:r>
      <w:r w:rsidR="00297890">
        <w:t xml:space="preserve">l tratamiento a estos fondos </w:t>
      </w:r>
      <w:r w:rsidR="00AC644B">
        <w:t>se identifica en el contrato de</w:t>
      </w:r>
      <w:r w:rsidR="009D518A">
        <w:t xml:space="preserve">l </w:t>
      </w:r>
      <w:r w:rsidR="00AC644B">
        <w:t xml:space="preserve">préstamo, el Gobierno Central firma con el </w:t>
      </w:r>
      <w:r w:rsidR="00B23D02">
        <w:t>o</w:t>
      </w:r>
      <w:r w:rsidR="00AC644B">
        <w:t>rganismo y le transfiere los fondos a</w:t>
      </w:r>
      <w:r w:rsidR="00B23D02">
        <w:t xml:space="preserve"> </w:t>
      </w:r>
      <w:r w:rsidR="00AC644B">
        <w:t>ANDA</w:t>
      </w:r>
      <w:r w:rsidR="00B23D02">
        <w:t xml:space="preserve"> (</w:t>
      </w:r>
      <w:r w:rsidR="00AC644B">
        <w:t>la cual no deberá pagar nada puesto que es un préstamo directo del Gobierno Central</w:t>
      </w:r>
      <w:r w:rsidR="00B23D02">
        <w:t>)</w:t>
      </w:r>
      <w:r w:rsidR="00AC644B">
        <w:t xml:space="preserve">. Todos los bienes y servicios </w:t>
      </w:r>
      <w:r w:rsidR="00765A11">
        <w:t>que se</w:t>
      </w:r>
      <w:r w:rsidR="00AC644B">
        <w:t xml:space="preserve"> adquieran c</w:t>
      </w:r>
      <w:r w:rsidR="00401AD0">
        <w:t xml:space="preserve">omo prestado directo del Gobierno Central </w:t>
      </w:r>
      <w:r w:rsidR="00AC644B">
        <w:t xml:space="preserve">no se </w:t>
      </w:r>
      <w:r w:rsidR="00765A11">
        <w:t>devuelven ni</w:t>
      </w:r>
      <w:r w:rsidR="00AC644B">
        <w:t xml:space="preserve"> se descuentan de alguna cuenta por cobrar.</w:t>
      </w:r>
      <w:r w:rsidR="00DA6292">
        <w:t xml:space="preserve"> </w:t>
      </w:r>
      <w:r w:rsidR="00AC644B">
        <w:t>ANDA reconoce un ingreso por trasferencia corriente o de capital</w:t>
      </w:r>
      <w:r w:rsidR="009350E5">
        <w:t xml:space="preserve"> </w:t>
      </w:r>
      <w:r w:rsidR="00AC644B">
        <w:t>según corresponda</w:t>
      </w:r>
      <w:r w:rsidR="000E38A5">
        <w:t>,</w:t>
      </w:r>
      <w:r w:rsidR="009770B9">
        <w:t xml:space="preserve"> </w:t>
      </w:r>
      <w:r w:rsidR="00AC644B">
        <w:t>es decir</w:t>
      </w:r>
      <w:r w:rsidR="00393AC9">
        <w:t>,</w:t>
      </w:r>
      <w:r w:rsidR="0092249A">
        <w:t xml:space="preserve"> </w:t>
      </w:r>
      <w:r w:rsidR="00AC644B">
        <w:t xml:space="preserve">si los </w:t>
      </w:r>
      <w:r w:rsidR="009770B9">
        <w:t xml:space="preserve">fondos </w:t>
      </w:r>
      <w:r w:rsidR="00AC644B">
        <w:t xml:space="preserve">se han </w:t>
      </w:r>
      <w:r w:rsidR="009770B9">
        <w:t xml:space="preserve">otorgado para </w:t>
      </w:r>
      <w:r w:rsidR="00AC644B">
        <w:t>gasto corriente o un ingreso</w:t>
      </w:r>
      <w:r w:rsidR="006F0F93">
        <w:t xml:space="preserve"> de capital (</w:t>
      </w:r>
      <w:r w:rsidR="00AC644B">
        <w:t>transferencia de capital</w:t>
      </w:r>
      <w:r w:rsidR="006F0F93">
        <w:t xml:space="preserve">, </w:t>
      </w:r>
      <w:r w:rsidR="00AC644B">
        <w:t xml:space="preserve">los fondos se </w:t>
      </w:r>
      <w:r w:rsidR="006F0F93">
        <w:t>han otorgado</w:t>
      </w:r>
      <w:r w:rsidR="00AC644B">
        <w:t xml:space="preserve"> para realizar obras como infraestructura de acueductos y alcantarillados</w:t>
      </w:r>
      <w:r w:rsidR="0080427E">
        <w:t>)</w:t>
      </w:r>
      <w:r w:rsidR="00AC644B">
        <w:t>.</w:t>
      </w:r>
    </w:p>
    <w:p w:rsidR="00393AC9" w:rsidP="00393AC9" w:rsidRDefault="00393AC9" w14:paraId="16E4A2F5" w14:textId="77777777">
      <w:pPr>
        <w:pStyle w:val="ListParagraph"/>
      </w:pPr>
    </w:p>
    <w:p w:rsidR="0038258D" w:rsidP="00AC644B" w:rsidRDefault="0080427E" w14:paraId="229F2A2B" w14:textId="54A2E297">
      <w:pPr>
        <w:pStyle w:val="ListParagraph"/>
        <w:numPr>
          <w:ilvl w:val="0"/>
          <w:numId w:val="44"/>
        </w:numPr>
      </w:pPr>
      <w:r>
        <w:t xml:space="preserve">Fondos contratados por ANDA </w:t>
      </w:r>
      <w:r w:rsidR="00213931">
        <w:t>y</w:t>
      </w:r>
      <w:r w:rsidR="00AC644B">
        <w:t xml:space="preserve"> el Gobierno Central es su garante o sin garantía soberana: ANDA reconoce en su contabilidad </w:t>
      </w:r>
      <w:r w:rsidR="0038258D">
        <w:t xml:space="preserve">estos fondos </w:t>
      </w:r>
      <w:r w:rsidR="00AC644B">
        <w:t xml:space="preserve">como endeudamiento (pasivo) a medida </w:t>
      </w:r>
      <w:r w:rsidR="007970A4">
        <w:t xml:space="preserve">que </w:t>
      </w:r>
      <w:r w:rsidR="00AC644B">
        <w:t xml:space="preserve">recibe los desembolsos, y a medida que se </w:t>
      </w:r>
      <w:r w:rsidR="007970A4">
        <w:t xml:space="preserve">realicen </w:t>
      </w:r>
      <w:r w:rsidR="00AC644B">
        <w:t xml:space="preserve">los pagos de capital e intereses, se va disminuyendo el </w:t>
      </w:r>
      <w:r w:rsidR="001C42B9">
        <w:t xml:space="preserve">registro del </w:t>
      </w:r>
      <w:r w:rsidR="00AC644B">
        <w:t>pasivo.</w:t>
      </w:r>
    </w:p>
    <w:p w:rsidR="0038258D" w:rsidP="0038258D" w:rsidRDefault="0038258D" w14:paraId="5079F05F" w14:textId="77777777">
      <w:pPr>
        <w:pStyle w:val="ListParagraph"/>
      </w:pPr>
    </w:p>
    <w:p w:rsidR="0064168C" w:rsidP="00863507" w:rsidRDefault="00FC5D7E" w14:paraId="5CE33CA6" w14:textId="45DE4721">
      <w:pPr>
        <w:pStyle w:val="ListParagraph"/>
        <w:numPr>
          <w:ilvl w:val="0"/>
          <w:numId w:val="44"/>
        </w:numPr>
      </w:pPr>
      <w:r>
        <w:t xml:space="preserve">Fondos </w:t>
      </w:r>
      <w:r w:rsidR="00A46AF1">
        <w:t xml:space="preserve">contratados por </w:t>
      </w:r>
      <w:r w:rsidR="00AC644B">
        <w:t xml:space="preserve">ANDA </w:t>
      </w:r>
      <w:r w:rsidR="00A46AF1">
        <w:t xml:space="preserve">y </w:t>
      </w:r>
      <w:r w:rsidR="00AC644B">
        <w:t>l</w:t>
      </w:r>
      <w:r w:rsidR="00A46AF1">
        <w:t>os</w:t>
      </w:r>
      <w:r w:rsidR="00AC644B">
        <w:t xml:space="preserve"> está honrando el Gobierno Central: Cuando</w:t>
      </w:r>
      <w:r w:rsidR="00A37983">
        <w:t xml:space="preserve"> </w:t>
      </w:r>
      <w:r w:rsidR="00AC644B">
        <w:t xml:space="preserve">ANDA no tiene la capacidad financiera para cancelar deudas con garantía soberana, el Ministerio de Hacienda realiza los pagos de las cuotas </w:t>
      </w:r>
      <w:r w:rsidR="0018478F">
        <w:t xml:space="preserve">por medio de </w:t>
      </w:r>
      <w:r w:rsidR="00393AC9">
        <w:t xml:space="preserve">trasferencias a </w:t>
      </w:r>
      <w:r w:rsidR="0018478F">
        <w:t>ANDA</w:t>
      </w:r>
      <w:r w:rsidR="00393AC9">
        <w:t>, es decir</w:t>
      </w:r>
      <w:r w:rsidR="00AD0BDD">
        <w:t>,</w:t>
      </w:r>
      <w:r w:rsidR="00393AC9">
        <w:t xml:space="preserve"> que ANDA las registra en su pasivo, y las va pagando a medida que el Gobierno Central transfiere los recursos</w:t>
      </w:r>
      <w:r w:rsidR="00AD0BDD">
        <w:t>, las cuales serían las contrapartidas de estos pasivos.</w:t>
      </w:r>
    </w:p>
    <w:p w:rsidR="00393AC9" w:rsidP="00393AC9" w:rsidRDefault="00393AC9" w14:paraId="38145564" w14:textId="77777777">
      <w:pPr>
        <w:pStyle w:val="ListParagraph"/>
      </w:pPr>
    </w:p>
    <w:p w:rsidR="00B63B8C" w:rsidP="00B63B8C" w:rsidRDefault="00B63B8C" w14:paraId="2416B7EF" w14:textId="24B6D2EE">
      <w:pPr>
        <w:pStyle w:val="Heading2"/>
      </w:pPr>
      <w:bookmarkStart w:name="_Toc104886484" w:id="97"/>
      <w:r>
        <w:t>Emisión de bonos verdes</w:t>
      </w:r>
      <w:bookmarkEnd w:id="97"/>
      <w:r>
        <w:t xml:space="preserve"> </w:t>
      </w:r>
    </w:p>
    <w:p w:rsidR="00B63B8C" w:rsidP="00B63B8C" w:rsidRDefault="00B63B8C" w14:paraId="169B12DC" w14:textId="1DB37E8D">
      <w:r>
        <w:t xml:space="preserve">ANDA </w:t>
      </w:r>
      <w:r w:rsidR="00836C36">
        <w:t>está analizando</w:t>
      </w:r>
      <w:r>
        <w:t xml:space="preserve"> realizar</w:t>
      </w:r>
      <w:r w:rsidR="00836C36">
        <w:t xml:space="preserve"> en el futuro</w:t>
      </w:r>
      <w:r>
        <w:t xml:space="preserve"> una</w:t>
      </w:r>
      <w:r w:rsidR="00836C36">
        <w:t xml:space="preserve"> posible</w:t>
      </w:r>
      <w:r>
        <w:t xml:space="preserve"> emisión de bonos verdes por un monto de USD</w:t>
      </w:r>
      <w:r w:rsidR="008F532F">
        <w:t xml:space="preserve"> </w:t>
      </w:r>
      <w:r>
        <w:t>600 millones a un plazo de 15 años y con una tasa de interés esperada del 7,75%</w:t>
      </w:r>
      <w:r w:rsidR="00836C36">
        <w:t>.</w:t>
      </w:r>
      <w:r>
        <w:t xml:space="preserve"> Hasta el momento ANDA tiene identificados los siguientes con un retorno esperado y baso en las siguientes variables:</w:t>
      </w:r>
    </w:p>
    <w:p w:rsidR="00B63B8C" w:rsidP="00B63B8C" w:rsidRDefault="00B63B8C" w14:paraId="562F3CE4" w14:textId="71700DCB">
      <w:pPr>
        <w:pStyle w:val="ListParagraph"/>
        <w:numPr>
          <w:ilvl w:val="0"/>
          <w:numId w:val="38"/>
        </w:numPr>
      </w:pPr>
      <w:r>
        <w:t>L</w:t>
      </w:r>
      <w:r w:rsidR="000C1ABC">
        <w:t>a t</w:t>
      </w:r>
      <w:r>
        <w:t>asa de interés de los bonos debe estar acorde al rango estimado entre el 7% al 13%.</w:t>
      </w:r>
    </w:p>
    <w:p w:rsidR="00B63B8C" w:rsidP="00B63B8C" w:rsidRDefault="00B63B8C" w14:paraId="6D3FCECB" w14:textId="77777777">
      <w:pPr>
        <w:pStyle w:val="ListParagraph"/>
        <w:numPr>
          <w:ilvl w:val="0"/>
          <w:numId w:val="38"/>
        </w:numPr>
      </w:pPr>
      <w:r>
        <w:t>Se espera realizar el cambio del total de medidores residenciales (alrededor de 600.000 medidores).</w:t>
      </w:r>
      <w:r w:rsidRPr="003D1155">
        <w:t xml:space="preserve"> </w:t>
      </w:r>
    </w:p>
    <w:p w:rsidR="00B63B8C" w:rsidP="00B63B8C" w:rsidRDefault="00B63B8C" w14:paraId="43ED2507" w14:textId="7C2034D0">
      <w:pPr>
        <w:pStyle w:val="ListParagraph"/>
        <w:numPr>
          <w:ilvl w:val="0"/>
          <w:numId w:val="38"/>
        </w:numPr>
      </w:pPr>
      <w:r>
        <w:t>Se proyecta un incremento de USD</w:t>
      </w:r>
      <w:r w:rsidR="008F532F">
        <w:t xml:space="preserve"> </w:t>
      </w:r>
      <w:r>
        <w:t>5,2 millones al efectuar cambios en medición, lectura y facturación.</w:t>
      </w:r>
      <w:r>
        <w:tab/>
      </w:r>
      <w:r>
        <w:tab/>
      </w:r>
      <w:r>
        <w:tab/>
      </w:r>
      <w:r>
        <w:tab/>
      </w:r>
    </w:p>
    <w:p w:rsidR="00B63B8C" w:rsidP="00B63B8C" w:rsidRDefault="00B63B8C" w14:paraId="7BB24AF1" w14:textId="77777777">
      <w:pPr>
        <w:pStyle w:val="ListParagraph"/>
        <w:numPr>
          <w:ilvl w:val="0"/>
          <w:numId w:val="38"/>
        </w:numPr>
      </w:pPr>
      <w:r>
        <w:lastRenderedPageBreak/>
        <w:t>Empezar a facturar el servicio de tratamiento de aguas residuales para que este sea rentable.</w:t>
      </w:r>
    </w:p>
    <w:p w:rsidR="00B63B8C" w:rsidP="00B63B8C" w:rsidRDefault="00B63B8C" w14:paraId="01F1F1BF" w14:textId="61049473">
      <w:pPr>
        <w:pStyle w:val="ListParagraph"/>
        <w:numPr>
          <w:ilvl w:val="0"/>
          <w:numId w:val="38"/>
        </w:numPr>
      </w:pPr>
      <w:r>
        <w:t xml:space="preserve">La Planta Potabilizadora Torogoz con sistema nuevo de tuberías de impelencia junto a mejoras en facturación incrementará la cantidad de metros cúbicos consumidos alrededor de </w:t>
      </w:r>
      <w:r w:rsidR="00B241CB">
        <w:t xml:space="preserve">USD </w:t>
      </w:r>
      <w:r>
        <w:t>4,8 millones.</w:t>
      </w:r>
      <w:r>
        <w:tab/>
      </w:r>
      <w:r>
        <w:tab/>
      </w:r>
      <w:r>
        <w:tab/>
      </w:r>
      <w:r>
        <w:tab/>
      </w:r>
      <w:r>
        <w:tab/>
      </w:r>
      <w:r>
        <w:tab/>
      </w:r>
      <w:r>
        <w:tab/>
      </w:r>
    </w:p>
    <w:p w:rsidR="00B63B8C" w:rsidP="00B63B8C" w:rsidRDefault="00B63B8C" w14:paraId="39D3D8F8" w14:textId="77777777">
      <w:pPr>
        <w:pStyle w:val="ListParagraph"/>
        <w:numPr>
          <w:ilvl w:val="0"/>
          <w:numId w:val="38"/>
        </w:numPr>
      </w:pPr>
      <w:r>
        <w:t>El payback de los proyectos dependerá si se modifica el pliego tarifario.</w:t>
      </w:r>
    </w:p>
    <w:p w:rsidR="0081511F" w:rsidP="00B63B8C" w:rsidRDefault="00B63B8C" w14:paraId="269098CF" w14:textId="1D7A1684">
      <w:r>
        <w:t>A continuación, se presentan los proyectos identificados por ANDA con retorno (inversión esperada USD 229 millones) y sin retorno esperado (inversión esperada USD</w:t>
      </w:r>
      <w:r w:rsidR="00B241CB">
        <w:t xml:space="preserve"> </w:t>
      </w:r>
      <w:r>
        <w:t>199,7 millones</w:t>
      </w:r>
      <w:r w:rsidR="00D90CB7">
        <w:t>):</w:t>
      </w:r>
    </w:p>
    <w:p w:rsidRPr="00FD67E8" w:rsidR="00B63B8C" w:rsidP="00B63B8C" w:rsidRDefault="00B63B8C" w14:paraId="3161E88F" w14:textId="5B1B1CF4">
      <w:pPr>
        <w:pStyle w:val="Caption"/>
        <w:rPr>
          <w:rFonts w:cstheme="majorHAnsi"/>
          <w:sz w:val="22"/>
          <w:szCs w:val="22"/>
        </w:rPr>
      </w:pPr>
      <w:bookmarkStart w:name="_Toc104306528" w:id="98"/>
      <w:r w:rsidRPr="00FD67E8">
        <w:rPr>
          <w:rFonts w:cstheme="majorHAnsi"/>
          <w:sz w:val="22"/>
          <w:szCs w:val="22"/>
        </w:rPr>
        <w:t xml:space="preserve">Tabla </w:t>
      </w:r>
      <w:r w:rsidRPr="00FD67E8">
        <w:rPr>
          <w:rFonts w:cstheme="majorHAnsi"/>
          <w:sz w:val="22"/>
          <w:szCs w:val="22"/>
        </w:rPr>
        <w:fldChar w:fldCharType="begin"/>
      </w:r>
      <w:r w:rsidRPr="00FD67E8">
        <w:rPr>
          <w:rFonts w:cstheme="majorHAnsi"/>
          <w:sz w:val="22"/>
          <w:szCs w:val="22"/>
        </w:rPr>
        <w:instrText xml:space="preserve"> SEQ Tabla \* ARABIC </w:instrText>
      </w:r>
      <w:r w:rsidRPr="00FD67E8">
        <w:rPr>
          <w:rFonts w:cstheme="majorHAnsi"/>
          <w:sz w:val="22"/>
          <w:szCs w:val="22"/>
        </w:rPr>
        <w:fldChar w:fldCharType="separate"/>
      </w:r>
      <w:r w:rsidR="008F06E6">
        <w:rPr>
          <w:rFonts w:cstheme="majorHAnsi"/>
          <w:noProof/>
          <w:sz w:val="22"/>
          <w:szCs w:val="22"/>
        </w:rPr>
        <w:t>30</w:t>
      </w:r>
      <w:r w:rsidRPr="00FD67E8">
        <w:rPr>
          <w:rFonts w:cstheme="majorHAnsi"/>
          <w:sz w:val="22"/>
          <w:szCs w:val="22"/>
        </w:rPr>
        <w:fldChar w:fldCharType="end"/>
      </w:r>
      <w:r w:rsidRPr="00FD67E8">
        <w:rPr>
          <w:rFonts w:cstheme="majorHAnsi"/>
          <w:sz w:val="22"/>
          <w:szCs w:val="22"/>
        </w:rPr>
        <w:t xml:space="preserve"> Proyectos de inversión con retorno esperado</w:t>
      </w:r>
      <w:r>
        <w:rPr>
          <w:rFonts w:cstheme="majorHAnsi"/>
          <w:sz w:val="22"/>
          <w:szCs w:val="22"/>
        </w:rPr>
        <w:br/>
      </w:r>
      <w:r>
        <w:rPr>
          <w:rFonts w:cstheme="majorHAnsi"/>
          <w:sz w:val="22"/>
          <w:szCs w:val="22"/>
        </w:rPr>
        <w:t>en</w:t>
      </w:r>
      <w:r w:rsidRPr="006A2293">
        <w:rPr>
          <w:rFonts w:cstheme="majorHAnsi"/>
          <w:sz w:val="22"/>
          <w:szCs w:val="22"/>
        </w:rPr>
        <w:t xml:space="preserve"> dólares (USD)</w:t>
      </w:r>
      <w:bookmarkEnd w:id="98"/>
    </w:p>
    <w:tbl>
      <w:tblPr>
        <w:tblStyle w:val="GridTable4-Accent5"/>
        <w:tblW w:w="9634" w:type="dxa"/>
        <w:tblInd w:w="-407" w:type="dxa"/>
        <w:tblLayout w:type="fixed"/>
        <w:tblLook w:val="04A0" w:firstRow="1" w:lastRow="0" w:firstColumn="1" w:lastColumn="0" w:noHBand="0" w:noVBand="1"/>
      </w:tblPr>
      <w:tblGrid>
        <w:gridCol w:w="4480"/>
        <w:gridCol w:w="1531"/>
        <w:gridCol w:w="879"/>
        <w:gridCol w:w="902"/>
        <w:gridCol w:w="992"/>
        <w:gridCol w:w="850"/>
      </w:tblGrid>
      <w:tr w:rsidRPr="00220D74" w:rsidR="00B63B8C" w:rsidTr="00A828E0" w14:paraId="39347ADA" w14:textId="77777777">
        <w:trPr>
          <w:cnfStyle w:val="100000000000" w:firstRow="1" w:lastRow="0" w:firstColumn="0" w:lastColumn="0" w:oddVBand="0" w:evenVBand="0" w:oddHBand="0" w:evenHBand="0" w:firstRowFirstColumn="0" w:firstRowLastColumn="0" w:lastRowFirstColumn="0" w:lastRowLastColumn="0"/>
          <w:trHeight w:val="296"/>
        </w:trPr>
        <w:tc>
          <w:tcPr>
            <w:cnfStyle w:val="001000000000" w:firstRow="0" w:lastRow="0" w:firstColumn="1" w:lastColumn="0" w:oddVBand="0" w:evenVBand="0" w:oddHBand="0" w:evenHBand="0" w:firstRowFirstColumn="0" w:firstRowLastColumn="0" w:lastRowFirstColumn="0" w:lastRowLastColumn="0"/>
            <w:tcW w:w="4480" w:type="dxa"/>
            <w:vAlign w:val="center"/>
            <w:hideMark/>
          </w:tcPr>
          <w:p w:rsidRPr="005B010D" w:rsidR="00B63B8C" w:rsidP="00A828E0" w:rsidRDefault="00B63B8C" w14:paraId="1423939D" w14:textId="77777777">
            <w:pPr>
              <w:jc w:val="center"/>
              <w:rPr>
                <w:rFonts w:ascii="Calibri" w:hAnsi="Calibri" w:eastAsia="Times New Roman" w:cs="Calibri"/>
                <w:color w:val="FFFFFF"/>
                <w:sz w:val="18"/>
                <w:szCs w:val="18"/>
                <w:lang w:eastAsia="es-CO"/>
              </w:rPr>
            </w:pPr>
            <w:r w:rsidRPr="005B010D">
              <w:rPr>
                <w:rFonts w:ascii="Calibri" w:hAnsi="Calibri" w:eastAsia="Times New Roman" w:cs="Calibri"/>
                <w:color w:val="FFFFFF"/>
                <w:sz w:val="18"/>
                <w:szCs w:val="18"/>
                <w:lang w:eastAsia="es-CO"/>
              </w:rPr>
              <w:t xml:space="preserve">Descripción del proyecto </w:t>
            </w:r>
          </w:p>
        </w:tc>
        <w:tc>
          <w:tcPr>
            <w:tcW w:w="1531" w:type="dxa"/>
            <w:vAlign w:val="center"/>
            <w:hideMark/>
          </w:tcPr>
          <w:p w:rsidRPr="005B010D" w:rsidR="00B63B8C" w:rsidP="00A828E0" w:rsidRDefault="00B63B8C" w14:paraId="33E2A376"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sz w:val="18"/>
                <w:szCs w:val="18"/>
                <w:lang w:eastAsia="es-CO"/>
              </w:rPr>
            </w:pPr>
            <w:r>
              <w:rPr>
                <w:rFonts w:ascii="Calibri" w:hAnsi="Calibri" w:eastAsia="Times New Roman" w:cs="Calibri"/>
                <w:color w:val="FFFFFF"/>
                <w:sz w:val="18"/>
                <w:szCs w:val="18"/>
                <w:lang w:eastAsia="es-CO"/>
              </w:rPr>
              <w:t>Valor</w:t>
            </w:r>
          </w:p>
        </w:tc>
        <w:tc>
          <w:tcPr>
            <w:tcW w:w="879" w:type="dxa"/>
            <w:vAlign w:val="center"/>
            <w:hideMark/>
          </w:tcPr>
          <w:p w:rsidRPr="005B010D" w:rsidR="00B63B8C" w:rsidP="00A828E0" w:rsidRDefault="00B63B8C" w14:paraId="18A5ACE7"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sz w:val="18"/>
                <w:szCs w:val="18"/>
                <w:lang w:eastAsia="es-CO"/>
              </w:rPr>
            </w:pPr>
            <w:r w:rsidRPr="005B010D">
              <w:rPr>
                <w:rFonts w:ascii="Calibri" w:hAnsi="Calibri" w:eastAsia="Times New Roman" w:cs="Calibri"/>
                <w:color w:val="FFFFFF"/>
                <w:sz w:val="18"/>
                <w:szCs w:val="18"/>
                <w:lang w:eastAsia="es-CO"/>
              </w:rPr>
              <w:t>Payback</w:t>
            </w:r>
          </w:p>
        </w:tc>
        <w:tc>
          <w:tcPr>
            <w:tcW w:w="902" w:type="dxa"/>
            <w:vAlign w:val="center"/>
            <w:hideMark/>
          </w:tcPr>
          <w:p w:rsidRPr="005B010D" w:rsidR="00B63B8C" w:rsidP="00A828E0" w:rsidRDefault="00B63B8C" w14:paraId="26E6D4E3"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sz w:val="18"/>
                <w:szCs w:val="18"/>
                <w:lang w:eastAsia="es-CO"/>
              </w:rPr>
            </w:pPr>
            <w:r w:rsidRPr="005B010D">
              <w:rPr>
                <w:rFonts w:ascii="Calibri" w:hAnsi="Calibri" w:eastAsia="Times New Roman" w:cs="Calibri"/>
                <w:color w:val="FFFFFF"/>
                <w:sz w:val="18"/>
                <w:szCs w:val="18"/>
                <w:lang w:eastAsia="es-CO"/>
              </w:rPr>
              <w:t>Tasa de interés</w:t>
            </w:r>
          </w:p>
        </w:tc>
        <w:tc>
          <w:tcPr>
            <w:tcW w:w="992" w:type="dxa"/>
            <w:vAlign w:val="center"/>
            <w:hideMark/>
          </w:tcPr>
          <w:p w:rsidRPr="005B010D" w:rsidR="00B63B8C" w:rsidP="00A828E0" w:rsidRDefault="00B63B8C" w14:paraId="0081E06F"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sz w:val="18"/>
                <w:szCs w:val="18"/>
                <w:lang w:eastAsia="es-CO"/>
              </w:rPr>
            </w:pPr>
            <w:r w:rsidRPr="005B010D">
              <w:rPr>
                <w:rFonts w:ascii="Calibri" w:hAnsi="Calibri" w:eastAsia="Times New Roman" w:cs="Calibri"/>
                <w:color w:val="FFFFFF"/>
                <w:sz w:val="18"/>
                <w:szCs w:val="18"/>
                <w:lang w:eastAsia="es-CO"/>
              </w:rPr>
              <w:t>TIR</w:t>
            </w:r>
          </w:p>
        </w:tc>
        <w:tc>
          <w:tcPr>
            <w:tcW w:w="850" w:type="dxa"/>
            <w:vAlign w:val="center"/>
            <w:hideMark/>
          </w:tcPr>
          <w:p w:rsidRPr="005B010D" w:rsidR="00B63B8C" w:rsidP="00A828E0" w:rsidRDefault="00B63B8C" w14:paraId="118BBF3E"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FFFFFF"/>
                <w:sz w:val="18"/>
                <w:szCs w:val="18"/>
                <w:lang w:eastAsia="es-CO"/>
              </w:rPr>
            </w:pPr>
            <w:r w:rsidRPr="005B010D">
              <w:rPr>
                <w:rFonts w:ascii="Calibri" w:hAnsi="Calibri" w:eastAsia="Times New Roman" w:cs="Calibri"/>
                <w:color w:val="FFFFFF"/>
                <w:sz w:val="18"/>
                <w:szCs w:val="18"/>
                <w:lang w:eastAsia="es-CO"/>
              </w:rPr>
              <w:t>VPN</w:t>
            </w:r>
          </w:p>
        </w:tc>
      </w:tr>
      <w:tr w:rsidRPr="00220D74" w:rsidR="00B63B8C" w:rsidTr="00A828E0" w14:paraId="4E6F860A" w14:textId="77777777">
        <w:trPr>
          <w:cnfStyle w:val="000000100000" w:firstRow="0" w:lastRow="0" w:firstColumn="0" w:lastColumn="0" w:oddVBand="0" w:evenVBand="0" w:oddHBand="1" w:evenHBand="0" w:firstRowFirstColumn="0" w:firstRowLastColumn="0" w:lastRowFirstColumn="0" w:lastRowLastColumn="0"/>
          <w:trHeight w:val="434"/>
        </w:trPr>
        <w:tc>
          <w:tcPr>
            <w:cnfStyle w:val="001000000000" w:firstRow="0" w:lastRow="0" w:firstColumn="1" w:lastColumn="0" w:oddVBand="0" w:evenVBand="0" w:oddHBand="0" w:evenHBand="0" w:firstRowFirstColumn="0" w:firstRowLastColumn="0" w:lastRowFirstColumn="0" w:lastRowLastColumn="0"/>
            <w:tcW w:w="4480" w:type="dxa"/>
            <w:hideMark/>
          </w:tcPr>
          <w:p w:rsidRPr="005B010D" w:rsidR="00B63B8C" w:rsidP="00A828E0" w:rsidRDefault="00B63B8C" w14:paraId="2D59CD8F" w14:textId="77777777">
            <w:pPr>
              <w:jc w:val="center"/>
              <w:rPr>
                <w:rFonts w:ascii="Calibri" w:hAnsi="Calibri" w:eastAsia="Times New Roman" w:cs="Calibri"/>
                <w:b w:val="0"/>
                <w:bCs w:val="0"/>
                <w:color w:val="000000"/>
                <w:sz w:val="18"/>
                <w:szCs w:val="18"/>
                <w:lang w:eastAsia="es-CO"/>
              </w:rPr>
            </w:pPr>
            <w:r w:rsidRPr="005669EF">
              <w:rPr>
                <w:rFonts w:ascii="Calibri" w:hAnsi="Calibri" w:eastAsia="Times New Roman" w:cs="Calibri"/>
                <w:b w:val="0"/>
                <w:bCs w:val="0"/>
                <w:color w:val="000000"/>
                <w:sz w:val="18"/>
                <w:szCs w:val="18"/>
                <w:lang w:eastAsia="es-CO"/>
              </w:rPr>
              <w:t>Modernización</w:t>
            </w:r>
            <w:r w:rsidRPr="005B010D">
              <w:rPr>
                <w:rFonts w:ascii="Calibri" w:hAnsi="Calibri" w:eastAsia="Times New Roman" w:cs="Calibri"/>
                <w:b w:val="0"/>
                <w:bCs w:val="0"/>
                <w:color w:val="000000"/>
                <w:sz w:val="18"/>
                <w:szCs w:val="18"/>
                <w:lang w:eastAsia="es-CO"/>
              </w:rPr>
              <w:t xml:space="preserve"> del acueducto mediante el cambio de macro y </w:t>
            </w:r>
            <w:r w:rsidRPr="005669EF">
              <w:rPr>
                <w:rFonts w:ascii="Calibri" w:hAnsi="Calibri" w:eastAsia="Times New Roman" w:cs="Calibri"/>
                <w:b w:val="0"/>
                <w:bCs w:val="0"/>
                <w:color w:val="000000"/>
                <w:sz w:val="18"/>
                <w:szCs w:val="18"/>
                <w:lang w:eastAsia="es-CO"/>
              </w:rPr>
              <w:t>micromedidores</w:t>
            </w:r>
            <w:r w:rsidRPr="005B010D">
              <w:rPr>
                <w:rFonts w:ascii="Calibri" w:hAnsi="Calibri" w:eastAsia="Times New Roman" w:cs="Calibri"/>
                <w:b w:val="0"/>
                <w:bCs w:val="0"/>
                <w:color w:val="000000"/>
                <w:sz w:val="18"/>
                <w:szCs w:val="18"/>
                <w:lang w:eastAsia="es-CO"/>
              </w:rPr>
              <w:t xml:space="preserve"> e </w:t>
            </w:r>
            <w:r w:rsidRPr="005669EF">
              <w:rPr>
                <w:rFonts w:ascii="Calibri" w:hAnsi="Calibri" w:eastAsia="Times New Roman" w:cs="Calibri"/>
                <w:b w:val="0"/>
                <w:bCs w:val="0"/>
                <w:color w:val="000000"/>
                <w:sz w:val="18"/>
                <w:szCs w:val="18"/>
                <w:lang w:eastAsia="es-CO"/>
              </w:rPr>
              <w:t>instalación</w:t>
            </w:r>
            <w:r w:rsidRPr="005B010D">
              <w:rPr>
                <w:rFonts w:ascii="Calibri" w:hAnsi="Calibri" w:eastAsia="Times New Roman" w:cs="Calibri"/>
                <w:b w:val="0"/>
                <w:bCs w:val="0"/>
                <w:color w:val="000000"/>
                <w:sz w:val="18"/>
                <w:szCs w:val="18"/>
                <w:lang w:eastAsia="es-CO"/>
              </w:rPr>
              <w:t xml:space="preserve"> de medidores inteligentes a grandes consumidores.</w:t>
            </w:r>
          </w:p>
        </w:tc>
        <w:tc>
          <w:tcPr>
            <w:tcW w:w="1531" w:type="dxa"/>
            <w:noWrap/>
            <w:hideMark/>
          </w:tcPr>
          <w:p w:rsidRPr="005B010D" w:rsidR="00B63B8C" w:rsidP="00A828E0" w:rsidRDefault="00B63B8C" w14:paraId="692FA65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32.000.000</w:t>
            </w:r>
          </w:p>
        </w:tc>
        <w:tc>
          <w:tcPr>
            <w:tcW w:w="879" w:type="dxa"/>
            <w:noWrap/>
            <w:hideMark/>
          </w:tcPr>
          <w:p w:rsidRPr="005B010D" w:rsidR="00B63B8C" w:rsidP="00A828E0" w:rsidRDefault="00B63B8C" w14:paraId="640D24B4"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3.5 años</w:t>
            </w:r>
          </w:p>
        </w:tc>
        <w:tc>
          <w:tcPr>
            <w:tcW w:w="902" w:type="dxa"/>
            <w:hideMark/>
          </w:tcPr>
          <w:p w:rsidRPr="005B010D" w:rsidR="00B63B8C" w:rsidP="00A828E0" w:rsidRDefault="00B63B8C" w14:paraId="67460A12"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Entre el 7% al 12%</w:t>
            </w:r>
          </w:p>
        </w:tc>
        <w:tc>
          <w:tcPr>
            <w:tcW w:w="992" w:type="dxa"/>
            <w:hideMark/>
          </w:tcPr>
          <w:p w:rsidRPr="005B010D" w:rsidR="00B63B8C" w:rsidP="00A828E0" w:rsidRDefault="00B63B8C" w14:paraId="04FD37F9"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Entre el 8% al 15%</w:t>
            </w:r>
          </w:p>
        </w:tc>
        <w:tc>
          <w:tcPr>
            <w:tcW w:w="850" w:type="dxa"/>
            <w:hideMark/>
          </w:tcPr>
          <w:p w:rsidRPr="005B010D" w:rsidR="00B63B8C" w:rsidP="00A828E0" w:rsidRDefault="00B63B8C" w14:paraId="0159005C"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Positivo</w:t>
            </w:r>
          </w:p>
        </w:tc>
      </w:tr>
      <w:tr w:rsidRPr="00220D74" w:rsidR="00B63B8C" w:rsidTr="00A828E0" w14:paraId="07831BC9" w14:textId="77777777">
        <w:trPr>
          <w:trHeight w:val="434"/>
        </w:trPr>
        <w:tc>
          <w:tcPr>
            <w:cnfStyle w:val="001000000000" w:firstRow="0" w:lastRow="0" w:firstColumn="1" w:lastColumn="0" w:oddVBand="0" w:evenVBand="0" w:oddHBand="0" w:evenHBand="0" w:firstRowFirstColumn="0" w:firstRowLastColumn="0" w:lastRowFirstColumn="0" w:lastRowLastColumn="0"/>
            <w:tcW w:w="4480" w:type="dxa"/>
            <w:hideMark/>
          </w:tcPr>
          <w:p w:rsidRPr="005B010D" w:rsidR="00B63B8C" w:rsidP="00A828E0" w:rsidRDefault="00B63B8C" w14:paraId="27760574" w14:textId="77777777">
            <w:pPr>
              <w:jc w:val="center"/>
              <w:rPr>
                <w:rFonts w:ascii="Calibri" w:hAnsi="Calibri" w:eastAsia="Times New Roman" w:cs="Calibri"/>
                <w:b w:val="0"/>
                <w:bCs w:val="0"/>
                <w:color w:val="000000"/>
                <w:sz w:val="18"/>
                <w:szCs w:val="18"/>
                <w:lang w:eastAsia="es-CO"/>
              </w:rPr>
            </w:pPr>
            <w:r w:rsidRPr="005B010D">
              <w:rPr>
                <w:rFonts w:ascii="Calibri" w:hAnsi="Calibri" w:eastAsia="Times New Roman" w:cs="Calibri"/>
                <w:b w:val="0"/>
                <w:bCs w:val="0"/>
                <w:color w:val="000000"/>
                <w:sz w:val="18"/>
                <w:szCs w:val="18"/>
                <w:lang w:eastAsia="es-CO"/>
              </w:rPr>
              <w:t xml:space="preserve">Mejora sistema de Catastro para lograr la optimización de </w:t>
            </w:r>
            <w:r w:rsidRPr="005669EF">
              <w:rPr>
                <w:rFonts w:ascii="Calibri" w:hAnsi="Calibri" w:eastAsia="Times New Roman" w:cs="Calibri"/>
                <w:b w:val="0"/>
                <w:bCs w:val="0"/>
                <w:color w:val="000000"/>
                <w:sz w:val="18"/>
                <w:szCs w:val="18"/>
                <w:lang w:eastAsia="es-CO"/>
              </w:rPr>
              <w:t>Lectura y</w:t>
            </w:r>
            <w:r w:rsidRPr="005B010D">
              <w:rPr>
                <w:rFonts w:ascii="Calibri" w:hAnsi="Calibri" w:eastAsia="Times New Roman" w:cs="Calibri"/>
                <w:b w:val="0"/>
                <w:bCs w:val="0"/>
                <w:color w:val="000000"/>
                <w:sz w:val="18"/>
                <w:szCs w:val="18"/>
                <w:lang w:eastAsia="es-CO"/>
              </w:rPr>
              <w:t xml:space="preserve"> Aviso implementando </w:t>
            </w:r>
            <w:r w:rsidRPr="005669EF">
              <w:rPr>
                <w:rFonts w:ascii="Calibri" w:hAnsi="Calibri" w:eastAsia="Times New Roman" w:cs="Calibri"/>
                <w:b w:val="0"/>
                <w:bCs w:val="0"/>
                <w:color w:val="000000"/>
                <w:sz w:val="18"/>
                <w:szCs w:val="18"/>
                <w:lang w:eastAsia="es-CO"/>
              </w:rPr>
              <w:t>facturación</w:t>
            </w:r>
            <w:r w:rsidRPr="005B010D">
              <w:rPr>
                <w:rFonts w:ascii="Calibri" w:hAnsi="Calibri" w:eastAsia="Times New Roman" w:cs="Calibri"/>
                <w:b w:val="0"/>
                <w:bCs w:val="0"/>
                <w:color w:val="000000"/>
                <w:sz w:val="18"/>
                <w:szCs w:val="18"/>
                <w:lang w:eastAsia="es-CO"/>
              </w:rPr>
              <w:t xml:space="preserve"> en sitio, en conjunto con nuevo software de </w:t>
            </w:r>
            <w:r w:rsidRPr="005669EF">
              <w:rPr>
                <w:rFonts w:ascii="Calibri" w:hAnsi="Calibri" w:eastAsia="Times New Roman" w:cs="Calibri"/>
                <w:b w:val="0"/>
                <w:bCs w:val="0"/>
                <w:color w:val="000000"/>
                <w:sz w:val="18"/>
                <w:szCs w:val="18"/>
                <w:lang w:eastAsia="es-CO"/>
              </w:rPr>
              <w:t>facturación</w:t>
            </w:r>
            <w:r w:rsidRPr="005B010D">
              <w:rPr>
                <w:rFonts w:ascii="Calibri" w:hAnsi="Calibri" w:eastAsia="Times New Roman" w:cs="Calibri"/>
                <w:b w:val="0"/>
                <w:bCs w:val="0"/>
                <w:color w:val="000000"/>
                <w:sz w:val="18"/>
                <w:szCs w:val="18"/>
                <w:lang w:eastAsia="es-CO"/>
              </w:rPr>
              <w:t>.</w:t>
            </w:r>
          </w:p>
        </w:tc>
        <w:tc>
          <w:tcPr>
            <w:tcW w:w="1531" w:type="dxa"/>
            <w:noWrap/>
            <w:hideMark/>
          </w:tcPr>
          <w:p w:rsidRPr="005B010D" w:rsidR="00B63B8C" w:rsidP="00A828E0" w:rsidRDefault="00B63B8C" w14:paraId="75BBED95"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11.000.000</w:t>
            </w:r>
          </w:p>
        </w:tc>
        <w:tc>
          <w:tcPr>
            <w:tcW w:w="879" w:type="dxa"/>
            <w:noWrap/>
            <w:hideMark/>
          </w:tcPr>
          <w:p w:rsidRPr="005B010D" w:rsidR="00B63B8C" w:rsidP="00A828E0" w:rsidRDefault="00B63B8C" w14:paraId="4596610B"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1 año</w:t>
            </w:r>
          </w:p>
        </w:tc>
        <w:tc>
          <w:tcPr>
            <w:tcW w:w="902" w:type="dxa"/>
            <w:hideMark/>
          </w:tcPr>
          <w:p w:rsidRPr="005B010D" w:rsidR="00B63B8C" w:rsidP="00A828E0" w:rsidRDefault="00B63B8C" w14:paraId="3515BCD6"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Entre el 7% al 12%</w:t>
            </w:r>
          </w:p>
        </w:tc>
        <w:tc>
          <w:tcPr>
            <w:tcW w:w="992" w:type="dxa"/>
            <w:hideMark/>
          </w:tcPr>
          <w:p w:rsidRPr="005B010D" w:rsidR="00B63B8C" w:rsidP="00A828E0" w:rsidRDefault="00B63B8C" w14:paraId="1DFA2F6B"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Entre el 5% al 10%</w:t>
            </w:r>
          </w:p>
        </w:tc>
        <w:tc>
          <w:tcPr>
            <w:tcW w:w="850" w:type="dxa"/>
            <w:hideMark/>
          </w:tcPr>
          <w:p w:rsidRPr="005B010D" w:rsidR="00B63B8C" w:rsidP="00A828E0" w:rsidRDefault="00B63B8C" w14:paraId="21F9CEE6"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Positivo</w:t>
            </w:r>
          </w:p>
        </w:tc>
      </w:tr>
      <w:tr w:rsidRPr="00220D74" w:rsidR="00B63B8C" w:rsidTr="00A828E0" w14:paraId="5DDCE09C" w14:textId="77777777">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4480" w:type="dxa"/>
            <w:hideMark/>
          </w:tcPr>
          <w:p w:rsidRPr="005B010D" w:rsidR="00B63B8C" w:rsidP="00A828E0" w:rsidRDefault="00B63B8C" w14:paraId="4BCD9369" w14:textId="77777777">
            <w:pPr>
              <w:jc w:val="center"/>
              <w:rPr>
                <w:rFonts w:ascii="Calibri" w:hAnsi="Calibri" w:eastAsia="Times New Roman" w:cs="Calibri"/>
                <w:b w:val="0"/>
                <w:bCs w:val="0"/>
                <w:color w:val="000000"/>
                <w:sz w:val="18"/>
                <w:szCs w:val="18"/>
                <w:lang w:eastAsia="es-CO"/>
              </w:rPr>
            </w:pPr>
            <w:r w:rsidRPr="005B010D">
              <w:rPr>
                <w:rFonts w:ascii="Calibri" w:hAnsi="Calibri" w:eastAsia="Times New Roman" w:cs="Calibri"/>
                <w:b w:val="0"/>
                <w:bCs w:val="0"/>
                <w:color w:val="000000"/>
                <w:sz w:val="18"/>
                <w:szCs w:val="18"/>
                <w:lang w:eastAsia="es-CO"/>
              </w:rPr>
              <w:t xml:space="preserve">Diseño, </w:t>
            </w:r>
            <w:r w:rsidRPr="005669EF">
              <w:rPr>
                <w:rFonts w:ascii="Calibri" w:hAnsi="Calibri" w:eastAsia="Times New Roman" w:cs="Calibri"/>
                <w:b w:val="0"/>
                <w:bCs w:val="0"/>
                <w:color w:val="000000"/>
                <w:sz w:val="18"/>
                <w:szCs w:val="18"/>
                <w:lang w:eastAsia="es-CO"/>
              </w:rPr>
              <w:t>construcción</w:t>
            </w:r>
            <w:r w:rsidRPr="005B010D">
              <w:rPr>
                <w:rFonts w:ascii="Calibri" w:hAnsi="Calibri" w:eastAsia="Times New Roman" w:cs="Calibri"/>
                <w:b w:val="0"/>
                <w:bCs w:val="0"/>
                <w:color w:val="000000"/>
                <w:sz w:val="18"/>
                <w:szCs w:val="18"/>
                <w:lang w:eastAsia="es-CO"/>
              </w:rPr>
              <w:t xml:space="preserve"> y rehabilitaciones en Plantas de tratamiento de aguas residuales. Cambios en equipos de bombeo para aguas negras.</w:t>
            </w:r>
          </w:p>
        </w:tc>
        <w:tc>
          <w:tcPr>
            <w:tcW w:w="1531" w:type="dxa"/>
            <w:noWrap/>
            <w:hideMark/>
          </w:tcPr>
          <w:p w:rsidRPr="005B010D" w:rsidR="00B63B8C" w:rsidP="00A828E0" w:rsidRDefault="00B63B8C" w14:paraId="289CEF20"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66.000.000</w:t>
            </w:r>
          </w:p>
        </w:tc>
        <w:tc>
          <w:tcPr>
            <w:tcW w:w="879" w:type="dxa"/>
            <w:noWrap/>
            <w:hideMark/>
          </w:tcPr>
          <w:p w:rsidRPr="005B010D" w:rsidR="00B63B8C" w:rsidP="00A828E0" w:rsidRDefault="00B63B8C" w14:paraId="278E5925"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8 años</w:t>
            </w:r>
          </w:p>
        </w:tc>
        <w:tc>
          <w:tcPr>
            <w:tcW w:w="902" w:type="dxa"/>
            <w:hideMark/>
          </w:tcPr>
          <w:p w:rsidRPr="005B010D" w:rsidR="00B63B8C" w:rsidP="00A828E0" w:rsidRDefault="00B63B8C" w14:paraId="1AFEB4F7"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Entre el 7% al 12%</w:t>
            </w:r>
          </w:p>
        </w:tc>
        <w:tc>
          <w:tcPr>
            <w:tcW w:w="992" w:type="dxa"/>
            <w:hideMark/>
          </w:tcPr>
          <w:p w:rsidRPr="005B010D" w:rsidR="00B63B8C" w:rsidP="00A828E0" w:rsidRDefault="00B63B8C" w14:paraId="38711703"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Entre el 5% al 8%</w:t>
            </w:r>
          </w:p>
        </w:tc>
        <w:tc>
          <w:tcPr>
            <w:tcW w:w="850" w:type="dxa"/>
            <w:hideMark/>
          </w:tcPr>
          <w:p w:rsidRPr="005B010D" w:rsidR="00B63B8C" w:rsidP="00A828E0" w:rsidRDefault="00B63B8C" w14:paraId="658C992B"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Positivo</w:t>
            </w:r>
          </w:p>
        </w:tc>
      </w:tr>
      <w:tr w:rsidRPr="00220D74" w:rsidR="00B63B8C" w:rsidTr="00A828E0" w14:paraId="7413324C" w14:textId="77777777">
        <w:trPr>
          <w:trHeight w:val="352"/>
        </w:trPr>
        <w:tc>
          <w:tcPr>
            <w:cnfStyle w:val="001000000000" w:firstRow="0" w:lastRow="0" w:firstColumn="1" w:lastColumn="0" w:oddVBand="0" w:evenVBand="0" w:oddHBand="0" w:evenHBand="0" w:firstRowFirstColumn="0" w:firstRowLastColumn="0" w:lastRowFirstColumn="0" w:lastRowLastColumn="0"/>
            <w:tcW w:w="4480" w:type="dxa"/>
            <w:noWrap/>
            <w:hideMark/>
          </w:tcPr>
          <w:p w:rsidRPr="005B010D" w:rsidR="00B63B8C" w:rsidP="00A828E0" w:rsidRDefault="00B63B8C" w14:paraId="7DA1A047" w14:textId="77777777">
            <w:pPr>
              <w:jc w:val="center"/>
              <w:rPr>
                <w:rFonts w:ascii="Calibri" w:hAnsi="Calibri" w:eastAsia="Times New Roman" w:cs="Calibri"/>
                <w:b w:val="0"/>
                <w:bCs w:val="0"/>
                <w:color w:val="000000"/>
                <w:sz w:val="18"/>
                <w:szCs w:val="18"/>
                <w:lang w:eastAsia="es-CO"/>
              </w:rPr>
            </w:pPr>
            <w:r w:rsidRPr="005B010D">
              <w:rPr>
                <w:rFonts w:ascii="Calibri" w:hAnsi="Calibri" w:eastAsia="Times New Roman" w:cs="Calibri"/>
                <w:b w:val="0"/>
                <w:bCs w:val="0"/>
                <w:color w:val="000000"/>
                <w:sz w:val="18"/>
                <w:szCs w:val="18"/>
                <w:lang w:eastAsia="es-CO"/>
              </w:rPr>
              <w:t xml:space="preserve">Nueva </w:t>
            </w:r>
            <w:r w:rsidRPr="005669EF">
              <w:rPr>
                <w:rFonts w:ascii="Calibri" w:hAnsi="Calibri" w:eastAsia="Times New Roman" w:cs="Calibri"/>
                <w:b w:val="0"/>
                <w:bCs w:val="0"/>
                <w:color w:val="000000"/>
                <w:sz w:val="18"/>
                <w:szCs w:val="18"/>
                <w:lang w:eastAsia="es-CO"/>
              </w:rPr>
              <w:t>línea</w:t>
            </w:r>
            <w:r w:rsidRPr="005B010D">
              <w:rPr>
                <w:rFonts w:ascii="Calibri" w:hAnsi="Calibri" w:eastAsia="Times New Roman" w:cs="Calibri"/>
                <w:b w:val="0"/>
                <w:bCs w:val="0"/>
                <w:color w:val="000000"/>
                <w:sz w:val="18"/>
                <w:szCs w:val="18"/>
                <w:lang w:eastAsia="es-CO"/>
              </w:rPr>
              <w:t xml:space="preserve"> de impelencia para el aumento en </w:t>
            </w:r>
            <w:r w:rsidRPr="005669EF">
              <w:rPr>
                <w:rFonts w:ascii="Calibri" w:hAnsi="Calibri" w:eastAsia="Times New Roman" w:cs="Calibri"/>
                <w:b w:val="0"/>
                <w:bCs w:val="0"/>
                <w:color w:val="000000"/>
                <w:sz w:val="18"/>
                <w:szCs w:val="18"/>
                <w:lang w:eastAsia="es-CO"/>
              </w:rPr>
              <w:t>producción</w:t>
            </w:r>
            <w:r w:rsidRPr="005B010D">
              <w:rPr>
                <w:rFonts w:ascii="Calibri" w:hAnsi="Calibri" w:eastAsia="Times New Roman" w:cs="Calibri"/>
                <w:b w:val="0"/>
                <w:bCs w:val="0"/>
                <w:color w:val="000000"/>
                <w:sz w:val="18"/>
                <w:szCs w:val="18"/>
                <w:lang w:eastAsia="es-CO"/>
              </w:rPr>
              <w:t xml:space="preserve"> en Las Pavas</w:t>
            </w:r>
          </w:p>
        </w:tc>
        <w:tc>
          <w:tcPr>
            <w:tcW w:w="1531" w:type="dxa"/>
            <w:noWrap/>
            <w:hideMark/>
          </w:tcPr>
          <w:p w:rsidRPr="005B010D" w:rsidR="00B63B8C" w:rsidP="00A828E0" w:rsidRDefault="00B63B8C" w14:paraId="3C8EBB4E"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120.000.000</w:t>
            </w:r>
          </w:p>
        </w:tc>
        <w:tc>
          <w:tcPr>
            <w:tcW w:w="879" w:type="dxa"/>
            <w:noWrap/>
            <w:hideMark/>
          </w:tcPr>
          <w:p w:rsidRPr="005B010D" w:rsidR="00B63B8C" w:rsidP="00A828E0" w:rsidRDefault="00B63B8C" w14:paraId="4AB46E63"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15 años</w:t>
            </w:r>
          </w:p>
        </w:tc>
        <w:tc>
          <w:tcPr>
            <w:tcW w:w="902" w:type="dxa"/>
            <w:hideMark/>
          </w:tcPr>
          <w:p w:rsidRPr="005B010D" w:rsidR="00B63B8C" w:rsidP="00A828E0" w:rsidRDefault="00B63B8C" w14:paraId="06FB97A5"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Entre el 7% al 12%</w:t>
            </w:r>
          </w:p>
        </w:tc>
        <w:tc>
          <w:tcPr>
            <w:tcW w:w="992" w:type="dxa"/>
            <w:hideMark/>
          </w:tcPr>
          <w:p w:rsidRPr="005B010D" w:rsidR="00B63B8C" w:rsidP="00A828E0" w:rsidRDefault="00B63B8C" w14:paraId="7CF559F2"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Entre el 5% al 10%</w:t>
            </w:r>
          </w:p>
        </w:tc>
        <w:tc>
          <w:tcPr>
            <w:tcW w:w="850" w:type="dxa"/>
            <w:hideMark/>
          </w:tcPr>
          <w:p w:rsidRPr="005B010D" w:rsidR="00B63B8C" w:rsidP="00A828E0" w:rsidRDefault="00B63B8C" w14:paraId="6B88A447"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Positivo</w:t>
            </w:r>
          </w:p>
        </w:tc>
      </w:tr>
      <w:tr w:rsidRPr="00220D74" w:rsidR="00B63B8C" w:rsidTr="00A828E0" w14:paraId="1F1F2EB2" w14:textId="77777777">
        <w:trPr>
          <w:cnfStyle w:val="000000100000" w:firstRow="0" w:lastRow="0" w:firstColumn="0" w:lastColumn="0" w:oddVBand="0" w:evenVBand="0" w:oddHBand="1" w:evenHBand="0" w:firstRowFirstColumn="0" w:firstRowLastColumn="0" w:lastRowFirstColumn="0" w:lastRowLastColumn="0"/>
          <w:trHeight w:val="352"/>
        </w:trPr>
        <w:tc>
          <w:tcPr>
            <w:cnfStyle w:val="001000000000" w:firstRow="0" w:lastRow="0" w:firstColumn="1" w:lastColumn="0" w:oddVBand="0" w:evenVBand="0" w:oddHBand="0" w:evenHBand="0" w:firstRowFirstColumn="0" w:firstRowLastColumn="0" w:lastRowFirstColumn="0" w:lastRowLastColumn="0"/>
            <w:tcW w:w="4480" w:type="dxa"/>
            <w:noWrap/>
            <w:hideMark/>
          </w:tcPr>
          <w:p w:rsidRPr="005B010D" w:rsidR="00B63B8C" w:rsidP="00A828E0" w:rsidRDefault="00B63B8C" w14:paraId="1F7D8D37" w14:textId="77777777">
            <w:pPr>
              <w:jc w:val="center"/>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Total proyectos</w:t>
            </w:r>
          </w:p>
        </w:tc>
        <w:tc>
          <w:tcPr>
            <w:tcW w:w="1531" w:type="dxa"/>
            <w:noWrap/>
            <w:hideMark/>
          </w:tcPr>
          <w:p w:rsidRPr="005B010D" w:rsidR="00B63B8C" w:rsidP="00A828E0" w:rsidRDefault="00B63B8C" w14:paraId="2E9F3758"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sz w:val="18"/>
                <w:szCs w:val="18"/>
                <w:lang w:eastAsia="es-CO"/>
              </w:rPr>
            </w:pPr>
            <w:r w:rsidRPr="005B010D">
              <w:rPr>
                <w:rFonts w:ascii="Calibri" w:hAnsi="Calibri" w:eastAsia="Times New Roman" w:cs="Calibri"/>
                <w:b/>
                <w:bCs/>
                <w:color w:val="000000"/>
                <w:sz w:val="18"/>
                <w:szCs w:val="18"/>
                <w:lang w:eastAsia="es-CO"/>
              </w:rPr>
              <w:t>229.000.000</w:t>
            </w:r>
          </w:p>
        </w:tc>
        <w:tc>
          <w:tcPr>
            <w:tcW w:w="879" w:type="dxa"/>
            <w:noWrap/>
            <w:hideMark/>
          </w:tcPr>
          <w:p w:rsidRPr="005B010D" w:rsidR="00B63B8C" w:rsidP="00A828E0" w:rsidRDefault="00B63B8C" w14:paraId="2D1B05E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sz w:val="18"/>
                <w:szCs w:val="18"/>
                <w:lang w:eastAsia="es-CO"/>
              </w:rPr>
            </w:pPr>
          </w:p>
        </w:tc>
        <w:tc>
          <w:tcPr>
            <w:tcW w:w="902" w:type="dxa"/>
            <w:hideMark/>
          </w:tcPr>
          <w:p w:rsidRPr="005B010D" w:rsidR="00B63B8C" w:rsidP="00A828E0" w:rsidRDefault="00B63B8C" w14:paraId="00BF68EF"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18"/>
                <w:szCs w:val="18"/>
                <w:lang w:eastAsia="es-CO"/>
              </w:rPr>
            </w:pPr>
          </w:p>
        </w:tc>
        <w:tc>
          <w:tcPr>
            <w:tcW w:w="992" w:type="dxa"/>
            <w:hideMark/>
          </w:tcPr>
          <w:p w:rsidRPr="005B010D" w:rsidR="00B63B8C" w:rsidP="00A828E0" w:rsidRDefault="00B63B8C" w14:paraId="4A295AC3"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18"/>
                <w:szCs w:val="18"/>
                <w:lang w:eastAsia="es-CO"/>
              </w:rPr>
            </w:pPr>
          </w:p>
        </w:tc>
        <w:tc>
          <w:tcPr>
            <w:tcW w:w="850" w:type="dxa"/>
            <w:hideMark/>
          </w:tcPr>
          <w:p w:rsidRPr="005B010D" w:rsidR="00B63B8C" w:rsidP="00A828E0" w:rsidRDefault="00B63B8C" w14:paraId="2F8BBEB0" w14:textId="77777777">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eastAsia="Times New Roman" w:cs="Times New Roman"/>
                <w:sz w:val="18"/>
                <w:szCs w:val="18"/>
                <w:lang w:eastAsia="es-CO"/>
              </w:rPr>
            </w:pPr>
          </w:p>
        </w:tc>
      </w:tr>
    </w:tbl>
    <w:p w:rsidR="00B63B8C" w:rsidP="00B63B8C" w:rsidRDefault="00B63B8C" w14:paraId="0A4F2474" w14:textId="48A5C7BA">
      <w:pPr>
        <w:jc w:val="center"/>
        <w:rPr>
          <w:rFonts w:cstheme="majorHAnsi"/>
          <w:i/>
          <w:iCs/>
          <w:color w:val="44546A" w:themeColor="text2"/>
          <w:sz w:val="20"/>
          <w:szCs w:val="20"/>
        </w:rPr>
      </w:pPr>
      <w:r w:rsidRPr="00D1583C">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00B63B8C" w:rsidP="00B63B8C" w:rsidRDefault="00B63B8C" w14:paraId="50AA8441" w14:textId="40AB52A4">
      <w:pPr>
        <w:pStyle w:val="Caption"/>
      </w:pPr>
      <w:bookmarkStart w:name="_Toc104306529" w:id="99"/>
      <w:r w:rsidRPr="00013FF4">
        <w:rPr>
          <w:rFonts w:cstheme="majorHAnsi"/>
          <w:sz w:val="22"/>
          <w:szCs w:val="22"/>
        </w:rPr>
        <w:t xml:space="preserve">Tabla </w:t>
      </w:r>
      <w:r w:rsidRPr="00013FF4">
        <w:rPr>
          <w:rFonts w:cstheme="majorHAnsi"/>
          <w:sz w:val="22"/>
          <w:szCs w:val="22"/>
        </w:rPr>
        <w:fldChar w:fldCharType="begin"/>
      </w:r>
      <w:r w:rsidRPr="00013FF4">
        <w:rPr>
          <w:rFonts w:cstheme="majorHAnsi"/>
          <w:sz w:val="22"/>
          <w:szCs w:val="22"/>
        </w:rPr>
        <w:instrText xml:space="preserve"> SEQ Tabla \* ARABIC </w:instrText>
      </w:r>
      <w:r w:rsidRPr="00013FF4">
        <w:rPr>
          <w:rFonts w:cstheme="majorHAnsi"/>
          <w:sz w:val="22"/>
          <w:szCs w:val="22"/>
        </w:rPr>
        <w:fldChar w:fldCharType="separate"/>
      </w:r>
      <w:r w:rsidR="008F06E6">
        <w:rPr>
          <w:rFonts w:cstheme="majorHAnsi"/>
          <w:noProof/>
          <w:sz w:val="22"/>
          <w:szCs w:val="22"/>
        </w:rPr>
        <w:t>31</w:t>
      </w:r>
      <w:r w:rsidRPr="00013FF4">
        <w:rPr>
          <w:rFonts w:cstheme="majorHAnsi"/>
          <w:sz w:val="22"/>
          <w:szCs w:val="22"/>
        </w:rPr>
        <w:fldChar w:fldCharType="end"/>
      </w:r>
      <w:r w:rsidRPr="00013FF4">
        <w:rPr>
          <w:rFonts w:cstheme="majorHAnsi"/>
          <w:sz w:val="22"/>
          <w:szCs w:val="22"/>
        </w:rPr>
        <w:t xml:space="preserve"> </w:t>
      </w:r>
      <w:r w:rsidRPr="00FD67E8">
        <w:rPr>
          <w:rFonts w:cstheme="majorHAnsi"/>
          <w:sz w:val="22"/>
          <w:szCs w:val="22"/>
        </w:rPr>
        <w:t xml:space="preserve">Proyectos de inversión </w:t>
      </w:r>
      <w:r>
        <w:rPr>
          <w:rFonts w:cstheme="majorHAnsi"/>
          <w:sz w:val="22"/>
          <w:szCs w:val="22"/>
        </w:rPr>
        <w:t>sin</w:t>
      </w:r>
      <w:r w:rsidRPr="00FD67E8">
        <w:rPr>
          <w:rFonts w:cstheme="majorHAnsi"/>
          <w:sz w:val="22"/>
          <w:szCs w:val="22"/>
        </w:rPr>
        <w:t xml:space="preserve"> retorno esperado</w:t>
      </w:r>
      <w:r>
        <w:rPr>
          <w:rFonts w:cstheme="majorHAnsi"/>
          <w:sz w:val="22"/>
          <w:szCs w:val="22"/>
        </w:rPr>
        <w:br/>
      </w:r>
      <w:r>
        <w:rPr>
          <w:rFonts w:cstheme="majorHAnsi"/>
          <w:sz w:val="22"/>
          <w:szCs w:val="22"/>
        </w:rPr>
        <w:t>en</w:t>
      </w:r>
      <w:r w:rsidRPr="006A2293">
        <w:rPr>
          <w:rFonts w:cstheme="majorHAnsi"/>
          <w:sz w:val="22"/>
          <w:szCs w:val="22"/>
        </w:rPr>
        <w:t xml:space="preserve"> dólares (USD)</w:t>
      </w:r>
      <w:bookmarkEnd w:id="99"/>
    </w:p>
    <w:tbl>
      <w:tblPr>
        <w:tblStyle w:val="GridTable4-Accent5"/>
        <w:tblW w:w="7750" w:type="dxa"/>
        <w:jc w:val="center"/>
        <w:tblLook w:val="04A0" w:firstRow="1" w:lastRow="0" w:firstColumn="1" w:lastColumn="0" w:noHBand="0" w:noVBand="1"/>
      </w:tblPr>
      <w:tblGrid>
        <w:gridCol w:w="4815"/>
        <w:gridCol w:w="1417"/>
        <w:gridCol w:w="1510"/>
        <w:gridCol w:w="8"/>
      </w:tblGrid>
      <w:tr w:rsidRPr="009F25D4" w:rsidR="00B63B8C" w:rsidTr="00A828E0" w14:paraId="74B8CF42" w14:textId="77777777">
        <w:trPr>
          <w:cnfStyle w:val="100000000000" w:firstRow="1" w:lastRow="0" w:firstColumn="0" w:lastColumn="0" w:oddVBand="0" w:evenVBand="0" w:oddHBand="0" w:evenHBand="0" w:firstRowFirstColumn="0" w:firstRowLastColumn="0" w:lastRowFirstColumn="0" w:lastRowLastColumn="0"/>
          <w:trHeight w:val="330"/>
          <w:jc w:val="center"/>
        </w:trPr>
        <w:tc>
          <w:tcPr>
            <w:cnfStyle w:val="001000000000" w:firstRow="0" w:lastRow="0" w:firstColumn="1" w:lastColumn="0" w:oddVBand="0" w:evenVBand="0" w:oddHBand="0" w:evenHBand="0" w:firstRowFirstColumn="0" w:firstRowLastColumn="0" w:lastRowFirstColumn="0" w:lastRowLastColumn="0"/>
            <w:tcW w:w="4815" w:type="dxa"/>
            <w:vAlign w:val="center"/>
            <w:hideMark/>
          </w:tcPr>
          <w:p w:rsidRPr="009F25D4" w:rsidR="00B63B8C" w:rsidP="00A828E0" w:rsidRDefault="00B63B8C" w14:paraId="38A0A108" w14:textId="77777777">
            <w:pPr>
              <w:jc w:val="center"/>
              <w:rPr>
                <w:rFonts w:ascii="Calibri" w:hAnsi="Calibri" w:eastAsia="Times New Roman" w:cs="Calibri"/>
                <w:sz w:val="18"/>
                <w:szCs w:val="18"/>
                <w:lang w:eastAsia="es-CO"/>
              </w:rPr>
            </w:pPr>
            <w:r w:rsidRPr="009F25D4">
              <w:rPr>
                <w:rFonts w:ascii="Calibri" w:hAnsi="Calibri" w:eastAsia="Times New Roman" w:cs="Calibri"/>
                <w:sz w:val="18"/>
                <w:szCs w:val="18"/>
                <w:lang w:eastAsia="es-CO"/>
              </w:rPr>
              <w:t>Descripción del proyecto</w:t>
            </w:r>
          </w:p>
        </w:tc>
        <w:tc>
          <w:tcPr>
            <w:tcW w:w="1417" w:type="dxa"/>
            <w:vAlign w:val="center"/>
            <w:hideMark/>
          </w:tcPr>
          <w:p w:rsidRPr="009F25D4" w:rsidR="00B63B8C" w:rsidP="00A828E0" w:rsidRDefault="00B63B8C" w14:paraId="054E8D92"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sz w:val="18"/>
                <w:szCs w:val="18"/>
                <w:lang w:eastAsia="es-CO"/>
              </w:rPr>
            </w:pPr>
            <w:r w:rsidRPr="00013FF4">
              <w:rPr>
                <w:rFonts w:ascii="Calibri" w:hAnsi="Calibri" w:eastAsia="Times New Roman" w:cs="Calibri"/>
                <w:sz w:val="18"/>
                <w:szCs w:val="18"/>
                <w:lang w:eastAsia="es-CO"/>
              </w:rPr>
              <w:t>Valor</w:t>
            </w:r>
          </w:p>
        </w:tc>
        <w:tc>
          <w:tcPr>
            <w:tcW w:w="1518" w:type="dxa"/>
            <w:gridSpan w:val="2"/>
            <w:vAlign w:val="center"/>
            <w:hideMark/>
          </w:tcPr>
          <w:p w:rsidRPr="009F25D4" w:rsidR="00B63B8C" w:rsidP="00A828E0" w:rsidRDefault="00B63B8C" w14:paraId="3199CF77"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sz w:val="18"/>
                <w:szCs w:val="18"/>
                <w:lang w:eastAsia="es-CO"/>
              </w:rPr>
            </w:pPr>
            <w:r w:rsidRPr="009F25D4">
              <w:rPr>
                <w:rFonts w:ascii="Calibri" w:hAnsi="Calibri" w:eastAsia="Times New Roman" w:cs="Calibri"/>
                <w:sz w:val="18"/>
                <w:szCs w:val="18"/>
                <w:lang w:eastAsia="es-CO"/>
              </w:rPr>
              <w:t xml:space="preserve">Tasa de </w:t>
            </w:r>
            <w:r w:rsidRPr="00013FF4">
              <w:rPr>
                <w:rFonts w:ascii="Calibri" w:hAnsi="Calibri" w:eastAsia="Times New Roman" w:cs="Calibri"/>
                <w:sz w:val="18"/>
                <w:szCs w:val="18"/>
                <w:lang w:eastAsia="es-CO"/>
              </w:rPr>
              <w:t>interés</w:t>
            </w:r>
          </w:p>
        </w:tc>
      </w:tr>
      <w:tr w:rsidRPr="009F25D4" w:rsidR="00B63B8C" w:rsidTr="00A828E0" w14:paraId="38103D8A" w14:textId="77777777">
        <w:trPr>
          <w:cnfStyle w:val="000000100000" w:firstRow="0" w:lastRow="0" w:firstColumn="0" w:lastColumn="0" w:oddVBand="0" w:evenVBand="0" w:oddHBand="1" w:evenHBand="0" w:firstRowFirstColumn="0" w:firstRowLastColumn="0" w:lastRowFirstColumn="0" w:lastRowLastColumn="0"/>
          <w:trHeight w:val="945"/>
          <w:jc w:val="center"/>
        </w:trPr>
        <w:tc>
          <w:tcPr>
            <w:cnfStyle w:val="001000000000" w:firstRow="0" w:lastRow="0" w:firstColumn="1" w:lastColumn="0" w:oddVBand="0" w:evenVBand="0" w:oddHBand="0" w:evenHBand="0" w:firstRowFirstColumn="0" w:firstRowLastColumn="0" w:lastRowFirstColumn="0" w:lastRowLastColumn="0"/>
            <w:tcW w:w="4815" w:type="dxa"/>
            <w:vAlign w:val="center"/>
            <w:hideMark/>
          </w:tcPr>
          <w:p w:rsidRPr="009F25D4" w:rsidR="00B63B8C" w:rsidP="00A828E0" w:rsidRDefault="00B63B8C" w14:paraId="70F41EAB" w14:textId="77777777">
            <w:pPr>
              <w:jc w:val="center"/>
              <w:rPr>
                <w:rFonts w:ascii="Calibri" w:hAnsi="Calibri" w:eastAsia="Times New Roman" w:cs="Calibri"/>
                <w:b w:val="0"/>
                <w:bCs w:val="0"/>
                <w:color w:val="000000"/>
                <w:sz w:val="18"/>
                <w:szCs w:val="18"/>
                <w:lang w:eastAsia="es-CO"/>
              </w:rPr>
            </w:pPr>
            <w:r w:rsidRPr="009F25D4">
              <w:rPr>
                <w:rFonts w:ascii="Calibri" w:hAnsi="Calibri" w:eastAsia="Times New Roman" w:cs="Calibri"/>
                <w:b w:val="0"/>
                <w:bCs w:val="0"/>
                <w:color w:val="000000"/>
                <w:sz w:val="18"/>
                <w:szCs w:val="18"/>
                <w:lang w:eastAsia="es-CO"/>
              </w:rPr>
              <w:t xml:space="preserve">Compra de suministro e </w:t>
            </w:r>
            <w:r w:rsidRPr="00013FF4">
              <w:rPr>
                <w:rFonts w:ascii="Calibri" w:hAnsi="Calibri" w:eastAsia="Times New Roman" w:cs="Calibri"/>
                <w:b w:val="0"/>
                <w:bCs w:val="0"/>
                <w:color w:val="000000"/>
                <w:sz w:val="18"/>
                <w:szCs w:val="18"/>
                <w:lang w:eastAsia="es-CO"/>
              </w:rPr>
              <w:t>instalación</w:t>
            </w:r>
            <w:r w:rsidRPr="009F25D4">
              <w:rPr>
                <w:rFonts w:ascii="Calibri" w:hAnsi="Calibri" w:eastAsia="Times New Roman" w:cs="Calibri"/>
                <w:b w:val="0"/>
                <w:bCs w:val="0"/>
                <w:color w:val="000000"/>
                <w:sz w:val="18"/>
                <w:szCs w:val="18"/>
                <w:lang w:eastAsia="es-CO"/>
              </w:rPr>
              <w:t xml:space="preserve"> de bombas, </w:t>
            </w:r>
            <w:r w:rsidRPr="00013FF4">
              <w:rPr>
                <w:rFonts w:ascii="Calibri" w:hAnsi="Calibri" w:eastAsia="Times New Roman" w:cs="Calibri"/>
                <w:b w:val="0"/>
                <w:bCs w:val="0"/>
                <w:color w:val="000000"/>
                <w:sz w:val="18"/>
                <w:szCs w:val="18"/>
                <w:lang w:eastAsia="es-CO"/>
              </w:rPr>
              <w:t>válvulas</w:t>
            </w:r>
            <w:r w:rsidRPr="009F25D4">
              <w:rPr>
                <w:rFonts w:ascii="Calibri" w:hAnsi="Calibri" w:eastAsia="Times New Roman" w:cs="Calibri"/>
                <w:b w:val="0"/>
                <w:bCs w:val="0"/>
                <w:color w:val="000000"/>
                <w:sz w:val="18"/>
                <w:szCs w:val="18"/>
                <w:lang w:eastAsia="es-CO"/>
              </w:rPr>
              <w:t>, baleros, ejes, columnas de succión para las diferentes plantas de bombeo, pozos, tanques y sistemas de acueductos y alcantarillado</w:t>
            </w:r>
          </w:p>
        </w:tc>
        <w:tc>
          <w:tcPr>
            <w:tcW w:w="1417" w:type="dxa"/>
            <w:noWrap/>
            <w:vAlign w:val="center"/>
            <w:hideMark/>
          </w:tcPr>
          <w:p w:rsidRPr="009F25D4" w:rsidR="00B63B8C" w:rsidP="00A828E0" w:rsidRDefault="00B63B8C" w14:paraId="60498486"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9F25D4">
              <w:rPr>
                <w:rFonts w:ascii="Calibri" w:hAnsi="Calibri" w:eastAsia="Times New Roman" w:cs="Calibri"/>
                <w:color w:val="000000"/>
                <w:sz w:val="18"/>
                <w:szCs w:val="18"/>
                <w:lang w:eastAsia="es-CO"/>
              </w:rPr>
              <w:t>55.000.000</w:t>
            </w:r>
          </w:p>
        </w:tc>
        <w:tc>
          <w:tcPr>
            <w:tcW w:w="1518" w:type="dxa"/>
            <w:gridSpan w:val="2"/>
            <w:vAlign w:val="center"/>
            <w:hideMark/>
          </w:tcPr>
          <w:p w:rsidRPr="009F25D4" w:rsidR="00B63B8C" w:rsidP="00A828E0" w:rsidRDefault="00B63B8C" w14:paraId="7F6DF300"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9F25D4">
              <w:rPr>
                <w:rFonts w:ascii="Calibri" w:hAnsi="Calibri" w:eastAsia="Times New Roman" w:cs="Calibri"/>
                <w:color w:val="000000"/>
                <w:sz w:val="18"/>
                <w:szCs w:val="18"/>
                <w:lang w:eastAsia="es-CO"/>
              </w:rPr>
              <w:t>Entre el 7% al 12%</w:t>
            </w:r>
          </w:p>
        </w:tc>
      </w:tr>
      <w:tr w:rsidRPr="009F25D4" w:rsidR="00B63B8C" w:rsidTr="00A828E0" w14:paraId="02507609" w14:textId="77777777">
        <w:trPr>
          <w:trHeight w:val="630"/>
          <w:jc w:val="center"/>
        </w:trPr>
        <w:tc>
          <w:tcPr>
            <w:cnfStyle w:val="001000000000" w:firstRow="0" w:lastRow="0" w:firstColumn="1" w:lastColumn="0" w:oddVBand="0" w:evenVBand="0" w:oddHBand="0" w:evenHBand="0" w:firstRowFirstColumn="0" w:firstRowLastColumn="0" w:lastRowFirstColumn="0" w:lastRowLastColumn="0"/>
            <w:tcW w:w="4815" w:type="dxa"/>
            <w:vAlign w:val="center"/>
            <w:hideMark/>
          </w:tcPr>
          <w:p w:rsidRPr="009F25D4" w:rsidR="00B63B8C" w:rsidP="00A828E0" w:rsidRDefault="00B63B8C" w14:paraId="62159865" w14:textId="77777777">
            <w:pPr>
              <w:jc w:val="center"/>
              <w:rPr>
                <w:rFonts w:ascii="Calibri" w:hAnsi="Calibri" w:eastAsia="Times New Roman" w:cs="Calibri"/>
                <w:b w:val="0"/>
                <w:bCs w:val="0"/>
                <w:color w:val="000000"/>
                <w:sz w:val="18"/>
                <w:szCs w:val="18"/>
                <w:lang w:eastAsia="es-CO"/>
              </w:rPr>
            </w:pPr>
            <w:r w:rsidRPr="009F25D4">
              <w:rPr>
                <w:rFonts w:ascii="Calibri" w:hAnsi="Calibri" w:eastAsia="Times New Roman" w:cs="Calibri"/>
                <w:b w:val="0"/>
                <w:bCs w:val="0"/>
                <w:color w:val="000000"/>
                <w:sz w:val="18"/>
                <w:szCs w:val="18"/>
                <w:lang w:eastAsia="es-CO"/>
              </w:rPr>
              <w:t xml:space="preserve">Compra y </w:t>
            </w:r>
            <w:r w:rsidRPr="00013FF4">
              <w:rPr>
                <w:rFonts w:ascii="Calibri" w:hAnsi="Calibri" w:eastAsia="Times New Roman" w:cs="Calibri"/>
                <w:b w:val="0"/>
                <w:bCs w:val="0"/>
                <w:color w:val="000000"/>
                <w:sz w:val="18"/>
                <w:szCs w:val="18"/>
                <w:lang w:eastAsia="es-CO"/>
              </w:rPr>
              <w:t>adquisición</w:t>
            </w:r>
            <w:r w:rsidRPr="009F25D4">
              <w:rPr>
                <w:rFonts w:ascii="Calibri" w:hAnsi="Calibri" w:eastAsia="Times New Roman" w:cs="Calibri"/>
                <w:b w:val="0"/>
                <w:bCs w:val="0"/>
                <w:color w:val="000000"/>
                <w:sz w:val="18"/>
                <w:szCs w:val="18"/>
                <w:lang w:eastAsia="es-CO"/>
              </w:rPr>
              <w:t xml:space="preserve"> de flota vehicular y maquinaria</w:t>
            </w:r>
          </w:p>
        </w:tc>
        <w:tc>
          <w:tcPr>
            <w:tcW w:w="1417" w:type="dxa"/>
            <w:noWrap/>
            <w:vAlign w:val="center"/>
            <w:hideMark/>
          </w:tcPr>
          <w:p w:rsidRPr="009F25D4" w:rsidR="00B63B8C" w:rsidP="00A828E0" w:rsidRDefault="00B63B8C" w14:paraId="71843C8C"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9F25D4">
              <w:rPr>
                <w:rFonts w:ascii="Calibri" w:hAnsi="Calibri" w:eastAsia="Times New Roman" w:cs="Calibri"/>
                <w:color w:val="000000"/>
                <w:sz w:val="18"/>
                <w:szCs w:val="18"/>
                <w:lang w:eastAsia="es-CO"/>
              </w:rPr>
              <w:t>42.000.000</w:t>
            </w:r>
          </w:p>
        </w:tc>
        <w:tc>
          <w:tcPr>
            <w:tcW w:w="1518" w:type="dxa"/>
            <w:gridSpan w:val="2"/>
            <w:vAlign w:val="center"/>
            <w:hideMark/>
          </w:tcPr>
          <w:p w:rsidRPr="009F25D4" w:rsidR="00B63B8C" w:rsidP="00A828E0" w:rsidRDefault="00B63B8C" w14:paraId="7913A93D"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9F25D4">
              <w:rPr>
                <w:rFonts w:ascii="Calibri" w:hAnsi="Calibri" w:eastAsia="Times New Roman" w:cs="Calibri"/>
                <w:color w:val="000000"/>
                <w:sz w:val="18"/>
                <w:szCs w:val="18"/>
                <w:lang w:eastAsia="es-CO"/>
              </w:rPr>
              <w:t>Entre el 7% al 12%</w:t>
            </w:r>
          </w:p>
        </w:tc>
      </w:tr>
      <w:tr w:rsidRPr="009F25D4" w:rsidR="00B63B8C" w:rsidTr="00A828E0" w14:paraId="561E99EC" w14:textId="77777777">
        <w:trPr>
          <w:cnfStyle w:val="000000100000" w:firstRow="0" w:lastRow="0" w:firstColumn="0" w:lastColumn="0" w:oddVBand="0" w:evenVBand="0" w:oddHBand="1" w:evenHBand="0" w:firstRowFirstColumn="0" w:firstRowLastColumn="0" w:lastRowFirstColumn="0" w:lastRowLastColumn="0"/>
          <w:trHeight w:val="630"/>
          <w:jc w:val="center"/>
        </w:trPr>
        <w:tc>
          <w:tcPr>
            <w:cnfStyle w:val="001000000000" w:firstRow="0" w:lastRow="0" w:firstColumn="1" w:lastColumn="0" w:oddVBand="0" w:evenVBand="0" w:oddHBand="0" w:evenHBand="0" w:firstRowFirstColumn="0" w:firstRowLastColumn="0" w:lastRowFirstColumn="0" w:lastRowLastColumn="0"/>
            <w:tcW w:w="4815" w:type="dxa"/>
            <w:vAlign w:val="center"/>
            <w:hideMark/>
          </w:tcPr>
          <w:p w:rsidRPr="009F25D4" w:rsidR="00B63B8C" w:rsidP="00A828E0" w:rsidRDefault="00B63B8C" w14:paraId="63CCE7E5" w14:textId="77777777">
            <w:pPr>
              <w:jc w:val="center"/>
              <w:rPr>
                <w:rFonts w:ascii="Calibri" w:hAnsi="Calibri" w:eastAsia="Times New Roman" w:cs="Calibri"/>
                <w:b w:val="0"/>
                <w:bCs w:val="0"/>
                <w:color w:val="000000"/>
                <w:sz w:val="18"/>
                <w:szCs w:val="18"/>
                <w:lang w:eastAsia="es-CO"/>
              </w:rPr>
            </w:pPr>
            <w:r w:rsidRPr="009F25D4">
              <w:rPr>
                <w:rFonts w:ascii="Calibri" w:hAnsi="Calibri" w:eastAsia="Times New Roman" w:cs="Calibri"/>
                <w:b w:val="0"/>
                <w:bCs w:val="0"/>
                <w:color w:val="000000"/>
                <w:sz w:val="18"/>
                <w:szCs w:val="18"/>
                <w:lang w:eastAsia="es-CO"/>
              </w:rPr>
              <w:t>Compra de equipos menores y herramientas</w:t>
            </w:r>
          </w:p>
        </w:tc>
        <w:tc>
          <w:tcPr>
            <w:tcW w:w="1417" w:type="dxa"/>
            <w:noWrap/>
            <w:vAlign w:val="center"/>
            <w:hideMark/>
          </w:tcPr>
          <w:p w:rsidRPr="009F25D4" w:rsidR="00B63B8C" w:rsidP="00A828E0" w:rsidRDefault="00B63B8C" w14:paraId="46E937FA"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9F25D4">
              <w:rPr>
                <w:rFonts w:ascii="Calibri" w:hAnsi="Calibri" w:eastAsia="Times New Roman" w:cs="Calibri"/>
                <w:color w:val="000000"/>
                <w:sz w:val="18"/>
                <w:szCs w:val="18"/>
                <w:lang w:eastAsia="es-CO"/>
              </w:rPr>
              <w:t>1.200.000</w:t>
            </w:r>
          </w:p>
        </w:tc>
        <w:tc>
          <w:tcPr>
            <w:tcW w:w="1518" w:type="dxa"/>
            <w:gridSpan w:val="2"/>
            <w:vAlign w:val="center"/>
            <w:hideMark/>
          </w:tcPr>
          <w:p w:rsidRPr="009F25D4" w:rsidR="00B63B8C" w:rsidP="00A828E0" w:rsidRDefault="00B63B8C" w14:paraId="7C153EFE"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9F25D4">
              <w:rPr>
                <w:rFonts w:ascii="Calibri" w:hAnsi="Calibri" w:eastAsia="Times New Roman" w:cs="Calibri"/>
                <w:color w:val="000000"/>
                <w:sz w:val="18"/>
                <w:szCs w:val="18"/>
                <w:lang w:eastAsia="es-CO"/>
              </w:rPr>
              <w:t>Entre el 7% al 12%</w:t>
            </w:r>
          </w:p>
        </w:tc>
      </w:tr>
      <w:tr w:rsidRPr="009F25D4" w:rsidR="00B63B8C" w:rsidTr="00A828E0" w14:paraId="6E4B417A" w14:textId="77777777">
        <w:trPr>
          <w:trHeight w:val="765"/>
          <w:jc w:val="center"/>
        </w:trPr>
        <w:tc>
          <w:tcPr>
            <w:cnfStyle w:val="001000000000" w:firstRow="0" w:lastRow="0" w:firstColumn="1" w:lastColumn="0" w:oddVBand="0" w:evenVBand="0" w:oddHBand="0" w:evenHBand="0" w:firstRowFirstColumn="0" w:firstRowLastColumn="0" w:lastRowFirstColumn="0" w:lastRowLastColumn="0"/>
            <w:tcW w:w="4815" w:type="dxa"/>
            <w:noWrap/>
            <w:vAlign w:val="center"/>
            <w:hideMark/>
          </w:tcPr>
          <w:p w:rsidRPr="009F25D4" w:rsidR="00B63B8C" w:rsidP="00A828E0" w:rsidRDefault="00B63B8C" w14:paraId="6F03D21E" w14:textId="77777777">
            <w:pPr>
              <w:jc w:val="center"/>
              <w:rPr>
                <w:rFonts w:ascii="Calibri" w:hAnsi="Calibri" w:eastAsia="Times New Roman" w:cs="Calibri"/>
                <w:b w:val="0"/>
                <w:bCs w:val="0"/>
                <w:color w:val="000000"/>
                <w:sz w:val="18"/>
                <w:szCs w:val="18"/>
                <w:lang w:eastAsia="es-CO"/>
              </w:rPr>
            </w:pPr>
            <w:r w:rsidRPr="009F25D4">
              <w:rPr>
                <w:rFonts w:ascii="Calibri" w:hAnsi="Calibri" w:eastAsia="Times New Roman" w:cs="Calibri"/>
                <w:b w:val="0"/>
                <w:bCs w:val="0"/>
                <w:color w:val="000000"/>
                <w:sz w:val="18"/>
                <w:szCs w:val="18"/>
                <w:lang w:eastAsia="es-CO"/>
              </w:rPr>
              <w:t>Equipamiento y mejoras en Laboratorio para Calidad de Agua</w:t>
            </w:r>
          </w:p>
        </w:tc>
        <w:tc>
          <w:tcPr>
            <w:tcW w:w="1417" w:type="dxa"/>
            <w:noWrap/>
            <w:vAlign w:val="center"/>
            <w:hideMark/>
          </w:tcPr>
          <w:p w:rsidRPr="009F25D4" w:rsidR="00B63B8C" w:rsidP="00A828E0" w:rsidRDefault="00B63B8C" w14:paraId="00A0AB82"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9F25D4">
              <w:rPr>
                <w:rFonts w:ascii="Calibri" w:hAnsi="Calibri" w:eastAsia="Times New Roman" w:cs="Calibri"/>
                <w:color w:val="000000"/>
                <w:sz w:val="18"/>
                <w:szCs w:val="18"/>
                <w:lang w:eastAsia="es-CO"/>
              </w:rPr>
              <w:t>8.000.000</w:t>
            </w:r>
          </w:p>
        </w:tc>
        <w:tc>
          <w:tcPr>
            <w:tcW w:w="1518" w:type="dxa"/>
            <w:gridSpan w:val="2"/>
            <w:vAlign w:val="center"/>
            <w:hideMark/>
          </w:tcPr>
          <w:p w:rsidRPr="009F25D4" w:rsidR="00B63B8C" w:rsidP="00A828E0" w:rsidRDefault="00B63B8C" w14:paraId="2EE04F34"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9F25D4">
              <w:rPr>
                <w:rFonts w:ascii="Calibri" w:hAnsi="Calibri" w:eastAsia="Times New Roman" w:cs="Calibri"/>
                <w:color w:val="000000"/>
                <w:sz w:val="18"/>
                <w:szCs w:val="18"/>
                <w:lang w:eastAsia="es-CO"/>
              </w:rPr>
              <w:t>Entre el 7% al 12%</w:t>
            </w:r>
          </w:p>
        </w:tc>
      </w:tr>
      <w:tr w:rsidRPr="009F25D4" w:rsidR="00B63B8C" w:rsidTr="00A828E0" w14:paraId="081504BD" w14:textId="77777777">
        <w:trPr>
          <w:cnfStyle w:val="000000100000" w:firstRow="0" w:lastRow="0" w:firstColumn="0" w:lastColumn="0" w:oddVBand="0" w:evenVBand="0" w:oddHBand="1" w:evenHBand="0" w:firstRowFirstColumn="0" w:firstRowLastColumn="0" w:lastRowFirstColumn="0" w:lastRowLastColumn="0"/>
          <w:trHeight w:val="765"/>
          <w:jc w:val="center"/>
        </w:trPr>
        <w:tc>
          <w:tcPr>
            <w:cnfStyle w:val="001000000000" w:firstRow="0" w:lastRow="0" w:firstColumn="1" w:lastColumn="0" w:oddVBand="0" w:evenVBand="0" w:oddHBand="0" w:evenHBand="0" w:firstRowFirstColumn="0" w:firstRowLastColumn="0" w:lastRowFirstColumn="0" w:lastRowLastColumn="0"/>
            <w:tcW w:w="4815" w:type="dxa"/>
            <w:noWrap/>
            <w:vAlign w:val="center"/>
            <w:hideMark/>
          </w:tcPr>
          <w:p w:rsidRPr="009F25D4" w:rsidR="00B63B8C" w:rsidP="00A828E0" w:rsidRDefault="00B63B8C" w14:paraId="581BC484" w14:textId="77777777">
            <w:pPr>
              <w:jc w:val="center"/>
              <w:rPr>
                <w:rFonts w:ascii="Calibri" w:hAnsi="Calibri" w:eastAsia="Times New Roman" w:cs="Calibri"/>
                <w:b w:val="0"/>
                <w:bCs w:val="0"/>
                <w:color w:val="000000"/>
                <w:sz w:val="18"/>
                <w:szCs w:val="18"/>
                <w:lang w:eastAsia="es-CO"/>
              </w:rPr>
            </w:pPr>
            <w:r w:rsidRPr="00013FF4">
              <w:rPr>
                <w:rFonts w:ascii="Calibri" w:hAnsi="Calibri" w:eastAsia="Times New Roman" w:cs="Calibri"/>
                <w:b w:val="0"/>
                <w:bCs w:val="0"/>
                <w:color w:val="000000"/>
                <w:sz w:val="18"/>
                <w:szCs w:val="18"/>
                <w:lang w:eastAsia="es-CO"/>
              </w:rPr>
              <w:t>adquisición</w:t>
            </w:r>
            <w:r w:rsidRPr="009F25D4">
              <w:rPr>
                <w:rFonts w:ascii="Calibri" w:hAnsi="Calibri" w:eastAsia="Times New Roman" w:cs="Calibri"/>
                <w:b w:val="0"/>
                <w:bCs w:val="0"/>
                <w:color w:val="000000"/>
                <w:sz w:val="18"/>
                <w:szCs w:val="18"/>
                <w:lang w:eastAsia="es-CO"/>
              </w:rPr>
              <w:t xml:space="preserve"> de equipos </w:t>
            </w:r>
            <w:r w:rsidRPr="00013FF4">
              <w:rPr>
                <w:rFonts w:ascii="Calibri" w:hAnsi="Calibri" w:eastAsia="Times New Roman" w:cs="Calibri"/>
                <w:b w:val="0"/>
                <w:bCs w:val="0"/>
                <w:color w:val="000000"/>
                <w:sz w:val="18"/>
                <w:szCs w:val="18"/>
                <w:lang w:eastAsia="es-CO"/>
              </w:rPr>
              <w:t>tecnológicos</w:t>
            </w:r>
            <w:r w:rsidRPr="009F25D4">
              <w:rPr>
                <w:rFonts w:ascii="Calibri" w:hAnsi="Calibri" w:eastAsia="Times New Roman" w:cs="Calibri"/>
                <w:b w:val="0"/>
                <w:bCs w:val="0"/>
                <w:color w:val="000000"/>
                <w:sz w:val="18"/>
                <w:szCs w:val="18"/>
                <w:lang w:eastAsia="es-CO"/>
              </w:rPr>
              <w:t>, software, computadoras</w:t>
            </w:r>
          </w:p>
        </w:tc>
        <w:tc>
          <w:tcPr>
            <w:tcW w:w="1417" w:type="dxa"/>
            <w:noWrap/>
            <w:vAlign w:val="center"/>
            <w:hideMark/>
          </w:tcPr>
          <w:p w:rsidRPr="009F25D4" w:rsidR="00B63B8C" w:rsidP="00A828E0" w:rsidRDefault="00B63B8C" w14:paraId="3C4EE06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9F25D4">
              <w:rPr>
                <w:rFonts w:ascii="Calibri" w:hAnsi="Calibri" w:eastAsia="Times New Roman" w:cs="Calibri"/>
                <w:color w:val="000000"/>
                <w:sz w:val="18"/>
                <w:szCs w:val="18"/>
                <w:lang w:eastAsia="es-CO"/>
              </w:rPr>
              <w:t>2.500.000</w:t>
            </w:r>
          </w:p>
        </w:tc>
        <w:tc>
          <w:tcPr>
            <w:tcW w:w="1518" w:type="dxa"/>
            <w:gridSpan w:val="2"/>
            <w:vAlign w:val="center"/>
            <w:hideMark/>
          </w:tcPr>
          <w:p w:rsidRPr="009F25D4" w:rsidR="00B63B8C" w:rsidP="00A828E0" w:rsidRDefault="00B63B8C" w14:paraId="3904CC0E"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9F25D4">
              <w:rPr>
                <w:rFonts w:ascii="Calibri" w:hAnsi="Calibri" w:eastAsia="Times New Roman" w:cs="Calibri"/>
                <w:color w:val="000000"/>
                <w:sz w:val="18"/>
                <w:szCs w:val="18"/>
                <w:lang w:eastAsia="es-CO"/>
              </w:rPr>
              <w:t>Entre el 7% al 12%</w:t>
            </w:r>
          </w:p>
        </w:tc>
      </w:tr>
      <w:tr w:rsidRPr="009F25D4" w:rsidR="00B63B8C" w:rsidTr="00A828E0" w14:paraId="39346F01" w14:textId="77777777">
        <w:trPr>
          <w:trHeight w:val="765"/>
          <w:jc w:val="center"/>
        </w:trPr>
        <w:tc>
          <w:tcPr>
            <w:cnfStyle w:val="001000000000" w:firstRow="0" w:lastRow="0" w:firstColumn="1" w:lastColumn="0" w:oddVBand="0" w:evenVBand="0" w:oddHBand="0" w:evenHBand="0" w:firstRowFirstColumn="0" w:firstRowLastColumn="0" w:lastRowFirstColumn="0" w:lastRowLastColumn="0"/>
            <w:tcW w:w="4815" w:type="dxa"/>
            <w:vAlign w:val="center"/>
            <w:hideMark/>
          </w:tcPr>
          <w:p w:rsidRPr="009F25D4" w:rsidR="00B63B8C" w:rsidP="00A828E0" w:rsidRDefault="00B63B8C" w14:paraId="29637D5C" w14:textId="77777777">
            <w:pPr>
              <w:jc w:val="center"/>
              <w:rPr>
                <w:rFonts w:ascii="Calibri" w:hAnsi="Calibri" w:eastAsia="Times New Roman" w:cs="Calibri"/>
                <w:b w:val="0"/>
                <w:bCs w:val="0"/>
                <w:color w:val="000000"/>
                <w:sz w:val="18"/>
                <w:szCs w:val="18"/>
                <w:lang w:eastAsia="es-CO"/>
              </w:rPr>
            </w:pPr>
            <w:r w:rsidRPr="009F25D4">
              <w:rPr>
                <w:rFonts w:ascii="Calibri" w:hAnsi="Calibri" w:eastAsia="Times New Roman" w:cs="Calibri"/>
                <w:b w:val="0"/>
                <w:bCs w:val="0"/>
                <w:color w:val="000000"/>
                <w:sz w:val="18"/>
                <w:szCs w:val="18"/>
                <w:lang w:eastAsia="es-CO"/>
              </w:rPr>
              <w:t xml:space="preserve">Compra de motores, variadores y equipo para implementar eficiencia </w:t>
            </w:r>
            <w:r w:rsidRPr="00013FF4">
              <w:rPr>
                <w:rFonts w:ascii="Calibri" w:hAnsi="Calibri" w:eastAsia="Times New Roman" w:cs="Calibri"/>
                <w:b w:val="0"/>
                <w:bCs w:val="0"/>
                <w:color w:val="000000"/>
                <w:sz w:val="18"/>
                <w:szCs w:val="18"/>
                <w:lang w:eastAsia="es-CO"/>
              </w:rPr>
              <w:t>energética</w:t>
            </w:r>
            <w:r w:rsidRPr="009F25D4">
              <w:rPr>
                <w:rFonts w:ascii="Calibri" w:hAnsi="Calibri" w:eastAsia="Times New Roman" w:cs="Calibri"/>
                <w:b w:val="0"/>
                <w:bCs w:val="0"/>
                <w:color w:val="000000"/>
                <w:sz w:val="18"/>
                <w:szCs w:val="18"/>
                <w:lang w:eastAsia="es-CO"/>
              </w:rPr>
              <w:t xml:space="preserve"> en la </w:t>
            </w:r>
            <w:r w:rsidRPr="00013FF4">
              <w:rPr>
                <w:rFonts w:ascii="Calibri" w:hAnsi="Calibri" w:eastAsia="Times New Roman" w:cs="Calibri"/>
                <w:b w:val="0"/>
                <w:bCs w:val="0"/>
                <w:color w:val="000000"/>
                <w:sz w:val="18"/>
                <w:szCs w:val="18"/>
                <w:lang w:eastAsia="es-CO"/>
              </w:rPr>
              <w:t>institución</w:t>
            </w:r>
          </w:p>
        </w:tc>
        <w:tc>
          <w:tcPr>
            <w:tcW w:w="1417" w:type="dxa"/>
            <w:noWrap/>
            <w:vAlign w:val="center"/>
            <w:hideMark/>
          </w:tcPr>
          <w:p w:rsidRPr="009F25D4" w:rsidR="00B63B8C" w:rsidP="00A828E0" w:rsidRDefault="00B63B8C" w14:paraId="68CCFCD3"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9F25D4">
              <w:rPr>
                <w:rFonts w:ascii="Calibri" w:hAnsi="Calibri" w:eastAsia="Times New Roman" w:cs="Calibri"/>
                <w:color w:val="000000"/>
                <w:sz w:val="18"/>
                <w:szCs w:val="18"/>
                <w:lang w:eastAsia="es-CO"/>
              </w:rPr>
              <w:t>91.000.000</w:t>
            </w:r>
          </w:p>
        </w:tc>
        <w:tc>
          <w:tcPr>
            <w:tcW w:w="1518" w:type="dxa"/>
            <w:gridSpan w:val="2"/>
            <w:vAlign w:val="center"/>
            <w:hideMark/>
          </w:tcPr>
          <w:p w:rsidRPr="009F25D4" w:rsidR="00B63B8C" w:rsidP="00A828E0" w:rsidRDefault="00B63B8C" w14:paraId="1B0C12A8"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9F25D4">
              <w:rPr>
                <w:rFonts w:ascii="Calibri" w:hAnsi="Calibri" w:eastAsia="Times New Roman" w:cs="Calibri"/>
                <w:color w:val="000000"/>
                <w:sz w:val="18"/>
                <w:szCs w:val="18"/>
                <w:lang w:eastAsia="es-CO"/>
              </w:rPr>
              <w:t>Entre el 7% al 12%</w:t>
            </w:r>
          </w:p>
        </w:tc>
      </w:tr>
      <w:tr w:rsidRPr="005B010D" w:rsidR="00B63B8C" w:rsidTr="00A828E0" w14:paraId="39EC0AF9" w14:textId="77777777">
        <w:trPr>
          <w:gridAfter w:val="1"/>
          <w:cnfStyle w:val="000000100000" w:firstRow="0" w:lastRow="0" w:firstColumn="0" w:lastColumn="0" w:oddVBand="0" w:evenVBand="0" w:oddHBand="1" w:evenHBand="0" w:firstRowFirstColumn="0" w:firstRowLastColumn="0" w:lastRowFirstColumn="0" w:lastRowLastColumn="0"/>
          <w:wAfter w:w="8" w:type="dxa"/>
          <w:trHeight w:val="352"/>
          <w:jc w:val="center"/>
        </w:trPr>
        <w:tc>
          <w:tcPr>
            <w:cnfStyle w:val="001000000000" w:firstRow="0" w:lastRow="0" w:firstColumn="1" w:lastColumn="0" w:oddVBand="0" w:evenVBand="0" w:oddHBand="0" w:evenHBand="0" w:firstRowFirstColumn="0" w:firstRowLastColumn="0" w:lastRowFirstColumn="0" w:lastRowLastColumn="0"/>
            <w:tcW w:w="4815" w:type="dxa"/>
            <w:noWrap/>
            <w:hideMark/>
          </w:tcPr>
          <w:p w:rsidRPr="005B010D" w:rsidR="00B63B8C" w:rsidP="00A828E0" w:rsidRDefault="00B63B8C" w14:paraId="2B934724" w14:textId="77777777">
            <w:pPr>
              <w:jc w:val="center"/>
              <w:rPr>
                <w:rFonts w:ascii="Calibri" w:hAnsi="Calibri" w:eastAsia="Times New Roman" w:cs="Calibri"/>
                <w:color w:val="000000"/>
                <w:sz w:val="18"/>
                <w:szCs w:val="18"/>
                <w:lang w:eastAsia="es-CO"/>
              </w:rPr>
            </w:pPr>
            <w:r w:rsidRPr="005B010D">
              <w:rPr>
                <w:rFonts w:ascii="Calibri" w:hAnsi="Calibri" w:eastAsia="Times New Roman" w:cs="Calibri"/>
                <w:color w:val="000000"/>
                <w:sz w:val="18"/>
                <w:szCs w:val="18"/>
                <w:lang w:eastAsia="es-CO"/>
              </w:rPr>
              <w:t>Total proyectos</w:t>
            </w:r>
          </w:p>
        </w:tc>
        <w:tc>
          <w:tcPr>
            <w:tcW w:w="1417" w:type="dxa"/>
            <w:noWrap/>
            <w:vAlign w:val="center"/>
            <w:hideMark/>
          </w:tcPr>
          <w:p w:rsidRPr="005B010D" w:rsidR="00B63B8C" w:rsidP="00A828E0" w:rsidRDefault="00B63B8C" w14:paraId="4C1CF862"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sz w:val="18"/>
                <w:szCs w:val="18"/>
                <w:lang w:eastAsia="es-CO"/>
              </w:rPr>
            </w:pPr>
            <w:r>
              <w:rPr>
                <w:rFonts w:ascii="Calibri" w:hAnsi="Calibri" w:eastAsia="Times New Roman" w:cs="Calibri"/>
                <w:b/>
                <w:bCs/>
                <w:color w:val="000000"/>
                <w:sz w:val="18"/>
                <w:szCs w:val="18"/>
                <w:lang w:eastAsia="es-CO"/>
              </w:rPr>
              <w:t>19</w:t>
            </w:r>
            <w:r w:rsidRPr="005B010D">
              <w:rPr>
                <w:rFonts w:ascii="Calibri" w:hAnsi="Calibri" w:eastAsia="Times New Roman" w:cs="Calibri"/>
                <w:b/>
                <w:bCs/>
                <w:color w:val="000000"/>
                <w:sz w:val="18"/>
                <w:szCs w:val="18"/>
                <w:lang w:eastAsia="es-CO"/>
              </w:rPr>
              <w:t>9.</w:t>
            </w:r>
            <w:r>
              <w:rPr>
                <w:rFonts w:ascii="Calibri" w:hAnsi="Calibri" w:eastAsia="Times New Roman" w:cs="Calibri"/>
                <w:b/>
                <w:bCs/>
                <w:color w:val="000000"/>
                <w:sz w:val="18"/>
                <w:szCs w:val="18"/>
                <w:lang w:eastAsia="es-CO"/>
              </w:rPr>
              <w:t>7</w:t>
            </w:r>
            <w:r w:rsidRPr="005B010D">
              <w:rPr>
                <w:rFonts w:ascii="Calibri" w:hAnsi="Calibri" w:eastAsia="Times New Roman" w:cs="Calibri"/>
                <w:b/>
                <w:bCs/>
                <w:color w:val="000000"/>
                <w:sz w:val="18"/>
                <w:szCs w:val="18"/>
                <w:lang w:eastAsia="es-CO"/>
              </w:rPr>
              <w:t>00.000</w:t>
            </w:r>
          </w:p>
        </w:tc>
        <w:tc>
          <w:tcPr>
            <w:tcW w:w="1510" w:type="dxa"/>
            <w:noWrap/>
            <w:hideMark/>
          </w:tcPr>
          <w:p w:rsidRPr="005B010D" w:rsidR="00B63B8C" w:rsidP="00A828E0" w:rsidRDefault="00B63B8C" w14:paraId="0E71AC4F"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b/>
                <w:bCs/>
                <w:color w:val="000000"/>
                <w:sz w:val="18"/>
                <w:szCs w:val="18"/>
                <w:lang w:eastAsia="es-CO"/>
              </w:rPr>
            </w:pPr>
          </w:p>
        </w:tc>
      </w:tr>
    </w:tbl>
    <w:p w:rsidR="00B63B8C" w:rsidP="00B63B8C" w:rsidRDefault="00B63B8C" w14:paraId="2F6DB5BE" w14:textId="77777777">
      <w:pPr>
        <w:jc w:val="center"/>
        <w:rPr>
          <w:rFonts w:cstheme="majorHAnsi"/>
          <w:i/>
          <w:iCs/>
          <w:color w:val="44546A" w:themeColor="text2"/>
          <w:sz w:val="20"/>
          <w:szCs w:val="20"/>
        </w:rPr>
      </w:pPr>
      <w:r w:rsidRPr="00D1583C">
        <w:rPr>
          <w:rFonts w:cstheme="majorHAnsi"/>
          <w:i/>
          <w:iCs/>
          <w:color w:val="44546A" w:themeColor="text2"/>
          <w:sz w:val="20"/>
          <w:szCs w:val="20"/>
        </w:rPr>
        <w:lastRenderedPageBreak/>
        <w:t>Fuente: Elaboración propia con datos suministrados por la empresa</w:t>
      </w:r>
      <w:r>
        <w:rPr>
          <w:rFonts w:cstheme="majorHAnsi"/>
          <w:i/>
          <w:iCs/>
          <w:color w:val="44546A" w:themeColor="text2"/>
          <w:sz w:val="20"/>
          <w:szCs w:val="20"/>
        </w:rPr>
        <w:t>.</w:t>
      </w:r>
    </w:p>
    <w:p w:rsidR="00B63B8C" w:rsidP="00B63B8C" w:rsidRDefault="00836C36" w14:paraId="1EE21836" w14:textId="4B4B7EA2">
      <w:r>
        <w:t>En todo caso, es</w:t>
      </w:r>
      <w:r w:rsidR="00B63B8C">
        <w:t xml:space="preserve"> importe resaltar que los proyectos deben ser viables financieramente para que ANDA los pueda asumir y no se vea afectada su sostenibilidad financiera.</w:t>
      </w:r>
    </w:p>
    <w:p w:rsidR="008253CE" w:rsidP="008253CE" w:rsidRDefault="00B76B69" w14:paraId="568137D3" w14:textId="5F9305FC">
      <w:pPr>
        <w:pStyle w:val="Heading2"/>
      </w:pPr>
      <w:bookmarkStart w:name="_Toc104886485" w:id="100"/>
      <w:r>
        <w:t>Recaudo</w:t>
      </w:r>
      <w:bookmarkEnd w:id="100"/>
    </w:p>
    <w:p w:rsidR="00B76B69" w:rsidP="00B76B69" w:rsidRDefault="009C2B3F" w14:paraId="26597FC5" w14:textId="2AF3040D">
      <w:r>
        <w:t>ANDA cuenta con un promedio de porcentaje de cobrabilidad de 95%</w:t>
      </w:r>
      <w:r w:rsidR="00162A23">
        <w:t xml:space="preserve"> en los últimos cinco años (2017-2021), un porcentaje </w:t>
      </w:r>
      <w:r w:rsidR="008D6BCF">
        <w:t>adecuado y aceptado por empresas pertenecientes al sector agua potable y saneamiento básico</w:t>
      </w:r>
      <w:r w:rsidR="009039FC">
        <w:t xml:space="preserve">. En la </w:t>
      </w:r>
      <w:r w:rsidR="00A34884">
        <w:t>siguiente gr</w:t>
      </w:r>
      <w:r w:rsidR="00304B1F">
        <w:t>á</w:t>
      </w:r>
      <w:r w:rsidR="00A34884">
        <w:t>fica se observa la evolución de esta medición donde resalta la caída presentada en el año 2020</w:t>
      </w:r>
      <w:r w:rsidR="00304B1F">
        <w:t>,</w:t>
      </w:r>
      <w:r w:rsidR="00A34884">
        <w:t xml:space="preserve"> </w:t>
      </w:r>
      <w:r w:rsidR="00787B49">
        <w:t>reflejando tan solo un 88% de porcentaje de cobrabilidad, sin embargo</w:t>
      </w:r>
      <w:r w:rsidR="00304B1F">
        <w:t>,</w:t>
      </w:r>
      <w:r w:rsidR="00787B49">
        <w:t xml:space="preserve"> en el año 2021 este indicador presenta una medición del 100%</w:t>
      </w:r>
      <w:r w:rsidR="00696744">
        <w:t xml:space="preserve">, lo que significa que ANDA en el 2021 </w:t>
      </w:r>
      <w:r w:rsidR="000C1ABC">
        <w:t>está</w:t>
      </w:r>
      <w:r w:rsidR="00696744">
        <w:t xml:space="preserve"> recaudando </w:t>
      </w:r>
      <w:r w:rsidR="00796A1C">
        <w:t>más</w:t>
      </w:r>
      <w:r w:rsidR="00696744">
        <w:t xml:space="preserve"> del monto facturado.</w:t>
      </w:r>
    </w:p>
    <w:p w:rsidRPr="009039FC" w:rsidR="009039FC" w:rsidP="009039FC" w:rsidRDefault="009039FC" w14:paraId="65DA63A0" w14:textId="796DF33F">
      <w:pPr>
        <w:pStyle w:val="Caption"/>
        <w:rPr>
          <w:rFonts w:cstheme="majorHAnsi"/>
          <w:sz w:val="22"/>
          <w:szCs w:val="22"/>
        </w:rPr>
      </w:pPr>
      <w:bookmarkStart w:name="_Toc104306546" w:id="101"/>
      <w:r w:rsidRPr="009039FC">
        <w:rPr>
          <w:rFonts w:cstheme="majorHAnsi"/>
          <w:sz w:val="22"/>
          <w:szCs w:val="22"/>
        </w:rPr>
        <w:t xml:space="preserve">Gráfica </w:t>
      </w:r>
      <w:r w:rsidR="000B65C0">
        <w:rPr>
          <w:rFonts w:cstheme="majorHAnsi"/>
          <w:sz w:val="22"/>
          <w:szCs w:val="22"/>
        </w:rPr>
        <w:fldChar w:fldCharType="begin"/>
      </w:r>
      <w:r w:rsidR="000B65C0">
        <w:rPr>
          <w:rFonts w:cstheme="majorHAnsi"/>
          <w:sz w:val="22"/>
          <w:szCs w:val="22"/>
        </w:rPr>
        <w:instrText xml:space="preserve"> SEQ Gráfica \* ARABIC </w:instrText>
      </w:r>
      <w:r w:rsidR="000B65C0">
        <w:rPr>
          <w:rFonts w:cstheme="majorHAnsi"/>
          <w:sz w:val="22"/>
          <w:szCs w:val="22"/>
        </w:rPr>
        <w:fldChar w:fldCharType="separate"/>
      </w:r>
      <w:r w:rsidR="00EE6E9B">
        <w:rPr>
          <w:rFonts w:cstheme="majorHAnsi"/>
          <w:noProof/>
          <w:sz w:val="22"/>
          <w:szCs w:val="22"/>
        </w:rPr>
        <w:t>11</w:t>
      </w:r>
      <w:r w:rsidR="000B65C0">
        <w:rPr>
          <w:rFonts w:cstheme="majorHAnsi"/>
          <w:sz w:val="22"/>
          <w:szCs w:val="22"/>
        </w:rPr>
        <w:fldChar w:fldCharType="end"/>
      </w:r>
      <w:r w:rsidRPr="009039FC">
        <w:rPr>
          <w:rFonts w:cstheme="majorHAnsi"/>
          <w:sz w:val="22"/>
          <w:szCs w:val="22"/>
        </w:rPr>
        <w:t xml:space="preserve"> Evolución porcentual de cobrabilidad ANDA 2017-2021</w:t>
      </w:r>
      <w:bookmarkEnd w:id="101"/>
    </w:p>
    <w:p w:rsidRPr="00B76B69" w:rsidR="009C2B3F" w:rsidP="009039FC" w:rsidRDefault="009C2B3F" w14:paraId="1B8C3B4D" w14:textId="04D985B6">
      <w:pPr>
        <w:jc w:val="center"/>
      </w:pPr>
      <w:r>
        <w:rPr>
          <w:noProof/>
        </w:rPr>
        <w:drawing>
          <wp:inline distT="0" distB="0" distL="0" distR="0" wp14:anchorId="27EB3E88" wp14:editId="06CAAFB7">
            <wp:extent cx="4572001" cy="2090738"/>
            <wp:effectExtent l="0" t="0" r="0" b="5080"/>
            <wp:docPr id="10" name="Gráfico 10">
              <a:extLst xmlns:a="http://schemas.openxmlformats.org/drawingml/2006/main">
                <a:ext uri="{FF2B5EF4-FFF2-40B4-BE49-F238E27FC236}">
                  <a16:creationId xmlns:a16="http://schemas.microsoft.com/office/drawing/2014/main" id="{CA6F80AD-F584-470B-966C-734097DEC4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rsidR="009039FC" w:rsidP="009039FC" w:rsidRDefault="009039FC" w14:paraId="1DC691AA" w14:textId="77777777">
      <w:pPr>
        <w:jc w:val="center"/>
        <w:rPr>
          <w:rFonts w:cstheme="majorHAnsi"/>
          <w:i/>
          <w:iCs/>
          <w:color w:val="44546A" w:themeColor="text2"/>
          <w:sz w:val="20"/>
          <w:szCs w:val="20"/>
        </w:rPr>
      </w:pPr>
      <w:r w:rsidRPr="00D1583C">
        <w:rPr>
          <w:rFonts w:cstheme="majorHAnsi"/>
          <w:i/>
          <w:iCs/>
          <w:color w:val="44546A" w:themeColor="text2"/>
          <w:sz w:val="20"/>
          <w:szCs w:val="20"/>
        </w:rPr>
        <w:t>Fuente: Elaboración propia con datos suministrados por la empresa</w:t>
      </w:r>
      <w:r>
        <w:rPr>
          <w:rFonts w:cstheme="majorHAnsi"/>
          <w:i/>
          <w:iCs/>
          <w:color w:val="44546A" w:themeColor="text2"/>
          <w:sz w:val="20"/>
          <w:szCs w:val="20"/>
        </w:rPr>
        <w:t>.</w:t>
      </w:r>
    </w:p>
    <w:p w:rsidRPr="007F2F06" w:rsidR="00FF4A35" w:rsidP="007F2F06" w:rsidRDefault="00803C65" w14:paraId="01CEF827" w14:textId="3E668865">
      <w:pPr>
        <w:pStyle w:val="Heading1"/>
      </w:pPr>
      <w:bookmarkStart w:name="_Toc104886486" w:id="102"/>
      <w:r>
        <w:rPr>
          <w:rFonts w:cstheme="majorHAnsi"/>
        </w:rPr>
        <w:t>Proyecciones</w:t>
      </w:r>
      <w:r w:rsidR="00BF485D">
        <w:t xml:space="preserve"> financieras a 15 años</w:t>
      </w:r>
      <w:bookmarkEnd w:id="102"/>
    </w:p>
    <w:p w:rsidR="0041275F" w:rsidP="0041275F" w:rsidRDefault="0041275F" w14:paraId="45C34EBD" w14:textId="1E1163E8">
      <w:r w:rsidRPr="00863507">
        <w:t xml:space="preserve">En este </w:t>
      </w:r>
      <w:r w:rsidRPr="00863507" w:rsidR="00246A1B">
        <w:t xml:space="preserve">capítulo se </w:t>
      </w:r>
      <w:r w:rsidRPr="00863507" w:rsidR="00560A61">
        <w:t>presenta</w:t>
      </w:r>
      <w:r w:rsidRPr="00863507" w:rsidR="00863507">
        <w:t xml:space="preserve">n los resultados del </w:t>
      </w:r>
      <w:r w:rsidRPr="00863507" w:rsidR="00560A61">
        <w:t>modelo financiero elaborado para ANDA</w:t>
      </w:r>
      <w:r w:rsidRPr="00863507" w:rsidR="001141B6">
        <w:t xml:space="preserve"> y las proyecciones utilizadas en este.</w:t>
      </w:r>
    </w:p>
    <w:p w:rsidRPr="0041275F" w:rsidR="00FB74BA" w:rsidP="0041275F" w:rsidRDefault="00FB74BA" w14:paraId="1CEBFB02" w14:textId="77777777"/>
    <w:p w:rsidR="00C87777" w:rsidP="00CD024D" w:rsidRDefault="00FA3119" w14:paraId="073423DE" w14:textId="31B12997">
      <w:pPr>
        <w:pStyle w:val="Heading2"/>
      </w:pPr>
      <w:bookmarkStart w:name="_Toc104886487" w:id="103"/>
      <w:r>
        <w:t>Metodología</w:t>
      </w:r>
      <w:r w:rsidR="000E5427">
        <w:t xml:space="preserve"> y </w:t>
      </w:r>
      <w:r w:rsidR="00BF485D">
        <w:t>supuestos</w:t>
      </w:r>
      <w:bookmarkEnd w:id="103"/>
      <w:r w:rsidR="00BF485D">
        <w:t xml:space="preserve"> </w:t>
      </w:r>
    </w:p>
    <w:p w:rsidR="00F71B7B" w:rsidP="00F71B7B" w:rsidRDefault="00F71B7B" w14:paraId="2EE5A4B7" w14:textId="1E6E84E7">
      <w:r>
        <w:t>Esta sección presenta la metodología</w:t>
      </w:r>
      <w:r w:rsidR="00200288">
        <w:t xml:space="preserve"> y </w:t>
      </w:r>
      <w:r w:rsidR="00BF485D">
        <w:t xml:space="preserve">los supuestos </w:t>
      </w:r>
      <w:r w:rsidR="00200288">
        <w:t>emplead</w:t>
      </w:r>
      <w:r w:rsidR="00BF485D">
        <w:t>o</w:t>
      </w:r>
      <w:r w:rsidR="00200288">
        <w:t xml:space="preserve">s </w:t>
      </w:r>
      <w:r>
        <w:t>para desarrollar el modelo financiero para ANDA</w:t>
      </w:r>
      <w:r w:rsidR="00200288">
        <w:t xml:space="preserve">. </w:t>
      </w:r>
      <w:r>
        <w:t xml:space="preserve">El objetivo principal del modelo financiero es evaluar la sostenibilidad financiera de la empresa, mediante la proyección y análisis de sus estados financieros </w:t>
      </w:r>
      <w:r w:rsidR="00A25933">
        <w:t>durante</w:t>
      </w:r>
      <w:r>
        <w:t xml:space="preserve"> 15 años (tomando como año base 2021), es decir, del periodo entre 2022 a 2036. </w:t>
      </w:r>
    </w:p>
    <w:p w:rsidR="00FB74BA" w:rsidP="00F71B7B" w:rsidRDefault="00F71B7B" w14:paraId="58E32E85" w14:textId="43732C65">
      <w:r>
        <w:t xml:space="preserve">Para realizar estas proyecciones, se utilizó la información histórica de la empresa en el periodo comprendido 2019 -2021 y unos supuestos específicos. </w:t>
      </w:r>
      <w:r w:rsidRPr="00715448">
        <w:t xml:space="preserve">Estos supuestos incluyen </w:t>
      </w:r>
      <w:r w:rsidRPr="00715448" w:rsidR="00BA14DB">
        <w:t xml:space="preserve">una proyección de inflación para El Salvador, </w:t>
      </w:r>
      <w:r w:rsidRPr="00715448">
        <w:t xml:space="preserve">el recaudo, la vida útil de </w:t>
      </w:r>
      <w:r w:rsidRPr="00715448" w:rsidR="00863507">
        <w:t xml:space="preserve">los </w:t>
      </w:r>
      <w:r w:rsidRPr="00715448">
        <w:t xml:space="preserve">activos </w:t>
      </w:r>
      <w:r w:rsidRPr="00715448" w:rsidR="00863507">
        <w:t>(</w:t>
      </w:r>
      <w:r w:rsidRPr="00715448" w:rsidR="006D6FDD">
        <w:t>p</w:t>
      </w:r>
      <w:r w:rsidRPr="00715448">
        <w:t>ropiedad</w:t>
      </w:r>
      <w:r>
        <w:t>, planta y equipo</w:t>
      </w:r>
      <w:r w:rsidR="00863507">
        <w:t>)</w:t>
      </w:r>
      <w:r>
        <w:t xml:space="preserve">, la tasa de excedente de tesorería, el saldo mínimo en la caja, la variación real unitaria de los gastos de personal, gastos de energía y otros gastos, la participación de activo corriente sobre las cuentas por </w:t>
      </w:r>
      <w:r>
        <w:lastRenderedPageBreak/>
        <w:t xml:space="preserve">pagar, incremento tarifario, </w:t>
      </w:r>
      <w:r w:rsidR="00330C3A">
        <w:t xml:space="preserve">tarifa promedio, </w:t>
      </w:r>
      <w:r w:rsidR="007E57DD">
        <w:t xml:space="preserve">el cobro de uso de agua, </w:t>
      </w:r>
      <w:r w:rsidR="00D353F2">
        <w:t>las trasferencias destinas al pago de intereses</w:t>
      </w:r>
      <w:r w:rsidR="00321963">
        <w:t xml:space="preserve">, </w:t>
      </w:r>
      <w:r>
        <w:t>las condiciones de deuda</w:t>
      </w:r>
      <w:r w:rsidR="00321963">
        <w:t xml:space="preserve"> nueva</w:t>
      </w:r>
      <w:r>
        <w:t>, entre otros.</w:t>
      </w:r>
    </w:p>
    <w:p w:rsidR="00F71B7B" w:rsidP="00F71B7B" w:rsidRDefault="00F71B7B" w14:paraId="29E31809" w14:textId="77777777">
      <w:r>
        <w:t>El modelo financiero proyecta los siguientes datos operativos y financieros:</w:t>
      </w:r>
    </w:p>
    <w:p w:rsidR="00F71B7B" w:rsidP="00FE0FDB" w:rsidRDefault="00F71B7B" w14:paraId="081DD383" w14:textId="30EBD19B">
      <w:pPr>
        <w:pStyle w:val="ListParagraph"/>
        <w:numPr>
          <w:ilvl w:val="0"/>
          <w:numId w:val="47"/>
        </w:numPr>
      </w:pPr>
      <w:r>
        <w:t>Demanda de los servicios de agua potable.</w:t>
      </w:r>
    </w:p>
    <w:p w:rsidR="00F71B7B" w:rsidP="00FE0FDB" w:rsidRDefault="00F71B7B" w14:paraId="7B47EB94" w14:textId="40BA0196">
      <w:pPr>
        <w:pStyle w:val="ListParagraph"/>
        <w:numPr>
          <w:ilvl w:val="0"/>
          <w:numId w:val="47"/>
        </w:numPr>
      </w:pPr>
      <w:r>
        <w:t>Ingresos operativos.</w:t>
      </w:r>
    </w:p>
    <w:p w:rsidR="00F71B7B" w:rsidP="00FE0FDB" w:rsidRDefault="00F71B7B" w14:paraId="1125864D" w14:textId="163DBD70">
      <w:pPr>
        <w:pStyle w:val="ListParagraph"/>
        <w:numPr>
          <w:ilvl w:val="0"/>
          <w:numId w:val="47"/>
        </w:numPr>
      </w:pPr>
      <w:r>
        <w:t>Costos operativos (costos de personal, energía, químicos y otros gastos operativos).</w:t>
      </w:r>
    </w:p>
    <w:p w:rsidR="00F71B7B" w:rsidP="00FE0FDB" w:rsidRDefault="00F71B7B" w14:paraId="679E036C" w14:textId="3E902D1E">
      <w:pPr>
        <w:pStyle w:val="ListParagraph"/>
        <w:numPr>
          <w:ilvl w:val="0"/>
          <w:numId w:val="47"/>
        </w:numPr>
      </w:pPr>
      <w:r>
        <w:t>Inversiones</w:t>
      </w:r>
      <w:r w:rsidR="005A087B">
        <w:t xml:space="preserve"> (propias y recibidas)</w:t>
      </w:r>
      <w:r>
        <w:t>.</w:t>
      </w:r>
    </w:p>
    <w:p w:rsidR="00F71B7B" w:rsidP="00FE0FDB" w:rsidRDefault="00F71B7B" w14:paraId="33F64311" w14:textId="35171336">
      <w:pPr>
        <w:pStyle w:val="ListParagraph"/>
        <w:numPr>
          <w:ilvl w:val="0"/>
          <w:numId w:val="47"/>
        </w:numPr>
      </w:pPr>
      <w:r>
        <w:t>Depreciación de los activos fijos.</w:t>
      </w:r>
    </w:p>
    <w:p w:rsidR="00F71B7B" w:rsidP="00FE0FDB" w:rsidRDefault="00F71B7B" w14:paraId="0977AE2F" w14:textId="6F23FA86">
      <w:pPr>
        <w:pStyle w:val="ListParagraph"/>
        <w:numPr>
          <w:ilvl w:val="0"/>
          <w:numId w:val="47"/>
        </w:numPr>
      </w:pPr>
      <w:r>
        <w:t>Deuda a largo plazo, incluyendo adiciones, pagos de deuda principal, pagos de interés y el balance de la deuda.</w:t>
      </w:r>
    </w:p>
    <w:p w:rsidR="00F71B7B" w:rsidP="00FE0FDB" w:rsidRDefault="00F71B7B" w14:paraId="4F61EDBB" w14:textId="0792E7ED">
      <w:pPr>
        <w:pStyle w:val="ListParagraph"/>
        <w:numPr>
          <w:ilvl w:val="0"/>
          <w:numId w:val="47"/>
        </w:numPr>
      </w:pPr>
      <w:r>
        <w:t xml:space="preserve">Los estados financieros, incluyendo el </w:t>
      </w:r>
      <w:r w:rsidR="008E2EDA">
        <w:t>b</w:t>
      </w:r>
      <w:r>
        <w:t xml:space="preserve">alance </w:t>
      </w:r>
      <w:r w:rsidR="008E2EDA">
        <w:t>g</w:t>
      </w:r>
      <w:r>
        <w:t xml:space="preserve">eneral, el </w:t>
      </w:r>
      <w:r w:rsidR="008E2EDA">
        <w:t>e</w:t>
      </w:r>
      <w:r>
        <w:t xml:space="preserve">stado de </w:t>
      </w:r>
      <w:r w:rsidR="008E2EDA">
        <w:t>r</w:t>
      </w:r>
      <w:r>
        <w:t xml:space="preserve">esultados y el </w:t>
      </w:r>
      <w:r w:rsidR="008E2EDA">
        <w:t>f</w:t>
      </w:r>
      <w:r>
        <w:t xml:space="preserve">lujo de </w:t>
      </w:r>
      <w:r w:rsidR="008E2EDA">
        <w:t>c</w:t>
      </w:r>
      <w:r>
        <w:t>aja.</w:t>
      </w:r>
    </w:p>
    <w:p w:rsidR="00483EAC" w:rsidP="00F71B7B" w:rsidRDefault="00F71B7B" w14:paraId="7B5E308D" w14:textId="77777777">
      <w:r>
        <w:t xml:space="preserve">La </w:t>
      </w:r>
      <w:r w:rsidR="004359BA">
        <w:fldChar w:fldCharType="begin"/>
      </w:r>
      <w:r w:rsidR="004359BA">
        <w:instrText xml:space="preserve"> REF _Ref103850808 \h </w:instrText>
      </w:r>
      <w:r w:rsidR="004359BA">
        <w:fldChar w:fldCharType="separate"/>
      </w:r>
      <w:r w:rsidRPr="0056476D" w:rsidR="004359BA">
        <w:rPr>
          <w:rFonts w:cstheme="majorHAnsi"/>
        </w:rPr>
        <w:t>Ilustración 3</w:t>
      </w:r>
      <w:r w:rsidR="004359BA">
        <w:fldChar w:fldCharType="end"/>
      </w:r>
      <w:r>
        <w:t xml:space="preserve"> presenta el esquema general del modelo financiero</w:t>
      </w:r>
      <w:r w:rsidR="00B93226">
        <w:t>,</w:t>
      </w:r>
      <w:r>
        <w:t xml:space="preserve"> </w:t>
      </w:r>
      <w:r w:rsidR="00B93226">
        <w:t>e</w:t>
      </w:r>
      <w:r>
        <w:t xml:space="preserve">l modelo toma como insumo la información histórica y los supuestos realizados. </w:t>
      </w:r>
    </w:p>
    <w:p w:rsidR="00F06816" w:rsidP="00F71B7B" w:rsidRDefault="00F71B7B" w14:paraId="30C078D1" w14:textId="0D559A0B">
      <w:r>
        <w:t>A continuación, el modelo</w:t>
      </w:r>
      <w:r w:rsidR="00813069">
        <w:t xml:space="preserve"> </w:t>
      </w:r>
      <w:r w:rsidR="00F06816">
        <w:t>realiza una proyección de</w:t>
      </w:r>
      <w:r>
        <w:t xml:space="preserve"> la demanda de </w:t>
      </w:r>
      <w:r w:rsidR="006A60C4">
        <w:t>los servicios de agua</w:t>
      </w:r>
      <w:r>
        <w:t xml:space="preserve">, los ingresos </w:t>
      </w:r>
      <w:r w:rsidR="00B819B8">
        <w:t>(</w:t>
      </w:r>
      <w:r>
        <w:t>con base en las tarifa</w:t>
      </w:r>
      <w:r w:rsidR="00B93226">
        <w:t>s</w:t>
      </w:r>
      <w:r w:rsidR="00B819B8">
        <w:t>)</w:t>
      </w:r>
      <w:r w:rsidR="00577859">
        <w:t xml:space="preserve">, </w:t>
      </w:r>
      <w:r w:rsidR="00395062">
        <w:t xml:space="preserve">con </w:t>
      </w:r>
      <w:r>
        <w:t>esta información se estiman los costos operacionales (OPEX), se incluyen las inversiones de capital (CAPEX) necesarias para el sistema.</w:t>
      </w:r>
    </w:p>
    <w:p w:rsidR="00F71B7B" w:rsidP="00F71B7B" w:rsidRDefault="00F71B7B" w14:paraId="7E750487" w14:textId="3EB84EED">
      <w:r>
        <w:t>Con estos insumos, el modelo estima el servicio de deuda y la depreciación de los activos. Finalmente, y con insumos de todas las hojas de cálculo, el modelo proyecta el flujo de caja, balance general y estado de resultados (cajas en color azul oscuro). El modelo se proyecta en dólares corrientes</w:t>
      </w:r>
      <w:r w:rsidR="00864659">
        <w:t xml:space="preserve"> y cuenta con graficas de las </w:t>
      </w:r>
      <w:r w:rsidR="00817B0B">
        <w:t>proyecciones realizadas</w:t>
      </w:r>
      <w:r>
        <w:t>.</w:t>
      </w:r>
    </w:p>
    <w:p w:rsidR="00817B0B" w:rsidP="00F71B7B" w:rsidRDefault="00817B0B" w14:paraId="2AEA5AB9" w14:textId="1E7050E0">
      <w:r>
        <w:t>La optimización de proyectos BID y el comparativo son utilizados para desarrollar los escenarios del modelo, estos serán explicados en la siguiente sección.</w:t>
      </w:r>
    </w:p>
    <w:p w:rsidR="00987078" w:rsidP="00F71B7B" w:rsidRDefault="00987078" w14:paraId="64B9CEB2" w14:textId="77777777"/>
    <w:p w:rsidRPr="0056476D" w:rsidR="0056476D" w:rsidP="0056476D" w:rsidRDefault="0056476D" w14:paraId="6D8F49FD" w14:textId="14599FAA">
      <w:pPr>
        <w:pStyle w:val="Caption"/>
        <w:rPr>
          <w:rFonts w:cstheme="majorHAnsi"/>
          <w:sz w:val="22"/>
          <w:szCs w:val="22"/>
        </w:rPr>
      </w:pPr>
      <w:bookmarkStart w:name="_Ref103850808" w:id="104"/>
      <w:bookmarkStart w:name="_Toc104306557" w:id="105"/>
      <w:r w:rsidRPr="0056476D">
        <w:rPr>
          <w:rFonts w:cstheme="majorHAnsi"/>
          <w:sz w:val="22"/>
          <w:szCs w:val="22"/>
        </w:rPr>
        <w:lastRenderedPageBreak/>
        <w:t xml:space="preserve">Ilustración </w:t>
      </w:r>
      <w:r w:rsidRPr="0056476D">
        <w:rPr>
          <w:rFonts w:cstheme="majorHAnsi"/>
          <w:sz w:val="22"/>
          <w:szCs w:val="22"/>
        </w:rPr>
        <w:fldChar w:fldCharType="begin"/>
      </w:r>
      <w:r w:rsidRPr="0056476D">
        <w:rPr>
          <w:rFonts w:cstheme="majorHAnsi"/>
          <w:sz w:val="22"/>
          <w:szCs w:val="22"/>
        </w:rPr>
        <w:instrText xml:space="preserve"> SEQ Ilustración \* ARABIC </w:instrText>
      </w:r>
      <w:r w:rsidRPr="0056476D">
        <w:rPr>
          <w:rFonts w:cstheme="majorHAnsi"/>
          <w:sz w:val="22"/>
          <w:szCs w:val="22"/>
        </w:rPr>
        <w:fldChar w:fldCharType="separate"/>
      </w:r>
      <w:r w:rsidRPr="0056476D">
        <w:rPr>
          <w:rFonts w:cstheme="majorHAnsi"/>
          <w:sz w:val="22"/>
          <w:szCs w:val="22"/>
        </w:rPr>
        <w:t>3</w:t>
      </w:r>
      <w:r w:rsidRPr="0056476D">
        <w:rPr>
          <w:rFonts w:cstheme="majorHAnsi"/>
          <w:sz w:val="22"/>
          <w:szCs w:val="22"/>
        </w:rPr>
        <w:fldChar w:fldCharType="end"/>
      </w:r>
      <w:bookmarkEnd w:id="104"/>
      <w:r w:rsidRPr="0056476D">
        <w:rPr>
          <w:rFonts w:cstheme="majorHAnsi"/>
          <w:sz w:val="22"/>
          <w:szCs w:val="22"/>
        </w:rPr>
        <w:t xml:space="preserve"> Esquema del Modelo Financiero</w:t>
      </w:r>
      <w:bookmarkEnd w:id="105"/>
    </w:p>
    <w:p w:rsidR="00FE0FDB" w:rsidP="00FE0FDB" w:rsidRDefault="007066F1" w14:paraId="62D0EDCE" w14:textId="77777777">
      <w:pPr>
        <w:pStyle w:val="Caption"/>
      </w:pPr>
      <w:r w:rsidRPr="007066F1">
        <w:rPr>
          <w:noProof/>
        </w:rPr>
        <w:drawing>
          <wp:inline distT="0" distB="0" distL="0" distR="0" wp14:anchorId="71A5748C" wp14:editId="437C7829">
            <wp:extent cx="5612130" cy="2747010"/>
            <wp:effectExtent l="0" t="0" r="7620" b="0"/>
            <wp:docPr id="25" name="Imagen 2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747010"/>
                    </a:xfrm>
                    <a:prstGeom prst="rect">
                      <a:avLst/>
                    </a:prstGeom>
                  </pic:spPr>
                </pic:pic>
              </a:graphicData>
            </a:graphic>
          </wp:inline>
        </w:drawing>
      </w:r>
    </w:p>
    <w:p w:rsidRPr="0056476D" w:rsidR="00FE0FDB" w:rsidP="00FE0FDB" w:rsidRDefault="00FE0FDB" w14:paraId="043FF498" w14:textId="77777777">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002B1209" w:rsidP="00CD024D" w:rsidRDefault="00817B0B" w14:paraId="0B7551F9" w14:textId="32EC0778">
      <w:pPr>
        <w:pStyle w:val="Heading2"/>
      </w:pPr>
      <w:bookmarkStart w:name="_Toc104886488" w:id="106"/>
      <w:r>
        <w:t>Escenarios</w:t>
      </w:r>
      <w:bookmarkEnd w:id="106"/>
    </w:p>
    <w:p w:rsidR="00C54586" w:rsidP="00C54586" w:rsidRDefault="00C54586" w14:paraId="05CBD780" w14:textId="56F4E5B8">
      <w:r>
        <w:t xml:space="preserve">El modelo </w:t>
      </w:r>
      <w:r w:rsidR="00902DA2">
        <w:t xml:space="preserve">cuenta con dos escenarios </w:t>
      </w:r>
      <w:r>
        <w:t xml:space="preserve">con el fin de analizar la situación financiera de la empresa, estos escenarios </w:t>
      </w:r>
      <w:r w:rsidR="001C0CFD">
        <w:t>se describen en las siguientes secc</w:t>
      </w:r>
      <w:r w:rsidR="00857E1D">
        <w:t>iones.</w:t>
      </w:r>
    </w:p>
    <w:p w:rsidR="00857E1D" w:rsidP="00857E1D" w:rsidRDefault="00857E1D" w14:paraId="69115EE8" w14:textId="59B810AA">
      <w:pPr>
        <w:pStyle w:val="Heading3"/>
      </w:pPr>
      <w:bookmarkStart w:name="_Toc104886489" w:id="107"/>
      <w:r>
        <w:t>Normal case</w:t>
      </w:r>
      <w:bookmarkEnd w:id="107"/>
    </w:p>
    <w:p w:rsidR="00C54586" w:rsidP="00C54586" w:rsidRDefault="00C65AF5" w14:paraId="262A4687" w14:textId="74457859">
      <w:r>
        <w:t xml:space="preserve">El escenario </w:t>
      </w:r>
      <w:r w:rsidR="00C54586">
        <w:t>Normal case</w:t>
      </w:r>
      <w:r w:rsidR="009E25E5">
        <w:t xml:space="preserve"> </w:t>
      </w:r>
      <w:r w:rsidR="00C54586">
        <w:t xml:space="preserve">realiza la proyección financiera teniendo como base las condiciones actuales de la empresa en términos de crecimiento de usuarios, pérdidas de agua (ANF), nivel de inversiones y recaudo. </w:t>
      </w:r>
      <w:r w:rsidR="005219A6">
        <w:t xml:space="preserve">En este escenario </w:t>
      </w:r>
      <w:r w:rsidR="00C54586">
        <w:t xml:space="preserve">la empresa presenta pérdidas en su resultado neto para todo el periodo de proyección, </w:t>
      </w:r>
      <w:r w:rsidR="00947403">
        <w:t xml:space="preserve">razón por la cual es necesario </w:t>
      </w:r>
      <w:r w:rsidR="00C54586">
        <w:t>calcula</w:t>
      </w:r>
      <w:r w:rsidR="00752925">
        <w:t>r</w:t>
      </w:r>
      <w:r w:rsidR="00C54586">
        <w:t xml:space="preserve"> transferencias </w:t>
      </w:r>
      <w:r w:rsidR="004061D9">
        <w:t xml:space="preserve">de capital </w:t>
      </w:r>
      <w:r w:rsidR="00C54586">
        <w:t>adicionales</w:t>
      </w:r>
      <w:r w:rsidR="004061D9">
        <w:t xml:space="preserve">, </w:t>
      </w:r>
      <w:r w:rsidR="00715448">
        <w:t>estas garantizan que el patrimonio de ANDA los próximos 15 años no sea negativo.</w:t>
      </w:r>
    </w:p>
    <w:p w:rsidR="00FB74BA" w:rsidP="00C54586" w:rsidRDefault="007C304E" w14:paraId="151139C2" w14:textId="240FF8CA">
      <w:r>
        <w:t xml:space="preserve">Es importante mencionar que </w:t>
      </w:r>
      <w:r w:rsidR="00A83D1A">
        <w:t>los g</w:t>
      </w:r>
      <w:r w:rsidRPr="00A83D1A" w:rsidR="00A83D1A">
        <w:t>astos por transferencias corrientes recibidas</w:t>
      </w:r>
      <w:r w:rsidR="00A83D1A">
        <w:t xml:space="preserve"> históricamente registrados por ANDA en su estado de resultado no serán tenidos en cuenta en el modelo ya que el efecto de estos en el estado de resultados es de cero.</w:t>
      </w:r>
    </w:p>
    <w:p w:rsidR="004B0E44" w:rsidP="004B0E44" w:rsidRDefault="004B0E44" w14:paraId="7BD3A82F" w14:textId="1FBF443E">
      <w:pPr>
        <w:pStyle w:val="Heading3"/>
      </w:pPr>
      <w:bookmarkStart w:name="_Toc104886490" w:id="108"/>
      <w:r>
        <w:t>Base case</w:t>
      </w:r>
      <w:bookmarkEnd w:id="108"/>
    </w:p>
    <w:p w:rsidR="00C54586" w:rsidP="00C54586" w:rsidRDefault="000D31EF" w14:paraId="1F891C6F" w14:textId="2BB528F3">
      <w:r>
        <w:t xml:space="preserve">El escenario </w:t>
      </w:r>
      <w:r w:rsidR="004B3487">
        <w:t xml:space="preserve">Base case </w:t>
      </w:r>
      <w:r w:rsidR="00C54586">
        <w:t xml:space="preserve">se mantienen las proyecciones realizadas en el escenario “Normal </w:t>
      </w:r>
      <w:r w:rsidR="00D32734">
        <w:t>c</w:t>
      </w:r>
      <w:r w:rsidR="00C54586">
        <w:t>ase” y se incluyen los siguientes supuestos de optimización</w:t>
      </w:r>
      <w:r w:rsidR="003355D2">
        <w:t xml:space="preserve"> descri</w:t>
      </w:r>
      <w:r w:rsidR="00B84313">
        <w:t>tos en las siguientes secciones.</w:t>
      </w:r>
      <w:r w:rsidRPr="00B84313" w:rsidR="00B84313">
        <w:t xml:space="preserve"> </w:t>
      </w:r>
      <w:r w:rsidR="00B84313">
        <w:t xml:space="preserve">En este escenario la empresa presenta pérdidas en su resultado neto para todo el periodo de proyección, razón por la cual es necesario calcular transferencias de capital adicionales, estas garantizan que </w:t>
      </w:r>
      <w:r w:rsidR="00076090">
        <w:t xml:space="preserve">el patrimonio de </w:t>
      </w:r>
      <w:r w:rsidR="00715448">
        <w:t>ANDA los</w:t>
      </w:r>
      <w:r w:rsidR="00B84313">
        <w:t xml:space="preserve"> próximos 15 años no sea negativo</w:t>
      </w:r>
      <w:r w:rsidR="00715448">
        <w:t>.</w:t>
      </w:r>
    </w:p>
    <w:p w:rsidR="001D1573" w:rsidP="001D1573" w:rsidRDefault="00C54586" w14:paraId="2796328D" w14:textId="77777777">
      <w:pPr>
        <w:pStyle w:val="Heading4"/>
      </w:pPr>
      <w:r>
        <w:t>Optimizaciones generales:</w:t>
      </w:r>
    </w:p>
    <w:p w:rsidR="00C54586" w:rsidP="001D1573" w:rsidRDefault="00BF7993" w14:paraId="6A149AC0" w14:textId="649BA42F">
      <w:r>
        <w:t>Las o</w:t>
      </w:r>
      <w:r w:rsidR="00C54586">
        <w:t>ptimizaciones</w:t>
      </w:r>
      <w:r>
        <w:t xml:space="preserve"> generales son aquellas </w:t>
      </w:r>
      <w:r w:rsidR="00C54586">
        <w:t>que podría realizar la empresa para mejorar su sostenibilidad financiera</w:t>
      </w:r>
      <w:r w:rsidR="003E1DE5">
        <w:t>, el escenario base case contempla las siguientes:</w:t>
      </w:r>
    </w:p>
    <w:p w:rsidRPr="00715448" w:rsidR="00076090" w:rsidP="00463F58" w:rsidRDefault="009C4061" w14:paraId="77023AF1" w14:textId="6EB41A56">
      <w:pPr>
        <w:pStyle w:val="ListParagraph"/>
        <w:numPr>
          <w:ilvl w:val="0"/>
          <w:numId w:val="49"/>
        </w:numPr>
        <w:rPr>
          <w:b/>
          <w:bCs/>
        </w:rPr>
      </w:pPr>
      <w:r>
        <w:rPr>
          <w:b/>
          <w:bCs/>
        </w:rPr>
        <w:t>Ajuste</w:t>
      </w:r>
      <w:r w:rsidRPr="00715448" w:rsidR="00076090">
        <w:rPr>
          <w:b/>
          <w:bCs/>
        </w:rPr>
        <w:t xml:space="preserve"> tarifario:</w:t>
      </w:r>
    </w:p>
    <w:p w:rsidR="00C54586" w:rsidP="00715448" w:rsidRDefault="00C54586" w14:paraId="33819C14" w14:textId="01355B75">
      <w:pPr>
        <w:pStyle w:val="ListParagraph"/>
      </w:pPr>
      <w:r>
        <w:lastRenderedPageBreak/>
        <w:t xml:space="preserve">Aumento tarifario anual a partir del año 2024 en </w:t>
      </w:r>
      <w:r w:rsidR="00DB2B3A">
        <w:t>3</w:t>
      </w:r>
      <w:r>
        <w:t>,1%</w:t>
      </w:r>
      <w:r w:rsidR="004A3307">
        <w:t xml:space="preserve"> </w:t>
      </w:r>
      <w:r w:rsidR="00BE64D9">
        <w:t>(</w:t>
      </w:r>
      <w:r w:rsidR="004A3307">
        <w:t>compuesto por 2% aumento real y 1</w:t>
      </w:r>
      <w:r w:rsidR="00BE64D9">
        <w:t>,1% inflación)</w:t>
      </w:r>
      <w:r>
        <w:t>.</w:t>
      </w:r>
      <w:r w:rsidR="005C61A2">
        <w:t xml:space="preserve"> A continuación, se muestra la evolución de la tarifa promedio con la aplicación del aumento tarifario.</w:t>
      </w:r>
    </w:p>
    <w:p w:rsidRPr="005C61A2" w:rsidR="005C61A2" w:rsidP="005C61A2" w:rsidRDefault="005C61A2" w14:paraId="675D1F2D" w14:textId="779B6340">
      <w:pPr>
        <w:pStyle w:val="Caption"/>
        <w:rPr>
          <w:rFonts w:cstheme="majorHAnsi"/>
          <w:sz w:val="22"/>
          <w:szCs w:val="22"/>
        </w:rPr>
      </w:pPr>
      <w:bookmarkStart w:name="_Toc104306547" w:id="109"/>
      <w:r w:rsidRPr="005C61A2">
        <w:rPr>
          <w:rFonts w:cstheme="majorHAnsi"/>
          <w:sz w:val="22"/>
          <w:szCs w:val="22"/>
        </w:rPr>
        <w:t xml:space="preserve">Gráfica </w:t>
      </w:r>
      <w:r w:rsidRPr="005C61A2">
        <w:rPr>
          <w:rFonts w:cstheme="majorHAnsi"/>
          <w:sz w:val="22"/>
          <w:szCs w:val="22"/>
        </w:rPr>
        <w:fldChar w:fldCharType="begin"/>
      </w:r>
      <w:r w:rsidRPr="005C61A2">
        <w:rPr>
          <w:rFonts w:cstheme="majorHAnsi"/>
          <w:sz w:val="22"/>
          <w:szCs w:val="22"/>
        </w:rPr>
        <w:instrText xml:space="preserve"> SEQ Gráfica \* ARABIC </w:instrText>
      </w:r>
      <w:r w:rsidRPr="005C61A2">
        <w:rPr>
          <w:rFonts w:cstheme="majorHAnsi"/>
          <w:sz w:val="22"/>
          <w:szCs w:val="22"/>
        </w:rPr>
        <w:fldChar w:fldCharType="separate"/>
      </w:r>
      <w:r w:rsidR="00EE6E9B">
        <w:rPr>
          <w:rFonts w:cstheme="majorHAnsi"/>
          <w:noProof/>
          <w:sz w:val="22"/>
          <w:szCs w:val="22"/>
        </w:rPr>
        <w:t>12</w:t>
      </w:r>
      <w:r w:rsidRPr="005C61A2">
        <w:rPr>
          <w:rFonts w:cstheme="majorHAnsi"/>
          <w:sz w:val="22"/>
          <w:szCs w:val="22"/>
        </w:rPr>
        <w:fldChar w:fldCharType="end"/>
      </w:r>
      <w:r>
        <w:rPr>
          <w:rFonts w:cstheme="majorHAnsi"/>
          <w:sz w:val="22"/>
          <w:szCs w:val="22"/>
        </w:rPr>
        <w:t xml:space="preserve"> </w:t>
      </w:r>
      <w:r w:rsidR="00C16286">
        <w:rPr>
          <w:rFonts w:cstheme="majorHAnsi"/>
          <w:sz w:val="22"/>
          <w:szCs w:val="22"/>
        </w:rPr>
        <w:t>Evolución tarifa promedio con aplicación de aumento tarifario</w:t>
      </w:r>
      <w:r w:rsidR="00C16286">
        <w:rPr>
          <w:rFonts w:cstheme="majorHAnsi"/>
          <w:sz w:val="22"/>
          <w:szCs w:val="22"/>
        </w:rPr>
        <w:br/>
      </w:r>
      <w:r w:rsidR="00011268">
        <w:rPr>
          <w:rFonts w:cstheme="majorHAnsi"/>
          <w:sz w:val="22"/>
          <w:szCs w:val="22"/>
        </w:rPr>
        <w:t>en d</w:t>
      </w:r>
      <w:r w:rsidR="00C16286">
        <w:rPr>
          <w:rFonts w:cstheme="majorHAnsi"/>
          <w:sz w:val="22"/>
          <w:szCs w:val="22"/>
        </w:rPr>
        <w:t>ólares (USD)</w:t>
      </w:r>
      <w:r w:rsidR="006075C4">
        <w:rPr>
          <w:rFonts w:cstheme="majorHAnsi"/>
          <w:sz w:val="22"/>
          <w:szCs w:val="22"/>
        </w:rPr>
        <w:t xml:space="preserve"> por m</w:t>
      </w:r>
      <w:r w:rsidR="00715448">
        <w:rPr>
          <w:rFonts w:cstheme="majorHAnsi"/>
          <w:sz w:val="22"/>
          <w:szCs w:val="22"/>
        </w:rPr>
        <w:t>3</w:t>
      </w:r>
      <w:bookmarkEnd w:id="109"/>
    </w:p>
    <w:p w:rsidR="000F0A8C" w:rsidP="00C16286" w:rsidRDefault="005C61A2" w14:paraId="2F156F4A" w14:textId="1B86B587">
      <w:pPr>
        <w:pStyle w:val="ListParagraph"/>
        <w:jc w:val="center"/>
      </w:pPr>
      <w:r>
        <w:rPr>
          <w:noProof/>
        </w:rPr>
        <w:drawing>
          <wp:inline distT="0" distB="0" distL="0" distR="0" wp14:anchorId="2704979D" wp14:editId="5C94C37B">
            <wp:extent cx="5709037" cy="2751151"/>
            <wp:effectExtent l="0" t="0" r="6350" b="11430"/>
            <wp:docPr id="28" name="Gráfico 28">
              <a:extLst xmlns:a="http://schemas.openxmlformats.org/drawingml/2006/main">
                <a:ext uri="{FF2B5EF4-FFF2-40B4-BE49-F238E27FC236}">
                  <a16:creationId xmlns:a16="http://schemas.microsoft.com/office/drawing/2014/main" id="{CA6F80AD-F584-470B-966C-734097DEC4A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rsidRPr="005C61A2" w:rsidR="005C61A2" w:rsidP="005C61A2" w:rsidRDefault="005C61A2" w14:paraId="19EECAB8" w14:textId="17F65251">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Pr="00715448" w:rsidR="00715448" w:rsidP="00087467" w:rsidRDefault="00C54586" w14:paraId="0EC354B2" w14:textId="77777777">
      <w:pPr>
        <w:pStyle w:val="ListParagraph"/>
        <w:numPr>
          <w:ilvl w:val="0"/>
          <w:numId w:val="49"/>
        </w:numPr>
      </w:pPr>
      <w:r w:rsidRPr="00715448">
        <w:rPr>
          <w:b/>
          <w:bCs/>
        </w:rPr>
        <w:t>Optimización del gasto en personal</w:t>
      </w:r>
      <w:r w:rsidR="00715448">
        <w:rPr>
          <w:b/>
          <w:bCs/>
        </w:rPr>
        <w:t>:</w:t>
      </w:r>
    </w:p>
    <w:p w:rsidR="00C54586" w:rsidP="00715448" w:rsidRDefault="00715448" w14:paraId="0E4D8D6D" w14:textId="3C9B0DFC">
      <w:pPr>
        <w:pStyle w:val="ListParagraph"/>
      </w:pPr>
      <w:r>
        <w:t>Los gastos de personal en los que incurra la empresa en el modelo crecerán</w:t>
      </w:r>
      <w:r w:rsidR="00C54586">
        <w:t xml:space="preserve"> en función solo de la inflación proyectada.</w:t>
      </w:r>
    </w:p>
    <w:p w:rsidRPr="00715448" w:rsidR="00715448" w:rsidP="00087467" w:rsidRDefault="00715448" w14:paraId="33120755" w14:textId="298F6F75">
      <w:pPr>
        <w:pStyle w:val="ListParagraph"/>
        <w:numPr>
          <w:ilvl w:val="0"/>
          <w:numId w:val="49"/>
        </w:numPr>
        <w:rPr>
          <w:b/>
          <w:bCs/>
        </w:rPr>
      </w:pPr>
      <w:r w:rsidRPr="00715448">
        <w:rPr>
          <w:b/>
          <w:bCs/>
        </w:rPr>
        <w:t>Renovación de medidores:</w:t>
      </w:r>
    </w:p>
    <w:p w:rsidR="00C54586" w:rsidP="00715448" w:rsidRDefault="00C54586" w14:paraId="50374020" w14:textId="0343AF4D">
      <w:pPr>
        <w:pStyle w:val="ListParagraph"/>
      </w:pPr>
      <w:r>
        <w:t>Se contempla</w:t>
      </w:r>
      <w:r w:rsidR="00087467">
        <w:t xml:space="preserve"> un proyecto de</w:t>
      </w:r>
      <w:r w:rsidR="00AE0EE7">
        <w:t xml:space="preserve"> </w:t>
      </w:r>
      <w:r>
        <w:t xml:space="preserve">renovación de 200.000 medidores durante los años 2029 - 2030 con recursos propios, </w:t>
      </w:r>
      <w:r w:rsidR="00076090">
        <w:t xml:space="preserve">un incremento de los </w:t>
      </w:r>
      <w:r w:rsidR="00DF7299">
        <w:t xml:space="preserve">ingresos </w:t>
      </w:r>
      <w:r w:rsidR="00076090">
        <w:t xml:space="preserve">en </w:t>
      </w:r>
      <w:r w:rsidR="00C46A1F">
        <w:t>USD</w:t>
      </w:r>
      <w:r w:rsidR="002577DB">
        <w:t>11,9</w:t>
      </w:r>
      <w:r w:rsidR="00C46A1F">
        <w:t xml:space="preserve"> millones</w:t>
      </w:r>
      <w:r w:rsidR="00076090">
        <w:t xml:space="preserve"> en promedio anualmente </w:t>
      </w:r>
      <w:r w:rsidR="000B65C0">
        <w:t>detallados en el siguiente gráfico.</w:t>
      </w:r>
    </w:p>
    <w:p w:rsidRPr="000B65C0" w:rsidR="000B65C0" w:rsidP="000B65C0" w:rsidRDefault="000B65C0" w14:paraId="61699BD0" w14:textId="7B15DB77">
      <w:pPr>
        <w:pStyle w:val="Caption"/>
        <w:rPr>
          <w:rFonts w:cstheme="majorHAnsi"/>
          <w:sz w:val="22"/>
          <w:szCs w:val="22"/>
        </w:rPr>
      </w:pPr>
      <w:bookmarkStart w:name="_Toc104306548" w:id="110"/>
      <w:r w:rsidRPr="000B65C0">
        <w:rPr>
          <w:rFonts w:cstheme="majorHAnsi"/>
          <w:sz w:val="22"/>
          <w:szCs w:val="22"/>
        </w:rPr>
        <w:t xml:space="preserve">Gráfica </w:t>
      </w:r>
      <w:r w:rsidRPr="000B65C0">
        <w:rPr>
          <w:rFonts w:cstheme="majorHAnsi"/>
          <w:sz w:val="22"/>
          <w:szCs w:val="22"/>
        </w:rPr>
        <w:fldChar w:fldCharType="begin"/>
      </w:r>
      <w:r w:rsidRPr="000B65C0">
        <w:rPr>
          <w:rFonts w:cstheme="majorHAnsi"/>
          <w:sz w:val="22"/>
          <w:szCs w:val="22"/>
        </w:rPr>
        <w:instrText xml:space="preserve"> SEQ Gráfica \* ARABIC </w:instrText>
      </w:r>
      <w:r w:rsidRPr="000B65C0">
        <w:rPr>
          <w:rFonts w:cstheme="majorHAnsi"/>
          <w:sz w:val="22"/>
          <w:szCs w:val="22"/>
        </w:rPr>
        <w:fldChar w:fldCharType="separate"/>
      </w:r>
      <w:r w:rsidR="00EE6E9B">
        <w:rPr>
          <w:rFonts w:cstheme="majorHAnsi"/>
          <w:noProof/>
          <w:sz w:val="22"/>
          <w:szCs w:val="22"/>
        </w:rPr>
        <w:t>13</w:t>
      </w:r>
      <w:r w:rsidRPr="000B65C0">
        <w:rPr>
          <w:rFonts w:cstheme="majorHAnsi"/>
          <w:sz w:val="22"/>
          <w:szCs w:val="22"/>
        </w:rPr>
        <w:fldChar w:fldCharType="end"/>
      </w:r>
      <w:r w:rsidR="00D81259">
        <w:rPr>
          <w:rFonts w:cstheme="majorHAnsi"/>
          <w:sz w:val="22"/>
          <w:szCs w:val="22"/>
        </w:rPr>
        <w:t xml:space="preserve"> Ing</w:t>
      </w:r>
      <w:r w:rsidR="00063D2C">
        <w:rPr>
          <w:rFonts w:cstheme="majorHAnsi"/>
          <w:sz w:val="22"/>
          <w:szCs w:val="22"/>
        </w:rPr>
        <w:t xml:space="preserve">resos </w:t>
      </w:r>
      <w:r w:rsidR="003410AD">
        <w:rPr>
          <w:rFonts w:cstheme="majorHAnsi"/>
          <w:sz w:val="22"/>
          <w:szCs w:val="22"/>
        </w:rPr>
        <w:t>p</w:t>
      </w:r>
      <w:r w:rsidRPr="00063D2C" w:rsidR="00063D2C">
        <w:rPr>
          <w:rFonts w:cstheme="majorHAnsi"/>
          <w:sz w:val="22"/>
          <w:szCs w:val="22"/>
        </w:rPr>
        <w:t>royecto renovación medidores</w:t>
      </w:r>
      <w:r w:rsidR="002A20AC">
        <w:rPr>
          <w:rFonts w:cstheme="majorHAnsi"/>
          <w:sz w:val="22"/>
          <w:szCs w:val="22"/>
        </w:rPr>
        <w:br/>
      </w:r>
      <w:r w:rsidR="002A20AC">
        <w:rPr>
          <w:rFonts w:cstheme="majorHAnsi"/>
          <w:sz w:val="22"/>
          <w:szCs w:val="22"/>
        </w:rPr>
        <w:t xml:space="preserve">Millones </w:t>
      </w:r>
      <w:r w:rsidR="00011268">
        <w:rPr>
          <w:rFonts w:cstheme="majorHAnsi"/>
          <w:sz w:val="22"/>
          <w:szCs w:val="22"/>
        </w:rPr>
        <w:t>de</w:t>
      </w:r>
      <w:r w:rsidRPr="006A2293" w:rsidR="005702CC">
        <w:rPr>
          <w:rFonts w:cstheme="majorHAnsi"/>
          <w:sz w:val="22"/>
          <w:szCs w:val="22"/>
        </w:rPr>
        <w:t xml:space="preserve"> dólares (USD)</w:t>
      </w:r>
      <w:r w:rsidR="005702CC">
        <w:rPr>
          <w:rFonts w:cstheme="majorHAnsi"/>
          <w:sz w:val="22"/>
          <w:szCs w:val="22"/>
        </w:rPr>
        <w:t xml:space="preserve"> corrientes</w:t>
      </w:r>
      <w:bookmarkEnd w:id="110"/>
    </w:p>
    <w:p w:rsidR="000B65C0" w:rsidP="002333EB" w:rsidRDefault="000B65C0" w14:paraId="76AA437F" w14:textId="7C6327A2">
      <w:pPr>
        <w:pStyle w:val="ListParagraph"/>
        <w:jc w:val="center"/>
      </w:pPr>
      <w:r>
        <w:rPr>
          <w:noProof/>
        </w:rPr>
        <w:drawing>
          <wp:inline distT="0" distB="0" distL="0" distR="0" wp14:anchorId="02F47EA5" wp14:editId="319DDC44">
            <wp:extent cx="4627660" cy="1916265"/>
            <wp:effectExtent l="0" t="0" r="1905" b="8255"/>
            <wp:docPr id="15" name="Gráfico 15">
              <a:extLst xmlns:a="http://schemas.openxmlformats.org/drawingml/2006/main">
                <a:ext uri="{FF2B5EF4-FFF2-40B4-BE49-F238E27FC236}">
                  <a16:creationId xmlns:a16="http://schemas.microsoft.com/office/drawing/2014/main" id="{BEAB7487-D17E-48E2-9A0A-8734317BB76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p w:rsidRPr="0056476D" w:rsidR="000B65C0" w:rsidP="000B65C0" w:rsidRDefault="000B65C0" w14:paraId="3825017C" w14:textId="77777777">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00C95D01" w:rsidP="00C95D01" w:rsidRDefault="00C54586" w14:paraId="51706B94" w14:textId="1706EBE1">
      <w:pPr>
        <w:pStyle w:val="Heading4"/>
      </w:pPr>
      <w:r>
        <w:lastRenderedPageBreak/>
        <w:t>Beneficios pro</w:t>
      </w:r>
      <w:r w:rsidR="00326CAF">
        <w:t>grama</w:t>
      </w:r>
      <w:r>
        <w:t xml:space="preserve"> BID</w:t>
      </w:r>
    </w:p>
    <w:p w:rsidR="00C54586" w:rsidP="00C95D01" w:rsidRDefault="00326CAF" w14:paraId="72A3E7EF" w14:textId="4DD88A89">
      <w:r>
        <w:t>E</w:t>
      </w:r>
      <w:r w:rsidR="00821A72">
        <w:t>l escenario base case contempla l</w:t>
      </w:r>
      <w:r>
        <w:t>o</w:t>
      </w:r>
      <w:r w:rsidR="00821A72">
        <w:t>s siguientes</w:t>
      </w:r>
      <w:r>
        <w:t xml:space="preserve"> beneficios </w:t>
      </w:r>
      <w:r w:rsidR="00950600">
        <w:t>financieros</w:t>
      </w:r>
      <w:r>
        <w:t xml:space="preserve"> esperados del programa BID</w:t>
      </w:r>
      <w:r w:rsidR="00821A72">
        <w:t>:</w:t>
      </w:r>
    </w:p>
    <w:p w:rsidR="00076090" w:rsidP="00076090" w:rsidRDefault="00D80F9F" w14:paraId="62D70F84" w14:textId="77777777">
      <w:pPr>
        <w:pStyle w:val="ListParagraph"/>
        <w:numPr>
          <w:ilvl w:val="0"/>
          <w:numId w:val="51"/>
        </w:numPr>
      </w:pPr>
      <w:r w:rsidRPr="00715448">
        <w:rPr>
          <w:b/>
          <w:bCs/>
        </w:rPr>
        <w:t>Proyectos r</w:t>
      </w:r>
      <w:r w:rsidRPr="00715448" w:rsidR="00C54586">
        <w:rPr>
          <w:b/>
          <w:bCs/>
        </w:rPr>
        <w:t>educción de AN</w:t>
      </w:r>
      <w:r w:rsidRPr="00715448" w:rsidR="00912200">
        <w:rPr>
          <w:b/>
          <w:bCs/>
        </w:rPr>
        <w:t>C</w:t>
      </w:r>
      <w:r w:rsidR="00076090">
        <w:t>:</w:t>
      </w:r>
    </w:p>
    <w:p w:rsidR="00C54586" w:rsidP="00715448" w:rsidRDefault="00076090" w14:paraId="7765BD54" w14:textId="64C0C087">
      <w:pPr>
        <w:pStyle w:val="ListParagraph"/>
      </w:pPr>
      <w:r>
        <w:t>L</w:t>
      </w:r>
      <w:r w:rsidR="00AF6204">
        <w:t>a</w:t>
      </w:r>
      <w:r w:rsidR="00BB0C41">
        <w:t xml:space="preserve"> implementación de estos proyectos presenta</w:t>
      </w:r>
      <w:r w:rsidR="00FB2BD1">
        <w:t xml:space="preserve"> una </w:t>
      </w:r>
      <w:r w:rsidR="00BB0C41">
        <w:t xml:space="preserve">reducción en </w:t>
      </w:r>
      <w:r w:rsidR="00D80F9F">
        <w:t xml:space="preserve">el ANC </w:t>
      </w:r>
      <w:r w:rsidR="00BB0C41">
        <w:t>de</w:t>
      </w:r>
      <w:r w:rsidR="00AF6204">
        <w:t xml:space="preserve"> 6,35%</w:t>
      </w:r>
      <w:r w:rsidR="00C54586">
        <w:t xml:space="preserve"> durante</w:t>
      </w:r>
      <w:r w:rsidR="005C0A17">
        <w:t xml:space="preserve"> </w:t>
      </w:r>
      <w:r w:rsidR="00C54586">
        <w:t>5 años (2024 – 2</w:t>
      </w:r>
      <w:r w:rsidRPr="00715448" w:rsidR="00C54586">
        <w:t>028).</w:t>
      </w:r>
    </w:p>
    <w:p w:rsidRPr="00BC59E8" w:rsidR="00AE2955" w:rsidP="00AE2955" w:rsidRDefault="00AE2955" w14:paraId="54C0B219" w14:textId="1D1BD6E3">
      <w:pPr>
        <w:pStyle w:val="Caption"/>
        <w:rPr>
          <w:rFonts w:cstheme="majorHAnsi"/>
          <w:sz w:val="22"/>
          <w:szCs w:val="22"/>
        </w:rPr>
      </w:pPr>
      <w:bookmarkStart w:name="_Ref104297282" w:id="111"/>
      <w:bookmarkStart w:name="_Toc104306530" w:id="112"/>
      <w:r w:rsidRPr="00BC59E8">
        <w:rPr>
          <w:rFonts w:cstheme="majorHAnsi"/>
          <w:sz w:val="22"/>
          <w:szCs w:val="22"/>
        </w:rPr>
        <w:t xml:space="preserve">Tabla </w:t>
      </w:r>
      <w:r w:rsidRPr="00BC59E8">
        <w:rPr>
          <w:rFonts w:cstheme="majorHAnsi"/>
          <w:sz w:val="22"/>
          <w:szCs w:val="22"/>
        </w:rPr>
        <w:fldChar w:fldCharType="begin"/>
      </w:r>
      <w:r w:rsidRPr="00BC59E8">
        <w:rPr>
          <w:rFonts w:cstheme="majorHAnsi"/>
          <w:sz w:val="22"/>
          <w:szCs w:val="22"/>
        </w:rPr>
        <w:instrText xml:space="preserve"> SEQ Tabla \* ARABIC </w:instrText>
      </w:r>
      <w:r w:rsidRPr="00BC59E8">
        <w:rPr>
          <w:rFonts w:cstheme="majorHAnsi"/>
          <w:sz w:val="22"/>
          <w:szCs w:val="22"/>
        </w:rPr>
        <w:fldChar w:fldCharType="separate"/>
      </w:r>
      <w:r w:rsidR="008F06E6">
        <w:rPr>
          <w:rFonts w:cstheme="majorHAnsi"/>
          <w:noProof/>
          <w:sz w:val="22"/>
          <w:szCs w:val="22"/>
        </w:rPr>
        <w:t>32</w:t>
      </w:r>
      <w:r w:rsidRPr="00BC59E8">
        <w:rPr>
          <w:rFonts w:cstheme="majorHAnsi"/>
          <w:sz w:val="22"/>
          <w:szCs w:val="22"/>
        </w:rPr>
        <w:fldChar w:fldCharType="end"/>
      </w:r>
      <w:bookmarkEnd w:id="111"/>
      <w:r w:rsidRPr="00BC59E8">
        <w:rPr>
          <w:rFonts w:cstheme="majorHAnsi"/>
          <w:sz w:val="22"/>
          <w:szCs w:val="22"/>
        </w:rPr>
        <w:t xml:space="preserve"> </w:t>
      </w:r>
      <w:r w:rsidRPr="00BC59E8" w:rsidR="00BC4F82">
        <w:rPr>
          <w:rFonts w:cstheme="majorHAnsi"/>
          <w:sz w:val="22"/>
          <w:szCs w:val="22"/>
        </w:rPr>
        <w:t>Reducción</w:t>
      </w:r>
      <w:r w:rsidRPr="00BC59E8">
        <w:rPr>
          <w:rFonts w:cstheme="majorHAnsi"/>
          <w:sz w:val="22"/>
          <w:szCs w:val="22"/>
        </w:rPr>
        <w:t xml:space="preserve"> de ANC </w:t>
      </w:r>
      <w:r w:rsidRPr="00BC59E8" w:rsidR="00BC4F82">
        <w:rPr>
          <w:rFonts w:cstheme="majorHAnsi"/>
          <w:sz w:val="22"/>
          <w:szCs w:val="22"/>
        </w:rPr>
        <w:t>proyectos BID</w:t>
      </w:r>
      <w:r w:rsidR="008F06E6">
        <w:rPr>
          <w:rFonts w:cstheme="majorHAnsi"/>
          <w:sz w:val="22"/>
          <w:szCs w:val="22"/>
        </w:rPr>
        <w:t xml:space="preserve"> sistema norte.</w:t>
      </w:r>
      <w:bookmarkEnd w:id="112"/>
    </w:p>
    <w:tbl>
      <w:tblPr>
        <w:tblStyle w:val="GridTable4-Accent5"/>
        <w:tblW w:w="0" w:type="auto"/>
        <w:jc w:val="center"/>
        <w:tblLook w:val="04A0" w:firstRow="1" w:lastRow="0" w:firstColumn="1" w:lastColumn="0" w:noHBand="0" w:noVBand="1"/>
      </w:tblPr>
      <w:tblGrid>
        <w:gridCol w:w="5555"/>
        <w:gridCol w:w="1353"/>
      </w:tblGrid>
      <w:tr w:rsidRPr="00D8468A" w:rsidR="00D8468A" w:rsidTr="00AE2955" w14:paraId="31DC4F35" w14:textId="77777777">
        <w:trPr>
          <w:cnfStyle w:val="100000000000" w:firstRow="1" w:lastRow="0" w:firstColumn="0" w:lastColumn="0" w:oddVBand="0" w:evenVBand="0" w:oddHBand="0"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D8468A" w:rsidR="00D8468A" w:rsidP="00D8468A" w:rsidRDefault="00995BE5" w14:paraId="592BA6EA" w14:textId="53F4FFE7">
            <w:pPr>
              <w:jc w:val="left"/>
              <w:rPr>
                <w:rFonts w:eastAsia="Times New Roman" w:asciiTheme="minorHAnsi" w:hAnsiTheme="minorHAnsi" w:cstheme="minorHAnsi"/>
                <w:color w:val="000000"/>
                <w:sz w:val="18"/>
                <w:szCs w:val="18"/>
                <w:lang w:eastAsia="es-CO"/>
              </w:rPr>
            </w:pPr>
            <w:r w:rsidRPr="00D8468A">
              <w:rPr>
                <w:rFonts w:eastAsia="Times New Roman" w:asciiTheme="minorHAnsi" w:hAnsiTheme="minorHAnsi" w:cstheme="minorHAnsi"/>
                <w:color w:val="000000"/>
                <w:sz w:val="18"/>
                <w:szCs w:val="18"/>
                <w:lang w:eastAsia="es-CO"/>
              </w:rPr>
              <w:t>Reducción de las pérdidas físicas en redes de distribución sistema norte</w:t>
            </w:r>
          </w:p>
        </w:tc>
        <w:tc>
          <w:tcPr>
            <w:tcW w:w="0" w:type="auto"/>
            <w:noWrap/>
            <w:hideMark/>
          </w:tcPr>
          <w:p w:rsidRPr="00D8468A" w:rsidR="00D8468A" w:rsidP="00D8468A" w:rsidRDefault="00995BE5" w14:paraId="7AAF4AFA" w14:textId="50246DC1">
            <w:pPr>
              <w:jc w:val="left"/>
              <w:cnfStyle w:val="100000000000" w:firstRow="1" w:lastRow="0" w:firstColumn="0" w:lastColumn="0" w:oddVBand="0" w:evenVBand="0" w:oddHBand="0" w:evenHBand="0" w:firstRowFirstColumn="0" w:firstRowLastColumn="0" w:lastRowFirstColumn="0" w:lastRowLastColumn="0"/>
              <w:rPr>
                <w:rFonts w:eastAsia="Times New Roman" w:asciiTheme="minorHAnsi" w:hAnsiTheme="minorHAnsi" w:cstheme="minorHAnsi"/>
                <w:color w:val="000000"/>
                <w:sz w:val="18"/>
                <w:szCs w:val="18"/>
                <w:lang w:eastAsia="es-CO"/>
              </w:rPr>
            </w:pPr>
            <w:r w:rsidRPr="00D8468A">
              <w:rPr>
                <w:rFonts w:eastAsia="Times New Roman" w:asciiTheme="minorHAnsi" w:hAnsiTheme="minorHAnsi" w:cstheme="minorHAnsi"/>
                <w:color w:val="000000"/>
                <w:sz w:val="18"/>
                <w:szCs w:val="18"/>
                <w:lang w:eastAsia="es-CO"/>
              </w:rPr>
              <w:t>Reducción</w:t>
            </w:r>
            <w:r w:rsidRPr="00D8468A" w:rsidR="00D8468A">
              <w:rPr>
                <w:rFonts w:eastAsia="Times New Roman" w:asciiTheme="minorHAnsi" w:hAnsiTheme="minorHAnsi" w:cstheme="minorHAnsi"/>
                <w:color w:val="000000"/>
                <w:sz w:val="18"/>
                <w:szCs w:val="18"/>
                <w:lang w:eastAsia="es-CO"/>
              </w:rPr>
              <w:t xml:space="preserve"> ANC</w:t>
            </w:r>
          </w:p>
        </w:tc>
      </w:tr>
      <w:tr w:rsidRPr="00D8468A" w:rsidR="00D8468A" w:rsidTr="00AE2955" w14:paraId="6CEC9E4D" w14:textId="7777777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D8468A" w:rsidR="00D8468A" w:rsidP="00D8468A" w:rsidRDefault="00D8468A" w14:paraId="6BD77DCA" w14:textId="77777777">
            <w:pPr>
              <w:jc w:val="left"/>
              <w:rPr>
                <w:rFonts w:eastAsia="Times New Roman" w:asciiTheme="minorHAnsi" w:hAnsiTheme="minorHAnsi" w:cstheme="minorHAnsi"/>
                <w:b w:val="0"/>
                <w:bCs w:val="0"/>
                <w:color w:val="000000"/>
                <w:sz w:val="18"/>
                <w:szCs w:val="18"/>
                <w:lang w:eastAsia="es-CO"/>
              </w:rPr>
            </w:pPr>
            <w:r w:rsidRPr="00D8468A">
              <w:rPr>
                <w:rFonts w:eastAsia="Times New Roman" w:asciiTheme="minorHAnsi" w:hAnsiTheme="minorHAnsi" w:cstheme="minorHAnsi"/>
                <w:b w:val="0"/>
                <w:bCs w:val="0"/>
                <w:color w:val="000000"/>
                <w:sz w:val="18"/>
                <w:szCs w:val="18"/>
                <w:lang w:eastAsia="es-CO"/>
              </w:rPr>
              <w:t>Programa de Regulación de presión</w:t>
            </w:r>
          </w:p>
        </w:tc>
        <w:tc>
          <w:tcPr>
            <w:tcW w:w="0" w:type="auto"/>
            <w:noWrap/>
            <w:hideMark/>
          </w:tcPr>
          <w:p w:rsidRPr="00D8468A" w:rsidR="00D8468A" w:rsidP="00D8468A" w:rsidRDefault="00D8468A" w14:paraId="4501B0E8" w14:textId="77777777">
            <w:pPr>
              <w:jc w:val="right"/>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stheme="minorHAnsi"/>
                <w:color w:val="000000"/>
                <w:sz w:val="18"/>
                <w:szCs w:val="18"/>
                <w:lang w:eastAsia="es-CO"/>
              </w:rPr>
            </w:pPr>
            <w:r w:rsidRPr="00D8468A">
              <w:rPr>
                <w:rFonts w:eastAsia="Times New Roman" w:asciiTheme="minorHAnsi" w:hAnsiTheme="minorHAnsi" w:cstheme="minorHAnsi"/>
                <w:color w:val="000000"/>
                <w:sz w:val="18"/>
                <w:szCs w:val="18"/>
                <w:lang w:eastAsia="es-CO"/>
              </w:rPr>
              <w:t>2,8%</w:t>
            </w:r>
          </w:p>
        </w:tc>
      </w:tr>
      <w:tr w:rsidRPr="00D8468A" w:rsidR="00D8468A" w:rsidTr="00AE2955" w14:paraId="25CAA5BF" w14:textId="77777777">
        <w:trPr>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D8468A" w:rsidR="00D8468A" w:rsidP="00D8468A" w:rsidRDefault="00D8468A" w14:paraId="4C81F100" w14:textId="77777777">
            <w:pPr>
              <w:jc w:val="left"/>
              <w:rPr>
                <w:rFonts w:eastAsia="Times New Roman" w:asciiTheme="minorHAnsi" w:hAnsiTheme="minorHAnsi" w:cstheme="minorHAnsi"/>
                <w:b w:val="0"/>
                <w:bCs w:val="0"/>
                <w:color w:val="000000"/>
                <w:sz w:val="18"/>
                <w:szCs w:val="18"/>
                <w:lang w:eastAsia="es-CO"/>
              </w:rPr>
            </w:pPr>
            <w:r w:rsidRPr="00D8468A">
              <w:rPr>
                <w:rFonts w:eastAsia="Times New Roman" w:asciiTheme="minorHAnsi" w:hAnsiTheme="minorHAnsi" w:cstheme="minorHAnsi"/>
                <w:b w:val="0"/>
                <w:bCs w:val="0"/>
                <w:color w:val="000000"/>
                <w:sz w:val="18"/>
                <w:szCs w:val="18"/>
                <w:lang w:eastAsia="es-CO"/>
              </w:rPr>
              <w:t>Programa de Rehabilitación de redes Etapa 1</w:t>
            </w:r>
          </w:p>
        </w:tc>
        <w:tc>
          <w:tcPr>
            <w:tcW w:w="0" w:type="auto"/>
            <w:noWrap/>
            <w:hideMark/>
          </w:tcPr>
          <w:p w:rsidRPr="00D8468A" w:rsidR="00D8468A" w:rsidP="00D8468A" w:rsidRDefault="00D8468A" w14:paraId="30075EC0" w14:textId="77777777">
            <w:pPr>
              <w:jc w:val="right"/>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stheme="minorHAnsi"/>
                <w:color w:val="000000"/>
                <w:sz w:val="18"/>
                <w:szCs w:val="18"/>
                <w:lang w:eastAsia="es-CO"/>
              </w:rPr>
            </w:pPr>
            <w:r w:rsidRPr="00D8468A">
              <w:rPr>
                <w:rFonts w:eastAsia="Times New Roman" w:asciiTheme="minorHAnsi" w:hAnsiTheme="minorHAnsi" w:cstheme="minorHAnsi"/>
                <w:color w:val="000000"/>
                <w:sz w:val="18"/>
                <w:szCs w:val="18"/>
                <w:lang w:eastAsia="es-CO"/>
              </w:rPr>
              <w:t>0,9%</w:t>
            </w:r>
          </w:p>
        </w:tc>
      </w:tr>
      <w:tr w:rsidRPr="00D8468A" w:rsidR="00D8468A" w:rsidTr="00AE2955" w14:paraId="7344E95F" w14:textId="77777777">
        <w:trPr>
          <w:cnfStyle w:val="000000100000" w:firstRow="0" w:lastRow="0" w:firstColumn="0" w:lastColumn="0" w:oddVBand="0" w:evenVBand="0" w:oddHBand="1" w:evenHBand="0" w:firstRowFirstColumn="0" w:firstRowLastColumn="0" w:lastRowFirstColumn="0" w:lastRowLastColumn="0"/>
          <w:trHeight w:val="288"/>
          <w:jc w:val="center"/>
        </w:trPr>
        <w:tc>
          <w:tcPr>
            <w:cnfStyle w:val="001000000000" w:firstRow="0" w:lastRow="0" w:firstColumn="1" w:lastColumn="0" w:oddVBand="0" w:evenVBand="0" w:oddHBand="0" w:evenHBand="0" w:firstRowFirstColumn="0" w:firstRowLastColumn="0" w:lastRowFirstColumn="0" w:lastRowLastColumn="0"/>
            <w:tcW w:w="0" w:type="auto"/>
            <w:noWrap/>
            <w:hideMark/>
          </w:tcPr>
          <w:p w:rsidRPr="00D8468A" w:rsidR="00D8468A" w:rsidP="00D8468A" w:rsidRDefault="00D8468A" w14:paraId="6A455A7D" w14:textId="77777777">
            <w:pPr>
              <w:jc w:val="left"/>
              <w:rPr>
                <w:rFonts w:eastAsia="Times New Roman" w:asciiTheme="minorHAnsi" w:hAnsiTheme="minorHAnsi" w:cstheme="minorHAnsi"/>
                <w:b w:val="0"/>
                <w:bCs w:val="0"/>
                <w:color w:val="000000"/>
                <w:sz w:val="18"/>
                <w:szCs w:val="18"/>
                <w:lang w:eastAsia="es-CO"/>
              </w:rPr>
            </w:pPr>
            <w:r w:rsidRPr="00D8468A">
              <w:rPr>
                <w:rFonts w:eastAsia="Times New Roman" w:asciiTheme="minorHAnsi" w:hAnsiTheme="minorHAnsi" w:cstheme="minorHAnsi"/>
                <w:b w:val="0"/>
                <w:bCs w:val="0"/>
                <w:color w:val="000000"/>
                <w:sz w:val="18"/>
                <w:szCs w:val="18"/>
                <w:lang w:eastAsia="es-CO"/>
              </w:rPr>
              <w:t>Programa de Rehabilitación de redes Etapa 2</w:t>
            </w:r>
          </w:p>
        </w:tc>
        <w:tc>
          <w:tcPr>
            <w:tcW w:w="0" w:type="auto"/>
            <w:noWrap/>
            <w:hideMark/>
          </w:tcPr>
          <w:p w:rsidRPr="00D8468A" w:rsidR="00D8468A" w:rsidP="00D8468A" w:rsidRDefault="00D8468A" w14:paraId="01AD5FE8" w14:textId="77777777">
            <w:pPr>
              <w:jc w:val="right"/>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stheme="minorHAnsi"/>
                <w:color w:val="000000"/>
                <w:sz w:val="18"/>
                <w:szCs w:val="18"/>
                <w:lang w:eastAsia="es-CO"/>
              </w:rPr>
            </w:pPr>
            <w:r w:rsidRPr="00D8468A">
              <w:rPr>
                <w:rFonts w:eastAsia="Times New Roman" w:asciiTheme="minorHAnsi" w:hAnsiTheme="minorHAnsi" w:cstheme="minorHAnsi"/>
                <w:color w:val="000000"/>
                <w:sz w:val="18"/>
                <w:szCs w:val="18"/>
                <w:lang w:eastAsia="es-CO"/>
              </w:rPr>
              <w:t>2,7%</w:t>
            </w:r>
          </w:p>
        </w:tc>
      </w:tr>
    </w:tbl>
    <w:p w:rsidR="00BC59E8" w:rsidP="00BC59E8" w:rsidRDefault="00BC59E8" w14:paraId="36149B43" w14:textId="6852F0AB">
      <w:pPr>
        <w:jc w:val="center"/>
        <w:rPr>
          <w:rFonts w:cstheme="majorHAnsi"/>
          <w:i/>
          <w:iCs/>
          <w:color w:val="44546A" w:themeColor="text2"/>
          <w:sz w:val="20"/>
          <w:szCs w:val="20"/>
        </w:rPr>
      </w:pPr>
      <w:r w:rsidRPr="007644EF">
        <w:rPr>
          <w:rFonts w:cstheme="majorHAnsi"/>
          <w:i/>
          <w:iCs/>
          <w:color w:val="44546A" w:themeColor="text2"/>
          <w:sz w:val="20"/>
          <w:szCs w:val="20"/>
        </w:rPr>
        <w:t>Fuente: Elaboración propia con datos tomados de</w:t>
      </w:r>
      <w:sdt>
        <w:sdtPr>
          <w:rPr>
            <w:rFonts w:cstheme="majorHAnsi"/>
            <w:i/>
            <w:iCs/>
            <w:color w:val="44546A" w:themeColor="text2"/>
            <w:sz w:val="20"/>
            <w:szCs w:val="20"/>
          </w:rPr>
          <w:id w:val="-925260677"/>
          <w:citation/>
        </w:sdtPr>
        <w:sdtEndPr/>
        <w:sdtContent>
          <w:r>
            <w:rPr>
              <w:rFonts w:cstheme="majorHAnsi"/>
              <w:i/>
              <w:iCs/>
              <w:color w:val="44546A" w:themeColor="text2"/>
              <w:sz w:val="20"/>
              <w:szCs w:val="20"/>
            </w:rPr>
            <w:fldChar w:fldCharType="begin"/>
          </w:r>
          <w:r>
            <w:rPr>
              <w:rFonts w:cstheme="majorHAnsi"/>
              <w:i/>
              <w:iCs/>
              <w:color w:val="44546A" w:themeColor="text2"/>
              <w:sz w:val="20"/>
              <w:szCs w:val="20"/>
            </w:rPr>
            <w:instrText xml:space="preserve">CITATION AMB22 \l 9226 </w:instrText>
          </w:r>
          <w:r>
            <w:rPr>
              <w:rFonts w:cstheme="majorHAnsi"/>
              <w:i/>
              <w:iCs/>
              <w:color w:val="44546A" w:themeColor="text2"/>
              <w:sz w:val="20"/>
              <w:szCs w:val="20"/>
            </w:rPr>
            <w:fldChar w:fldCharType="separate"/>
          </w:r>
          <w:r>
            <w:rPr>
              <w:rFonts w:cstheme="majorHAnsi"/>
              <w:i/>
              <w:iCs/>
              <w:noProof/>
              <w:color w:val="44546A" w:themeColor="text2"/>
              <w:sz w:val="20"/>
              <w:szCs w:val="20"/>
            </w:rPr>
            <w:t xml:space="preserve"> </w:t>
          </w:r>
          <w:r w:rsidRPr="009E202D">
            <w:rPr>
              <w:rFonts w:cstheme="majorHAnsi"/>
              <w:noProof/>
              <w:color w:val="44546A" w:themeColor="text2"/>
              <w:sz w:val="20"/>
              <w:szCs w:val="20"/>
            </w:rPr>
            <w:t>(AMBIGEST S.A., 2022)</w:t>
          </w:r>
          <w:r>
            <w:rPr>
              <w:rFonts w:cstheme="majorHAnsi"/>
              <w:i/>
              <w:iCs/>
              <w:color w:val="44546A" w:themeColor="text2"/>
              <w:sz w:val="20"/>
              <w:szCs w:val="20"/>
            </w:rPr>
            <w:fldChar w:fldCharType="end"/>
          </w:r>
        </w:sdtContent>
      </w:sdt>
      <w:r>
        <w:rPr>
          <w:rFonts w:cstheme="majorHAnsi"/>
          <w:i/>
          <w:iCs/>
          <w:color w:val="44546A" w:themeColor="text2"/>
          <w:sz w:val="20"/>
          <w:szCs w:val="20"/>
        </w:rPr>
        <w:t>.</w:t>
      </w:r>
    </w:p>
    <w:p w:rsidR="00715448" w:rsidP="008F06E6" w:rsidRDefault="00715448" w14:paraId="50E7D09F" w14:textId="6DA95C14">
      <w:pPr>
        <w:ind w:left="708" w:firstLine="12"/>
        <w:jc w:val="left"/>
      </w:pPr>
      <w:r w:rsidRPr="00A40D4F">
        <w:t xml:space="preserve">Los proyectos BID se desarrollan en el sistema norte de ANDA como se observa en la </w:t>
      </w:r>
      <w:r w:rsidRPr="00A40D4F" w:rsidR="008F06E6">
        <w:fldChar w:fldCharType="begin"/>
      </w:r>
      <w:r w:rsidRPr="00A40D4F" w:rsidR="008F06E6">
        <w:instrText xml:space="preserve"> REF _Ref104297282 \h  \* MERGEFORMAT </w:instrText>
      </w:r>
      <w:r w:rsidRPr="00A40D4F" w:rsidR="008F06E6">
        <w:fldChar w:fldCharType="separate"/>
      </w:r>
      <w:r w:rsidRPr="00A40D4F" w:rsidR="008F06E6">
        <w:rPr>
          <w:rFonts w:cstheme="majorHAnsi"/>
        </w:rPr>
        <w:t xml:space="preserve">Tabla </w:t>
      </w:r>
      <w:r w:rsidRPr="00A40D4F" w:rsidR="008F06E6">
        <w:rPr>
          <w:rFonts w:cstheme="majorHAnsi"/>
          <w:noProof/>
        </w:rPr>
        <w:t>32</w:t>
      </w:r>
      <w:r w:rsidRPr="00A40D4F" w:rsidR="008F06E6">
        <w:fldChar w:fldCharType="end"/>
      </w:r>
      <w:r w:rsidRPr="00A40D4F">
        <w:t>, razón por la cual la reducción de ANC ha sido extrapolada para todo el sistema de ANDA manteniendo la misma reducción de</w:t>
      </w:r>
      <w:r w:rsidRPr="00A40D4F" w:rsidR="00AF6204">
        <w:t xml:space="preserve"> </w:t>
      </w:r>
      <w:r w:rsidRPr="00A40D4F">
        <w:t xml:space="preserve">1.726 m3 </w:t>
      </w:r>
      <w:r w:rsidRPr="00A40D4F" w:rsidR="00AF6204">
        <w:t>de perdidas</w:t>
      </w:r>
      <w:r w:rsidRPr="00A40D4F">
        <w:t>.</w:t>
      </w:r>
      <w:r w:rsidRPr="00AF6204" w:rsidR="00AF6204">
        <w:t xml:space="preserve"> </w:t>
      </w:r>
    </w:p>
    <w:p w:rsidR="008F06E6" w:rsidP="008F06E6" w:rsidRDefault="008F06E6" w14:paraId="5309AA2D" w14:textId="588F364D">
      <w:pPr>
        <w:pStyle w:val="Caption"/>
      </w:pPr>
      <w:bookmarkStart w:name="_Toc104306531" w:id="113"/>
      <w:r w:rsidRPr="00A40D4F">
        <w:rPr>
          <w:rFonts w:cstheme="majorHAnsi"/>
          <w:sz w:val="22"/>
          <w:szCs w:val="22"/>
        </w:rPr>
        <w:t xml:space="preserve">Tabla </w:t>
      </w:r>
      <w:r w:rsidRPr="00A40D4F">
        <w:rPr>
          <w:rFonts w:cstheme="majorHAnsi"/>
          <w:sz w:val="22"/>
          <w:szCs w:val="22"/>
        </w:rPr>
        <w:fldChar w:fldCharType="begin"/>
      </w:r>
      <w:r w:rsidRPr="00A40D4F">
        <w:rPr>
          <w:rFonts w:cstheme="majorHAnsi"/>
          <w:sz w:val="22"/>
          <w:szCs w:val="22"/>
        </w:rPr>
        <w:instrText xml:space="preserve"> SEQ Tabla \* ARABIC </w:instrText>
      </w:r>
      <w:r w:rsidRPr="00A40D4F">
        <w:rPr>
          <w:rFonts w:cstheme="majorHAnsi"/>
          <w:sz w:val="22"/>
          <w:szCs w:val="22"/>
        </w:rPr>
        <w:fldChar w:fldCharType="separate"/>
      </w:r>
      <w:r w:rsidRPr="00A40D4F">
        <w:rPr>
          <w:rFonts w:cstheme="majorHAnsi"/>
          <w:sz w:val="22"/>
          <w:szCs w:val="22"/>
        </w:rPr>
        <w:t>33</w:t>
      </w:r>
      <w:r w:rsidRPr="00A40D4F">
        <w:rPr>
          <w:rFonts w:cstheme="majorHAnsi"/>
          <w:sz w:val="22"/>
          <w:szCs w:val="22"/>
        </w:rPr>
        <w:fldChar w:fldCharType="end"/>
      </w:r>
      <w:r w:rsidRPr="00A40D4F" w:rsidR="00A40D4F">
        <w:rPr>
          <w:rFonts w:cstheme="majorHAnsi"/>
          <w:sz w:val="22"/>
          <w:szCs w:val="22"/>
        </w:rPr>
        <w:t xml:space="preserve"> </w:t>
      </w:r>
      <w:r w:rsidRPr="00BC59E8" w:rsidR="00A40D4F">
        <w:rPr>
          <w:rFonts w:cstheme="majorHAnsi"/>
          <w:sz w:val="22"/>
          <w:szCs w:val="22"/>
        </w:rPr>
        <w:t>Reducción de ANC proyectos BID</w:t>
      </w:r>
      <w:r w:rsidR="00A40D4F">
        <w:rPr>
          <w:rFonts w:cstheme="majorHAnsi"/>
          <w:sz w:val="22"/>
          <w:szCs w:val="22"/>
        </w:rPr>
        <w:t xml:space="preserve"> total ANDA</w:t>
      </w:r>
      <w:bookmarkEnd w:id="113"/>
    </w:p>
    <w:tbl>
      <w:tblPr>
        <w:tblStyle w:val="GridTable4-Accent5"/>
        <w:tblW w:w="0" w:type="auto"/>
        <w:jc w:val="center"/>
        <w:tblLook w:val="04A0" w:firstRow="1" w:lastRow="0" w:firstColumn="1" w:lastColumn="0" w:noHBand="0" w:noVBand="1"/>
      </w:tblPr>
      <w:tblGrid>
        <w:gridCol w:w="1063"/>
        <w:gridCol w:w="1345"/>
        <w:gridCol w:w="1230"/>
        <w:gridCol w:w="1174"/>
        <w:gridCol w:w="1894"/>
        <w:gridCol w:w="2122"/>
      </w:tblGrid>
      <w:tr w:rsidRPr="00A40D4F" w:rsidR="00A40D4F" w:rsidTr="00A40D4F" w14:paraId="58830ADB" w14:textId="77777777">
        <w:trPr>
          <w:cnfStyle w:val="100000000000" w:firstRow="1" w:lastRow="0" w:firstColumn="0" w:lastColumn="0" w:oddVBand="0" w:evenVBand="0" w:oddHBand="0" w:evenHBand="0" w:firstRowFirstColumn="0" w:firstRowLastColumn="0" w:lastRowFirstColumn="0" w:lastRowLastColumn="0"/>
          <w:trHeight w:val="765"/>
          <w:jc w:val="center"/>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Pr="008F06E6" w:rsidR="008F06E6" w:rsidP="00A40D4F" w:rsidRDefault="008F06E6" w14:paraId="3BB9C88B" w14:textId="77777777">
            <w:pPr>
              <w:jc w:val="center"/>
              <w:rPr>
                <w:rFonts w:eastAsia="Times New Roman" w:asciiTheme="minorHAnsi" w:hAnsiTheme="minorHAnsi" w:cstheme="minorHAnsi"/>
                <w:color w:val="auto"/>
                <w:sz w:val="18"/>
                <w:szCs w:val="18"/>
                <w:lang w:eastAsia="es-CO"/>
              </w:rPr>
            </w:pPr>
            <w:r w:rsidRPr="008F06E6">
              <w:rPr>
                <w:rFonts w:eastAsia="Times New Roman" w:asciiTheme="minorHAnsi" w:hAnsiTheme="minorHAnsi" w:cstheme="minorHAnsi"/>
                <w:color w:val="auto"/>
                <w:sz w:val="18"/>
                <w:szCs w:val="18"/>
                <w:lang w:eastAsia="es-CO"/>
              </w:rPr>
              <w:t>Sistema</w:t>
            </w:r>
          </w:p>
        </w:tc>
        <w:tc>
          <w:tcPr>
            <w:tcW w:w="0" w:type="auto"/>
            <w:vAlign w:val="center"/>
            <w:hideMark/>
          </w:tcPr>
          <w:p w:rsidRPr="008F06E6" w:rsidR="008F06E6" w:rsidP="00A40D4F" w:rsidRDefault="008F06E6" w14:paraId="614F4FBD" w14:textId="55E10E12">
            <w:pPr>
              <w:jc w:val="center"/>
              <w:cnfStyle w:val="100000000000" w:firstRow="1" w:lastRow="0" w:firstColumn="0" w:lastColumn="0" w:oddVBand="0" w:evenVBand="0" w:oddHBand="0" w:evenHBand="0" w:firstRowFirstColumn="0" w:firstRowLastColumn="0" w:lastRowFirstColumn="0" w:lastRowLastColumn="0"/>
              <w:rPr>
                <w:rFonts w:eastAsia="Times New Roman" w:asciiTheme="minorHAnsi" w:hAnsiTheme="minorHAnsi" w:cstheme="minorHAnsi"/>
                <w:color w:val="auto"/>
                <w:sz w:val="18"/>
                <w:szCs w:val="18"/>
                <w:lang w:eastAsia="es-CO"/>
              </w:rPr>
            </w:pPr>
            <w:r w:rsidRPr="008F06E6">
              <w:rPr>
                <w:rFonts w:eastAsia="Times New Roman" w:asciiTheme="minorHAnsi" w:hAnsiTheme="minorHAnsi" w:cstheme="minorHAnsi"/>
                <w:color w:val="auto"/>
                <w:sz w:val="18"/>
                <w:szCs w:val="18"/>
                <w:lang w:eastAsia="es-CO"/>
              </w:rPr>
              <w:t>Agua producida</w:t>
            </w:r>
            <w:r w:rsidRPr="00A40D4F">
              <w:rPr>
                <w:rFonts w:eastAsia="Times New Roman" w:asciiTheme="minorHAnsi" w:hAnsiTheme="minorHAnsi" w:cstheme="minorHAnsi"/>
                <w:color w:val="auto"/>
                <w:sz w:val="18"/>
                <w:szCs w:val="18"/>
                <w:lang w:eastAsia="es-CO"/>
              </w:rPr>
              <w:t xml:space="preserve"> 2021</w:t>
            </w:r>
          </w:p>
        </w:tc>
        <w:tc>
          <w:tcPr>
            <w:tcW w:w="0" w:type="auto"/>
            <w:vAlign w:val="center"/>
            <w:hideMark/>
          </w:tcPr>
          <w:p w:rsidRPr="008F06E6" w:rsidR="008F06E6" w:rsidP="00A40D4F" w:rsidRDefault="008F06E6" w14:paraId="3AB2FE4C"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asciiTheme="minorHAnsi" w:hAnsiTheme="minorHAnsi" w:cstheme="minorHAnsi"/>
                <w:color w:val="auto"/>
                <w:sz w:val="18"/>
                <w:szCs w:val="18"/>
                <w:lang w:eastAsia="es-CO"/>
              </w:rPr>
            </w:pPr>
            <w:r w:rsidRPr="008F06E6">
              <w:rPr>
                <w:rFonts w:eastAsia="Times New Roman" w:asciiTheme="minorHAnsi" w:hAnsiTheme="minorHAnsi" w:cstheme="minorHAnsi"/>
                <w:color w:val="auto"/>
                <w:sz w:val="18"/>
                <w:szCs w:val="18"/>
                <w:lang w:eastAsia="es-CO"/>
              </w:rPr>
              <w:t>% de perdidas 2021</w:t>
            </w:r>
          </w:p>
        </w:tc>
        <w:tc>
          <w:tcPr>
            <w:tcW w:w="0" w:type="auto"/>
            <w:vAlign w:val="center"/>
            <w:hideMark/>
          </w:tcPr>
          <w:p w:rsidRPr="008F06E6" w:rsidR="008F06E6" w:rsidP="00A40D4F" w:rsidRDefault="008F06E6" w14:paraId="7FD26E04" w14:textId="0B690F9C">
            <w:pPr>
              <w:jc w:val="center"/>
              <w:cnfStyle w:val="100000000000" w:firstRow="1" w:lastRow="0" w:firstColumn="0" w:lastColumn="0" w:oddVBand="0" w:evenVBand="0" w:oddHBand="0" w:evenHBand="0" w:firstRowFirstColumn="0" w:firstRowLastColumn="0" w:lastRowFirstColumn="0" w:lastRowLastColumn="0"/>
              <w:rPr>
                <w:rFonts w:eastAsia="Times New Roman" w:asciiTheme="minorHAnsi" w:hAnsiTheme="minorHAnsi" w:cstheme="minorHAnsi"/>
                <w:color w:val="auto"/>
                <w:sz w:val="18"/>
                <w:szCs w:val="18"/>
                <w:lang w:eastAsia="es-CO"/>
              </w:rPr>
            </w:pPr>
            <w:r w:rsidRPr="00A40D4F">
              <w:rPr>
                <w:rFonts w:eastAsia="Times New Roman" w:asciiTheme="minorHAnsi" w:hAnsiTheme="minorHAnsi" w:cstheme="minorHAnsi"/>
                <w:color w:val="auto"/>
                <w:sz w:val="18"/>
                <w:szCs w:val="18"/>
                <w:lang w:eastAsia="es-CO"/>
              </w:rPr>
              <w:t>Perdidas</w:t>
            </w:r>
            <w:r w:rsidRPr="008F06E6">
              <w:rPr>
                <w:rFonts w:eastAsia="Times New Roman" w:asciiTheme="minorHAnsi" w:hAnsiTheme="minorHAnsi" w:cstheme="minorHAnsi"/>
                <w:color w:val="auto"/>
                <w:sz w:val="18"/>
                <w:szCs w:val="18"/>
                <w:lang w:eastAsia="es-CO"/>
              </w:rPr>
              <w:t xml:space="preserve"> m3 2021</w:t>
            </w:r>
          </w:p>
        </w:tc>
        <w:tc>
          <w:tcPr>
            <w:tcW w:w="0" w:type="auto"/>
            <w:vAlign w:val="center"/>
            <w:hideMark/>
          </w:tcPr>
          <w:p w:rsidRPr="008F06E6" w:rsidR="008F06E6" w:rsidP="00A40D4F" w:rsidRDefault="008F06E6" w14:paraId="46D38970" w14:textId="0A001F9C">
            <w:pPr>
              <w:jc w:val="center"/>
              <w:cnfStyle w:val="100000000000" w:firstRow="1" w:lastRow="0" w:firstColumn="0" w:lastColumn="0" w:oddVBand="0" w:evenVBand="0" w:oddHBand="0" w:evenHBand="0" w:firstRowFirstColumn="0" w:firstRowLastColumn="0" w:lastRowFirstColumn="0" w:lastRowLastColumn="0"/>
              <w:rPr>
                <w:rFonts w:eastAsia="Times New Roman" w:asciiTheme="minorHAnsi" w:hAnsiTheme="minorHAnsi" w:cstheme="minorHAnsi"/>
                <w:color w:val="auto"/>
                <w:sz w:val="18"/>
                <w:szCs w:val="18"/>
                <w:lang w:eastAsia="es-CO"/>
              </w:rPr>
            </w:pPr>
            <w:r w:rsidRPr="00A40D4F">
              <w:rPr>
                <w:rFonts w:eastAsia="Times New Roman" w:asciiTheme="minorHAnsi" w:hAnsiTheme="minorHAnsi" w:cstheme="minorHAnsi"/>
                <w:color w:val="auto"/>
                <w:sz w:val="18"/>
                <w:szCs w:val="18"/>
                <w:lang w:eastAsia="es-CO"/>
              </w:rPr>
              <w:t>Reducción</w:t>
            </w:r>
            <w:r w:rsidRPr="008F06E6">
              <w:rPr>
                <w:rFonts w:eastAsia="Times New Roman" w:asciiTheme="minorHAnsi" w:hAnsiTheme="minorHAnsi" w:cstheme="minorHAnsi"/>
                <w:color w:val="auto"/>
                <w:sz w:val="18"/>
                <w:szCs w:val="18"/>
                <w:lang w:eastAsia="es-CO"/>
              </w:rPr>
              <w:t xml:space="preserve"> de perdidas proyectos BID</w:t>
            </w:r>
          </w:p>
        </w:tc>
        <w:tc>
          <w:tcPr>
            <w:tcW w:w="0" w:type="auto"/>
            <w:vAlign w:val="center"/>
            <w:hideMark/>
          </w:tcPr>
          <w:p w:rsidRPr="008F06E6" w:rsidR="008F06E6" w:rsidP="00A40D4F" w:rsidRDefault="008F06E6" w14:paraId="3C4C5C70" w14:textId="620796A9">
            <w:pPr>
              <w:jc w:val="center"/>
              <w:cnfStyle w:val="100000000000" w:firstRow="1" w:lastRow="0" w:firstColumn="0" w:lastColumn="0" w:oddVBand="0" w:evenVBand="0" w:oddHBand="0" w:evenHBand="0" w:firstRowFirstColumn="0" w:firstRowLastColumn="0" w:lastRowFirstColumn="0" w:lastRowLastColumn="0"/>
              <w:rPr>
                <w:rFonts w:eastAsia="Times New Roman" w:asciiTheme="minorHAnsi" w:hAnsiTheme="minorHAnsi" w:cstheme="minorHAnsi"/>
                <w:color w:val="auto"/>
                <w:sz w:val="18"/>
                <w:szCs w:val="18"/>
                <w:lang w:eastAsia="es-CO"/>
              </w:rPr>
            </w:pPr>
            <w:r w:rsidRPr="00A40D4F">
              <w:rPr>
                <w:rFonts w:eastAsia="Times New Roman" w:asciiTheme="minorHAnsi" w:hAnsiTheme="minorHAnsi" w:cstheme="minorHAnsi"/>
                <w:color w:val="auto"/>
                <w:sz w:val="18"/>
                <w:szCs w:val="18"/>
                <w:lang w:eastAsia="es-CO"/>
              </w:rPr>
              <w:t>Reducción</w:t>
            </w:r>
            <w:r w:rsidRPr="008F06E6">
              <w:rPr>
                <w:rFonts w:eastAsia="Times New Roman" w:asciiTheme="minorHAnsi" w:hAnsiTheme="minorHAnsi" w:cstheme="minorHAnsi"/>
                <w:color w:val="auto"/>
                <w:sz w:val="18"/>
                <w:szCs w:val="18"/>
                <w:lang w:eastAsia="es-CO"/>
              </w:rPr>
              <w:t xml:space="preserve"> de perdidas proyectos BID en m3</w:t>
            </w:r>
          </w:p>
        </w:tc>
      </w:tr>
      <w:tr w:rsidRPr="00A40D4F" w:rsidR="008F06E6" w:rsidTr="00A40D4F" w14:paraId="15F83E74" w14:textId="77777777">
        <w:trPr>
          <w:cnfStyle w:val="000000100000" w:firstRow="0" w:lastRow="0" w:firstColumn="0" w:lastColumn="0" w:oddVBand="0" w:evenVBand="0" w:oddHBand="1" w:evenHBand="0" w:firstRowFirstColumn="0" w:firstRowLastColumn="0" w:lastRowFirstColumn="0" w:lastRowLastColumn="0"/>
          <w:trHeight w:val="25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8F06E6" w:rsidR="008F06E6" w:rsidP="00A40D4F" w:rsidRDefault="008F06E6" w14:paraId="3644490D" w14:textId="77777777">
            <w:pPr>
              <w:jc w:val="center"/>
              <w:rPr>
                <w:rFonts w:eastAsia="Times New Roman" w:asciiTheme="minorHAnsi" w:hAnsiTheme="minorHAnsi" w:cstheme="minorHAnsi"/>
                <w:b w:val="0"/>
                <w:bCs w:val="0"/>
                <w:sz w:val="18"/>
                <w:szCs w:val="18"/>
                <w:lang w:eastAsia="es-CO"/>
              </w:rPr>
            </w:pPr>
            <w:r w:rsidRPr="008F06E6">
              <w:rPr>
                <w:rFonts w:eastAsia="Times New Roman" w:asciiTheme="minorHAnsi" w:hAnsiTheme="minorHAnsi" w:cstheme="minorHAnsi"/>
                <w:b w:val="0"/>
                <w:bCs w:val="0"/>
                <w:sz w:val="18"/>
                <w:szCs w:val="18"/>
                <w:lang w:eastAsia="es-CO"/>
              </w:rPr>
              <w:t>Zona norte</w:t>
            </w:r>
          </w:p>
        </w:tc>
        <w:tc>
          <w:tcPr>
            <w:tcW w:w="0" w:type="auto"/>
            <w:noWrap/>
            <w:vAlign w:val="center"/>
            <w:hideMark/>
          </w:tcPr>
          <w:p w:rsidRPr="008F06E6" w:rsidR="008F06E6" w:rsidP="00A40D4F" w:rsidRDefault="008F06E6" w14:paraId="74B35B39" w14:textId="54C178EE">
            <w:pPr>
              <w:jc w:val="center"/>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stheme="minorHAnsi"/>
                <w:sz w:val="18"/>
                <w:szCs w:val="18"/>
                <w:lang w:eastAsia="es-CO"/>
              </w:rPr>
            </w:pPr>
            <w:r w:rsidRPr="008F06E6">
              <w:rPr>
                <w:rFonts w:eastAsia="Times New Roman" w:asciiTheme="minorHAnsi" w:hAnsiTheme="minorHAnsi" w:cstheme="minorHAnsi"/>
                <w:sz w:val="18"/>
                <w:szCs w:val="18"/>
                <w:lang w:eastAsia="es-CO"/>
              </w:rPr>
              <w:t>48.768</w:t>
            </w:r>
          </w:p>
        </w:tc>
        <w:tc>
          <w:tcPr>
            <w:tcW w:w="0" w:type="auto"/>
            <w:noWrap/>
            <w:vAlign w:val="center"/>
            <w:hideMark/>
          </w:tcPr>
          <w:p w:rsidRPr="008F06E6" w:rsidR="008F06E6" w:rsidP="00A40D4F" w:rsidRDefault="008F06E6" w14:paraId="1FBFA24E"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stheme="minorHAnsi"/>
                <w:sz w:val="18"/>
                <w:szCs w:val="18"/>
                <w:lang w:eastAsia="es-CO"/>
              </w:rPr>
            </w:pPr>
            <w:r w:rsidRPr="008F06E6">
              <w:rPr>
                <w:rFonts w:eastAsia="Times New Roman" w:asciiTheme="minorHAnsi" w:hAnsiTheme="minorHAnsi" w:cstheme="minorHAnsi"/>
                <w:sz w:val="18"/>
                <w:szCs w:val="18"/>
                <w:lang w:eastAsia="es-CO"/>
              </w:rPr>
              <w:t>55,7%</w:t>
            </w:r>
          </w:p>
        </w:tc>
        <w:tc>
          <w:tcPr>
            <w:tcW w:w="0" w:type="auto"/>
            <w:noWrap/>
            <w:vAlign w:val="center"/>
            <w:hideMark/>
          </w:tcPr>
          <w:p w:rsidRPr="008F06E6" w:rsidR="008F06E6" w:rsidP="00A40D4F" w:rsidRDefault="008F06E6" w14:paraId="15C242E9" w14:textId="18230F68">
            <w:pPr>
              <w:jc w:val="center"/>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stheme="minorHAnsi"/>
                <w:sz w:val="18"/>
                <w:szCs w:val="18"/>
                <w:lang w:eastAsia="es-CO"/>
              </w:rPr>
            </w:pPr>
            <w:r w:rsidRPr="008F06E6">
              <w:rPr>
                <w:rFonts w:eastAsia="Times New Roman" w:asciiTheme="minorHAnsi" w:hAnsiTheme="minorHAnsi" w:cstheme="minorHAnsi"/>
                <w:sz w:val="18"/>
                <w:szCs w:val="18"/>
                <w:lang w:eastAsia="es-CO"/>
              </w:rPr>
              <w:t>27.187</w:t>
            </w:r>
          </w:p>
        </w:tc>
        <w:tc>
          <w:tcPr>
            <w:tcW w:w="0" w:type="auto"/>
            <w:noWrap/>
            <w:vAlign w:val="center"/>
            <w:hideMark/>
          </w:tcPr>
          <w:p w:rsidRPr="008F06E6" w:rsidR="008F06E6" w:rsidP="00A40D4F" w:rsidRDefault="008F06E6" w14:paraId="588D9D70"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stheme="minorHAnsi"/>
                <w:sz w:val="18"/>
                <w:szCs w:val="18"/>
                <w:lang w:eastAsia="es-CO"/>
              </w:rPr>
            </w:pPr>
            <w:r w:rsidRPr="008F06E6">
              <w:rPr>
                <w:rFonts w:eastAsia="Times New Roman" w:asciiTheme="minorHAnsi" w:hAnsiTheme="minorHAnsi" w:cstheme="minorHAnsi"/>
                <w:sz w:val="18"/>
                <w:szCs w:val="18"/>
                <w:lang w:eastAsia="es-CO"/>
              </w:rPr>
              <w:t>6,35%</w:t>
            </w:r>
          </w:p>
        </w:tc>
        <w:tc>
          <w:tcPr>
            <w:tcW w:w="0" w:type="auto"/>
            <w:noWrap/>
            <w:vAlign w:val="center"/>
            <w:hideMark/>
          </w:tcPr>
          <w:p w:rsidRPr="008F06E6" w:rsidR="008F06E6" w:rsidP="00A40D4F" w:rsidRDefault="008F06E6" w14:paraId="4BDDC5C0" w14:textId="304B24F0">
            <w:pPr>
              <w:jc w:val="center"/>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stheme="minorHAnsi"/>
                <w:sz w:val="18"/>
                <w:szCs w:val="18"/>
                <w:lang w:eastAsia="es-CO"/>
              </w:rPr>
            </w:pPr>
            <w:r w:rsidRPr="008F06E6">
              <w:rPr>
                <w:rFonts w:eastAsia="Times New Roman" w:asciiTheme="minorHAnsi" w:hAnsiTheme="minorHAnsi" w:cstheme="minorHAnsi"/>
                <w:sz w:val="18"/>
                <w:szCs w:val="18"/>
                <w:lang w:eastAsia="es-CO"/>
              </w:rPr>
              <w:t>1.726</w:t>
            </w:r>
          </w:p>
        </w:tc>
      </w:tr>
      <w:tr w:rsidRPr="00A40D4F" w:rsidR="008F06E6" w:rsidTr="00A40D4F" w14:paraId="0460684F" w14:textId="77777777">
        <w:trPr>
          <w:trHeight w:val="25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8F06E6" w:rsidR="008F06E6" w:rsidP="00A40D4F" w:rsidRDefault="008F06E6" w14:paraId="6F80AA99" w14:textId="77777777">
            <w:pPr>
              <w:jc w:val="center"/>
              <w:rPr>
                <w:rFonts w:eastAsia="Times New Roman" w:asciiTheme="minorHAnsi" w:hAnsiTheme="minorHAnsi" w:cstheme="minorHAnsi"/>
                <w:b w:val="0"/>
                <w:bCs w:val="0"/>
                <w:sz w:val="18"/>
                <w:szCs w:val="18"/>
                <w:lang w:eastAsia="es-CO"/>
              </w:rPr>
            </w:pPr>
            <w:r w:rsidRPr="008F06E6">
              <w:rPr>
                <w:rFonts w:eastAsia="Times New Roman" w:asciiTheme="minorHAnsi" w:hAnsiTheme="minorHAnsi" w:cstheme="minorHAnsi"/>
                <w:b w:val="0"/>
                <w:bCs w:val="0"/>
                <w:sz w:val="18"/>
                <w:szCs w:val="18"/>
                <w:lang w:eastAsia="es-CO"/>
              </w:rPr>
              <w:t>Total ANDA</w:t>
            </w:r>
          </w:p>
        </w:tc>
        <w:tc>
          <w:tcPr>
            <w:tcW w:w="0" w:type="auto"/>
            <w:noWrap/>
            <w:vAlign w:val="center"/>
            <w:hideMark/>
          </w:tcPr>
          <w:p w:rsidRPr="008F06E6" w:rsidR="008F06E6" w:rsidP="00A40D4F" w:rsidRDefault="008F06E6" w14:paraId="361DB435" w14:textId="7C3205E6">
            <w:pPr>
              <w:jc w:val="center"/>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stheme="minorHAnsi"/>
                <w:sz w:val="18"/>
                <w:szCs w:val="18"/>
                <w:lang w:eastAsia="es-CO"/>
              </w:rPr>
            </w:pPr>
            <w:r w:rsidRPr="008F06E6">
              <w:rPr>
                <w:rFonts w:eastAsia="Times New Roman" w:asciiTheme="minorHAnsi" w:hAnsiTheme="minorHAnsi" w:cstheme="minorHAnsi"/>
                <w:sz w:val="18"/>
                <w:szCs w:val="18"/>
                <w:lang w:eastAsia="es-CO"/>
              </w:rPr>
              <w:t>427.733</w:t>
            </w:r>
          </w:p>
        </w:tc>
        <w:tc>
          <w:tcPr>
            <w:tcW w:w="0" w:type="auto"/>
            <w:noWrap/>
            <w:vAlign w:val="center"/>
            <w:hideMark/>
          </w:tcPr>
          <w:p w:rsidRPr="008F06E6" w:rsidR="008F06E6" w:rsidP="00A40D4F" w:rsidRDefault="008F06E6" w14:paraId="2C971C36"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stheme="minorHAnsi"/>
                <w:sz w:val="18"/>
                <w:szCs w:val="18"/>
                <w:lang w:eastAsia="es-CO"/>
              </w:rPr>
            </w:pPr>
            <w:r w:rsidRPr="008F06E6">
              <w:rPr>
                <w:rFonts w:eastAsia="Times New Roman" w:asciiTheme="minorHAnsi" w:hAnsiTheme="minorHAnsi" w:cstheme="minorHAnsi"/>
                <w:sz w:val="18"/>
                <w:szCs w:val="18"/>
                <w:lang w:eastAsia="es-CO"/>
              </w:rPr>
              <w:t>55,7%</w:t>
            </w:r>
          </w:p>
        </w:tc>
        <w:tc>
          <w:tcPr>
            <w:tcW w:w="0" w:type="auto"/>
            <w:noWrap/>
            <w:vAlign w:val="center"/>
            <w:hideMark/>
          </w:tcPr>
          <w:p w:rsidRPr="008F06E6" w:rsidR="008F06E6" w:rsidP="00A40D4F" w:rsidRDefault="008F06E6" w14:paraId="3C221DFB" w14:textId="347EBB69">
            <w:pPr>
              <w:jc w:val="center"/>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stheme="minorHAnsi"/>
                <w:sz w:val="18"/>
                <w:szCs w:val="18"/>
                <w:lang w:eastAsia="es-CO"/>
              </w:rPr>
            </w:pPr>
            <w:r w:rsidRPr="008F06E6">
              <w:rPr>
                <w:rFonts w:eastAsia="Times New Roman" w:asciiTheme="minorHAnsi" w:hAnsiTheme="minorHAnsi" w:cstheme="minorHAnsi"/>
                <w:sz w:val="18"/>
                <w:szCs w:val="18"/>
                <w:lang w:eastAsia="es-CO"/>
              </w:rPr>
              <w:t>238.448</w:t>
            </w:r>
          </w:p>
        </w:tc>
        <w:tc>
          <w:tcPr>
            <w:tcW w:w="0" w:type="auto"/>
            <w:noWrap/>
            <w:vAlign w:val="center"/>
            <w:hideMark/>
          </w:tcPr>
          <w:p w:rsidRPr="008F06E6" w:rsidR="008F06E6" w:rsidP="00A40D4F" w:rsidRDefault="008F06E6" w14:paraId="03E50246"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stheme="minorHAnsi"/>
                <w:sz w:val="18"/>
                <w:szCs w:val="18"/>
                <w:lang w:eastAsia="es-CO"/>
              </w:rPr>
            </w:pPr>
            <w:r w:rsidRPr="008F06E6">
              <w:rPr>
                <w:rFonts w:eastAsia="Times New Roman" w:asciiTheme="minorHAnsi" w:hAnsiTheme="minorHAnsi" w:cstheme="minorHAnsi"/>
                <w:sz w:val="18"/>
                <w:szCs w:val="18"/>
                <w:lang w:eastAsia="es-CO"/>
              </w:rPr>
              <w:t>0,72%</w:t>
            </w:r>
          </w:p>
        </w:tc>
        <w:tc>
          <w:tcPr>
            <w:tcW w:w="0" w:type="auto"/>
            <w:noWrap/>
            <w:vAlign w:val="center"/>
            <w:hideMark/>
          </w:tcPr>
          <w:p w:rsidRPr="008F06E6" w:rsidR="008F06E6" w:rsidP="00A40D4F" w:rsidRDefault="008F06E6" w14:paraId="0394F3FA" w14:textId="00705BA5">
            <w:pPr>
              <w:jc w:val="center"/>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stheme="minorHAnsi"/>
                <w:sz w:val="18"/>
                <w:szCs w:val="18"/>
                <w:lang w:eastAsia="es-CO"/>
              </w:rPr>
            </w:pPr>
            <w:r w:rsidRPr="008F06E6">
              <w:rPr>
                <w:rFonts w:eastAsia="Times New Roman" w:asciiTheme="minorHAnsi" w:hAnsiTheme="minorHAnsi" w:cstheme="minorHAnsi"/>
                <w:sz w:val="18"/>
                <w:szCs w:val="18"/>
                <w:lang w:eastAsia="es-CO"/>
              </w:rPr>
              <w:t>1.726</w:t>
            </w:r>
          </w:p>
        </w:tc>
      </w:tr>
    </w:tbl>
    <w:p w:rsidR="00A40D4F" w:rsidP="00A40D4F" w:rsidRDefault="00A40D4F" w14:paraId="6539E981" w14:textId="7FAE6890">
      <w:pPr>
        <w:jc w:val="center"/>
        <w:rPr>
          <w:rFonts w:cstheme="majorHAnsi"/>
          <w:i/>
          <w:iCs/>
          <w:color w:val="44546A" w:themeColor="text2"/>
          <w:sz w:val="20"/>
          <w:szCs w:val="20"/>
        </w:rPr>
      </w:pPr>
      <w:r w:rsidRPr="007644EF">
        <w:rPr>
          <w:rFonts w:cstheme="majorHAnsi"/>
          <w:i/>
          <w:iCs/>
          <w:color w:val="44546A" w:themeColor="text2"/>
          <w:sz w:val="20"/>
          <w:szCs w:val="20"/>
        </w:rPr>
        <w:t>Fuente: Elaboración propia con datos tomados de</w:t>
      </w:r>
      <w:sdt>
        <w:sdtPr>
          <w:rPr>
            <w:rFonts w:cstheme="majorHAnsi"/>
            <w:i/>
            <w:iCs/>
            <w:color w:val="44546A" w:themeColor="text2"/>
            <w:sz w:val="20"/>
            <w:szCs w:val="20"/>
          </w:rPr>
          <w:id w:val="-1225295119"/>
          <w:citation/>
        </w:sdtPr>
        <w:sdtEndPr/>
        <w:sdtContent>
          <w:r>
            <w:rPr>
              <w:rFonts w:cstheme="majorHAnsi"/>
              <w:i/>
              <w:iCs/>
              <w:color w:val="44546A" w:themeColor="text2"/>
              <w:sz w:val="20"/>
              <w:szCs w:val="20"/>
            </w:rPr>
            <w:fldChar w:fldCharType="begin"/>
          </w:r>
          <w:r>
            <w:rPr>
              <w:rFonts w:cstheme="majorHAnsi"/>
              <w:i/>
              <w:iCs/>
              <w:color w:val="44546A" w:themeColor="text2"/>
              <w:sz w:val="20"/>
              <w:szCs w:val="20"/>
            </w:rPr>
            <w:instrText xml:space="preserve">CITATION AMB22 \l 9226 </w:instrText>
          </w:r>
          <w:r>
            <w:rPr>
              <w:rFonts w:cstheme="majorHAnsi"/>
              <w:i/>
              <w:iCs/>
              <w:color w:val="44546A" w:themeColor="text2"/>
              <w:sz w:val="20"/>
              <w:szCs w:val="20"/>
            </w:rPr>
            <w:fldChar w:fldCharType="separate"/>
          </w:r>
          <w:r>
            <w:rPr>
              <w:rFonts w:cstheme="majorHAnsi"/>
              <w:i/>
              <w:iCs/>
              <w:noProof/>
              <w:color w:val="44546A" w:themeColor="text2"/>
              <w:sz w:val="20"/>
              <w:szCs w:val="20"/>
            </w:rPr>
            <w:t xml:space="preserve"> </w:t>
          </w:r>
          <w:r w:rsidRPr="009E202D">
            <w:rPr>
              <w:rFonts w:cstheme="majorHAnsi"/>
              <w:noProof/>
              <w:color w:val="44546A" w:themeColor="text2"/>
              <w:sz w:val="20"/>
              <w:szCs w:val="20"/>
            </w:rPr>
            <w:t>(AMBIGEST S.A., 2022)</w:t>
          </w:r>
          <w:r>
            <w:rPr>
              <w:rFonts w:cstheme="majorHAnsi"/>
              <w:i/>
              <w:iCs/>
              <w:color w:val="44546A" w:themeColor="text2"/>
              <w:sz w:val="20"/>
              <w:szCs w:val="20"/>
            </w:rPr>
            <w:fldChar w:fldCharType="end"/>
          </w:r>
        </w:sdtContent>
      </w:sdt>
      <w:r>
        <w:rPr>
          <w:rFonts w:cstheme="majorHAnsi"/>
          <w:i/>
          <w:iCs/>
          <w:color w:val="44546A" w:themeColor="text2"/>
          <w:sz w:val="20"/>
          <w:szCs w:val="20"/>
        </w:rPr>
        <w:t>.</w:t>
      </w:r>
    </w:p>
    <w:p w:rsidRPr="003462F6" w:rsidR="003462F6" w:rsidP="003462F6" w:rsidRDefault="003462F6" w14:paraId="2259DB18" w14:textId="3F59CFD4">
      <w:r w:rsidRPr="003462F6">
        <w:t xml:space="preserve"> La implementación de los proyectos de reducción de ANC conllevará directamente a un</w:t>
      </w:r>
      <w:r>
        <w:t>a</w:t>
      </w:r>
      <w:r w:rsidRPr="003462F6">
        <w:t xml:space="preserve"> reducción de OPEX, ya que estos se encuentran calculados con base a los m3 de agua producidos (exceptuando los gastos de personal que se encuentra en función del total de usuarios), los cuales se afectan por la variación del del ANC. El modelo tiene incluida esta consideración.</w:t>
      </w:r>
    </w:p>
    <w:p w:rsidRPr="003462F6" w:rsidR="00CC76D0" w:rsidP="00CC76D0" w:rsidRDefault="00CC76D0" w14:paraId="5A35F222" w14:textId="77777777">
      <w:pPr>
        <w:jc w:val="center"/>
        <w:rPr>
          <w:rFonts w:cstheme="majorHAnsi"/>
          <w:color w:val="44546A" w:themeColor="text2"/>
          <w:sz w:val="20"/>
          <w:szCs w:val="20"/>
        </w:rPr>
      </w:pPr>
    </w:p>
    <w:p w:rsidR="00A40D4F" w:rsidP="00A40D4F" w:rsidRDefault="00A40D4F" w14:paraId="5E7452EF" w14:textId="6BB5C814">
      <w:pPr>
        <w:pStyle w:val="ListParagraph"/>
        <w:numPr>
          <w:ilvl w:val="0"/>
          <w:numId w:val="51"/>
        </w:numPr>
      </w:pPr>
      <w:r w:rsidRPr="00715448">
        <w:rPr>
          <w:b/>
          <w:bCs/>
        </w:rPr>
        <w:t>P</w:t>
      </w:r>
      <w:r w:rsidRPr="00A40D4F">
        <w:rPr>
          <w:b/>
          <w:bCs/>
        </w:rPr>
        <w:t>royectos de medición y regulación de suscriptores ilegales:</w:t>
      </w:r>
    </w:p>
    <w:p w:rsidR="00A40D4F" w:rsidP="00A40D4F" w:rsidRDefault="00A40D4F" w14:paraId="7BED6CD0" w14:textId="77777777">
      <w:pPr>
        <w:pStyle w:val="ListParagraph"/>
      </w:pPr>
    </w:p>
    <w:p w:rsidR="005E0F11" w:rsidP="00A40D4F" w:rsidRDefault="00A40D4F" w14:paraId="1D86F325" w14:textId="70143FC4">
      <w:pPr>
        <w:pStyle w:val="ListParagraph"/>
      </w:pPr>
      <w:r>
        <w:t>Los p</w:t>
      </w:r>
      <w:r w:rsidR="006B1FEE">
        <w:t xml:space="preserve">royectos </w:t>
      </w:r>
      <w:r w:rsidR="00EA55B8">
        <w:t xml:space="preserve">de medición y regulación </w:t>
      </w:r>
      <w:r w:rsidR="0077544F">
        <w:t xml:space="preserve">de suscriptores </w:t>
      </w:r>
      <w:r>
        <w:t>ilegales son</w:t>
      </w:r>
      <w:r w:rsidR="00445CEE">
        <w:t xml:space="preserve"> </w:t>
      </w:r>
      <w:r w:rsidR="00082130">
        <w:t>detallado</w:t>
      </w:r>
      <w:r w:rsidR="005B7E0D">
        <w:t>s</w:t>
      </w:r>
      <w:r w:rsidR="00082130">
        <w:t xml:space="preserve"> en </w:t>
      </w:r>
      <w:r w:rsidR="005E0F11">
        <w:t>la siguiente tabla:</w:t>
      </w:r>
    </w:p>
    <w:p w:rsidRPr="00445CEE" w:rsidR="006270F1" w:rsidP="006270F1" w:rsidRDefault="006270F1" w14:paraId="26D5CA5C" w14:textId="47885891">
      <w:pPr>
        <w:pStyle w:val="Caption"/>
        <w:rPr>
          <w:rFonts w:cstheme="majorHAnsi"/>
          <w:sz w:val="22"/>
          <w:szCs w:val="22"/>
        </w:rPr>
      </w:pPr>
      <w:bookmarkStart w:name="_Toc104306532" w:id="114"/>
      <w:r w:rsidRPr="00445CEE">
        <w:rPr>
          <w:rFonts w:cstheme="majorHAnsi"/>
          <w:sz w:val="22"/>
          <w:szCs w:val="22"/>
        </w:rPr>
        <w:t xml:space="preserve">Tabla </w:t>
      </w:r>
      <w:r w:rsidRPr="00445CEE">
        <w:rPr>
          <w:rFonts w:cstheme="majorHAnsi"/>
          <w:sz w:val="22"/>
          <w:szCs w:val="22"/>
        </w:rPr>
        <w:fldChar w:fldCharType="begin"/>
      </w:r>
      <w:r w:rsidRPr="00445CEE">
        <w:rPr>
          <w:rFonts w:cstheme="majorHAnsi"/>
          <w:sz w:val="22"/>
          <w:szCs w:val="22"/>
        </w:rPr>
        <w:instrText xml:space="preserve"> SEQ Tabla \* ARABIC </w:instrText>
      </w:r>
      <w:r w:rsidRPr="00445CEE">
        <w:rPr>
          <w:rFonts w:cstheme="majorHAnsi"/>
          <w:sz w:val="22"/>
          <w:szCs w:val="22"/>
        </w:rPr>
        <w:fldChar w:fldCharType="separate"/>
      </w:r>
      <w:r w:rsidR="008F06E6">
        <w:rPr>
          <w:rFonts w:cstheme="majorHAnsi"/>
          <w:noProof/>
          <w:sz w:val="22"/>
          <w:szCs w:val="22"/>
        </w:rPr>
        <w:t>34</w:t>
      </w:r>
      <w:r w:rsidRPr="00445CEE">
        <w:rPr>
          <w:rFonts w:cstheme="majorHAnsi"/>
          <w:sz w:val="22"/>
          <w:szCs w:val="22"/>
        </w:rPr>
        <w:fldChar w:fldCharType="end"/>
      </w:r>
      <w:r w:rsidRPr="00445CEE">
        <w:rPr>
          <w:rFonts w:cstheme="majorHAnsi"/>
          <w:sz w:val="22"/>
          <w:szCs w:val="22"/>
        </w:rPr>
        <w:t xml:space="preserve"> Proyectos </w:t>
      </w:r>
      <w:r w:rsidR="00445CEE">
        <w:rPr>
          <w:rFonts w:cstheme="majorHAnsi"/>
          <w:sz w:val="22"/>
          <w:szCs w:val="22"/>
        </w:rPr>
        <w:t xml:space="preserve">BID </w:t>
      </w:r>
      <w:r w:rsidRPr="00445CEE">
        <w:rPr>
          <w:rFonts w:cstheme="majorHAnsi"/>
          <w:sz w:val="22"/>
          <w:szCs w:val="22"/>
        </w:rPr>
        <w:t xml:space="preserve">de medición </w:t>
      </w:r>
      <w:r w:rsidRPr="00445CEE" w:rsidR="001F0B93">
        <w:rPr>
          <w:rFonts w:cstheme="majorHAnsi"/>
          <w:sz w:val="22"/>
          <w:szCs w:val="22"/>
        </w:rPr>
        <w:t>y regulación</w:t>
      </w:r>
      <w:r w:rsidRPr="00445CEE" w:rsidR="0077544F">
        <w:rPr>
          <w:rFonts w:cstheme="majorHAnsi"/>
          <w:sz w:val="22"/>
          <w:szCs w:val="22"/>
        </w:rPr>
        <w:t xml:space="preserve"> de suscriptores ilega</w:t>
      </w:r>
      <w:r w:rsidRPr="00445CEE" w:rsidR="00445CEE">
        <w:rPr>
          <w:rFonts w:cstheme="majorHAnsi"/>
          <w:sz w:val="22"/>
          <w:szCs w:val="22"/>
        </w:rPr>
        <w:t>les</w:t>
      </w:r>
      <w:bookmarkEnd w:id="114"/>
    </w:p>
    <w:tbl>
      <w:tblPr>
        <w:tblStyle w:val="GridTable4-Accent5"/>
        <w:tblW w:w="9285" w:type="dxa"/>
        <w:jc w:val="center"/>
        <w:tblLook w:val="04A0" w:firstRow="1" w:lastRow="0" w:firstColumn="1" w:lastColumn="0" w:noHBand="0" w:noVBand="1"/>
      </w:tblPr>
      <w:tblGrid>
        <w:gridCol w:w="3714"/>
        <w:gridCol w:w="5571"/>
      </w:tblGrid>
      <w:tr w:rsidRPr="00884D4C" w:rsidR="00884D4C" w:rsidTr="00CC7F3D" w14:paraId="62D302CE" w14:textId="77777777">
        <w:trPr>
          <w:cnfStyle w:val="100000000000" w:firstRow="1" w:lastRow="0" w:firstColumn="0" w:lastColumn="0" w:oddVBand="0" w:evenVBand="0" w:oddHBand="0"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884D4C" w:rsidR="00884D4C" w:rsidP="00884D4C" w:rsidRDefault="00884D4C" w14:paraId="188C0108" w14:textId="77777777">
            <w:pPr>
              <w:jc w:val="center"/>
              <w:rPr>
                <w:rFonts w:ascii="Calibri" w:hAnsi="Calibri" w:eastAsia="Times New Roman" w:cs="Calibri"/>
                <w:color w:val="000000"/>
                <w:sz w:val="18"/>
                <w:szCs w:val="18"/>
                <w:lang w:eastAsia="es-CO"/>
              </w:rPr>
            </w:pPr>
            <w:r w:rsidRPr="00884D4C">
              <w:rPr>
                <w:rFonts w:ascii="Calibri" w:hAnsi="Calibri" w:eastAsia="Times New Roman" w:cs="Calibri"/>
                <w:color w:val="000000"/>
                <w:sz w:val="18"/>
                <w:szCs w:val="18"/>
                <w:lang w:eastAsia="es-CO"/>
              </w:rPr>
              <w:t>Proyecto</w:t>
            </w:r>
          </w:p>
        </w:tc>
        <w:tc>
          <w:tcPr>
            <w:tcW w:w="0" w:type="auto"/>
            <w:vAlign w:val="center"/>
            <w:hideMark/>
          </w:tcPr>
          <w:p w:rsidRPr="00884D4C" w:rsidR="00884D4C" w:rsidP="00884D4C" w:rsidRDefault="00884D4C" w14:paraId="4E104FD2" w14:textId="77777777">
            <w:pPr>
              <w:jc w:val="center"/>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884D4C">
              <w:rPr>
                <w:rFonts w:ascii="Calibri" w:hAnsi="Calibri" w:eastAsia="Times New Roman" w:cs="Calibri"/>
                <w:color w:val="000000"/>
                <w:sz w:val="18"/>
                <w:szCs w:val="18"/>
                <w:lang w:eastAsia="es-CO"/>
              </w:rPr>
              <w:t>Alcance</w:t>
            </w:r>
          </w:p>
        </w:tc>
      </w:tr>
      <w:tr w:rsidRPr="00884D4C" w:rsidR="00884D4C" w:rsidTr="00CC7F3D" w14:paraId="004366F7" w14:textId="7777777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884D4C" w:rsidR="00884D4C" w:rsidP="00884D4C" w:rsidRDefault="00884D4C" w14:paraId="541F78AB" w14:textId="625313D5">
            <w:pPr>
              <w:ind w:firstLine="180" w:firstLineChars="100"/>
              <w:jc w:val="center"/>
              <w:rPr>
                <w:rFonts w:ascii="Calibri" w:hAnsi="Calibri" w:eastAsia="Times New Roman" w:cs="Calibri"/>
                <w:b w:val="0"/>
                <w:bCs w:val="0"/>
                <w:color w:val="000000"/>
                <w:sz w:val="18"/>
                <w:szCs w:val="18"/>
                <w:lang w:eastAsia="es-CO"/>
              </w:rPr>
            </w:pPr>
            <w:r w:rsidRPr="009A3411">
              <w:rPr>
                <w:rFonts w:ascii="Calibri" w:hAnsi="Calibri" w:eastAsia="Times New Roman" w:cs="Calibri"/>
                <w:b w:val="0"/>
                <w:bCs w:val="0"/>
                <w:color w:val="000000"/>
                <w:sz w:val="18"/>
                <w:szCs w:val="18"/>
                <w:lang w:eastAsia="es-CO"/>
              </w:rPr>
              <w:t>Sustitución de medidores residenciales</w:t>
            </w:r>
          </w:p>
        </w:tc>
        <w:tc>
          <w:tcPr>
            <w:tcW w:w="0" w:type="auto"/>
            <w:noWrap/>
            <w:vAlign w:val="center"/>
            <w:hideMark/>
          </w:tcPr>
          <w:p w:rsidRPr="00884D4C" w:rsidR="00884D4C" w:rsidP="00884D4C" w:rsidRDefault="00884D4C" w14:paraId="56651E2C"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884D4C">
              <w:rPr>
                <w:rFonts w:ascii="Calibri" w:hAnsi="Calibri" w:eastAsia="Times New Roman" w:cs="Calibri"/>
                <w:color w:val="000000"/>
                <w:sz w:val="18"/>
                <w:szCs w:val="18"/>
                <w:lang w:eastAsia="es-CO"/>
              </w:rPr>
              <w:t>Sustitución de 200.000 medidores en 2 años</w:t>
            </w:r>
          </w:p>
        </w:tc>
      </w:tr>
      <w:tr w:rsidRPr="00884D4C" w:rsidR="00884D4C" w:rsidTr="00CC7F3D" w14:paraId="553B2211" w14:textId="77777777">
        <w:trPr>
          <w:trHeight w:val="31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884D4C" w:rsidR="00884D4C" w:rsidP="00884D4C" w:rsidRDefault="00884D4C" w14:paraId="34D1B134" w14:textId="35F8F03F">
            <w:pPr>
              <w:ind w:firstLine="180" w:firstLineChars="100"/>
              <w:jc w:val="center"/>
              <w:rPr>
                <w:rFonts w:ascii="Calibri" w:hAnsi="Calibri" w:eastAsia="Times New Roman" w:cs="Calibri"/>
                <w:b w:val="0"/>
                <w:bCs w:val="0"/>
                <w:color w:val="000000"/>
                <w:sz w:val="18"/>
                <w:szCs w:val="18"/>
                <w:lang w:eastAsia="es-CO"/>
              </w:rPr>
            </w:pPr>
            <w:r w:rsidRPr="009A3411">
              <w:rPr>
                <w:rFonts w:ascii="Calibri" w:hAnsi="Calibri" w:eastAsia="Times New Roman" w:cs="Calibri"/>
                <w:b w:val="0"/>
                <w:bCs w:val="0"/>
                <w:color w:val="000000"/>
                <w:sz w:val="18"/>
                <w:szCs w:val="18"/>
                <w:lang w:eastAsia="es-CO"/>
              </w:rPr>
              <w:t>Redimensionamiento De Grandes Medidores</w:t>
            </w:r>
          </w:p>
        </w:tc>
        <w:tc>
          <w:tcPr>
            <w:tcW w:w="0" w:type="auto"/>
            <w:noWrap/>
            <w:vAlign w:val="center"/>
            <w:hideMark/>
          </w:tcPr>
          <w:p w:rsidRPr="00884D4C" w:rsidR="00884D4C" w:rsidP="00884D4C" w:rsidRDefault="00884D4C" w14:paraId="6B87D674" w14:textId="77777777">
            <w:pPr>
              <w:jc w:val="center"/>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color w:val="000000"/>
                <w:sz w:val="18"/>
                <w:szCs w:val="18"/>
                <w:lang w:eastAsia="es-CO"/>
              </w:rPr>
            </w:pPr>
            <w:r w:rsidRPr="00884D4C">
              <w:rPr>
                <w:rFonts w:ascii="Calibri" w:hAnsi="Calibri" w:eastAsia="Times New Roman" w:cs="Calibri"/>
                <w:color w:val="000000"/>
                <w:sz w:val="18"/>
                <w:szCs w:val="18"/>
                <w:lang w:eastAsia="es-CO"/>
              </w:rPr>
              <w:t>2.650 medidores reemplazados/recalibrados en 3 años</w:t>
            </w:r>
          </w:p>
        </w:tc>
      </w:tr>
      <w:tr w:rsidRPr="00884D4C" w:rsidR="00884D4C" w:rsidTr="00CC7F3D" w14:paraId="2289A5C4" w14:textId="77777777">
        <w:trPr>
          <w:cnfStyle w:val="000000100000" w:firstRow="0" w:lastRow="0" w:firstColumn="0" w:lastColumn="0" w:oddVBand="0" w:evenVBand="0" w:oddHBand="1" w:evenHBand="0" w:firstRowFirstColumn="0" w:firstRowLastColumn="0" w:lastRowFirstColumn="0" w:lastRowLastColumn="0"/>
          <w:trHeight w:val="315"/>
          <w:jc w:val="center"/>
        </w:trPr>
        <w:tc>
          <w:tcPr>
            <w:cnfStyle w:val="001000000000" w:firstRow="0" w:lastRow="0" w:firstColumn="1" w:lastColumn="0" w:oddVBand="0" w:evenVBand="0" w:oddHBand="0" w:evenHBand="0" w:firstRowFirstColumn="0" w:firstRowLastColumn="0" w:lastRowFirstColumn="0" w:lastRowLastColumn="0"/>
            <w:tcW w:w="0" w:type="auto"/>
            <w:noWrap/>
            <w:vAlign w:val="center"/>
            <w:hideMark/>
          </w:tcPr>
          <w:p w:rsidRPr="00884D4C" w:rsidR="00884D4C" w:rsidP="00884D4C" w:rsidRDefault="00884D4C" w14:paraId="5896BED1" w14:textId="7F0FC4A4">
            <w:pPr>
              <w:ind w:firstLine="180" w:firstLineChars="100"/>
              <w:jc w:val="center"/>
              <w:rPr>
                <w:rFonts w:ascii="Calibri" w:hAnsi="Calibri" w:eastAsia="Times New Roman" w:cs="Calibri"/>
                <w:b w:val="0"/>
                <w:bCs w:val="0"/>
                <w:color w:val="000000"/>
                <w:sz w:val="18"/>
                <w:szCs w:val="18"/>
                <w:lang w:eastAsia="es-CO"/>
              </w:rPr>
            </w:pPr>
            <w:r w:rsidRPr="009A3411">
              <w:rPr>
                <w:rFonts w:ascii="Calibri" w:hAnsi="Calibri" w:eastAsia="Times New Roman" w:cs="Calibri"/>
                <w:b w:val="0"/>
                <w:bCs w:val="0"/>
                <w:color w:val="000000"/>
                <w:sz w:val="18"/>
                <w:szCs w:val="18"/>
                <w:lang w:eastAsia="es-CO"/>
              </w:rPr>
              <w:t>Regularización De Conexiones Ilegales</w:t>
            </w:r>
          </w:p>
        </w:tc>
        <w:tc>
          <w:tcPr>
            <w:tcW w:w="0" w:type="auto"/>
            <w:noWrap/>
            <w:vAlign w:val="center"/>
            <w:hideMark/>
          </w:tcPr>
          <w:p w:rsidRPr="00884D4C" w:rsidR="00884D4C" w:rsidP="00884D4C" w:rsidRDefault="00884D4C" w14:paraId="2A232D32" w14:textId="77777777">
            <w:pPr>
              <w:jc w:val="center"/>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color w:val="000000"/>
                <w:sz w:val="18"/>
                <w:szCs w:val="18"/>
                <w:lang w:eastAsia="es-CO"/>
              </w:rPr>
            </w:pPr>
            <w:r w:rsidRPr="00884D4C">
              <w:rPr>
                <w:rFonts w:ascii="Calibri" w:hAnsi="Calibri" w:eastAsia="Times New Roman" w:cs="Calibri"/>
                <w:color w:val="000000"/>
                <w:sz w:val="18"/>
                <w:szCs w:val="18"/>
                <w:lang w:eastAsia="es-CO"/>
              </w:rPr>
              <w:t>De 40 a 120.000 conexiones a regularizar a nivel nacional, 85% en 5 años</w:t>
            </w:r>
          </w:p>
        </w:tc>
      </w:tr>
    </w:tbl>
    <w:p w:rsidR="006E01A7" w:rsidP="006E01A7" w:rsidRDefault="006E01A7" w14:paraId="79C835C9" w14:textId="77777777">
      <w:pPr>
        <w:jc w:val="center"/>
        <w:rPr>
          <w:rFonts w:cstheme="majorHAnsi"/>
          <w:i/>
          <w:iCs/>
          <w:color w:val="44546A" w:themeColor="text2"/>
          <w:sz w:val="20"/>
          <w:szCs w:val="20"/>
        </w:rPr>
      </w:pPr>
      <w:r w:rsidRPr="007644EF">
        <w:rPr>
          <w:rFonts w:cstheme="majorHAnsi"/>
          <w:i/>
          <w:iCs/>
          <w:color w:val="44546A" w:themeColor="text2"/>
          <w:sz w:val="20"/>
          <w:szCs w:val="20"/>
        </w:rPr>
        <w:t>Fuente: Elaboración propia con datos tomados de</w:t>
      </w:r>
      <w:sdt>
        <w:sdtPr>
          <w:rPr>
            <w:rFonts w:cstheme="majorHAnsi"/>
            <w:i/>
            <w:iCs/>
            <w:color w:val="44546A" w:themeColor="text2"/>
            <w:sz w:val="20"/>
            <w:szCs w:val="20"/>
          </w:rPr>
          <w:id w:val="-1964417213"/>
          <w:citation/>
        </w:sdtPr>
        <w:sdtEndPr/>
        <w:sdtContent>
          <w:r>
            <w:rPr>
              <w:rFonts w:cstheme="majorHAnsi"/>
              <w:i/>
              <w:iCs/>
              <w:color w:val="44546A" w:themeColor="text2"/>
              <w:sz w:val="20"/>
              <w:szCs w:val="20"/>
            </w:rPr>
            <w:fldChar w:fldCharType="begin"/>
          </w:r>
          <w:r>
            <w:rPr>
              <w:rFonts w:cstheme="majorHAnsi"/>
              <w:i/>
              <w:iCs/>
              <w:color w:val="44546A" w:themeColor="text2"/>
              <w:sz w:val="20"/>
              <w:szCs w:val="20"/>
            </w:rPr>
            <w:instrText xml:space="preserve">CITATION AMB22 \l 9226 </w:instrText>
          </w:r>
          <w:r>
            <w:rPr>
              <w:rFonts w:cstheme="majorHAnsi"/>
              <w:i/>
              <w:iCs/>
              <w:color w:val="44546A" w:themeColor="text2"/>
              <w:sz w:val="20"/>
              <w:szCs w:val="20"/>
            </w:rPr>
            <w:fldChar w:fldCharType="separate"/>
          </w:r>
          <w:r>
            <w:rPr>
              <w:rFonts w:cstheme="majorHAnsi"/>
              <w:i/>
              <w:iCs/>
              <w:noProof/>
              <w:color w:val="44546A" w:themeColor="text2"/>
              <w:sz w:val="20"/>
              <w:szCs w:val="20"/>
            </w:rPr>
            <w:t xml:space="preserve"> </w:t>
          </w:r>
          <w:r w:rsidRPr="009E202D">
            <w:rPr>
              <w:rFonts w:cstheme="majorHAnsi"/>
              <w:noProof/>
              <w:color w:val="44546A" w:themeColor="text2"/>
              <w:sz w:val="20"/>
              <w:szCs w:val="20"/>
            </w:rPr>
            <w:t>(AMBIGEST S.A., 2022)</w:t>
          </w:r>
          <w:r>
            <w:rPr>
              <w:rFonts w:cstheme="majorHAnsi"/>
              <w:i/>
              <w:iCs/>
              <w:color w:val="44546A" w:themeColor="text2"/>
              <w:sz w:val="20"/>
              <w:szCs w:val="20"/>
            </w:rPr>
            <w:fldChar w:fldCharType="end"/>
          </w:r>
        </w:sdtContent>
      </w:sdt>
      <w:r>
        <w:rPr>
          <w:rFonts w:cstheme="majorHAnsi"/>
          <w:i/>
          <w:iCs/>
          <w:color w:val="44546A" w:themeColor="text2"/>
          <w:sz w:val="20"/>
          <w:szCs w:val="20"/>
        </w:rPr>
        <w:t>.</w:t>
      </w:r>
    </w:p>
    <w:p w:rsidR="00C54586" w:rsidP="005F6228" w:rsidRDefault="00714F19" w14:paraId="151D468A" w14:textId="67E14317">
      <w:pPr>
        <w:ind w:left="708"/>
      </w:pPr>
      <w:r>
        <w:t>Los proyectos anteri</w:t>
      </w:r>
      <w:r w:rsidR="00F50FB1">
        <w:t>ores presentan un promedio anual de ing</w:t>
      </w:r>
      <w:r w:rsidR="00630F7D">
        <w:t xml:space="preserve">resos de USD </w:t>
      </w:r>
      <w:r w:rsidR="009A136C">
        <w:t xml:space="preserve">15,1 millones </w:t>
      </w:r>
      <w:r w:rsidR="00347584">
        <w:t>a partir del año 2024</w:t>
      </w:r>
      <w:r w:rsidR="00134AF7">
        <w:t>. L</w:t>
      </w:r>
      <w:r w:rsidR="00C54586">
        <w:t xml:space="preserve">os ingresos generados por proyectos de medición pierden un 70% de </w:t>
      </w:r>
      <w:r w:rsidR="00C54586">
        <w:lastRenderedPageBreak/>
        <w:t>eficacia</w:t>
      </w:r>
      <w:r w:rsidR="009F3A28">
        <w:t xml:space="preserve"> a partir del año 2028 </w:t>
      </w:r>
      <w:r w:rsidR="007D5480">
        <w:t xml:space="preserve">por los </w:t>
      </w:r>
      <w:r w:rsidR="00C54586">
        <w:t xml:space="preserve">próximos 8 años, exceptuando los proyectos de regulación que mantienen sus niveles de beneficios. </w:t>
      </w:r>
    </w:p>
    <w:p w:rsidRPr="00E66444" w:rsidR="0091703D" w:rsidP="00E66444" w:rsidRDefault="0091703D" w14:paraId="553828AA" w14:textId="7CEDEE86">
      <w:pPr>
        <w:pStyle w:val="Caption"/>
        <w:rPr>
          <w:rFonts w:cstheme="majorHAnsi"/>
          <w:sz w:val="22"/>
          <w:szCs w:val="22"/>
        </w:rPr>
      </w:pPr>
      <w:bookmarkStart w:name="_Toc104306549" w:id="115"/>
      <w:r w:rsidRPr="00E66444">
        <w:rPr>
          <w:rFonts w:cstheme="majorHAnsi"/>
          <w:sz w:val="22"/>
          <w:szCs w:val="22"/>
        </w:rPr>
        <w:t xml:space="preserve">Gráfica </w:t>
      </w:r>
      <w:r w:rsidRPr="00E66444">
        <w:rPr>
          <w:rFonts w:cstheme="majorHAnsi"/>
          <w:sz w:val="22"/>
          <w:szCs w:val="22"/>
        </w:rPr>
        <w:fldChar w:fldCharType="begin"/>
      </w:r>
      <w:r w:rsidRPr="00E66444">
        <w:rPr>
          <w:rFonts w:cstheme="majorHAnsi"/>
          <w:sz w:val="22"/>
          <w:szCs w:val="22"/>
        </w:rPr>
        <w:instrText xml:space="preserve"> SEQ Gráfica \* ARABIC </w:instrText>
      </w:r>
      <w:r w:rsidRPr="00E66444">
        <w:rPr>
          <w:rFonts w:cstheme="majorHAnsi"/>
          <w:sz w:val="22"/>
          <w:szCs w:val="22"/>
        </w:rPr>
        <w:fldChar w:fldCharType="separate"/>
      </w:r>
      <w:r w:rsidR="00EE6E9B">
        <w:rPr>
          <w:rFonts w:cstheme="majorHAnsi"/>
          <w:noProof/>
          <w:sz w:val="22"/>
          <w:szCs w:val="22"/>
        </w:rPr>
        <w:t>14</w:t>
      </w:r>
      <w:r w:rsidRPr="00E66444">
        <w:rPr>
          <w:rFonts w:cstheme="majorHAnsi"/>
          <w:sz w:val="22"/>
          <w:szCs w:val="22"/>
        </w:rPr>
        <w:fldChar w:fldCharType="end"/>
      </w:r>
      <w:r w:rsidR="00E66444">
        <w:rPr>
          <w:rFonts w:cstheme="majorHAnsi"/>
          <w:sz w:val="22"/>
          <w:szCs w:val="22"/>
        </w:rPr>
        <w:t xml:space="preserve"> Ingresos p</w:t>
      </w:r>
      <w:r w:rsidRPr="00445CEE" w:rsidR="00E66444">
        <w:rPr>
          <w:rFonts w:cstheme="majorHAnsi"/>
          <w:sz w:val="22"/>
          <w:szCs w:val="22"/>
        </w:rPr>
        <w:t xml:space="preserve">royectos </w:t>
      </w:r>
      <w:r w:rsidR="00E66444">
        <w:rPr>
          <w:rFonts w:cstheme="majorHAnsi"/>
          <w:sz w:val="22"/>
          <w:szCs w:val="22"/>
        </w:rPr>
        <w:t xml:space="preserve">BID </w:t>
      </w:r>
      <w:r w:rsidRPr="00445CEE" w:rsidR="00E66444">
        <w:rPr>
          <w:rFonts w:cstheme="majorHAnsi"/>
          <w:sz w:val="22"/>
          <w:szCs w:val="22"/>
        </w:rPr>
        <w:t>de medición y regulación de suscriptores ilegales</w:t>
      </w:r>
      <w:r w:rsidR="00E66444">
        <w:rPr>
          <w:rFonts w:cstheme="majorHAnsi"/>
          <w:sz w:val="22"/>
          <w:szCs w:val="22"/>
        </w:rPr>
        <w:br/>
      </w:r>
      <w:r w:rsidR="00E66444">
        <w:rPr>
          <w:rFonts w:cstheme="majorHAnsi"/>
          <w:sz w:val="22"/>
          <w:szCs w:val="22"/>
        </w:rPr>
        <w:t>Millones en</w:t>
      </w:r>
      <w:r w:rsidRPr="006A2293" w:rsidR="00E66444">
        <w:rPr>
          <w:rFonts w:cstheme="majorHAnsi"/>
          <w:sz w:val="22"/>
          <w:szCs w:val="22"/>
        </w:rPr>
        <w:t xml:space="preserve"> dólares (USD)</w:t>
      </w:r>
      <w:r w:rsidR="00E66444">
        <w:rPr>
          <w:rFonts w:cstheme="majorHAnsi"/>
          <w:sz w:val="22"/>
          <w:szCs w:val="22"/>
        </w:rPr>
        <w:t xml:space="preserve"> corrientes</w:t>
      </w:r>
      <w:bookmarkEnd w:id="115"/>
    </w:p>
    <w:p w:rsidR="000B7B30" w:rsidP="00C4421F" w:rsidRDefault="00E86EFD" w14:paraId="733EFFBE" w14:textId="2D828B03">
      <w:pPr>
        <w:ind w:left="708"/>
        <w:jc w:val="center"/>
      </w:pPr>
      <w:r>
        <w:rPr>
          <w:noProof/>
        </w:rPr>
        <w:drawing>
          <wp:inline distT="0" distB="0" distL="0" distR="0" wp14:anchorId="041BABDD" wp14:editId="14A7E621">
            <wp:extent cx="4691270" cy="1916265"/>
            <wp:effectExtent l="0" t="0" r="14605" b="8255"/>
            <wp:docPr id="26" name="Gráfico 26">
              <a:extLst xmlns:a="http://schemas.openxmlformats.org/drawingml/2006/main">
                <a:ext uri="{FF2B5EF4-FFF2-40B4-BE49-F238E27FC236}">
                  <a16:creationId xmlns:a16="http://schemas.microsoft.com/office/drawing/2014/main" id="{D5EF7862-6688-4264-9BCC-A7B3576035B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p w:rsidR="00E66444" w:rsidP="00E66444" w:rsidRDefault="00E66444" w14:paraId="738BAB4A" w14:textId="0E149541">
      <w:pPr>
        <w:jc w:val="center"/>
        <w:rPr>
          <w:rFonts w:cstheme="majorHAnsi"/>
          <w:i/>
          <w:iCs/>
          <w:color w:val="44546A" w:themeColor="text2"/>
          <w:sz w:val="20"/>
          <w:szCs w:val="20"/>
        </w:rPr>
      </w:pPr>
      <w:r w:rsidRPr="007644EF">
        <w:rPr>
          <w:rFonts w:cstheme="majorHAnsi"/>
          <w:i/>
          <w:iCs/>
          <w:color w:val="44546A" w:themeColor="text2"/>
          <w:sz w:val="20"/>
          <w:szCs w:val="20"/>
        </w:rPr>
        <w:t>Fuente: Elaboración propia con datos tomados de</w:t>
      </w:r>
      <w:sdt>
        <w:sdtPr>
          <w:rPr>
            <w:rFonts w:cstheme="majorHAnsi"/>
            <w:i/>
            <w:iCs/>
            <w:color w:val="44546A" w:themeColor="text2"/>
            <w:sz w:val="20"/>
            <w:szCs w:val="20"/>
          </w:rPr>
          <w:id w:val="1676379660"/>
          <w:citation/>
        </w:sdtPr>
        <w:sdtEndPr/>
        <w:sdtContent>
          <w:r>
            <w:rPr>
              <w:rFonts w:cstheme="majorHAnsi"/>
              <w:i/>
              <w:iCs/>
              <w:color w:val="44546A" w:themeColor="text2"/>
              <w:sz w:val="20"/>
              <w:szCs w:val="20"/>
            </w:rPr>
            <w:fldChar w:fldCharType="begin"/>
          </w:r>
          <w:r>
            <w:rPr>
              <w:rFonts w:cstheme="majorHAnsi"/>
              <w:i/>
              <w:iCs/>
              <w:color w:val="44546A" w:themeColor="text2"/>
              <w:sz w:val="20"/>
              <w:szCs w:val="20"/>
            </w:rPr>
            <w:instrText xml:space="preserve">CITATION AMB22 \l 9226 </w:instrText>
          </w:r>
          <w:r>
            <w:rPr>
              <w:rFonts w:cstheme="majorHAnsi"/>
              <w:i/>
              <w:iCs/>
              <w:color w:val="44546A" w:themeColor="text2"/>
              <w:sz w:val="20"/>
              <w:szCs w:val="20"/>
            </w:rPr>
            <w:fldChar w:fldCharType="separate"/>
          </w:r>
          <w:r>
            <w:rPr>
              <w:rFonts w:cstheme="majorHAnsi"/>
              <w:i/>
              <w:iCs/>
              <w:noProof/>
              <w:color w:val="44546A" w:themeColor="text2"/>
              <w:sz w:val="20"/>
              <w:szCs w:val="20"/>
            </w:rPr>
            <w:t xml:space="preserve"> </w:t>
          </w:r>
          <w:r w:rsidRPr="009E202D">
            <w:rPr>
              <w:rFonts w:cstheme="majorHAnsi"/>
              <w:noProof/>
              <w:color w:val="44546A" w:themeColor="text2"/>
              <w:sz w:val="20"/>
              <w:szCs w:val="20"/>
            </w:rPr>
            <w:t>(AMBIGEST S.A., 2022)</w:t>
          </w:r>
          <w:r>
            <w:rPr>
              <w:rFonts w:cstheme="majorHAnsi"/>
              <w:i/>
              <w:iCs/>
              <w:color w:val="44546A" w:themeColor="text2"/>
              <w:sz w:val="20"/>
              <w:szCs w:val="20"/>
            </w:rPr>
            <w:fldChar w:fldCharType="end"/>
          </w:r>
        </w:sdtContent>
      </w:sdt>
      <w:r>
        <w:rPr>
          <w:rFonts w:cstheme="majorHAnsi"/>
          <w:i/>
          <w:iCs/>
          <w:color w:val="44546A" w:themeColor="text2"/>
          <w:sz w:val="20"/>
          <w:szCs w:val="20"/>
        </w:rPr>
        <w:t>.</w:t>
      </w:r>
    </w:p>
    <w:p w:rsidRPr="003560CD" w:rsidR="003560CD" w:rsidP="000E22B0" w:rsidRDefault="003560CD" w14:paraId="46AEA9D7" w14:textId="3533046C">
      <w:r w:rsidRPr="003560CD">
        <w:t xml:space="preserve"> Los proyectos de medición y regulación de suscriptores ilegales presentan un promedio anual de ingresos de USD 15,1 millones a partir del año 2024. </w:t>
      </w:r>
      <w:r w:rsidR="000E22B0">
        <w:t xml:space="preserve"> </w:t>
      </w:r>
      <w:r w:rsidRPr="003560CD">
        <w:t>De acuerdo con los datos históricos los medidores pierden un 70% de eficiencia situación que se ha modelado que comienza a suceder gradualmente a partir del año 2028, durante los siguientes 8 años (horizonte del modelo). Esa reducción en la eficiencia en la medición se refleja directamente en los ingresos generados por consumo.</w:t>
      </w:r>
      <w:r w:rsidR="000E22B0">
        <w:t xml:space="preserve"> </w:t>
      </w:r>
      <w:r w:rsidRPr="003560CD">
        <w:t>Por su parte, los proyectos de regulación mantienen sus niveles de beneficios a lo largo del período proyectado ya que el incremento en el número de suscriptores es un beneficio permanente para la empresa.</w:t>
      </w:r>
    </w:p>
    <w:p w:rsidRPr="00A40D4F" w:rsidR="00A40D4F" w:rsidP="00A40D4F" w:rsidRDefault="00A40D4F" w14:paraId="40FEF3EA" w14:textId="2F3FAEAA">
      <w:pPr>
        <w:pStyle w:val="ListParagraph"/>
        <w:numPr>
          <w:ilvl w:val="0"/>
          <w:numId w:val="51"/>
        </w:numPr>
        <w:rPr>
          <w:b/>
          <w:bCs/>
        </w:rPr>
      </w:pPr>
      <w:r w:rsidRPr="00A40D4F">
        <w:rPr>
          <w:b/>
          <w:bCs/>
        </w:rPr>
        <w:t>Proyectos BID enfocados en la reducción de pérdidas y reducción de costos de energía:</w:t>
      </w:r>
    </w:p>
    <w:p w:rsidR="00A40D4F" w:rsidP="00A40D4F" w:rsidRDefault="00A40D4F" w14:paraId="337595C2" w14:textId="77777777">
      <w:pPr>
        <w:pStyle w:val="ListParagraph"/>
      </w:pPr>
    </w:p>
    <w:p w:rsidR="00EA797D" w:rsidP="00A40D4F" w:rsidRDefault="00A40D4F" w14:paraId="071D5540" w14:textId="2BD162F9">
      <w:pPr>
        <w:pStyle w:val="ListParagraph"/>
      </w:pPr>
      <w:r>
        <w:t xml:space="preserve">Los </w:t>
      </w:r>
      <w:r w:rsidR="0068194A">
        <w:t xml:space="preserve">Proyectos BID enfocados en la </w:t>
      </w:r>
      <w:bookmarkStart w:name="_Hlk103935405" w:id="116"/>
      <w:r w:rsidR="0068194A">
        <w:t>reducción de pérdidas y reducción de costos de energía</w:t>
      </w:r>
      <w:bookmarkEnd w:id="116"/>
      <w:r>
        <w:t xml:space="preserve"> son </w:t>
      </w:r>
      <w:r w:rsidR="005B7E0D">
        <w:t>detallados en la siguiente tabla:</w:t>
      </w:r>
    </w:p>
    <w:p w:rsidR="00A40D4F" w:rsidP="00A40D4F" w:rsidRDefault="00A40D4F" w14:paraId="1BEE9CB8" w14:textId="27FEF774">
      <w:pPr>
        <w:pStyle w:val="ListParagraph"/>
      </w:pPr>
    </w:p>
    <w:p w:rsidR="00A40D4F" w:rsidP="00A40D4F" w:rsidRDefault="00A40D4F" w14:paraId="7B67F720" w14:textId="53A2C6E8">
      <w:pPr>
        <w:pStyle w:val="ListParagraph"/>
      </w:pPr>
    </w:p>
    <w:p w:rsidR="00A40D4F" w:rsidP="00A40D4F" w:rsidRDefault="00A40D4F" w14:paraId="26B59D5B" w14:textId="77777777">
      <w:pPr>
        <w:pStyle w:val="ListParagraph"/>
      </w:pPr>
    </w:p>
    <w:p w:rsidRPr="00333EC1" w:rsidR="006A0DF1" w:rsidP="006A0DF1" w:rsidRDefault="006A0DF1" w14:paraId="527833A4" w14:textId="6EA93DCA">
      <w:pPr>
        <w:pStyle w:val="Caption"/>
        <w:rPr>
          <w:rFonts w:cstheme="majorHAnsi"/>
          <w:sz w:val="22"/>
          <w:szCs w:val="22"/>
        </w:rPr>
      </w:pPr>
      <w:bookmarkStart w:name="_Toc104306533" w:id="117"/>
      <w:r w:rsidRPr="00333EC1">
        <w:rPr>
          <w:rFonts w:cstheme="majorHAnsi"/>
          <w:sz w:val="22"/>
          <w:szCs w:val="22"/>
        </w:rPr>
        <w:t xml:space="preserve">Tabla </w:t>
      </w:r>
      <w:r w:rsidRPr="00333EC1">
        <w:rPr>
          <w:rFonts w:cstheme="majorHAnsi"/>
          <w:sz w:val="22"/>
          <w:szCs w:val="22"/>
        </w:rPr>
        <w:fldChar w:fldCharType="begin"/>
      </w:r>
      <w:r w:rsidRPr="00333EC1">
        <w:rPr>
          <w:rFonts w:cstheme="majorHAnsi"/>
          <w:sz w:val="22"/>
          <w:szCs w:val="22"/>
        </w:rPr>
        <w:instrText xml:space="preserve"> SEQ Tabla \* ARABIC </w:instrText>
      </w:r>
      <w:r w:rsidRPr="00333EC1">
        <w:rPr>
          <w:rFonts w:cstheme="majorHAnsi"/>
          <w:sz w:val="22"/>
          <w:szCs w:val="22"/>
        </w:rPr>
        <w:fldChar w:fldCharType="separate"/>
      </w:r>
      <w:r w:rsidR="008F06E6">
        <w:rPr>
          <w:rFonts w:cstheme="majorHAnsi"/>
          <w:noProof/>
          <w:sz w:val="22"/>
          <w:szCs w:val="22"/>
        </w:rPr>
        <w:t>35</w:t>
      </w:r>
      <w:r w:rsidRPr="00333EC1">
        <w:rPr>
          <w:rFonts w:cstheme="majorHAnsi"/>
          <w:sz w:val="22"/>
          <w:szCs w:val="22"/>
        </w:rPr>
        <w:fldChar w:fldCharType="end"/>
      </w:r>
      <w:r w:rsidRPr="005B7E0D" w:rsidR="005B7E0D">
        <w:rPr>
          <w:rFonts w:cstheme="majorHAnsi"/>
          <w:sz w:val="22"/>
          <w:szCs w:val="22"/>
        </w:rPr>
        <w:t xml:space="preserve"> </w:t>
      </w:r>
      <w:r w:rsidRPr="00445CEE" w:rsidR="005B7E0D">
        <w:rPr>
          <w:rFonts w:cstheme="majorHAnsi"/>
          <w:sz w:val="22"/>
          <w:szCs w:val="22"/>
        </w:rPr>
        <w:t xml:space="preserve">Proyectos </w:t>
      </w:r>
      <w:r w:rsidR="005B7E0D">
        <w:rPr>
          <w:rFonts w:cstheme="majorHAnsi"/>
          <w:sz w:val="22"/>
          <w:szCs w:val="22"/>
        </w:rPr>
        <w:t xml:space="preserve">BID </w:t>
      </w:r>
      <w:r w:rsidRPr="00445CEE" w:rsidR="005B7E0D">
        <w:rPr>
          <w:rFonts w:cstheme="majorHAnsi"/>
          <w:sz w:val="22"/>
          <w:szCs w:val="22"/>
        </w:rPr>
        <w:t xml:space="preserve">de </w:t>
      </w:r>
      <w:r w:rsidRPr="005B7E0D" w:rsidR="005B7E0D">
        <w:rPr>
          <w:rFonts w:cstheme="majorHAnsi"/>
          <w:sz w:val="22"/>
          <w:szCs w:val="22"/>
        </w:rPr>
        <w:t>reducción de pérdidas y reducción de costos de energía</w:t>
      </w:r>
      <w:bookmarkEnd w:id="117"/>
    </w:p>
    <w:tbl>
      <w:tblPr>
        <w:tblStyle w:val="GridTable4-Accent5"/>
        <w:tblW w:w="8975" w:type="dxa"/>
        <w:tblLook w:val="04A0" w:firstRow="1" w:lastRow="0" w:firstColumn="1" w:lastColumn="0" w:noHBand="0" w:noVBand="1"/>
      </w:tblPr>
      <w:tblGrid>
        <w:gridCol w:w="2963"/>
        <w:gridCol w:w="6012"/>
      </w:tblGrid>
      <w:tr w:rsidRPr="007129F8" w:rsidR="007129F8" w:rsidTr="00162BE8" w14:paraId="6B154AAF" w14:textId="77777777">
        <w:trPr>
          <w:cnfStyle w:val="100000000000" w:firstRow="1" w:lastRow="0" w:firstColumn="0" w:lastColumn="0" w:oddVBand="0" w:evenVBand="0" w:oddHBand="0"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963" w:type="dxa"/>
            <w:noWrap/>
            <w:vAlign w:val="center"/>
            <w:hideMark/>
          </w:tcPr>
          <w:p w:rsidRPr="007129F8" w:rsidR="007129F8" w:rsidP="00F60A8E" w:rsidRDefault="007129F8" w14:paraId="79E1BFD1" w14:textId="77777777">
            <w:pPr>
              <w:jc w:val="center"/>
              <w:rPr>
                <w:rFonts w:eastAsia="Times New Roman" w:asciiTheme="minorHAnsi" w:hAnsiTheme="minorHAnsi" w:cstheme="minorHAnsi"/>
                <w:color w:val="000000"/>
                <w:sz w:val="18"/>
                <w:szCs w:val="18"/>
                <w:lang w:eastAsia="es-CO"/>
              </w:rPr>
            </w:pPr>
            <w:r w:rsidRPr="007129F8">
              <w:rPr>
                <w:rFonts w:eastAsia="Times New Roman" w:asciiTheme="minorHAnsi" w:hAnsiTheme="minorHAnsi" w:cstheme="minorHAnsi"/>
                <w:color w:val="000000"/>
                <w:sz w:val="18"/>
                <w:szCs w:val="18"/>
                <w:lang w:eastAsia="es-CO"/>
              </w:rPr>
              <w:t>Proyecto</w:t>
            </w:r>
          </w:p>
        </w:tc>
        <w:tc>
          <w:tcPr>
            <w:tcW w:w="6012" w:type="dxa"/>
            <w:vAlign w:val="center"/>
            <w:hideMark/>
          </w:tcPr>
          <w:p w:rsidRPr="007129F8" w:rsidR="007129F8" w:rsidP="00F60A8E" w:rsidRDefault="007129F8" w14:paraId="6488B1AE" w14:textId="77777777">
            <w:pPr>
              <w:jc w:val="center"/>
              <w:cnfStyle w:val="100000000000" w:firstRow="1" w:lastRow="0" w:firstColumn="0" w:lastColumn="0" w:oddVBand="0" w:evenVBand="0" w:oddHBand="0" w:evenHBand="0" w:firstRowFirstColumn="0" w:firstRowLastColumn="0" w:lastRowFirstColumn="0" w:lastRowLastColumn="0"/>
              <w:rPr>
                <w:rFonts w:eastAsia="Times New Roman" w:asciiTheme="minorHAnsi" w:hAnsiTheme="minorHAnsi" w:cstheme="minorHAnsi"/>
                <w:color w:val="000000"/>
                <w:sz w:val="18"/>
                <w:szCs w:val="18"/>
                <w:lang w:eastAsia="es-CO"/>
              </w:rPr>
            </w:pPr>
            <w:r w:rsidRPr="007129F8">
              <w:rPr>
                <w:rFonts w:eastAsia="Times New Roman" w:asciiTheme="minorHAnsi" w:hAnsiTheme="minorHAnsi" w:cstheme="minorHAnsi"/>
                <w:color w:val="000000"/>
                <w:sz w:val="18"/>
                <w:szCs w:val="18"/>
                <w:lang w:eastAsia="es-CO"/>
              </w:rPr>
              <w:t>Alcance</w:t>
            </w:r>
          </w:p>
        </w:tc>
      </w:tr>
      <w:tr w:rsidRPr="007129F8" w:rsidR="007129F8" w:rsidTr="00162BE8" w14:paraId="53D612DE" w14:textId="77777777">
        <w:trPr>
          <w:cnfStyle w:val="000000100000" w:firstRow="0" w:lastRow="0" w:firstColumn="0" w:lastColumn="0" w:oddVBand="0" w:evenVBand="0" w:oddHBand="1" w:evenHBand="0" w:firstRowFirstColumn="0" w:firstRowLastColumn="0" w:lastRowFirstColumn="0" w:lastRowLastColumn="0"/>
          <w:trHeight w:val="419"/>
        </w:trPr>
        <w:tc>
          <w:tcPr>
            <w:cnfStyle w:val="001000000000" w:firstRow="0" w:lastRow="0" w:firstColumn="1" w:lastColumn="0" w:oddVBand="0" w:evenVBand="0" w:oddHBand="0" w:evenHBand="0" w:firstRowFirstColumn="0" w:firstRowLastColumn="0" w:lastRowFirstColumn="0" w:lastRowLastColumn="0"/>
            <w:tcW w:w="2963" w:type="dxa"/>
            <w:vAlign w:val="center"/>
            <w:hideMark/>
          </w:tcPr>
          <w:p w:rsidRPr="007129F8" w:rsidR="007129F8" w:rsidP="00F60A8E" w:rsidRDefault="001D23EA" w14:paraId="2ADEF9B0" w14:textId="5E5E6E6A">
            <w:pPr>
              <w:ind w:firstLine="180" w:firstLineChars="100"/>
              <w:jc w:val="center"/>
              <w:rPr>
                <w:rFonts w:eastAsia="Times New Roman" w:asciiTheme="minorHAnsi" w:hAnsiTheme="minorHAnsi" w:cstheme="minorHAnsi"/>
                <w:b w:val="0"/>
                <w:bCs w:val="0"/>
                <w:color w:val="000000"/>
                <w:sz w:val="18"/>
                <w:szCs w:val="18"/>
                <w:lang w:eastAsia="es-CO"/>
              </w:rPr>
            </w:pPr>
            <w:r w:rsidRPr="00F5552A">
              <w:rPr>
                <w:rFonts w:eastAsia="Times New Roman" w:asciiTheme="minorHAnsi" w:hAnsiTheme="minorHAnsi" w:cstheme="minorHAnsi"/>
                <w:b w:val="0"/>
                <w:bCs w:val="0"/>
                <w:color w:val="000000"/>
                <w:sz w:val="18"/>
                <w:szCs w:val="18"/>
                <w:lang w:eastAsia="es-CO"/>
              </w:rPr>
              <w:t>Nuevos Pozos Y Refuerzo De Las Conducciones De Pozos Opico Y Colombia</w:t>
            </w:r>
          </w:p>
        </w:tc>
        <w:tc>
          <w:tcPr>
            <w:tcW w:w="6012" w:type="dxa"/>
            <w:vMerge w:val="restart"/>
            <w:noWrap/>
            <w:vAlign w:val="center"/>
            <w:hideMark/>
          </w:tcPr>
          <w:p w:rsidRPr="007129F8" w:rsidR="007129F8" w:rsidP="00F60A8E" w:rsidRDefault="007129F8" w14:paraId="471D8DCF"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stheme="minorHAnsi"/>
                <w:color w:val="000000"/>
                <w:sz w:val="18"/>
                <w:szCs w:val="18"/>
                <w:lang w:eastAsia="es-CO"/>
              </w:rPr>
            </w:pPr>
            <w:r w:rsidRPr="007129F8">
              <w:rPr>
                <w:rFonts w:eastAsia="Times New Roman" w:asciiTheme="minorHAnsi" w:hAnsiTheme="minorHAnsi" w:cstheme="minorHAnsi"/>
                <w:color w:val="000000"/>
                <w:sz w:val="18"/>
                <w:szCs w:val="18"/>
                <w:lang w:eastAsia="es-CO"/>
              </w:rPr>
              <w:t xml:space="preserve">Nuevas conducciones entre pozos y tanque de Opico y cambio de bombas </w:t>
            </w:r>
            <w:r w:rsidRPr="007129F8">
              <w:rPr>
                <w:rFonts w:eastAsia="Times New Roman" w:asciiTheme="minorHAnsi" w:hAnsiTheme="minorHAnsi" w:cstheme="minorHAnsi"/>
                <w:color w:val="000000"/>
                <w:sz w:val="18"/>
                <w:szCs w:val="18"/>
                <w:lang w:eastAsia="es-CO"/>
              </w:rPr>
              <w:br/>
            </w:r>
            <w:r w:rsidRPr="007129F8">
              <w:rPr>
                <w:rFonts w:eastAsia="Times New Roman" w:asciiTheme="minorHAnsi" w:hAnsiTheme="minorHAnsi" w:cstheme="minorHAnsi"/>
                <w:color w:val="000000"/>
                <w:sz w:val="18"/>
                <w:szCs w:val="18"/>
                <w:lang w:eastAsia="es-CO"/>
              </w:rPr>
              <w:t>--&gt; Aumento de la capacidad de producción</w:t>
            </w:r>
          </w:p>
        </w:tc>
      </w:tr>
      <w:tr w:rsidRPr="007129F8" w:rsidR="007129F8" w:rsidTr="00162BE8" w14:paraId="20CFE5CF" w14:textId="77777777">
        <w:trPr>
          <w:trHeight w:val="419"/>
        </w:trPr>
        <w:tc>
          <w:tcPr>
            <w:cnfStyle w:val="001000000000" w:firstRow="0" w:lastRow="0" w:firstColumn="1" w:lastColumn="0" w:oddVBand="0" w:evenVBand="0" w:oddHBand="0" w:evenHBand="0" w:firstRowFirstColumn="0" w:firstRowLastColumn="0" w:lastRowFirstColumn="0" w:lastRowLastColumn="0"/>
            <w:tcW w:w="2963" w:type="dxa"/>
            <w:vAlign w:val="center"/>
            <w:hideMark/>
          </w:tcPr>
          <w:p w:rsidRPr="007129F8" w:rsidR="007129F8" w:rsidP="00F60A8E" w:rsidRDefault="00F5552A" w14:paraId="569EB23A" w14:textId="2957567F">
            <w:pPr>
              <w:ind w:firstLine="180" w:firstLineChars="100"/>
              <w:jc w:val="center"/>
              <w:rPr>
                <w:rFonts w:eastAsia="Times New Roman" w:asciiTheme="minorHAnsi" w:hAnsiTheme="minorHAnsi" w:cstheme="minorHAnsi"/>
                <w:b w:val="0"/>
                <w:bCs w:val="0"/>
                <w:color w:val="000000"/>
                <w:sz w:val="18"/>
                <w:szCs w:val="18"/>
                <w:lang w:eastAsia="es-CO"/>
              </w:rPr>
            </w:pPr>
            <w:r w:rsidRPr="00F5552A">
              <w:rPr>
                <w:rFonts w:eastAsia="Times New Roman" w:asciiTheme="minorHAnsi" w:hAnsiTheme="minorHAnsi" w:cstheme="minorHAnsi"/>
                <w:b w:val="0"/>
                <w:bCs w:val="0"/>
                <w:color w:val="000000"/>
                <w:sz w:val="18"/>
                <w:szCs w:val="18"/>
                <w:lang w:eastAsia="es-CO"/>
              </w:rPr>
              <w:t>Eliminación</w:t>
            </w:r>
            <w:r w:rsidRPr="00F5552A" w:rsidR="00085302">
              <w:rPr>
                <w:rFonts w:eastAsia="Times New Roman" w:asciiTheme="minorHAnsi" w:hAnsiTheme="minorHAnsi" w:cstheme="minorHAnsi"/>
                <w:b w:val="0"/>
                <w:bCs w:val="0"/>
                <w:color w:val="000000"/>
                <w:sz w:val="18"/>
                <w:szCs w:val="18"/>
                <w:lang w:eastAsia="es-CO"/>
              </w:rPr>
              <w:t xml:space="preserve"> Del Suministro Permanente Por Las Pavas</w:t>
            </w:r>
          </w:p>
        </w:tc>
        <w:tc>
          <w:tcPr>
            <w:tcW w:w="6012" w:type="dxa"/>
            <w:vMerge/>
            <w:vAlign w:val="center"/>
            <w:hideMark/>
          </w:tcPr>
          <w:p w:rsidRPr="007129F8" w:rsidR="007129F8" w:rsidP="00F60A8E" w:rsidRDefault="007129F8" w14:paraId="21284446"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stheme="minorHAnsi"/>
                <w:color w:val="000000"/>
                <w:sz w:val="18"/>
                <w:szCs w:val="18"/>
                <w:lang w:eastAsia="es-CO"/>
              </w:rPr>
            </w:pPr>
          </w:p>
        </w:tc>
      </w:tr>
      <w:tr w:rsidRPr="007129F8" w:rsidR="007129F8" w:rsidTr="00162BE8" w14:paraId="17DDB691" w14:textId="77777777">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963" w:type="dxa"/>
            <w:noWrap/>
            <w:vAlign w:val="center"/>
            <w:hideMark/>
          </w:tcPr>
          <w:p w:rsidRPr="007129F8" w:rsidR="007129F8" w:rsidP="00F60A8E" w:rsidRDefault="00085302" w14:paraId="62AFE866" w14:textId="5ED93A51">
            <w:pPr>
              <w:ind w:firstLine="180" w:firstLineChars="100"/>
              <w:jc w:val="center"/>
              <w:rPr>
                <w:rFonts w:eastAsia="Times New Roman" w:asciiTheme="minorHAnsi" w:hAnsiTheme="minorHAnsi" w:cstheme="minorHAnsi"/>
                <w:b w:val="0"/>
                <w:bCs w:val="0"/>
                <w:color w:val="000000"/>
                <w:sz w:val="18"/>
                <w:szCs w:val="18"/>
                <w:lang w:eastAsia="es-CO"/>
              </w:rPr>
            </w:pPr>
            <w:r w:rsidRPr="00F5552A">
              <w:rPr>
                <w:rFonts w:eastAsia="Times New Roman" w:asciiTheme="minorHAnsi" w:hAnsiTheme="minorHAnsi" w:cstheme="minorHAnsi"/>
                <w:b w:val="0"/>
                <w:bCs w:val="0"/>
                <w:color w:val="000000"/>
                <w:sz w:val="18"/>
                <w:szCs w:val="18"/>
                <w:lang w:eastAsia="es-CO"/>
              </w:rPr>
              <w:t xml:space="preserve">Duplicación Conducción </w:t>
            </w:r>
            <w:r w:rsidRPr="00F5552A" w:rsidR="003469AF">
              <w:rPr>
                <w:rFonts w:eastAsia="Times New Roman" w:asciiTheme="minorHAnsi" w:hAnsiTheme="minorHAnsi" w:cstheme="minorHAnsi"/>
                <w:b w:val="0"/>
                <w:bCs w:val="0"/>
                <w:color w:val="000000"/>
                <w:sz w:val="18"/>
                <w:szCs w:val="18"/>
                <w:lang w:eastAsia="es-CO"/>
              </w:rPr>
              <w:t>Opico</w:t>
            </w:r>
            <w:r w:rsidRPr="00F5552A">
              <w:rPr>
                <w:rFonts w:eastAsia="Times New Roman" w:asciiTheme="minorHAnsi" w:hAnsiTheme="minorHAnsi" w:cstheme="minorHAnsi"/>
                <w:b w:val="0"/>
                <w:bCs w:val="0"/>
                <w:color w:val="000000"/>
                <w:sz w:val="18"/>
                <w:szCs w:val="18"/>
                <w:lang w:eastAsia="es-CO"/>
              </w:rPr>
              <w:t xml:space="preserve"> - </w:t>
            </w:r>
            <w:r w:rsidRPr="00F5552A" w:rsidR="003469AF">
              <w:rPr>
                <w:rFonts w:eastAsia="Times New Roman" w:asciiTheme="minorHAnsi" w:hAnsiTheme="minorHAnsi" w:cstheme="minorHAnsi"/>
                <w:b w:val="0"/>
                <w:bCs w:val="0"/>
                <w:color w:val="000000"/>
                <w:sz w:val="18"/>
                <w:szCs w:val="18"/>
                <w:lang w:eastAsia="es-CO"/>
              </w:rPr>
              <w:t>L</w:t>
            </w:r>
            <w:r w:rsidRPr="00F5552A">
              <w:rPr>
                <w:rFonts w:eastAsia="Times New Roman" w:asciiTheme="minorHAnsi" w:hAnsiTheme="minorHAnsi" w:cstheme="minorHAnsi"/>
                <w:b w:val="0"/>
                <w:bCs w:val="0"/>
                <w:color w:val="000000"/>
                <w:sz w:val="18"/>
                <w:szCs w:val="18"/>
                <w:lang w:eastAsia="es-CO"/>
              </w:rPr>
              <w:t xml:space="preserve">a </w:t>
            </w:r>
            <w:r w:rsidRPr="00F5552A" w:rsidR="003469AF">
              <w:rPr>
                <w:rFonts w:eastAsia="Times New Roman" w:asciiTheme="minorHAnsi" w:hAnsiTheme="minorHAnsi" w:cstheme="minorHAnsi"/>
                <w:b w:val="0"/>
                <w:bCs w:val="0"/>
                <w:color w:val="000000"/>
                <w:sz w:val="18"/>
                <w:szCs w:val="18"/>
                <w:lang w:eastAsia="es-CO"/>
              </w:rPr>
              <w:t>T</w:t>
            </w:r>
            <w:r w:rsidRPr="00F5552A">
              <w:rPr>
                <w:rFonts w:eastAsia="Times New Roman" w:asciiTheme="minorHAnsi" w:hAnsiTheme="minorHAnsi" w:cstheme="minorHAnsi"/>
                <w:b w:val="0"/>
                <w:bCs w:val="0"/>
                <w:color w:val="000000"/>
                <w:sz w:val="18"/>
                <w:szCs w:val="18"/>
                <w:lang w:eastAsia="es-CO"/>
              </w:rPr>
              <w:t>oma</w:t>
            </w:r>
          </w:p>
        </w:tc>
        <w:tc>
          <w:tcPr>
            <w:tcW w:w="6012" w:type="dxa"/>
            <w:vMerge w:val="restart"/>
            <w:noWrap/>
            <w:vAlign w:val="center"/>
            <w:hideMark/>
          </w:tcPr>
          <w:p w:rsidRPr="007129F8" w:rsidR="007129F8" w:rsidP="00F60A8E" w:rsidRDefault="007129F8" w14:paraId="117385B9"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stheme="minorHAnsi"/>
                <w:color w:val="000000"/>
                <w:sz w:val="18"/>
                <w:szCs w:val="18"/>
                <w:lang w:eastAsia="es-CO"/>
              </w:rPr>
            </w:pPr>
            <w:r w:rsidRPr="007129F8">
              <w:rPr>
                <w:rFonts w:eastAsia="Times New Roman" w:asciiTheme="minorHAnsi" w:hAnsiTheme="minorHAnsi" w:cstheme="minorHAnsi"/>
                <w:color w:val="000000"/>
                <w:sz w:val="18"/>
                <w:szCs w:val="18"/>
                <w:lang w:eastAsia="es-CO"/>
              </w:rPr>
              <w:t>Abandono de la EB San Lorenzo logrado mediante la duplicación de la conducción Opico - San Lorenzo y la modificación de la EB La Toma</w:t>
            </w:r>
          </w:p>
        </w:tc>
      </w:tr>
      <w:tr w:rsidRPr="007129F8" w:rsidR="007129F8" w:rsidTr="00162BE8" w14:paraId="5B9DE4C1" w14:textId="77777777">
        <w:trPr>
          <w:trHeight w:val="219"/>
        </w:trPr>
        <w:tc>
          <w:tcPr>
            <w:cnfStyle w:val="001000000000" w:firstRow="0" w:lastRow="0" w:firstColumn="1" w:lastColumn="0" w:oddVBand="0" w:evenVBand="0" w:oddHBand="0" w:evenHBand="0" w:firstRowFirstColumn="0" w:firstRowLastColumn="0" w:lastRowFirstColumn="0" w:lastRowLastColumn="0"/>
            <w:tcW w:w="2963" w:type="dxa"/>
            <w:noWrap/>
            <w:vAlign w:val="center"/>
            <w:hideMark/>
          </w:tcPr>
          <w:p w:rsidRPr="007129F8" w:rsidR="007129F8" w:rsidP="00F60A8E" w:rsidRDefault="00085302" w14:paraId="2FB1A089" w14:textId="6A860CA6">
            <w:pPr>
              <w:ind w:firstLine="180" w:firstLineChars="100"/>
              <w:jc w:val="center"/>
              <w:rPr>
                <w:rFonts w:eastAsia="Times New Roman" w:asciiTheme="minorHAnsi" w:hAnsiTheme="minorHAnsi" w:cstheme="minorHAnsi"/>
                <w:b w:val="0"/>
                <w:bCs w:val="0"/>
                <w:color w:val="000000"/>
                <w:sz w:val="18"/>
                <w:szCs w:val="18"/>
                <w:lang w:eastAsia="es-CO"/>
              </w:rPr>
            </w:pPr>
            <w:r w:rsidRPr="00F5552A">
              <w:rPr>
                <w:rFonts w:eastAsia="Times New Roman" w:asciiTheme="minorHAnsi" w:hAnsiTheme="minorHAnsi" w:cstheme="minorHAnsi"/>
                <w:b w:val="0"/>
                <w:bCs w:val="0"/>
                <w:color w:val="000000"/>
                <w:sz w:val="18"/>
                <w:szCs w:val="18"/>
                <w:lang w:eastAsia="es-CO"/>
              </w:rPr>
              <w:t xml:space="preserve">Eliminación </w:t>
            </w:r>
            <w:r w:rsidRPr="00F5552A" w:rsidR="003469AF">
              <w:rPr>
                <w:rFonts w:eastAsia="Times New Roman" w:asciiTheme="minorHAnsi" w:hAnsiTheme="minorHAnsi" w:cstheme="minorHAnsi"/>
                <w:b w:val="0"/>
                <w:bCs w:val="0"/>
                <w:color w:val="000000"/>
                <w:sz w:val="18"/>
                <w:szCs w:val="18"/>
                <w:lang w:eastAsia="es-CO"/>
              </w:rPr>
              <w:t>d</w:t>
            </w:r>
            <w:r w:rsidRPr="00F5552A">
              <w:rPr>
                <w:rFonts w:eastAsia="Times New Roman" w:asciiTheme="minorHAnsi" w:hAnsiTheme="minorHAnsi" w:cstheme="minorHAnsi"/>
                <w:b w:val="0"/>
                <w:bCs w:val="0"/>
                <w:color w:val="000000"/>
                <w:sz w:val="18"/>
                <w:szCs w:val="18"/>
                <w:lang w:eastAsia="es-CO"/>
              </w:rPr>
              <w:t xml:space="preserve">e </w:t>
            </w:r>
            <w:r w:rsidRPr="00F5552A" w:rsidR="003469AF">
              <w:rPr>
                <w:rFonts w:eastAsia="Times New Roman" w:asciiTheme="minorHAnsi" w:hAnsiTheme="minorHAnsi" w:cstheme="minorHAnsi"/>
                <w:b w:val="0"/>
                <w:bCs w:val="0"/>
                <w:color w:val="000000"/>
                <w:sz w:val="18"/>
                <w:szCs w:val="18"/>
                <w:lang w:eastAsia="es-CO"/>
              </w:rPr>
              <w:t>L</w:t>
            </w:r>
            <w:r w:rsidRPr="00F5552A">
              <w:rPr>
                <w:rFonts w:eastAsia="Times New Roman" w:asciiTheme="minorHAnsi" w:hAnsiTheme="minorHAnsi" w:cstheme="minorHAnsi"/>
                <w:b w:val="0"/>
                <w:bCs w:val="0"/>
                <w:color w:val="000000"/>
                <w:sz w:val="18"/>
                <w:szCs w:val="18"/>
                <w:lang w:eastAsia="es-CO"/>
              </w:rPr>
              <w:t xml:space="preserve">a </w:t>
            </w:r>
            <w:r w:rsidRPr="00F5552A" w:rsidR="003469AF">
              <w:rPr>
                <w:rFonts w:eastAsia="Times New Roman" w:asciiTheme="minorHAnsi" w:hAnsiTheme="minorHAnsi" w:cstheme="minorHAnsi"/>
                <w:b w:val="0"/>
                <w:bCs w:val="0"/>
                <w:color w:val="000000"/>
                <w:sz w:val="18"/>
                <w:szCs w:val="18"/>
                <w:lang w:eastAsia="es-CO"/>
              </w:rPr>
              <w:t>EB</w:t>
            </w:r>
            <w:r w:rsidRPr="00F5552A">
              <w:rPr>
                <w:rFonts w:eastAsia="Times New Roman" w:asciiTheme="minorHAnsi" w:hAnsiTheme="minorHAnsi" w:cstheme="minorHAnsi"/>
                <w:b w:val="0"/>
                <w:bCs w:val="0"/>
                <w:color w:val="000000"/>
                <w:sz w:val="18"/>
                <w:szCs w:val="18"/>
                <w:lang w:eastAsia="es-CO"/>
              </w:rPr>
              <w:t xml:space="preserve"> </w:t>
            </w:r>
            <w:r w:rsidRPr="00F5552A" w:rsidR="003469AF">
              <w:rPr>
                <w:rFonts w:eastAsia="Times New Roman" w:asciiTheme="minorHAnsi" w:hAnsiTheme="minorHAnsi" w:cstheme="minorHAnsi"/>
                <w:b w:val="0"/>
                <w:bCs w:val="0"/>
                <w:color w:val="000000"/>
                <w:sz w:val="18"/>
                <w:szCs w:val="18"/>
                <w:lang w:eastAsia="es-CO"/>
              </w:rPr>
              <w:t>S</w:t>
            </w:r>
            <w:r w:rsidRPr="00F5552A">
              <w:rPr>
                <w:rFonts w:eastAsia="Times New Roman" w:asciiTheme="minorHAnsi" w:hAnsiTheme="minorHAnsi" w:cstheme="minorHAnsi"/>
                <w:b w:val="0"/>
                <w:bCs w:val="0"/>
                <w:color w:val="000000"/>
                <w:sz w:val="18"/>
                <w:szCs w:val="18"/>
                <w:lang w:eastAsia="es-CO"/>
              </w:rPr>
              <w:t xml:space="preserve">an </w:t>
            </w:r>
            <w:r w:rsidRPr="00F5552A" w:rsidR="003469AF">
              <w:rPr>
                <w:rFonts w:eastAsia="Times New Roman" w:asciiTheme="minorHAnsi" w:hAnsiTheme="minorHAnsi" w:cstheme="minorHAnsi"/>
                <w:b w:val="0"/>
                <w:bCs w:val="0"/>
                <w:color w:val="000000"/>
                <w:sz w:val="18"/>
                <w:szCs w:val="18"/>
                <w:lang w:eastAsia="es-CO"/>
              </w:rPr>
              <w:t>L</w:t>
            </w:r>
            <w:r w:rsidRPr="00F5552A">
              <w:rPr>
                <w:rFonts w:eastAsia="Times New Roman" w:asciiTheme="minorHAnsi" w:hAnsiTheme="minorHAnsi" w:cstheme="minorHAnsi"/>
                <w:b w:val="0"/>
                <w:bCs w:val="0"/>
                <w:color w:val="000000"/>
                <w:sz w:val="18"/>
                <w:szCs w:val="18"/>
                <w:lang w:eastAsia="es-CO"/>
              </w:rPr>
              <w:t>orenzo</w:t>
            </w:r>
          </w:p>
        </w:tc>
        <w:tc>
          <w:tcPr>
            <w:tcW w:w="6012" w:type="dxa"/>
            <w:vMerge/>
            <w:vAlign w:val="center"/>
            <w:hideMark/>
          </w:tcPr>
          <w:p w:rsidRPr="007129F8" w:rsidR="007129F8" w:rsidP="00F60A8E" w:rsidRDefault="007129F8" w14:paraId="4C6862AA"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stheme="minorHAnsi"/>
                <w:color w:val="000000"/>
                <w:sz w:val="18"/>
                <w:szCs w:val="18"/>
                <w:lang w:eastAsia="es-CO"/>
              </w:rPr>
            </w:pPr>
          </w:p>
        </w:tc>
      </w:tr>
      <w:tr w:rsidRPr="007129F8" w:rsidR="007129F8" w:rsidTr="00162BE8" w14:paraId="7DD06FA9" w14:textId="77777777">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963" w:type="dxa"/>
            <w:noWrap/>
            <w:vAlign w:val="center"/>
            <w:hideMark/>
          </w:tcPr>
          <w:p w:rsidRPr="007129F8" w:rsidR="007129F8" w:rsidP="003469AF" w:rsidRDefault="00085302" w14:paraId="535DA783" w14:textId="6F783E07">
            <w:pPr>
              <w:ind w:firstLine="180" w:firstLineChars="100"/>
              <w:jc w:val="center"/>
              <w:rPr>
                <w:rFonts w:eastAsia="Times New Roman" w:asciiTheme="minorHAnsi" w:hAnsiTheme="minorHAnsi" w:cstheme="minorHAnsi"/>
                <w:b w:val="0"/>
                <w:bCs w:val="0"/>
                <w:color w:val="000000"/>
                <w:sz w:val="18"/>
                <w:szCs w:val="18"/>
                <w:lang w:eastAsia="es-CO"/>
              </w:rPr>
            </w:pPr>
            <w:r w:rsidRPr="00F5552A">
              <w:rPr>
                <w:rFonts w:eastAsia="Times New Roman" w:asciiTheme="minorHAnsi" w:hAnsiTheme="minorHAnsi" w:cstheme="minorHAnsi"/>
                <w:b w:val="0"/>
                <w:bCs w:val="0"/>
                <w:color w:val="000000"/>
                <w:sz w:val="18"/>
                <w:szCs w:val="18"/>
                <w:lang w:eastAsia="es-CO"/>
              </w:rPr>
              <w:t xml:space="preserve">Modificación </w:t>
            </w:r>
            <w:r w:rsidRPr="00F5552A" w:rsidR="003469AF">
              <w:rPr>
                <w:rFonts w:eastAsia="Times New Roman" w:asciiTheme="minorHAnsi" w:hAnsiTheme="minorHAnsi" w:cstheme="minorHAnsi"/>
                <w:b w:val="0"/>
                <w:bCs w:val="0"/>
                <w:color w:val="000000"/>
                <w:sz w:val="18"/>
                <w:szCs w:val="18"/>
                <w:lang w:eastAsia="es-CO"/>
              </w:rPr>
              <w:t>D</w:t>
            </w:r>
            <w:r w:rsidRPr="00F5552A">
              <w:rPr>
                <w:rFonts w:eastAsia="Times New Roman" w:asciiTheme="minorHAnsi" w:hAnsiTheme="minorHAnsi" w:cstheme="minorHAnsi"/>
                <w:b w:val="0"/>
                <w:bCs w:val="0"/>
                <w:color w:val="000000"/>
                <w:sz w:val="18"/>
                <w:szCs w:val="18"/>
                <w:lang w:eastAsia="es-CO"/>
              </w:rPr>
              <w:t xml:space="preserve">e </w:t>
            </w:r>
            <w:r w:rsidRPr="00F5552A" w:rsidR="003469AF">
              <w:rPr>
                <w:rFonts w:eastAsia="Times New Roman" w:asciiTheme="minorHAnsi" w:hAnsiTheme="minorHAnsi" w:cstheme="minorHAnsi"/>
                <w:b w:val="0"/>
                <w:bCs w:val="0"/>
                <w:color w:val="000000"/>
                <w:sz w:val="18"/>
                <w:szCs w:val="18"/>
                <w:lang w:eastAsia="es-CO"/>
              </w:rPr>
              <w:t>L</w:t>
            </w:r>
            <w:r w:rsidRPr="00F5552A">
              <w:rPr>
                <w:rFonts w:eastAsia="Times New Roman" w:asciiTheme="minorHAnsi" w:hAnsiTheme="minorHAnsi" w:cstheme="minorHAnsi"/>
                <w:b w:val="0"/>
                <w:bCs w:val="0"/>
                <w:color w:val="000000"/>
                <w:sz w:val="18"/>
                <w:szCs w:val="18"/>
                <w:lang w:eastAsia="es-CO"/>
              </w:rPr>
              <w:t>a</w:t>
            </w:r>
            <w:r w:rsidRPr="00F5552A" w:rsidR="003469AF">
              <w:rPr>
                <w:rFonts w:eastAsia="Times New Roman" w:asciiTheme="minorHAnsi" w:hAnsiTheme="minorHAnsi" w:cstheme="minorHAnsi"/>
                <w:b w:val="0"/>
                <w:bCs w:val="0"/>
                <w:color w:val="000000"/>
                <w:sz w:val="18"/>
                <w:szCs w:val="18"/>
                <w:lang w:eastAsia="es-CO"/>
              </w:rPr>
              <w:t xml:space="preserve"> EB</w:t>
            </w:r>
            <w:r w:rsidRPr="00F5552A">
              <w:rPr>
                <w:rFonts w:eastAsia="Times New Roman" w:asciiTheme="minorHAnsi" w:hAnsiTheme="minorHAnsi" w:cstheme="minorHAnsi"/>
                <w:b w:val="0"/>
                <w:bCs w:val="0"/>
                <w:color w:val="000000"/>
                <w:sz w:val="18"/>
                <w:szCs w:val="18"/>
                <w:lang w:eastAsia="es-CO"/>
              </w:rPr>
              <w:t xml:space="preserve"> </w:t>
            </w:r>
            <w:r w:rsidRPr="00F5552A" w:rsidR="003469AF">
              <w:rPr>
                <w:rFonts w:eastAsia="Times New Roman" w:asciiTheme="minorHAnsi" w:hAnsiTheme="minorHAnsi" w:cstheme="minorHAnsi"/>
                <w:b w:val="0"/>
                <w:bCs w:val="0"/>
                <w:color w:val="000000"/>
                <w:sz w:val="18"/>
                <w:szCs w:val="18"/>
                <w:lang w:eastAsia="es-CO"/>
              </w:rPr>
              <w:t>L</w:t>
            </w:r>
            <w:r w:rsidRPr="00F5552A">
              <w:rPr>
                <w:rFonts w:eastAsia="Times New Roman" w:asciiTheme="minorHAnsi" w:hAnsiTheme="minorHAnsi" w:cstheme="minorHAnsi"/>
                <w:b w:val="0"/>
                <w:bCs w:val="0"/>
                <w:color w:val="000000"/>
                <w:sz w:val="18"/>
                <w:szCs w:val="18"/>
                <w:lang w:eastAsia="es-CO"/>
              </w:rPr>
              <w:t xml:space="preserve">a </w:t>
            </w:r>
            <w:r w:rsidRPr="00F5552A" w:rsidR="003469AF">
              <w:rPr>
                <w:rFonts w:eastAsia="Times New Roman" w:asciiTheme="minorHAnsi" w:hAnsiTheme="minorHAnsi" w:cstheme="minorHAnsi"/>
                <w:b w:val="0"/>
                <w:bCs w:val="0"/>
                <w:color w:val="000000"/>
                <w:sz w:val="18"/>
                <w:szCs w:val="18"/>
                <w:lang w:eastAsia="es-CO"/>
              </w:rPr>
              <w:t>T</w:t>
            </w:r>
            <w:r w:rsidRPr="00F5552A">
              <w:rPr>
                <w:rFonts w:eastAsia="Times New Roman" w:asciiTheme="minorHAnsi" w:hAnsiTheme="minorHAnsi" w:cstheme="minorHAnsi"/>
                <w:b w:val="0"/>
                <w:bCs w:val="0"/>
                <w:color w:val="000000"/>
                <w:sz w:val="18"/>
                <w:szCs w:val="18"/>
                <w:lang w:eastAsia="es-CO"/>
              </w:rPr>
              <w:t>oma</w:t>
            </w:r>
          </w:p>
        </w:tc>
        <w:tc>
          <w:tcPr>
            <w:tcW w:w="6012" w:type="dxa"/>
            <w:vMerge/>
            <w:vAlign w:val="center"/>
            <w:hideMark/>
          </w:tcPr>
          <w:p w:rsidRPr="007129F8" w:rsidR="007129F8" w:rsidP="00F60A8E" w:rsidRDefault="007129F8" w14:paraId="4AF03FE7"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stheme="minorHAnsi"/>
                <w:color w:val="000000"/>
                <w:sz w:val="18"/>
                <w:szCs w:val="18"/>
                <w:lang w:eastAsia="es-CO"/>
              </w:rPr>
            </w:pPr>
          </w:p>
        </w:tc>
      </w:tr>
      <w:tr w:rsidRPr="007129F8" w:rsidR="007129F8" w:rsidTr="00162BE8" w14:paraId="103AD9D6" w14:textId="77777777">
        <w:trPr>
          <w:trHeight w:val="419"/>
        </w:trPr>
        <w:tc>
          <w:tcPr>
            <w:cnfStyle w:val="001000000000" w:firstRow="0" w:lastRow="0" w:firstColumn="1" w:lastColumn="0" w:oddVBand="0" w:evenVBand="0" w:oddHBand="0" w:evenHBand="0" w:firstRowFirstColumn="0" w:firstRowLastColumn="0" w:lastRowFirstColumn="0" w:lastRowLastColumn="0"/>
            <w:tcW w:w="2963" w:type="dxa"/>
            <w:vAlign w:val="center"/>
            <w:hideMark/>
          </w:tcPr>
          <w:p w:rsidRPr="007129F8" w:rsidR="007129F8" w:rsidP="00F60A8E" w:rsidRDefault="00CD2C89" w14:paraId="40589211" w14:textId="73B11D4E">
            <w:pPr>
              <w:ind w:firstLine="180" w:firstLineChars="100"/>
              <w:jc w:val="center"/>
              <w:rPr>
                <w:rFonts w:eastAsia="Times New Roman" w:asciiTheme="minorHAnsi" w:hAnsiTheme="minorHAnsi" w:cstheme="minorHAnsi"/>
                <w:b w:val="0"/>
                <w:bCs w:val="0"/>
                <w:color w:val="000000"/>
                <w:sz w:val="18"/>
                <w:szCs w:val="18"/>
                <w:lang w:eastAsia="es-CO"/>
              </w:rPr>
            </w:pPr>
            <w:r w:rsidRPr="00F5552A">
              <w:rPr>
                <w:rFonts w:eastAsia="Times New Roman" w:asciiTheme="minorHAnsi" w:hAnsiTheme="minorHAnsi" w:cstheme="minorHAnsi"/>
                <w:b w:val="0"/>
                <w:bCs w:val="0"/>
                <w:color w:val="000000"/>
                <w:sz w:val="18"/>
                <w:szCs w:val="18"/>
                <w:lang w:eastAsia="es-CO"/>
              </w:rPr>
              <w:t>Refuerzo De La Impulsión E</w:t>
            </w:r>
            <w:r>
              <w:rPr>
                <w:rFonts w:eastAsia="Times New Roman" w:asciiTheme="minorHAnsi" w:hAnsiTheme="minorHAnsi" w:cstheme="minorHAnsi"/>
                <w:b w:val="0"/>
                <w:bCs w:val="0"/>
                <w:color w:val="000000"/>
                <w:sz w:val="18"/>
                <w:szCs w:val="18"/>
                <w:lang w:eastAsia="es-CO"/>
              </w:rPr>
              <w:t>B</w:t>
            </w:r>
            <w:r w:rsidRPr="00F5552A">
              <w:rPr>
                <w:rFonts w:eastAsia="Times New Roman" w:asciiTheme="minorHAnsi" w:hAnsiTheme="minorHAnsi" w:cstheme="minorHAnsi"/>
                <w:b w:val="0"/>
                <w:bCs w:val="0"/>
                <w:color w:val="000000"/>
                <w:sz w:val="18"/>
                <w:szCs w:val="18"/>
                <w:lang w:eastAsia="es-CO"/>
              </w:rPr>
              <w:t xml:space="preserve"> La Toma-El Platanillo</w:t>
            </w:r>
          </w:p>
        </w:tc>
        <w:tc>
          <w:tcPr>
            <w:tcW w:w="6012" w:type="dxa"/>
            <w:noWrap/>
            <w:vAlign w:val="center"/>
            <w:hideMark/>
          </w:tcPr>
          <w:p w:rsidRPr="007129F8" w:rsidR="007129F8" w:rsidP="00F60A8E" w:rsidRDefault="007129F8" w14:paraId="20E870C4"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stheme="minorHAnsi"/>
                <w:color w:val="000000"/>
                <w:sz w:val="18"/>
                <w:szCs w:val="18"/>
                <w:lang w:eastAsia="es-CO"/>
              </w:rPr>
            </w:pPr>
            <w:r w:rsidRPr="007129F8">
              <w:rPr>
                <w:rFonts w:eastAsia="Times New Roman" w:asciiTheme="minorHAnsi" w:hAnsiTheme="minorHAnsi" w:cstheme="minorHAnsi"/>
                <w:color w:val="000000"/>
                <w:sz w:val="18"/>
                <w:szCs w:val="18"/>
                <w:lang w:eastAsia="es-CO"/>
              </w:rPr>
              <w:t>Duplicación de 2.2 km de conducción 36"</w:t>
            </w:r>
          </w:p>
        </w:tc>
      </w:tr>
      <w:tr w:rsidRPr="007129F8" w:rsidR="007129F8" w:rsidTr="00162BE8" w14:paraId="27F1C7A8" w14:textId="77777777">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963" w:type="dxa"/>
            <w:noWrap/>
            <w:vAlign w:val="center"/>
            <w:hideMark/>
          </w:tcPr>
          <w:p w:rsidRPr="007129F8" w:rsidR="007129F8" w:rsidP="00F60A8E" w:rsidRDefault="00CD2C89" w14:paraId="3CC396EC" w14:textId="1A25BECB">
            <w:pPr>
              <w:ind w:firstLine="180" w:firstLineChars="100"/>
              <w:jc w:val="center"/>
              <w:rPr>
                <w:rFonts w:eastAsia="Times New Roman" w:asciiTheme="minorHAnsi" w:hAnsiTheme="minorHAnsi" w:cstheme="minorHAnsi"/>
                <w:b w:val="0"/>
                <w:bCs w:val="0"/>
                <w:color w:val="000000"/>
                <w:sz w:val="18"/>
                <w:szCs w:val="18"/>
                <w:lang w:eastAsia="es-CO"/>
              </w:rPr>
            </w:pPr>
            <w:r w:rsidRPr="00F5552A">
              <w:rPr>
                <w:rFonts w:eastAsia="Times New Roman" w:asciiTheme="minorHAnsi" w:hAnsiTheme="minorHAnsi" w:cstheme="minorHAnsi"/>
                <w:b w:val="0"/>
                <w:bCs w:val="0"/>
                <w:color w:val="000000"/>
                <w:sz w:val="18"/>
                <w:szCs w:val="18"/>
                <w:lang w:eastAsia="es-CO"/>
              </w:rPr>
              <w:lastRenderedPageBreak/>
              <w:t>Modificación De La E</w:t>
            </w:r>
            <w:r>
              <w:rPr>
                <w:rFonts w:eastAsia="Times New Roman" w:asciiTheme="minorHAnsi" w:hAnsiTheme="minorHAnsi" w:cstheme="minorHAnsi"/>
                <w:b w:val="0"/>
                <w:bCs w:val="0"/>
                <w:color w:val="000000"/>
                <w:sz w:val="18"/>
                <w:szCs w:val="18"/>
                <w:lang w:eastAsia="es-CO"/>
              </w:rPr>
              <w:t>B</w:t>
            </w:r>
            <w:r w:rsidRPr="00F5552A">
              <w:rPr>
                <w:rFonts w:eastAsia="Times New Roman" w:asciiTheme="minorHAnsi" w:hAnsiTheme="minorHAnsi" w:cstheme="minorHAnsi"/>
                <w:b w:val="0"/>
                <w:bCs w:val="0"/>
                <w:color w:val="000000"/>
                <w:sz w:val="18"/>
                <w:szCs w:val="18"/>
                <w:lang w:eastAsia="es-CO"/>
              </w:rPr>
              <w:t xml:space="preserve"> Central</w:t>
            </w:r>
          </w:p>
        </w:tc>
        <w:tc>
          <w:tcPr>
            <w:tcW w:w="6012" w:type="dxa"/>
            <w:noWrap/>
            <w:vAlign w:val="center"/>
            <w:hideMark/>
          </w:tcPr>
          <w:p w:rsidRPr="007129F8" w:rsidR="007129F8" w:rsidP="00F60A8E" w:rsidRDefault="007129F8" w14:paraId="3681ADB5"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stheme="minorHAnsi"/>
                <w:color w:val="000000"/>
                <w:sz w:val="18"/>
                <w:szCs w:val="18"/>
                <w:lang w:eastAsia="es-CO"/>
              </w:rPr>
            </w:pPr>
            <w:r w:rsidRPr="007129F8">
              <w:rPr>
                <w:rFonts w:eastAsia="Times New Roman" w:asciiTheme="minorHAnsi" w:hAnsiTheme="minorHAnsi" w:cstheme="minorHAnsi"/>
                <w:color w:val="000000"/>
                <w:sz w:val="18"/>
                <w:szCs w:val="18"/>
                <w:lang w:eastAsia="es-CO"/>
              </w:rPr>
              <w:t>Transformación de bombeo en cámara seca a bombeo en cámara húmeda</w:t>
            </w:r>
          </w:p>
        </w:tc>
      </w:tr>
      <w:tr w:rsidRPr="007129F8" w:rsidR="007129F8" w:rsidTr="00162BE8" w14:paraId="5C2F5AF7" w14:textId="77777777">
        <w:trPr>
          <w:trHeight w:val="219"/>
        </w:trPr>
        <w:tc>
          <w:tcPr>
            <w:cnfStyle w:val="001000000000" w:firstRow="0" w:lastRow="0" w:firstColumn="1" w:lastColumn="0" w:oddVBand="0" w:evenVBand="0" w:oddHBand="0" w:evenHBand="0" w:firstRowFirstColumn="0" w:firstRowLastColumn="0" w:lastRowFirstColumn="0" w:lastRowLastColumn="0"/>
            <w:tcW w:w="2963" w:type="dxa"/>
            <w:noWrap/>
            <w:vAlign w:val="center"/>
            <w:hideMark/>
          </w:tcPr>
          <w:p w:rsidRPr="007129F8" w:rsidR="007129F8" w:rsidP="00F60A8E" w:rsidRDefault="00CD2C89" w14:paraId="018535C7" w14:textId="2B803CC2">
            <w:pPr>
              <w:ind w:firstLine="180" w:firstLineChars="100"/>
              <w:jc w:val="center"/>
              <w:rPr>
                <w:rFonts w:eastAsia="Times New Roman" w:asciiTheme="minorHAnsi" w:hAnsiTheme="minorHAnsi" w:cstheme="minorHAnsi"/>
                <w:b w:val="0"/>
                <w:bCs w:val="0"/>
                <w:color w:val="000000"/>
                <w:sz w:val="18"/>
                <w:szCs w:val="18"/>
                <w:lang w:eastAsia="es-CO"/>
              </w:rPr>
            </w:pPr>
            <w:r w:rsidRPr="00F5552A">
              <w:rPr>
                <w:rFonts w:eastAsia="Times New Roman" w:asciiTheme="minorHAnsi" w:hAnsiTheme="minorHAnsi" w:cstheme="minorHAnsi"/>
                <w:b w:val="0"/>
                <w:bCs w:val="0"/>
                <w:color w:val="000000"/>
                <w:sz w:val="18"/>
                <w:szCs w:val="18"/>
                <w:lang w:eastAsia="es-CO"/>
              </w:rPr>
              <w:t>Reducción De Las Pérdidas En Las Conducciones</w:t>
            </w:r>
          </w:p>
        </w:tc>
        <w:tc>
          <w:tcPr>
            <w:tcW w:w="6012" w:type="dxa"/>
            <w:noWrap/>
            <w:vAlign w:val="center"/>
            <w:hideMark/>
          </w:tcPr>
          <w:p w:rsidRPr="007129F8" w:rsidR="007129F8" w:rsidP="00F60A8E" w:rsidRDefault="007129F8" w14:paraId="6E6CBA2E" w14:textId="64EFAAB6">
            <w:pPr>
              <w:jc w:val="center"/>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stheme="minorHAnsi"/>
                <w:color w:val="000000"/>
                <w:sz w:val="18"/>
                <w:szCs w:val="18"/>
                <w:lang w:eastAsia="es-CO"/>
              </w:rPr>
            </w:pPr>
            <w:r w:rsidRPr="007129F8">
              <w:rPr>
                <w:rFonts w:eastAsia="Times New Roman" w:asciiTheme="minorHAnsi" w:hAnsiTheme="minorHAnsi" w:cstheme="minorHAnsi"/>
                <w:color w:val="000000"/>
                <w:sz w:val="18"/>
                <w:szCs w:val="18"/>
                <w:lang w:eastAsia="es-CO"/>
              </w:rPr>
              <w:t xml:space="preserve">Adecuación de cruces de quebradas para controlar y reducir las pérdidas y </w:t>
            </w:r>
            <w:r w:rsidRPr="007129F8" w:rsidR="002C1C61">
              <w:rPr>
                <w:rFonts w:eastAsia="Times New Roman" w:asciiTheme="minorHAnsi" w:hAnsiTheme="minorHAnsi" w:cstheme="minorHAnsi"/>
                <w:color w:val="000000"/>
                <w:sz w:val="18"/>
                <w:szCs w:val="18"/>
                <w:lang w:eastAsia="es-CO"/>
              </w:rPr>
              <w:t>extravíos</w:t>
            </w:r>
            <w:r w:rsidRPr="007129F8">
              <w:rPr>
                <w:rFonts w:eastAsia="Times New Roman" w:asciiTheme="minorHAnsi" w:hAnsiTheme="minorHAnsi" w:cstheme="minorHAnsi"/>
                <w:color w:val="000000"/>
                <w:sz w:val="18"/>
                <w:szCs w:val="18"/>
                <w:lang w:eastAsia="es-CO"/>
              </w:rPr>
              <w:t xml:space="preserve"> de agua</w:t>
            </w:r>
          </w:p>
        </w:tc>
      </w:tr>
      <w:tr w:rsidRPr="007129F8" w:rsidR="007129F8" w:rsidTr="00162BE8" w14:paraId="3B0A35B4" w14:textId="77777777">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963" w:type="dxa"/>
            <w:noWrap/>
            <w:vAlign w:val="center"/>
            <w:hideMark/>
          </w:tcPr>
          <w:p w:rsidRPr="007129F8" w:rsidR="007129F8" w:rsidP="00F60A8E" w:rsidRDefault="00CD2C89" w14:paraId="1FC19C76" w14:textId="07E37B71">
            <w:pPr>
              <w:ind w:firstLine="180" w:firstLineChars="100"/>
              <w:jc w:val="center"/>
              <w:rPr>
                <w:rFonts w:eastAsia="Times New Roman" w:asciiTheme="minorHAnsi" w:hAnsiTheme="minorHAnsi" w:cstheme="minorHAnsi"/>
                <w:b w:val="0"/>
                <w:bCs w:val="0"/>
                <w:color w:val="000000"/>
                <w:sz w:val="18"/>
                <w:szCs w:val="18"/>
                <w:lang w:eastAsia="es-CO"/>
              </w:rPr>
            </w:pPr>
            <w:r w:rsidRPr="00F5552A">
              <w:rPr>
                <w:rFonts w:eastAsia="Times New Roman" w:asciiTheme="minorHAnsi" w:hAnsiTheme="minorHAnsi" w:cstheme="minorHAnsi"/>
                <w:b w:val="0"/>
                <w:bCs w:val="0"/>
                <w:color w:val="000000"/>
                <w:sz w:val="18"/>
                <w:szCs w:val="18"/>
                <w:lang w:eastAsia="es-CO"/>
              </w:rPr>
              <w:t>Regulación De La Presión En La Distribución</w:t>
            </w:r>
          </w:p>
        </w:tc>
        <w:tc>
          <w:tcPr>
            <w:tcW w:w="6012" w:type="dxa"/>
            <w:noWrap/>
            <w:vAlign w:val="center"/>
            <w:hideMark/>
          </w:tcPr>
          <w:p w:rsidRPr="007129F8" w:rsidR="007129F8" w:rsidP="00F60A8E" w:rsidRDefault="007129F8" w14:paraId="619C0F77"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stheme="minorHAnsi"/>
                <w:color w:val="000000"/>
                <w:sz w:val="18"/>
                <w:szCs w:val="18"/>
                <w:lang w:eastAsia="es-CO"/>
              </w:rPr>
            </w:pPr>
            <w:r w:rsidRPr="007129F8">
              <w:rPr>
                <w:rFonts w:eastAsia="Times New Roman" w:asciiTheme="minorHAnsi" w:hAnsiTheme="minorHAnsi" w:cstheme="minorHAnsi"/>
                <w:color w:val="000000"/>
                <w:sz w:val="18"/>
                <w:szCs w:val="18"/>
                <w:lang w:eastAsia="es-CO"/>
              </w:rPr>
              <w:t>Sectorización y regulación de la presión en la red del Sistema Norte: estimados 167 km regulados a partir de 15 VRPs</w:t>
            </w:r>
          </w:p>
        </w:tc>
      </w:tr>
      <w:tr w:rsidRPr="007129F8" w:rsidR="007129F8" w:rsidTr="00162BE8" w14:paraId="34EE0B14" w14:textId="77777777">
        <w:trPr>
          <w:trHeight w:val="219"/>
        </w:trPr>
        <w:tc>
          <w:tcPr>
            <w:cnfStyle w:val="001000000000" w:firstRow="0" w:lastRow="0" w:firstColumn="1" w:lastColumn="0" w:oddVBand="0" w:evenVBand="0" w:oddHBand="0" w:evenHBand="0" w:firstRowFirstColumn="0" w:firstRowLastColumn="0" w:lastRowFirstColumn="0" w:lastRowLastColumn="0"/>
            <w:tcW w:w="2963" w:type="dxa"/>
            <w:vMerge w:val="restart"/>
            <w:noWrap/>
            <w:vAlign w:val="center"/>
            <w:hideMark/>
          </w:tcPr>
          <w:p w:rsidRPr="007129F8" w:rsidR="007129F8" w:rsidP="00F60A8E" w:rsidRDefault="00CD2C89" w14:paraId="11BAFC55" w14:textId="116B1CA1">
            <w:pPr>
              <w:ind w:firstLine="180" w:firstLineChars="100"/>
              <w:jc w:val="center"/>
              <w:rPr>
                <w:rFonts w:eastAsia="Times New Roman" w:asciiTheme="minorHAnsi" w:hAnsiTheme="minorHAnsi" w:cstheme="minorHAnsi"/>
                <w:b w:val="0"/>
                <w:bCs w:val="0"/>
                <w:color w:val="000000"/>
                <w:sz w:val="18"/>
                <w:szCs w:val="18"/>
                <w:lang w:eastAsia="es-CO"/>
              </w:rPr>
            </w:pPr>
            <w:r w:rsidRPr="00F5552A">
              <w:rPr>
                <w:rFonts w:eastAsia="Times New Roman" w:asciiTheme="minorHAnsi" w:hAnsiTheme="minorHAnsi" w:cstheme="minorHAnsi"/>
                <w:b w:val="0"/>
                <w:bCs w:val="0"/>
                <w:color w:val="000000"/>
                <w:sz w:val="18"/>
                <w:szCs w:val="18"/>
                <w:lang w:eastAsia="es-CO"/>
              </w:rPr>
              <w:t>Reducción De Las Fugas En La Distribución</w:t>
            </w:r>
          </w:p>
        </w:tc>
        <w:tc>
          <w:tcPr>
            <w:tcW w:w="6012" w:type="dxa"/>
            <w:noWrap/>
            <w:vAlign w:val="center"/>
            <w:hideMark/>
          </w:tcPr>
          <w:p w:rsidRPr="007129F8" w:rsidR="007129F8" w:rsidP="00F60A8E" w:rsidRDefault="007129F8" w14:paraId="4D6EF65C" w14:textId="77777777">
            <w:pPr>
              <w:jc w:val="center"/>
              <w:cnfStyle w:val="000000000000" w:firstRow="0" w:lastRow="0" w:firstColumn="0" w:lastColumn="0" w:oddVBand="0" w:evenVBand="0" w:oddHBand="0" w:evenHBand="0" w:firstRowFirstColumn="0" w:firstRowLastColumn="0" w:lastRowFirstColumn="0" w:lastRowLastColumn="0"/>
              <w:rPr>
                <w:rFonts w:eastAsia="Times New Roman" w:asciiTheme="minorHAnsi" w:hAnsiTheme="minorHAnsi" w:cstheme="minorHAnsi"/>
                <w:color w:val="000000"/>
                <w:sz w:val="18"/>
                <w:szCs w:val="18"/>
                <w:lang w:eastAsia="es-CO"/>
              </w:rPr>
            </w:pPr>
            <w:r w:rsidRPr="007129F8">
              <w:rPr>
                <w:rFonts w:eastAsia="Times New Roman" w:asciiTheme="minorHAnsi" w:hAnsiTheme="minorHAnsi" w:cstheme="minorHAnsi"/>
                <w:color w:val="000000"/>
                <w:sz w:val="18"/>
                <w:szCs w:val="18"/>
                <w:lang w:eastAsia="es-CO"/>
              </w:rPr>
              <w:t>Proyecto piloto de rehabilitación de redes en el Sistema Norte: del orden de 25 Km rehabilitados</w:t>
            </w:r>
          </w:p>
        </w:tc>
      </w:tr>
      <w:tr w:rsidRPr="007129F8" w:rsidR="007129F8" w:rsidTr="00162BE8" w14:paraId="2E15A479" w14:textId="77777777">
        <w:trPr>
          <w:cnfStyle w:val="000000100000" w:firstRow="0" w:lastRow="0" w:firstColumn="0" w:lastColumn="0" w:oddVBand="0" w:evenVBand="0" w:oddHBand="1" w:evenHBand="0" w:firstRowFirstColumn="0" w:firstRowLastColumn="0" w:lastRowFirstColumn="0" w:lastRowLastColumn="0"/>
          <w:trHeight w:val="219"/>
        </w:trPr>
        <w:tc>
          <w:tcPr>
            <w:cnfStyle w:val="001000000000" w:firstRow="0" w:lastRow="0" w:firstColumn="1" w:lastColumn="0" w:oddVBand="0" w:evenVBand="0" w:oddHBand="0" w:evenHBand="0" w:firstRowFirstColumn="0" w:firstRowLastColumn="0" w:lastRowFirstColumn="0" w:lastRowLastColumn="0"/>
            <w:tcW w:w="2963" w:type="dxa"/>
            <w:vMerge/>
            <w:vAlign w:val="center"/>
            <w:hideMark/>
          </w:tcPr>
          <w:p w:rsidRPr="007129F8" w:rsidR="007129F8" w:rsidP="00F60A8E" w:rsidRDefault="007129F8" w14:paraId="2B2BC812" w14:textId="77777777">
            <w:pPr>
              <w:jc w:val="center"/>
              <w:rPr>
                <w:rFonts w:eastAsia="Times New Roman" w:asciiTheme="minorHAnsi" w:hAnsiTheme="minorHAnsi" w:cstheme="minorHAnsi"/>
                <w:color w:val="000000"/>
                <w:sz w:val="18"/>
                <w:szCs w:val="18"/>
                <w:lang w:eastAsia="es-CO"/>
              </w:rPr>
            </w:pPr>
          </w:p>
        </w:tc>
        <w:tc>
          <w:tcPr>
            <w:tcW w:w="6012" w:type="dxa"/>
            <w:noWrap/>
            <w:vAlign w:val="center"/>
            <w:hideMark/>
          </w:tcPr>
          <w:p w:rsidRPr="007129F8" w:rsidR="007129F8" w:rsidP="00F60A8E" w:rsidRDefault="007129F8" w14:paraId="49A73128" w14:textId="77777777">
            <w:pPr>
              <w:jc w:val="center"/>
              <w:cnfStyle w:val="000000100000" w:firstRow="0" w:lastRow="0" w:firstColumn="0" w:lastColumn="0" w:oddVBand="0" w:evenVBand="0" w:oddHBand="1" w:evenHBand="0" w:firstRowFirstColumn="0" w:firstRowLastColumn="0" w:lastRowFirstColumn="0" w:lastRowLastColumn="0"/>
              <w:rPr>
                <w:rFonts w:eastAsia="Times New Roman" w:asciiTheme="minorHAnsi" w:hAnsiTheme="minorHAnsi" w:cstheme="minorHAnsi"/>
                <w:color w:val="000000"/>
                <w:sz w:val="18"/>
                <w:szCs w:val="18"/>
                <w:lang w:eastAsia="es-CO"/>
              </w:rPr>
            </w:pPr>
            <w:r w:rsidRPr="007129F8">
              <w:rPr>
                <w:rFonts w:eastAsia="Times New Roman" w:asciiTheme="minorHAnsi" w:hAnsiTheme="minorHAnsi" w:cstheme="minorHAnsi"/>
                <w:color w:val="000000"/>
                <w:sz w:val="18"/>
                <w:szCs w:val="18"/>
                <w:lang w:eastAsia="es-CO"/>
              </w:rPr>
              <w:t>Rehabilitación de redes en el resto del AMSS: del orden de 60 Km rehabilitados</w:t>
            </w:r>
          </w:p>
        </w:tc>
      </w:tr>
    </w:tbl>
    <w:p w:rsidR="003226E5" w:rsidP="003226E5" w:rsidRDefault="003226E5" w14:paraId="3BDAF716" w14:textId="77777777">
      <w:pPr>
        <w:jc w:val="center"/>
        <w:rPr>
          <w:rFonts w:cstheme="majorHAnsi"/>
          <w:i/>
          <w:iCs/>
          <w:color w:val="44546A" w:themeColor="text2"/>
          <w:sz w:val="20"/>
          <w:szCs w:val="20"/>
        </w:rPr>
      </w:pPr>
      <w:r w:rsidRPr="007644EF">
        <w:rPr>
          <w:rFonts w:cstheme="majorHAnsi"/>
          <w:i/>
          <w:iCs/>
          <w:color w:val="44546A" w:themeColor="text2"/>
          <w:sz w:val="20"/>
          <w:szCs w:val="20"/>
        </w:rPr>
        <w:t>Fuente: Elaboración propia con datos tomados de</w:t>
      </w:r>
      <w:sdt>
        <w:sdtPr>
          <w:rPr>
            <w:rFonts w:cstheme="majorHAnsi"/>
            <w:i/>
            <w:iCs/>
            <w:color w:val="44546A" w:themeColor="text2"/>
            <w:sz w:val="20"/>
            <w:szCs w:val="20"/>
          </w:rPr>
          <w:id w:val="-841312430"/>
          <w:citation/>
        </w:sdtPr>
        <w:sdtEndPr/>
        <w:sdtContent>
          <w:r>
            <w:rPr>
              <w:rFonts w:cstheme="majorHAnsi"/>
              <w:i/>
              <w:iCs/>
              <w:color w:val="44546A" w:themeColor="text2"/>
              <w:sz w:val="20"/>
              <w:szCs w:val="20"/>
            </w:rPr>
            <w:fldChar w:fldCharType="begin"/>
          </w:r>
          <w:r>
            <w:rPr>
              <w:rFonts w:cstheme="majorHAnsi"/>
              <w:i/>
              <w:iCs/>
              <w:color w:val="44546A" w:themeColor="text2"/>
              <w:sz w:val="20"/>
              <w:szCs w:val="20"/>
            </w:rPr>
            <w:instrText xml:space="preserve">CITATION AMB22 \l 9226 </w:instrText>
          </w:r>
          <w:r>
            <w:rPr>
              <w:rFonts w:cstheme="majorHAnsi"/>
              <w:i/>
              <w:iCs/>
              <w:color w:val="44546A" w:themeColor="text2"/>
              <w:sz w:val="20"/>
              <w:szCs w:val="20"/>
            </w:rPr>
            <w:fldChar w:fldCharType="separate"/>
          </w:r>
          <w:r>
            <w:rPr>
              <w:rFonts w:cstheme="majorHAnsi"/>
              <w:i/>
              <w:iCs/>
              <w:noProof/>
              <w:color w:val="44546A" w:themeColor="text2"/>
              <w:sz w:val="20"/>
              <w:szCs w:val="20"/>
            </w:rPr>
            <w:t xml:space="preserve"> </w:t>
          </w:r>
          <w:r w:rsidRPr="009E202D">
            <w:rPr>
              <w:rFonts w:cstheme="majorHAnsi"/>
              <w:noProof/>
              <w:color w:val="44546A" w:themeColor="text2"/>
              <w:sz w:val="20"/>
              <w:szCs w:val="20"/>
            </w:rPr>
            <w:t>(AMBIGEST S.A., 2022)</w:t>
          </w:r>
          <w:r>
            <w:rPr>
              <w:rFonts w:cstheme="majorHAnsi"/>
              <w:i/>
              <w:iCs/>
              <w:color w:val="44546A" w:themeColor="text2"/>
              <w:sz w:val="20"/>
              <w:szCs w:val="20"/>
            </w:rPr>
            <w:fldChar w:fldCharType="end"/>
          </w:r>
        </w:sdtContent>
      </w:sdt>
      <w:r>
        <w:rPr>
          <w:rFonts w:cstheme="majorHAnsi"/>
          <w:i/>
          <w:iCs/>
          <w:color w:val="44546A" w:themeColor="text2"/>
          <w:sz w:val="20"/>
          <w:szCs w:val="20"/>
        </w:rPr>
        <w:t>.</w:t>
      </w:r>
    </w:p>
    <w:p w:rsidR="00EA797D" w:rsidP="006874F8" w:rsidRDefault="005B7E0D" w14:paraId="1C51FD0C" w14:textId="6EB9453F">
      <w:r>
        <w:t xml:space="preserve">La implementación de estos proyectos presenta una reducción </w:t>
      </w:r>
      <w:r w:rsidR="00384775">
        <w:t xml:space="preserve">del </w:t>
      </w:r>
      <w:r>
        <w:t>de OPEX en USD 4,9 millones</w:t>
      </w:r>
      <w:r w:rsidR="00384775">
        <w:t xml:space="preserve"> en </w:t>
      </w:r>
      <w:r w:rsidR="00A40D4F">
        <w:t>promedio</w:t>
      </w:r>
      <w:r w:rsidR="00384775">
        <w:t xml:space="preserve"> anualmente</w:t>
      </w:r>
      <w:r>
        <w:t xml:space="preserve"> a partir del año 2024.</w:t>
      </w:r>
    </w:p>
    <w:p w:rsidRPr="00333EC1" w:rsidR="006A0DF1" w:rsidP="00333EC1" w:rsidRDefault="006A0DF1" w14:paraId="410539CE" w14:textId="3C3FAE88">
      <w:pPr>
        <w:pStyle w:val="Caption"/>
        <w:rPr>
          <w:rFonts w:cstheme="majorHAnsi"/>
          <w:sz w:val="22"/>
          <w:szCs w:val="22"/>
        </w:rPr>
      </w:pPr>
      <w:bookmarkStart w:name="_Toc104306550" w:id="118"/>
      <w:r w:rsidRPr="00333EC1">
        <w:rPr>
          <w:rFonts w:cstheme="majorHAnsi"/>
          <w:sz w:val="22"/>
          <w:szCs w:val="22"/>
        </w:rPr>
        <w:t xml:space="preserve">Gráfica </w:t>
      </w:r>
      <w:r w:rsidRPr="00333EC1">
        <w:rPr>
          <w:rFonts w:cstheme="majorHAnsi"/>
          <w:sz w:val="22"/>
          <w:szCs w:val="22"/>
        </w:rPr>
        <w:fldChar w:fldCharType="begin"/>
      </w:r>
      <w:r w:rsidRPr="00333EC1">
        <w:rPr>
          <w:rFonts w:cstheme="majorHAnsi"/>
          <w:sz w:val="22"/>
          <w:szCs w:val="22"/>
        </w:rPr>
        <w:instrText xml:space="preserve"> SEQ Gráfica \* ARABIC </w:instrText>
      </w:r>
      <w:r w:rsidRPr="00333EC1">
        <w:rPr>
          <w:rFonts w:cstheme="majorHAnsi"/>
          <w:sz w:val="22"/>
          <w:szCs w:val="22"/>
        </w:rPr>
        <w:fldChar w:fldCharType="separate"/>
      </w:r>
      <w:r w:rsidR="00EE6E9B">
        <w:rPr>
          <w:rFonts w:cstheme="majorHAnsi"/>
          <w:noProof/>
          <w:sz w:val="22"/>
          <w:szCs w:val="22"/>
        </w:rPr>
        <w:t>15</w:t>
      </w:r>
      <w:r w:rsidRPr="00333EC1">
        <w:rPr>
          <w:rFonts w:cstheme="majorHAnsi"/>
          <w:sz w:val="22"/>
          <w:szCs w:val="22"/>
        </w:rPr>
        <w:fldChar w:fldCharType="end"/>
      </w:r>
      <w:r w:rsidR="006874F8">
        <w:rPr>
          <w:rFonts w:cstheme="majorHAnsi"/>
          <w:sz w:val="22"/>
          <w:szCs w:val="22"/>
        </w:rPr>
        <w:t xml:space="preserve"> reducción OPEX p</w:t>
      </w:r>
      <w:r w:rsidRPr="00445CEE" w:rsidR="006874F8">
        <w:rPr>
          <w:rFonts w:cstheme="majorHAnsi"/>
          <w:sz w:val="22"/>
          <w:szCs w:val="22"/>
        </w:rPr>
        <w:t xml:space="preserve">royectos </w:t>
      </w:r>
      <w:r w:rsidR="006874F8">
        <w:rPr>
          <w:rFonts w:cstheme="majorHAnsi"/>
          <w:sz w:val="22"/>
          <w:szCs w:val="22"/>
        </w:rPr>
        <w:t xml:space="preserve">BID </w:t>
      </w:r>
      <w:r w:rsidRPr="00445CEE" w:rsidR="00DB781F">
        <w:rPr>
          <w:rFonts w:cstheme="majorHAnsi"/>
          <w:sz w:val="22"/>
          <w:szCs w:val="22"/>
        </w:rPr>
        <w:t xml:space="preserve">de </w:t>
      </w:r>
      <w:r w:rsidRPr="005B7E0D" w:rsidR="00DB781F">
        <w:rPr>
          <w:rFonts w:cstheme="majorHAnsi"/>
          <w:sz w:val="22"/>
          <w:szCs w:val="22"/>
        </w:rPr>
        <w:t>reducción de pérdidas y reducción de costos de energía</w:t>
      </w:r>
      <w:r w:rsidR="006874F8">
        <w:rPr>
          <w:rFonts w:cstheme="majorHAnsi"/>
          <w:sz w:val="22"/>
          <w:szCs w:val="22"/>
        </w:rPr>
        <w:br/>
      </w:r>
      <w:r w:rsidR="006874F8">
        <w:rPr>
          <w:rFonts w:cstheme="majorHAnsi"/>
          <w:sz w:val="22"/>
          <w:szCs w:val="22"/>
        </w:rPr>
        <w:t>Millones en</w:t>
      </w:r>
      <w:r w:rsidRPr="006A2293" w:rsidR="006874F8">
        <w:rPr>
          <w:rFonts w:cstheme="majorHAnsi"/>
          <w:sz w:val="22"/>
          <w:szCs w:val="22"/>
        </w:rPr>
        <w:t xml:space="preserve"> dólares (USD)</w:t>
      </w:r>
      <w:r w:rsidR="006874F8">
        <w:rPr>
          <w:rFonts w:cstheme="majorHAnsi"/>
          <w:sz w:val="22"/>
          <w:szCs w:val="22"/>
        </w:rPr>
        <w:t xml:space="preserve"> corrientes</w:t>
      </w:r>
      <w:bookmarkEnd w:id="118"/>
    </w:p>
    <w:p w:rsidR="00EA797D" w:rsidP="00EA797D" w:rsidRDefault="006A0DF1" w14:paraId="1D6B0BCE" w14:textId="4C13C7C1">
      <w:pPr>
        <w:pStyle w:val="ListParagraph"/>
      </w:pPr>
      <w:r>
        <w:rPr>
          <w:noProof/>
        </w:rPr>
        <w:drawing>
          <wp:inline distT="0" distB="0" distL="0" distR="0" wp14:anchorId="2DE316CC" wp14:editId="7BEE6839">
            <wp:extent cx="4619625" cy="2218055"/>
            <wp:effectExtent l="0" t="0" r="9525" b="10795"/>
            <wp:docPr id="27" name="Gráfico 27">
              <a:extLst xmlns:a="http://schemas.openxmlformats.org/drawingml/2006/main">
                <a:ext uri="{FF2B5EF4-FFF2-40B4-BE49-F238E27FC236}">
                  <a16:creationId xmlns:a16="http://schemas.microsoft.com/office/drawing/2014/main" id="{D895EE13-3A01-405D-A137-CB156FE854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rsidR="006A0DF1" w:rsidP="006A0DF1" w:rsidRDefault="006A0DF1" w14:paraId="05E42963" w14:textId="54A280BD">
      <w:pPr>
        <w:jc w:val="center"/>
        <w:rPr>
          <w:rFonts w:cstheme="majorHAnsi"/>
          <w:i/>
          <w:iCs/>
          <w:color w:val="44546A" w:themeColor="text2"/>
          <w:sz w:val="20"/>
          <w:szCs w:val="20"/>
        </w:rPr>
      </w:pPr>
      <w:r w:rsidRPr="007644EF">
        <w:rPr>
          <w:rFonts w:cstheme="majorHAnsi"/>
          <w:i/>
          <w:iCs/>
          <w:color w:val="44546A" w:themeColor="text2"/>
          <w:sz w:val="20"/>
          <w:szCs w:val="20"/>
        </w:rPr>
        <w:t>Fuente: Elaboración propia con datos tomados de</w:t>
      </w:r>
      <w:sdt>
        <w:sdtPr>
          <w:rPr>
            <w:rFonts w:cstheme="majorHAnsi"/>
            <w:i/>
            <w:iCs/>
            <w:color w:val="44546A" w:themeColor="text2"/>
            <w:sz w:val="20"/>
            <w:szCs w:val="20"/>
          </w:rPr>
          <w:id w:val="-1296594242"/>
          <w:citation/>
        </w:sdtPr>
        <w:sdtEndPr/>
        <w:sdtContent>
          <w:r>
            <w:rPr>
              <w:rFonts w:cstheme="majorHAnsi"/>
              <w:i/>
              <w:iCs/>
              <w:color w:val="44546A" w:themeColor="text2"/>
              <w:sz w:val="20"/>
              <w:szCs w:val="20"/>
            </w:rPr>
            <w:fldChar w:fldCharType="begin"/>
          </w:r>
          <w:r>
            <w:rPr>
              <w:rFonts w:cstheme="majorHAnsi"/>
              <w:i/>
              <w:iCs/>
              <w:color w:val="44546A" w:themeColor="text2"/>
              <w:sz w:val="20"/>
              <w:szCs w:val="20"/>
            </w:rPr>
            <w:instrText xml:space="preserve">CITATION AMB22 \l 9226 </w:instrText>
          </w:r>
          <w:r>
            <w:rPr>
              <w:rFonts w:cstheme="majorHAnsi"/>
              <w:i/>
              <w:iCs/>
              <w:color w:val="44546A" w:themeColor="text2"/>
              <w:sz w:val="20"/>
              <w:szCs w:val="20"/>
            </w:rPr>
            <w:fldChar w:fldCharType="separate"/>
          </w:r>
          <w:r>
            <w:rPr>
              <w:rFonts w:cstheme="majorHAnsi"/>
              <w:i/>
              <w:iCs/>
              <w:noProof/>
              <w:color w:val="44546A" w:themeColor="text2"/>
              <w:sz w:val="20"/>
              <w:szCs w:val="20"/>
            </w:rPr>
            <w:t xml:space="preserve"> </w:t>
          </w:r>
          <w:r w:rsidRPr="009E202D">
            <w:rPr>
              <w:rFonts w:cstheme="majorHAnsi"/>
              <w:noProof/>
              <w:color w:val="44546A" w:themeColor="text2"/>
              <w:sz w:val="20"/>
              <w:szCs w:val="20"/>
            </w:rPr>
            <w:t>(AMBIGEST S.A., 2022)</w:t>
          </w:r>
          <w:r>
            <w:rPr>
              <w:rFonts w:cstheme="majorHAnsi"/>
              <w:i/>
              <w:iCs/>
              <w:color w:val="44546A" w:themeColor="text2"/>
              <w:sz w:val="20"/>
              <w:szCs w:val="20"/>
            </w:rPr>
            <w:fldChar w:fldCharType="end"/>
          </w:r>
        </w:sdtContent>
      </w:sdt>
      <w:r>
        <w:rPr>
          <w:rFonts w:cstheme="majorHAnsi"/>
          <w:i/>
          <w:iCs/>
          <w:color w:val="44546A" w:themeColor="text2"/>
          <w:sz w:val="20"/>
          <w:szCs w:val="20"/>
        </w:rPr>
        <w:t>.</w:t>
      </w:r>
    </w:p>
    <w:p w:rsidRPr="004A449A" w:rsidR="00A40D4F" w:rsidP="004A449A" w:rsidRDefault="004A449A" w14:paraId="7931C06D" w14:textId="47232B6E">
      <w:pPr>
        <w:jc w:val="left"/>
      </w:pPr>
      <w:r w:rsidRPr="004A449A">
        <w:t>La implementación de estos proyectos presenta una reducción del de OPEX en USD 4,9 millones en promedio anualmente a partir del año 2024.</w:t>
      </w:r>
    </w:p>
    <w:p w:rsidR="00DA2A86" w:rsidP="00DA2A86" w:rsidRDefault="00DA2A86" w14:paraId="5A8F38F0" w14:textId="3D6EC3ED">
      <w:pPr>
        <w:pStyle w:val="Heading2"/>
      </w:pPr>
      <w:bookmarkStart w:name="_Toc104886491" w:id="119"/>
      <w:r>
        <w:t>Resultados</w:t>
      </w:r>
      <w:bookmarkEnd w:id="119"/>
    </w:p>
    <w:p w:rsidR="00EA797D" w:rsidP="00FE542C" w:rsidRDefault="003329C5" w14:paraId="488C872C" w14:textId="342FE301">
      <w:r>
        <w:t>A continuación</w:t>
      </w:r>
      <w:r w:rsidR="009A69CC">
        <w:t>,</w:t>
      </w:r>
      <w:r>
        <w:t xml:space="preserve"> se presentan los resultados obtenidos en el modelo financiero para cada escenario</w:t>
      </w:r>
      <w:r w:rsidR="009A69CC">
        <w:t>.</w:t>
      </w:r>
    </w:p>
    <w:p w:rsidR="009A69CC" w:rsidP="009A69CC" w:rsidRDefault="009A69CC" w14:paraId="2C24751B" w14:textId="3CEFA5C7">
      <w:pPr>
        <w:pStyle w:val="Heading3"/>
      </w:pPr>
      <w:bookmarkStart w:name="_Toc104886492" w:id="120"/>
      <w:r>
        <w:t>Resultados Normal case</w:t>
      </w:r>
      <w:bookmarkEnd w:id="120"/>
    </w:p>
    <w:p w:rsidRPr="00553934" w:rsidR="00553934" w:rsidP="00553934" w:rsidRDefault="009C69F5" w14:paraId="50B7A24D" w14:textId="605B1CFD">
      <w:r>
        <w:t>En esta sección se detallan los resultados presentados en el escenarios de normal case producto del modelo financiero desarrollado para ANDA:</w:t>
      </w:r>
    </w:p>
    <w:p w:rsidRPr="009C69F5" w:rsidR="009C69F5" w:rsidP="009C69F5" w:rsidRDefault="009C69F5" w14:paraId="7F640BC4" w14:textId="265128C3">
      <w:pPr>
        <w:pStyle w:val="Caption"/>
        <w:rPr>
          <w:rFonts w:cstheme="majorHAnsi"/>
          <w:sz w:val="22"/>
          <w:szCs w:val="22"/>
        </w:rPr>
      </w:pPr>
      <w:bookmarkStart w:name="_Toc104306534" w:id="121"/>
      <w:r w:rsidRPr="009C69F5">
        <w:rPr>
          <w:rFonts w:cstheme="majorHAnsi"/>
          <w:sz w:val="22"/>
          <w:szCs w:val="22"/>
        </w:rPr>
        <w:t xml:space="preserve">Tabla </w:t>
      </w:r>
      <w:r w:rsidRPr="009C69F5">
        <w:rPr>
          <w:rFonts w:cstheme="majorHAnsi"/>
          <w:sz w:val="22"/>
          <w:szCs w:val="22"/>
        </w:rPr>
        <w:fldChar w:fldCharType="begin"/>
      </w:r>
      <w:r w:rsidRPr="009C69F5">
        <w:rPr>
          <w:rFonts w:cstheme="majorHAnsi"/>
          <w:sz w:val="22"/>
          <w:szCs w:val="22"/>
        </w:rPr>
        <w:instrText xml:space="preserve"> SEQ Tabla \* ARABIC </w:instrText>
      </w:r>
      <w:r w:rsidRPr="009C69F5">
        <w:rPr>
          <w:rFonts w:cstheme="majorHAnsi"/>
          <w:sz w:val="22"/>
          <w:szCs w:val="22"/>
        </w:rPr>
        <w:fldChar w:fldCharType="separate"/>
      </w:r>
      <w:r w:rsidR="008F06E6">
        <w:rPr>
          <w:rFonts w:cstheme="majorHAnsi"/>
          <w:noProof/>
          <w:sz w:val="22"/>
          <w:szCs w:val="22"/>
        </w:rPr>
        <w:t>36</w:t>
      </w:r>
      <w:r w:rsidRPr="009C69F5">
        <w:rPr>
          <w:rFonts w:cstheme="majorHAnsi"/>
          <w:sz w:val="22"/>
          <w:szCs w:val="22"/>
        </w:rPr>
        <w:fldChar w:fldCharType="end"/>
      </w:r>
      <w:r>
        <w:rPr>
          <w:rFonts w:cstheme="majorHAnsi"/>
          <w:sz w:val="22"/>
          <w:szCs w:val="22"/>
        </w:rPr>
        <w:t xml:space="preserve"> Principales resultados Normal case</w:t>
      </w:r>
      <w:bookmarkEnd w:id="121"/>
    </w:p>
    <w:tbl>
      <w:tblPr>
        <w:tblW w:w="0" w:type="auto"/>
        <w:jc w:val="center"/>
        <w:tblBorders>
          <w:top w:val="single" w:color="D9D9D9" w:themeColor="background1" w:themeShade="D9" w:sz="4" w:space="0"/>
          <w:left w:val="single" w:color="D9D9D9" w:themeColor="background1" w:themeShade="D9" w:sz="4" w:space="0"/>
          <w:bottom w:val="single" w:color="D9D9D9" w:themeColor="background1" w:themeShade="D9" w:sz="4" w:space="0"/>
          <w:right w:val="single" w:color="D9D9D9" w:themeColor="background1" w:themeShade="D9" w:sz="4" w:space="0"/>
          <w:insideH w:val="single" w:color="D9D9D9" w:themeColor="background1" w:themeShade="D9" w:sz="4" w:space="0"/>
          <w:insideV w:val="single" w:color="D9D9D9" w:themeColor="background1" w:themeShade="D9" w:sz="4" w:space="0"/>
        </w:tblBorders>
        <w:tblCellMar>
          <w:left w:w="70" w:type="dxa"/>
          <w:right w:w="70" w:type="dxa"/>
        </w:tblCellMar>
        <w:tblLook w:val="04A0" w:firstRow="1" w:lastRow="0" w:firstColumn="1" w:lastColumn="0" w:noHBand="0" w:noVBand="1"/>
      </w:tblPr>
      <w:tblGrid>
        <w:gridCol w:w="3868"/>
        <w:gridCol w:w="681"/>
        <w:gridCol w:w="1648"/>
      </w:tblGrid>
      <w:tr w:rsidRPr="00A40D4F" w:rsidR="003B1390" w:rsidTr="00A40D4F" w14:paraId="67742E4E" w14:textId="77777777">
        <w:trPr>
          <w:trHeight w:val="300"/>
          <w:jc w:val="center"/>
        </w:trPr>
        <w:tc>
          <w:tcPr>
            <w:tcW w:w="0" w:type="auto"/>
            <w:shd w:val="clear" w:color="000000" w:fill="1F497D"/>
            <w:noWrap/>
            <w:vAlign w:val="center"/>
            <w:hideMark/>
          </w:tcPr>
          <w:p w:rsidRPr="00A40D4F" w:rsidR="003B1390" w:rsidP="003B1390" w:rsidRDefault="003B1390" w14:paraId="39C55E0C" w14:textId="77777777">
            <w:pPr>
              <w:spacing w:after="0" w:line="240" w:lineRule="auto"/>
              <w:jc w:val="center"/>
              <w:rPr>
                <w:rFonts w:eastAsia="Times New Roman" w:asciiTheme="minorHAnsi" w:hAnsiTheme="minorHAnsi" w:cstheme="minorHAnsi"/>
                <w:b/>
                <w:bCs/>
                <w:color w:val="FFFFFF"/>
                <w:sz w:val="18"/>
                <w:szCs w:val="18"/>
                <w:lang w:eastAsia="es-CO"/>
              </w:rPr>
            </w:pPr>
            <w:r w:rsidRPr="00A40D4F">
              <w:rPr>
                <w:rFonts w:eastAsia="Times New Roman" w:asciiTheme="minorHAnsi" w:hAnsiTheme="minorHAnsi" w:cstheme="minorHAnsi"/>
                <w:b/>
                <w:bCs/>
                <w:color w:val="FFFFFF"/>
                <w:sz w:val="18"/>
                <w:szCs w:val="18"/>
                <w:lang w:eastAsia="es-CO"/>
              </w:rPr>
              <w:t>Indicador</w:t>
            </w:r>
          </w:p>
        </w:tc>
        <w:tc>
          <w:tcPr>
            <w:tcW w:w="0" w:type="auto"/>
            <w:shd w:val="clear" w:color="000000" w:fill="1F497D"/>
            <w:noWrap/>
            <w:vAlign w:val="center"/>
            <w:hideMark/>
          </w:tcPr>
          <w:p w:rsidRPr="00A40D4F" w:rsidR="003B1390" w:rsidP="003B1390" w:rsidRDefault="003B1390" w14:paraId="63B5CEAB" w14:textId="77777777">
            <w:pPr>
              <w:spacing w:after="0" w:line="240" w:lineRule="auto"/>
              <w:jc w:val="center"/>
              <w:rPr>
                <w:rFonts w:eastAsia="Times New Roman" w:asciiTheme="minorHAnsi" w:hAnsiTheme="minorHAnsi" w:cstheme="minorHAnsi"/>
                <w:b/>
                <w:bCs/>
                <w:color w:val="FFFFFF"/>
                <w:sz w:val="18"/>
                <w:szCs w:val="18"/>
                <w:lang w:eastAsia="es-CO"/>
              </w:rPr>
            </w:pPr>
            <w:r w:rsidRPr="00A40D4F">
              <w:rPr>
                <w:rFonts w:eastAsia="Times New Roman" w:asciiTheme="minorHAnsi" w:hAnsiTheme="minorHAnsi" w:cstheme="minorHAnsi"/>
                <w:b/>
                <w:bCs/>
                <w:color w:val="FFFFFF"/>
                <w:sz w:val="18"/>
                <w:szCs w:val="18"/>
                <w:lang w:eastAsia="es-CO"/>
              </w:rPr>
              <w:t>Unidad</w:t>
            </w:r>
          </w:p>
        </w:tc>
        <w:tc>
          <w:tcPr>
            <w:tcW w:w="0" w:type="auto"/>
            <w:shd w:val="clear" w:color="000000" w:fill="1F497D"/>
            <w:noWrap/>
            <w:vAlign w:val="center"/>
            <w:hideMark/>
          </w:tcPr>
          <w:p w:rsidRPr="00A40D4F" w:rsidR="003B1390" w:rsidP="003B1390" w:rsidRDefault="003B1390" w14:paraId="50C66DEE" w14:textId="290AC319">
            <w:pPr>
              <w:spacing w:after="0" w:line="240" w:lineRule="auto"/>
              <w:jc w:val="center"/>
              <w:rPr>
                <w:rFonts w:eastAsia="Times New Roman" w:asciiTheme="minorHAnsi" w:hAnsiTheme="minorHAnsi" w:cstheme="minorHAnsi"/>
                <w:b/>
                <w:bCs/>
                <w:color w:val="FFFFFF"/>
                <w:sz w:val="18"/>
                <w:szCs w:val="18"/>
                <w:lang w:eastAsia="es-CO"/>
              </w:rPr>
            </w:pPr>
            <w:r w:rsidRPr="00A40D4F">
              <w:rPr>
                <w:rFonts w:eastAsia="Times New Roman" w:asciiTheme="minorHAnsi" w:hAnsiTheme="minorHAnsi" w:cstheme="minorHAnsi"/>
                <w:b/>
                <w:bCs/>
                <w:color w:val="FFFFFF"/>
                <w:sz w:val="18"/>
                <w:szCs w:val="18"/>
                <w:lang w:eastAsia="es-CO"/>
              </w:rPr>
              <w:t>Normal case</w:t>
            </w:r>
          </w:p>
        </w:tc>
      </w:tr>
      <w:tr w:rsidRPr="00A40D4F" w:rsidR="003B1390" w:rsidTr="00A40D4F" w14:paraId="36A92E66" w14:textId="77777777">
        <w:trPr>
          <w:trHeight w:val="300"/>
          <w:jc w:val="center"/>
        </w:trPr>
        <w:tc>
          <w:tcPr>
            <w:tcW w:w="0" w:type="auto"/>
            <w:shd w:val="clear" w:color="auto" w:fill="auto"/>
            <w:noWrap/>
            <w:vAlign w:val="bottom"/>
            <w:hideMark/>
          </w:tcPr>
          <w:p w:rsidRPr="00A40D4F" w:rsidR="003B1390" w:rsidP="003B1390" w:rsidRDefault="003B1390" w14:paraId="6F216749" w14:textId="77777777">
            <w:pPr>
              <w:spacing w:after="0" w:line="240" w:lineRule="auto"/>
              <w:jc w:val="left"/>
              <w:rPr>
                <w:rFonts w:eastAsia="Times New Roman" w:asciiTheme="minorHAnsi" w:hAnsiTheme="minorHAnsi" w:cstheme="minorHAnsi"/>
                <w:b/>
                <w:bCs/>
                <w:color w:val="000000"/>
                <w:sz w:val="18"/>
                <w:szCs w:val="18"/>
                <w:lang w:eastAsia="es-CO"/>
              </w:rPr>
            </w:pPr>
            <w:r w:rsidRPr="00A40D4F">
              <w:rPr>
                <w:rFonts w:eastAsia="Times New Roman" w:asciiTheme="minorHAnsi" w:hAnsiTheme="minorHAnsi" w:cstheme="minorHAnsi"/>
                <w:b/>
                <w:bCs/>
                <w:color w:val="000000"/>
                <w:sz w:val="18"/>
                <w:szCs w:val="18"/>
                <w:lang w:eastAsia="es-CO"/>
              </w:rPr>
              <w:t>Promedio Anual EBITDA</w:t>
            </w:r>
          </w:p>
        </w:tc>
        <w:tc>
          <w:tcPr>
            <w:tcW w:w="0" w:type="auto"/>
            <w:shd w:val="clear" w:color="auto" w:fill="auto"/>
            <w:noWrap/>
            <w:vAlign w:val="center"/>
            <w:hideMark/>
          </w:tcPr>
          <w:p w:rsidRPr="00A40D4F" w:rsidR="003B1390" w:rsidP="003B1390" w:rsidRDefault="003B1390" w14:paraId="6F844C82" w14:textId="77777777">
            <w:pPr>
              <w:spacing w:after="0" w:line="240" w:lineRule="auto"/>
              <w:jc w:val="center"/>
              <w:rPr>
                <w:rFonts w:eastAsia="Times New Roman" w:asciiTheme="minorHAnsi" w:hAnsiTheme="minorHAnsi" w:cstheme="minorHAnsi"/>
                <w:color w:val="000000"/>
                <w:sz w:val="18"/>
                <w:szCs w:val="18"/>
                <w:lang w:eastAsia="es-CO"/>
              </w:rPr>
            </w:pPr>
            <w:r w:rsidRPr="00A40D4F">
              <w:rPr>
                <w:rFonts w:eastAsia="Times New Roman" w:asciiTheme="minorHAnsi" w:hAnsiTheme="minorHAnsi" w:cstheme="minorHAnsi"/>
                <w:color w:val="000000"/>
                <w:sz w:val="18"/>
                <w:szCs w:val="18"/>
                <w:lang w:eastAsia="es-CO"/>
              </w:rPr>
              <w:t>USD</w:t>
            </w:r>
          </w:p>
        </w:tc>
        <w:tc>
          <w:tcPr>
            <w:tcW w:w="0" w:type="auto"/>
            <w:shd w:val="clear" w:color="auto" w:fill="auto"/>
            <w:noWrap/>
            <w:vAlign w:val="center"/>
            <w:hideMark/>
          </w:tcPr>
          <w:p w:rsidRPr="00A40D4F" w:rsidR="003B1390" w:rsidP="003B1390" w:rsidRDefault="003B1390" w14:paraId="41781422" w14:textId="77777777">
            <w:pPr>
              <w:spacing w:after="0" w:line="240" w:lineRule="auto"/>
              <w:ind w:firstLine="540" w:firstLineChars="300"/>
              <w:jc w:val="right"/>
              <w:rPr>
                <w:rFonts w:eastAsia="Times New Roman" w:asciiTheme="minorHAnsi" w:hAnsiTheme="minorHAnsi" w:cstheme="minorHAnsi"/>
                <w:color w:val="9C0006"/>
                <w:sz w:val="18"/>
                <w:szCs w:val="18"/>
                <w:lang w:eastAsia="es-CO"/>
              </w:rPr>
            </w:pPr>
            <w:r w:rsidRPr="00A40D4F">
              <w:rPr>
                <w:rFonts w:eastAsia="Times New Roman" w:asciiTheme="minorHAnsi" w:hAnsiTheme="minorHAnsi" w:cstheme="minorHAnsi"/>
                <w:color w:val="9C0006"/>
                <w:sz w:val="18"/>
                <w:szCs w:val="18"/>
                <w:lang w:eastAsia="es-CO"/>
              </w:rPr>
              <w:t>-83.634.700</w:t>
            </w:r>
          </w:p>
        </w:tc>
      </w:tr>
      <w:tr w:rsidRPr="00A40D4F" w:rsidR="003B1390" w:rsidTr="00A40D4F" w14:paraId="1A8FC554" w14:textId="77777777">
        <w:trPr>
          <w:trHeight w:val="300"/>
          <w:jc w:val="center"/>
        </w:trPr>
        <w:tc>
          <w:tcPr>
            <w:tcW w:w="0" w:type="auto"/>
            <w:shd w:val="clear" w:color="auto" w:fill="auto"/>
            <w:noWrap/>
            <w:vAlign w:val="bottom"/>
            <w:hideMark/>
          </w:tcPr>
          <w:p w:rsidRPr="00A40D4F" w:rsidR="003B1390" w:rsidP="003B1390" w:rsidRDefault="003B1390" w14:paraId="1365D4ED" w14:textId="77777777">
            <w:pPr>
              <w:spacing w:after="0" w:line="240" w:lineRule="auto"/>
              <w:jc w:val="left"/>
              <w:rPr>
                <w:rFonts w:eastAsia="Times New Roman" w:asciiTheme="minorHAnsi" w:hAnsiTheme="minorHAnsi" w:cstheme="minorHAnsi"/>
                <w:b/>
                <w:bCs/>
                <w:color w:val="000000"/>
                <w:sz w:val="18"/>
                <w:szCs w:val="18"/>
                <w:lang w:eastAsia="es-CO"/>
              </w:rPr>
            </w:pPr>
            <w:r w:rsidRPr="00A40D4F">
              <w:rPr>
                <w:rFonts w:eastAsia="Times New Roman" w:asciiTheme="minorHAnsi" w:hAnsiTheme="minorHAnsi" w:cstheme="minorHAnsi"/>
                <w:b/>
                <w:bCs/>
                <w:color w:val="000000"/>
                <w:sz w:val="18"/>
                <w:szCs w:val="18"/>
                <w:lang w:eastAsia="es-CO"/>
              </w:rPr>
              <w:t>Promedio Anual Utilidad operacional</w:t>
            </w:r>
          </w:p>
        </w:tc>
        <w:tc>
          <w:tcPr>
            <w:tcW w:w="0" w:type="auto"/>
            <w:shd w:val="clear" w:color="auto" w:fill="auto"/>
            <w:noWrap/>
            <w:vAlign w:val="center"/>
            <w:hideMark/>
          </w:tcPr>
          <w:p w:rsidRPr="00A40D4F" w:rsidR="003B1390" w:rsidP="003B1390" w:rsidRDefault="003B1390" w14:paraId="44A641B8" w14:textId="77777777">
            <w:pPr>
              <w:spacing w:after="0" w:line="240" w:lineRule="auto"/>
              <w:jc w:val="center"/>
              <w:rPr>
                <w:rFonts w:eastAsia="Times New Roman" w:asciiTheme="minorHAnsi" w:hAnsiTheme="minorHAnsi" w:cstheme="minorHAnsi"/>
                <w:color w:val="000000"/>
                <w:sz w:val="18"/>
                <w:szCs w:val="18"/>
                <w:lang w:eastAsia="es-CO"/>
              </w:rPr>
            </w:pPr>
            <w:r w:rsidRPr="00A40D4F">
              <w:rPr>
                <w:rFonts w:eastAsia="Times New Roman" w:asciiTheme="minorHAnsi" w:hAnsiTheme="minorHAnsi" w:cstheme="minorHAnsi"/>
                <w:color w:val="000000"/>
                <w:sz w:val="18"/>
                <w:szCs w:val="18"/>
                <w:lang w:eastAsia="es-CO"/>
              </w:rPr>
              <w:t>USD</w:t>
            </w:r>
          </w:p>
        </w:tc>
        <w:tc>
          <w:tcPr>
            <w:tcW w:w="0" w:type="auto"/>
            <w:shd w:val="clear" w:color="auto" w:fill="auto"/>
            <w:noWrap/>
            <w:vAlign w:val="center"/>
            <w:hideMark/>
          </w:tcPr>
          <w:p w:rsidRPr="00A40D4F" w:rsidR="003B1390" w:rsidP="003B1390" w:rsidRDefault="003B1390" w14:paraId="3933FD78" w14:textId="77777777">
            <w:pPr>
              <w:spacing w:after="0" w:line="240" w:lineRule="auto"/>
              <w:ind w:firstLine="540" w:firstLineChars="300"/>
              <w:jc w:val="right"/>
              <w:rPr>
                <w:rFonts w:eastAsia="Times New Roman" w:asciiTheme="minorHAnsi" w:hAnsiTheme="minorHAnsi" w:cstheme="minorHAnsi"/>
                <w:color w:val="9C0006"/>
                <w:sz w:val="18"/>
                <w:szCs w:val="18"/>
                <w:lang w:eastAsia="es-CO"/>
              </w:rPr>
            </w:pPr>
            <w:r w:rsidRPr="00A40D4F">
              <w:rPr>
                <w:rFonts w:eastAsia="Times New Roman" w:asciiTheme="minorHAnsi" w:hAnsiTheme="minorHAnsi" w:cstheme="minorHAnsi"/>
                <w:color w:val="9C0006"/>
                <w:sz w:val="18"/>
                <w:szCs w:val="18"/>
                <w:lang w:eastAsia="es-CO"/>
              </w:rPr>
              <w:t>-110.128.718</w:t>
            </w:r>
          </w:p>
        </w:tc>
      </w:tr>
      <w:tr w:rsidRPr="00A40D4F" w:rsidR="003B1390" w:rsidTr="00A40D4F" w14:paraId="747AD643" w14:textId="77777777">
        <w:trPr>
          <w:trHeight w:val="300"/>
          <w:jc w:val="center"/>
        </w:trPr>
        <w:tc>
          <w:tcPr>
            <w:tcW w:w="0" w:type="auto"/>
            <w:shd w:val="clear" w:color="auto" w:fill="auto"/>
            <w:noWrap/>
            <w:vAlign w:val="bottom"/>
            <w:hideMark/>
          </w:tcPr>
          <w:p w:rsidRPr="00A40D4F" w:rsidR="003B1390" w:rsidP="003B1390" w:rsidRDefault="003B1390" w14:paraId="1891EE1A" w14:textId="77777777">
            <w:pPr>
              <w:spacing w:after="0" w:line="240" w:lineRule="auto"/>
              <w:jc w:val="left"/>
              <w:rPr>
                <w:rFonts w:eastAsia="Times New Roman" w:asciiTheme="minorHAnsi" w:hAnsiTheme="minorHAnsi" w:cstheme="minorHAnsi"/>
                <w:color w:val="000000"/>
                <w:sz w:val="18"/>
                <w:szCs w:val="18"/>
                <w:lang w:eastAsia="es-CO"/>
              </w:rPr>
            </w:pPr>
            <w:r w:rsidRPr="00A40D4F">
              <w:rPr>
                <w:rFonts w:eastAsia="Times New Roman" w:asciiTheme="minorHAnsi" w:hAnsiTheme="minorHAnsi" w:cstheme="minorHAnsi"/>
                <w:color w:val="000000"/>
                <w:sz w:val="18"/>
                <w:szCs w:val="18"/>
                <w:lang w:eastAsia="es-CO"/>
              </w:rPr>
              <w:t>Promedio Anual Transferencias</w:t>
            </w:r>
          </w:p>
        </w:tc>
        <w:tc>
          <w:tcPr>
            <w:tcW w:w="0" w:type="auto"/>
            <w:shd w:val="clear" w:color="auto" w:fill="auto"/>
            <w:noWrap/>
            <w:vAlign w:val="center"/>
            <w:hideMark/>
          </w:tcPr>
          <w:p w:rsidRPr="00A40D4F" w:rsidR="003B1390" w:rsidP="003B1390" w:rsidRDefault="003B1390" w14:paraId="316812F8" w14:textId="77777777">
            <w:pPr>
              <w:spacing w:after="0" w:line="240" w:lineRule="auto"/>
              <w:jc w:val="center"/>
              <w:rPr>
                <w:rFonts w:eastAsia="Times New Roman" w:asciiTheme="minorHAnsi" w:hAnsiTheme="minorHAnsi" w:cstheme="minorHAnsi"/>
                <w:color w:val="000000"/>
                <w:sz w:val="18"/>
                <w:szCs w:val="18"/>
                <w:lang w:eastAsia="es-CO"/>
              </w:rPr>
            </w:pPr>
            <w:r w:rsidRPr="00A40D4F">
              <w:rPr>
                <w:rFonts w:eastAsia="Times New Roman" w:asciiTheme="minorHAnsi" w:hAnsiTheme="minorHAnsi" w:cstheme="minorHAnsi"/>
                <w:color w:val="000000"/>
                <w:sz w:val="18"/>
                <w:szCs w:val="18"/>
                <w:lang w:eastAsia="es-CO"/>
              </w:rPr>
              <w:t>USD</w:t>
            </w:r>
          </w:p>
        </w:tc>
        <w:tc>
          <w:tcPr>
            <w:tcW w:w="0" w:type="auto"/>
            <w:shd w:val="clear" w:color="auto" w:fill="auto"/>
            <w:noWrap/>
            <w:vAlign w:val="center"/>
            <w:hideMark/>
          </w:tcPr>
          <w:p w:rsidRPr="00A40D4F" w:rsidR="003B1390" w:rsidP="003B1390" w:rsidRDefault="003B1390" w14:paraId="00AC7E6D" w14:textId="77777777">
            <w:pPr>
              <w:spacing w:after="0" w:line="240" w:lineRule="auto"/>
              <w:ind w:firstLine="540" w:firstLineChars="300"/>
              <w:jc w:val="right"/>
              <w:rPr>
                <w:rFonts w:eastAsia="Times New Roman" w:asciiTheme="minorHAnsi" w:hAnsiTheme="minorHAnsi" w:cstheme="minorHAnsi"/>
                <w:sz w:val="18"/>
                <w:szCs w:val="18"/>
                <w:lang w:eastAsia="es-CO"/>
              </w:rPr>
            </w:pPr>
            <w:r w:rsidRPr="00A40D4F">
              <w:rPr>
                <w:rFonts w:eastAsia="Times New Roman" w:asciiTheme="minorHAnsi" w:hAnsiTheme="minorHAnsi" w:cstheme="minorHAnsi"/>
                <w:sz w:val="18"/>
                <w:szCs w:val="18"/>
                <w:lang w:eastAsia="es-CO"/>
              </w:rPr>
              <w:t>138.162.525</w:t>
            </w:r>
          </w:p>
        </w:tc>
      </w:tr>
      <w:tr w:rsidRPr="00A40D4F" w:rsidR="003B1390" w:rsidTr="00A40D4F" w14:paraId="287478CC" w14:textId="77777777">
        <w:trPr>
          <w:trHeight w:val="300"/>
          <w:jc w:val="center"/>
        </w:trPr>
        <w:tc>
          <w:tcPr>
            <w:tcW w:w="0" w:type="auto"/>
            <w:shd w:val="clear" w:color="auto" w:fill="auto"/>
            <w:noWrap/>
            <w:vAlign w:val="bottom"/>
            <w:hideMark/>
          </w:tcPr>
          <w:p w:rsidRPr="00A40D4F" w:rsidR="003B1390" w:rsidP="003B1390" w:rsidRDefault="003B1390" w14:paraId="277AD129" w14:textId="77777777">
            <w:pPr>
              <w:spacing w:after="0" w:line="240" w:lineRule="auto"/>
              <w:jc w:val="left"/>
              <w:rPr>
                <w:rFonts w:eastAsia="Times New Roman" w:asciiTheme="minorHAnsi" w:hAnsiTheme="minorHAnsi" w:cstheme="minorHAnsi"/>
                <w:color w:val="000000"/>
                <w:sz w:val="18"/>
                <w:szCs w:val="18"/>
                <w:lang w:eastAsia="es-CO"/>
              </w:rPr>
            </w:pPr>
            <w:r w:rsidRPr="00A40D4F">
              <w:rPr>
                <w:rFonts w:eastAsia="Times New Roman" w:asciiTheme="minorHAnsi" w:hAnsiTheme="minorHAnsi" w:cstheme="minorHAnsi"/>
                <w:color w:val="000000"/>
                <w:sz w:val="18"/>
                <w:szCs w:val="18"/>
                <w:lang w:eastAsia="es-CO"/>
              </w:rPr>
              <w:t>Promedio Anual Desembolsos</w:t>
            </w:r>
          </w:p>
        </w:tc>
        <w:tc>
          <w:tcPr>
            <w:tcW w:w="0" w:type="auto"/>
            <w:shd w:val="clear" w:color="auto" w:fill="auto"/>
            <w:noWrap/>
            <w:vAlign w:val="center"/>
            <w:hideMark/>
          </w:tcPr>
          <w:p w:rsidRPr="00A40D4F" w:rsidR="003B1390" w:rsidP="003B1390" w:rsidRDefault="003B1390" w14:paraId="2DB6EAD6" w14:textId="77777777">
            <w:pPr>
              <w:spacing w:after="0" w:line="240" w:lineRule="auto"/>
              <w:jc w:val="center"/>
              <w:rPr>
                <w:rFonts w:eastAsia="Times New Roman" w:asciiTheme="minorHAnsi" w:hAnsiTheme="minorHAnsi" w:cstheme="minorHAnsi"/>
                <w:color w:val="000000"/>
                <w:sz w:val="18"/>
                <w:szCs w:val="18"/>
                <w:lang w:eastAsia="es-CO"/>
              </w:rPr>
            </w:pPr>
            <w:r w:rsidRPr="00A40D4F">
              <w:rPr>
                <w:rFonts w:eastAsia="Times New Roman" w:asciiTheme="minorHAnsi" w:hAnsiTheme="minorHAnsi" w:cstheme="minorHAnsi"/>
                <w:color w:val="000000"/>
                <w:sz w:val="18"/>
                <w:szCs w:val="18"/>
                <w:lang w:eastAsia="es-CO"/>
              </w:rPr>
              <w:t>USD</w:t>
            </w:r>
          </w:p>
        </w:tc>
        <w:tc>
          <w:tcPr>
            <w:tcW w:w="0" w:type="auto"/>
            <w:shd w:val="clear" w:color="auto" w:fill="auto"/>
            <w:noWrap/>
            <w:vAlign w:val="center"/>
            <w:hideMark/>
          </w:tcPr>
          <w:p w:rsidRPr="00A40D4F" w:rsidR="003B1390" w:rsidP="003B1390" w:rsidRDefault="003B1390" w14:paraId="5D5BDE85" w14:textId="77777777">
            <w:pPr>
              <w:spacing w:after="0" w:line="240" w:lineRule="auto"/>
              <w:ind w:firstLine="540" w:firstLineChars="300"/>
              <w:jc w:val="right"/>
              <w:rPr>
                <w:rFonts w:eastAsia="Times New Roman" w:asciiTheme="minorHAnsi" w:hAnsiTheme="minorHAnsi" w:cstheme="minorHAnsi"/>
                <w:sz w:val="18"/>
                <w:szCs w:val="18"/>
                <w:lang w:eastAsia="es-CO"/>
              </w:rPr>
            </w:pPr>
            <w:r w:rsidRPr="00A40D4F">
              <w:rPr>
                <w:rFonts w:eastAsia="Times New Roman" w:asciiTheme="minorHAnsi" w:hAnsiTheme="minorHAnsi" w:cstheme="minorHAnsi"/>
                <w:sz w:val="18"/>
                <w:szCs w:val="18"/>
                <w:lang w:eastAsia="es-CO"/>
              </w:rPr>
              <w:t>63.967.742</w:t>
            </w:r>
          </w:p>
        </w:tc>
      </w:tr>
      <w:tr w:rsidRPr="00A40D4F" w:rsidR="000510D8" w:rsidTr="00A40D4F" w14:paraId="633EFC8F" w14:textId="77777777">
        <w:trPr>
          <w:trHeight w:val="300"/>
          <w:jc w:val="center"/>
        </w:trPr>
        <w:tc>
          <w:tcPr>
            <w:tcW w:w="0" w:type="auto"/>
            <w:shd w:val="clear" w:color="auto" w:fill="auto"/>
            <w:noWrap/>
            <w:vAlign w:val="bottom"/>
          </w:tcPr>
          <w:p w:rsidRPr="00A40D4F" w:rsidR="000510D8" w:rsidP="000510D8" w:rsidRDefault="000510D8" w14:paraId="7309D4BD" w14:textId="62BC0D6E">
            <w:pPr>
              <w:spacing w:after="0" w:line="240" w:lineRule="auto"/>
              <w:jc w:val="left"/>
              <w:rPr>
                <w:rFonts w:eastAsia="Times New Roman" w:asciiTheme="minorHAnsi" w:hAnsiTheme="minorHAnsi" w:cstheme="minorHAnsi"/>
                <w:b/>
                <w:bCs/>
                <w:color w:val="000000"/>
                <w:sz w:val="18"/>
                <w:szCs w:val="18"/>
                <w:lang w:val="pt-PT" w:eastAsia="es-CO"/>
              </w:rPr>
            </w:pPr>
            <w:r w:rsidRPr="00A40D4F">
              <w:rPr>
                <w:rFonts w:eastAsia="Times New Roman" w:asciiTheme="minorHAnsi" w:hAnsiTheme="minorHAnsi" w:cstheme="minorHAnsi"/>
                <w:b/>
                <w:bCs/>
                <w:color w:val="000000"/>
                <w:sz w:val="18"/>
                <w:szCs w:val="18"/>
                <w:lang w:val="pt-PT" w:eastAsia="es-CO"/>
              </w:rPr>
              <w:t>Promedio Anual de Transferencias + Desembolsos</w:t>
            </w:r>
          </w:p>
        </w:tc>
        <w:tc>
          <w:tcPr>
            <w:tcW w:w="0" w:type="auto"/>
            <w:shd w:val="clear" w:color="auto" w:fill="auto"/>
            <w:noWrap/>
            <w:vAlign w:val="center"/>
          </w:tcPr>
          <w:p w:rsidRPr="00A40D4F" w:rsidR="000510D8" w:rsidP="000510D8" w:rsidRDefault="000510D8" w14:paraId="5B333931" w14:textId="635C1E62">
            <w:pPr>
              <w:spacing w:after="0" w:line="240" w:lineRule="auto"/>
              <w:jc w:val="center"/>
              <w:rPr>
                <w:rFonts w:eastAsia="Times New Roman" w:asciiTheme="minorHAnsi" w:hAnsiTheme="minorHAnsi" w:cstheme="minorHAnsi"/>
                <w:color w:val="000000"/>
                <w:sz w:val="18"/>
                <w:szCs w:val="18"/>
                <w:lang w:eastAsia="es-CO"/>
              </w:rPr>
            </w:pPr>
            <w:r w:rsidRPr="00A40D4F">
              <w:rPr>
                <w:rFonts w:eastAsia="Times New Roman" w:asciiTheme="minorHAnsi" w:hAnsiTheme="minorHAnsi" w:cstheme="minorHAnsi"/>
                <w:color w:val="000000"/>
                <w:sz w:val="18"/>
                <w:szCs w:val="18"/>
                <w:lang w:eastAsia="es-CO"/>
              </w:rPr>
              <w:t>USD</w:t>
            </w:r>
          </w:p>
        </w:tc>
        <w:tc>
          <w:tcPr>
            <w:tcW w:w="0" w:type="auto"/>
            <w:shd w:val="clear" w:color="auto" w:fill="auto"/>
            <w:noWrap/>
            <w:vAlign w:val="center"/>
          </w:tcPr>
          <w:p w:rsidRPr="00A40D4F" w:rsidR="000510D8" w:rsidP="000510D8" w:rsidRDefault="000510D8" w14:paraId="5725E13E" w14:textId="6006853E">
            <w:pPr>
              <w:spacing w:after="0" w:line="240" w:lineRule="auto"/>
              <w:ind w:firstLine="540" w:firstLineChars="300"/>
              <w:jc w:val="right"/>
              <w:rPr>
                <w:rFonts w:eastAsia="Times New Roman" w:asciiTheme="minorHAnsi" w:hAnsiTheme="minorHAnsi" w:cstheme="minorHAnsi"/>
                <w:sz w:val="18"/>
                <w:szCs w:val="18"/>
                <w:lang w:eastAsia="es-CO"/>
              </w:rPr>
            </w:pPr>
            <w:r w:rsidRPr="00A40D4F">
              <w:rPr>
                <w:rFonts w:eastAsia="Times New Roman" w:asciiTheme="minorHAnsi" w:hAnsiTheme="minorHAnsi" w:cstheme="minorHAnsi"/>
                <w:sz w:val="18"/>
                <w:szCs w:val="18"/>
                <w:lang w:eastAsia="es-CO"/>
              </w:rPr>
              <w:t>202.130.267</w:t>
            </w:r>
          </w:p>
        </w:tc>
      </w:tr>
      <w:tr w:rsidRPr="00A40D4F" w:rsidR="000510D8" w:rsidTr="00A40D4F" w14:paraId="45EBCBC0" w14:textId="77777777">
        <w:trPr>
          <w:trHeight w:val="300"/>
          <w:jc w:val="center"/>
        </w:trPr>
        <w:tc>
          <w:tcPr>
            <w:tcW w:w="0" w:type="auto"/>
            <w:shd w:val="clear" w:color="auto" w:fill="auto"/>
            <w:noWrap/>
            <w:vAlign w:val="bottom"/>
            <w:hideMark/>
          </w:tcPr>
          <w:p w:rsidRPr="00A40D4F" w:rsidR="000510D8" w:rsidP="000510D8" w:rsidRDefault="000510D8" w14:paraId="174AF3D7" w14:textId="77777777">
            <w:pPr>
              <w:spacing w:after="0" w:line="240" w:lineRule="auto"/>
              <w:jc w:val="left"/>
              <w:rPr>
                <w:rFonts w:eastAsia="Times New Roman" w:asciiTheme="minorHAnsi" w:hAnsiTheme="minorHAnsi" w:cstheme="minorHAnsi"/>
                <w:b/>
                <w:bCs/>
                <w:color w:val="000000"/>
                <w:sz w:val="18"/>
                <w:szCs w:val="18"/>
                <w:lang w:eastAsia="es-CO"/>
              </w:rPr>
            </w:pPr>
            <w:r w:rsidRPr="00A40D4F">
              <w:rPr>
                <w:rFonts w:eastAsia="Times New Roman" w:asciiTheme="minorHAnsi" w:hAnsiTheme="minorHAnsi" w:cstheme="minorHAnsi"/>
                <w:b/>
                <w:bCs/>
                <w:color w:val="000000"/>
                <w:sz w:val="18"/>
                <w:szCs w:val="18"/>
                <w:lang w:eastAsia="es-CO"/>
              </w:rPr>
              <w:lastRenderedPageBreak/>
              <w:t>Saldo Deuda 2036</w:t>
            </w:r>
          </w:p>
        </w:tc>
        <w:tc>
          <w:tcPr>
            <w:tcW w:w="0" w:type="auto"/>
            <w:shd w:val="clear" w:color="auto" w:fill="auto"/>
            <w:noWrap/>
            <w:vAlign w:val="center"/>
            <w:hideMark/>
          </w:tcPr>
          <w:p w:rsidRPr="00A40D4F" w:rsidR="000510D8" w:rsidP="000510D8" w:rsidRDefault="000510D8" w14:paraId="31794EC1" w14:textId="77777777">
            <w:pPr>
              <w:spacing w:after="0" w:line="240" w:lineRule="auto"/>
              <w:jc w:val="center"/>
              <w:rPr>
                <w:rFonts w:eastAsia="Times New Roman" w:asciiTheme="minorHAnsi" w:hAnsiTheme="minorHAnsi" w:cstheme="minorHAnsi"/>
                <w:color w:val="000000"/>
                <w:sz w:val="18"/>
                <w:szCs w:val="18"/>
                <w:lang w:eastAsia="es-CO"/>
              </w:rPr>
            </w:pPr>
            <w:r w:rsidRPr="00A40D4F">
              <w:rPr>
                <w:rFonts w:eastAsia="Times New Roman" w:asciiTheme="minorHAnsi" w:hAnsiTheme="minorHAnsi" w:cstheme="minorHAnsi"/>
                <w:color w:val="000000"/>
                <w:sz w:val="18"/>
                <w:szCs w:val="18"/>
                <w:lang w:eastAsia="es-CO"/>
              </w:rPr>
              <w:t>USD</w:t>
            </w:r>
          </w:p>
        </w:tc>
        <w:tc>
          <w:tcPr>
            <w:tcW w:w="0" w:type="auto"/>
            <w:shd w:val="clear" w:color="auto" w:fill="auto"/>
            <w:noWrap/>
            <w:vAlign w:val="center"/>
            <w:hideMark/>
          </w:tcPr>
          <w:p w:rsidRPr="00A40D4F" w:rsidR="000510D8" w:rsidP="000510D8" w:rsidRDefault="000510D8" w14:paraId="15CF1F2D" w14:textId="77777777">
            <w:pPr>
              <w:spacing w:after="0" w:line="240" w:lineRule="auto"/>
              <w:ind w:firstLine="540" w:firstLineChars="300"/>
              <w:jc w:val="right"/>
              <w:rPr>
                <w:rFonts w:eastAsia="Times New Roman" w:asciiTheme="minorHAnsi" w:hAnsiTheme="minorHAnsi" w:cstheme="minorHAnsi"/>
                <w:sz w:val="18"/>
                <w:szCs w:val="18"/>
                <w:lang w:eastAsia="es-CO"/>
              </w:rPr>
            </w:pPr>
            <w:r w:rsidRPr="00A40D4F">
              <w:rPr>
                <w:rFonts w:eastAsia="Times New Roman" w:asciiTheme="minorHAnsi" w:hAnsiTheme="minorHAnsi" w:cstheme="minorHAnsi"/>
                <w:sz w:val="18"/>
                <w:szCs w:val="18"/>
                <w:lang w:eastAsia="es-CO"/>
              </w:rPr>
              <w:t>954.855.502</w:t>
            </w:r>
          </w:p>
        </w:tc>
      </w:tr>
      <w:tr w:rsidRPr="00A40D4F" w:rsidR="000510D8" w:rsidTr="00A40D4F" w14:paraId="43A559E0" w14:textId="77777777">
        <w:trPr>
          <w:trHeight w:val="300"/>
          <w:jc w:val="center"/>
        </w:trPr>
        <w:tc>
          <w:tcPr>
            <w:tcW w:w="0" w:type="auto"/>
            <w:shd w:val="clear" w:color="auto" w:fill="auto"/>
            <w:noWrap/>
            <w:vAlign w:val="bottom"/>
            <w:hideMark/>
          </w:tcPr>
          <w:p w:rsidRPr="00A40D4F" w:rsidR="000510D8" w:rsidP="000510D8" w:rsidRDefault="000510D8" w14:paraId="01F46CC1" w14:textId="77777777">
            <w:pPr>
              <w:spacing w:after="0" w:line="240" w:lineRule="auto"/>
              <w:jc w:val="left"/>
              <w:rPr>
                <w:rFonts w:eastAsia="Times New Roman" w:asciiTheme="minorHAnsi" w:hAnsiTheme="minorHAnsi" w:cstheme="minorHAnsi"/>
                <w:b/>
                <w:bCs/>
                <w:color w:val="000000"/>
                <w:sz w:val="18"/>
                <w:szCs w:val="18"/>
                <w:lang w:eastAsia="es-CO"/>
              </w:rPr>
            </w:pPr>
            <w:r w:rsidRPr="00A40D4F">
              <w:rPr>
                <w:rFonts w:eastAsia="Times New Roman" w:asciiTheme="minorHAnsi" w:hAnsiTheme="minorHAnsi" w:cstheme="minorHAnsi"/>
                <w:b/>
                <w:bCs/>
                <w:color w:val="000000"/>
                <w:sz w:val="18"/>
                <w:szCs w:val="18"/>
                <w:lang w:eastAsia="es-CO"/>
              </w:rPr>
              <w:t>Endeudamiento 2036</w:t>
            </w:r>
          </w:p>
        </w:tc>
        <w:tc>
          <w:tcPr>
            <w:tcW w:w="0" w:type="auto"/>
            <w:shd w:val="clear" w:color="auto" w:fill="auto"/>
            <w:noWrap/>
            <w:vAlign w:val="center"/>
            <w:hideMark/>
          </w:tcPr>
          <w:p w:rsidRPr="00A40D4F" w:rsidR="000510D8" w:rsidP="000510D8" w:rsidRDefault="000510D8" w14:paraId="18FCE016" w14:textId="77777777">
            <w:pPr>
              <w:spacing w:after="0" w:line="240" w:lineRule="auto"/>
              <w:jc w:val="center"/>
              <w:rPr>
                <w:rFonts w:eastAsia="Times New Roman" w:asciiTheme="minorHAnsi" w:hAnsiTheme="minorHAnsi" w:cstheme="minorHAnsi"/>
                <w:color w:val="000000"/>
                <w:sz w:val="18"/>
                <w:szCs w:val="18"/>
                <w:lang w:eastAsia="es-CO"/>
              </w:rPr>
            </w:pPr>
            <w:r w:rsidRPr="00A40D4F">
              <w:rPr>
                <w:rFonts w:eastAsia="Times New Roman" w:asciiTheme="minorHAnsi" w:hAnsiTheme="minorHAnsi" w:cstheme="minorHAnsi"/>
                <w:color w:val="000000"/>
                <w:sz w:val="18"/>
                <w:szCs w:val="18"/>
                <w:lang w:eastAsia="es-CO"/>
              </w:rPr>
              <w:t>%</w:t>
            </w:r>
          </w:p>
        </w:tc>
        <w:tc>
          <w:tcPr>
            <w:tcW w:w="0" w:type="auto"/>
            <w:shd w:val="clear" w:color="auto" w:fill="auto"/>
            <w:noWrap/>
            <w:vAlign w:val="center"/>
            <w:hideMark/>
          </w:tcPr>
          <w:p w:rsidRPr="00A40D4F" w:rsidR="000510D8" w:rsidP="000510D8" w:rsidRDefault="000510D8" w14:paraId="382D79C5" w14:textId="77777777">
            <w:pPr>
              <w:spacing w:after="0" w:line="240" w:lineRule="auto"/>
              <w:ind w:firstLine="540" w:firstLineChars="300"/>
              <w:jc w:val="right"/>
              <w:rPr>
                <w:rFonts w:eastAsia="Times New Roman" w:asciiTheme="minorHAnsi" w:hAnsiTheme="minorHAnsi" w:cstheme="minorHAnsi"/>
                <w:sz w:val="18"/>
                <w:szCs w:val="18"/>
                <w:lang w:eastAsia="es-CO"/>
              </w:rPr>
            </w:pPr>
            <w:r w:rsidRPr="00A40D4F">
              <w:rPr>
                <w:rFonts w:eastAsia="Times New Roman" w:asciiTheme="minorHAnsi" w:hAnsiTheme="minorHAnsi" w:cstheme="minorHAnsi"/>
                <w:sz w:val="18"/>
                <w:szCs w:val="18"/>
                <w:lang w:eastAsia="es-CO"/>
              </w:rPr>
              <w:t>100%</w:t>
            </w:r>
          </w:p>
        </w:tc>
      </w:tr>
    </w:tbl>
    <w:p w:rsidR="009C69F5" w:rsidP="009C69F5" w:rsidRDefault="009C69F5" w14:paraId="08DC1084" w14:textId="1BB3E542">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009C69F5" w:rsidP="009C69F5" w:rsidRDefault="00CF22A1" w14:paraId="5F6ED1AB" w14:textId="3E0525A5">
      <w:r>
        <w:t>Como resultado del escenario Normal case</w:t>
      </w:r>
      <w:r w:rsidR="00697D9F">
        <w:t>, obtenemos un promedio anual de EBITDA</w:t>
      </w:r>
      <w:r w:rsidR="006D2A7D">
        <w:t xml:space="preserve"> y utilidad operacional </w:t>
      </w:r>
      <w:r w:rsidR="00697D9F">
        <w:t>de USD 83,6</w:t>
      </w:r>
      <w:r w:rsidR="00AD4FE3">
        <w:t xml:space="preserve"> y USD 110,1 millones negativo</w:t>
      </w:r>
      <w:r w:rsidR="00EA21EE">
        <w:t xml:space="preserve"> respectivamente</w:t>
      </w:r>
      <w:r w:rsidR="00AD4FE3">
        <w:t>, resultado que muestra la necesidad de a</w:t>
      </w:r>
      <w:r w:rsidR="000510D8">
        <w:t xml:space="preserve">plicar acciones de mejora </w:t>
      </w:r>
      <w:r w:rsidR="00EA21EE">
        <w:t>en la sostenibilidad financiera de</w:t>
      </w:r>
      <w:r w:rsidR="000510D8">
        <w:t xml:space="preserve"> ANDA.</w:t>
      </w:r>
    </w:p>
    <w:p w:rsidR="00966144" w:rsidP="009C69F5" w:rsidRDefault="00966144" w14:paraId="6681EFE0" w14:textId="1E1ACD67">
      <w:r>
        <w:t xml:space="preserve">El resultado en conjunto de las transferencias y los desembolsos </w:t>
      </w:r>
      <w:r w:rsidR="0001068D">
        <w:t xml:space="preserve">es de USD 202,1 millones promedio anual, </w:t>
      </w:r>
      <w:r w:rsidR="00B60C21">
        <w:t xml:space="preserve">resultado que refleja la pronunciada dependencia de ANDA </w:t>
      </w:r>
      <w:r w:rsidR="00EB4FD1">
        <w:t>en sus transferencias siendo estas el 68,4% de</w:t>
      </w:r>
      <w:r w:rsidR="003A7A3B">
        <w:t xml:space="preserve"> los requerimientos de fondos.</w:t>
      </w:r>
    </w:p>
    <w:p w:rsidR="009A69CC" w:rsidP="009A69CC" w:rsidRDefault="003A7A3B" w14:paraId="6237D3A4" w14:textId="2DC9B7C7">
      <w:r>
        <w:t>Al año 2036 ANDA alcanzar</w:t>
      </w:r>
      <w:r w:rsidR="00384775">
        <w:t>á</w:t>
      </w:r>
      <w:r>
        <w:t xml:space="preserve"> un saldo de deuda de USD 954,9 millones </w:t>
      </w:r>
      <w:r w:rsidR="009E188E">
        <w:t>y un nivel de endeudamiento del 100%.</w:t>
      </w:r>
    </w:p>
    <w:p w:rsidRPr="009A779F" w:rsidR="009A779F" w:rsidP="009A779F" w:rsidRDefault="009A779F" w14:paraId="31826C84" w14:textId="2CD6FA46">
      <w:pPr>
        <w:pStyle w:val="Caption"/>
        <w:rPr>
          <w:rFonts w:cstheme="majorHAnsi"/>
          <w:sz w:val="22"/>
          <w:szCs w:val="22"/>
        </w:rPr>
      </w:pPr>
      <w:bookmarkStart w:name="_Toc104306551" w:id="122"/>
      <w:r w:rsidRPr="009A779F">
        <w:rPr>
          <w:rFonts w:cstheme="majorHAnsi"/>
          <w:sz w:val="22"/>
          <w:szCs w:val="22"/>
        </w:rPr>
        <w:t xml:space="preserve">Gráfica </w:t>
      </w:r>
      <w:r w:rsidRPr="009A779F">
        <w:rPr>
          <w:rFonts w:cstheme="majorHAnsi"/>
          <w:sz w:val="22"/>
          <w:szCs w:val="22"/>
        </w:rPr>
        <w:fldChar w:fldCharType="begin"/>
      </w:r>
      <w:r w:rsidRPr="009A779F">
        <w:rPr>
          <w:rFonts w:cstheme="majorHAnsi"/>
          <w:sz w:val="22"/>
          <w:szCs w:val="22"/>
        </w:rPr>
        <w:instrText xml:space="preserve"> SEQ Gráfica \* ARABIC </w:instrText>
      </w:r>
      <w:r w:rsidRPr="009A779F">
        <w:rPr>
          <w:rFonts w:cstheme="majorHAnsi"/>
          <w:sz w:val="22"/>
          <w:szCs w:val="22"/>
        </w:rPr>
        <w:fldChar w:fldCharType="separate"/>
      </w:r>
      <w:r w:rsidR="00EE6E9B">
        <w:rPr>
          <w:rFonts w:cstheme="majorHAnsi"/>
          <w:noProof/>
          <w:sz w:val="22"/>
          <w:szCs w:val="22"/>
        </w:rPr>
        <w:t>16</w:t>
      </w:r>
      <w:r w:rsidRPr="009A779F">
        <w:rPr>
          <w:rFonts w:cstheme="majorHAnsi"/>
          <w:sz w:val="22"/>
          <w:szCs w:val="22"/>
        </w:rPr>
        <w:fldChar w:fldCharType="end"/>
      </w:r>
      <w:r w:rsidR="00682BC4">
        <w:rPr>
          <w:rFonts w:cstheme="majorHAnsi"/>
          <w:sz w:val="22"/>
          <w:szCs w:val="22"/>
        </w:rPr>
        <w:t xml:space="preserve"> Resultados Normal case</w:t>
      </w:r>
      <w:r w:rsidR="00EE2CC8">
        <w:rPr>
          <w:rFonts w:cstheme="majorHAnsi"/>
          <w:sz w:val="22"/>
          <w:szCs w:val="22"/>
        </w:rPr>
        <w:t xml:space="preserve"> Ing</w:t>
      </w:r>
      <w:r w:rsidR="00F07651">
        <w:rPr>
          <w:rFonts w:cstheme="majorHAnsi"/>
          <w:sz w:val="22"/>
          <w:szCs w:val="22"/>
        </w:rPr>
        <w:t>resos operacionales</w:t>
      </w:r>
      <w:r w:rsidR="00F470F7">
        <w:rPr>
          <w:rFonts w:cstheme="majorHAnsi"/>
          <w:sz w:val="22"/>
          <w:szCs w:val="22"/>
        </w:rPr>
        <w:t>,</w:t>
      </w:r>
      <w:r w:rsidR="00F07651">
        <w:rPr>
          <w:rFonts w:cstheme="majorHAnsi"/>
          <w:sz w:val="22"/>
          <w:szCs w:val="22"/>
        </w:rPr>
        <w:t xml:space="preserve"> costos y gastos de operación</w:t>
      </w:r>
      <w:r w:rsidR="005C4DFE">
        <w:rPr>
          <w:rFonts w:cstheme="majorHAnsi"/>
          <w:sz w:val="22"/>
          <w:szCs w:val="22"/>
        </w:rPr>
        <w:t xml:space="preserve"> y</w:t>
      </w:r>
      <w:r w:rsidR="00682BC4">
        <w:rPr>
          <w:rFonts w:cstheme="majorHAnsi"/>
          <w:sz w:val="22"/>
          <w:szCs w:val="22"/>
        </w:rPr>
        <w:t xml:space="preserve"> EBITDA</w:t>
      </w:r>
      <w:r w:rsidR="005C4DFE">
        <w:rPr>
          <w:rFonts w:cstheme="majorHAnsi"/>
          <w:sz w:val="22"/>
          <w:szCs w:val="22"/>
        </w:rPr>
        <w:t xml:space="preserve"> </w:t>
      </w:r>
      <w:r w:rsidR="004571BE">
        <w:rPr>
          <w:rFonts w:cstheme="majorHAnsi"/>
          <w:sz w:val="22"/>
          <w:szCs w:val="22"/>
        </w:rPr>
        <w:br/>
      </w:r>
      <w:r w:rsidR="004571BE">
        <w:rPr>
          <w:rFonts w:cstheme="majorHAnsi"/>
          <w:sz w:val="22"/>
          <w:szCs w:val="22"/>
        </w:rPr>
        <w:t>Millones en</w:t>
      </w:r>
      <w:r w:rsidRPr="006A2293" w:rsidR="004571BE">
        <w:rPr>
          <w:rFonts w:cstheme="majorHAnsi"/>
          <w:sz w:val="22"/>
          <w:szCs w:val="22"/>
        </w:rPr>
        <w:t xml:space="preserve"> dólares (USD)</w:t>
      </w:r>
      <w:r w:rsidR="004571BE">
        <w:rPr>
          <w:rFonts w:cstheme="majorHAnsi"/>
          <w:sz w:val="22"/>
          <w:szCs w:val="22"/>
        </w:rPr>
        <w:t xml:space="preserve"> corrientes</w:t>
      </w:r>
      <w:bookmarkEnd w:id="122"/>
    </w:p>
    <w:p w:rsidR="007E529B" w:rsidP="009A69CC" w:rsidRDefault="007E529B" w14:paraId="1205CCAC" w14:textId="75E44784">
      <w:r>
        <w:rPr>
          <w:noProof/>
        </w:rPr>
        <w:drawing>
          <wp:inline distT="0" distB="0" distL="0" distR="0" wp14:anchorId="51989135" wp14:editId="0D73F97D">
            <wp:extent cx="5573865" cy="2305879"/>
            <wp:effectExtent l="0" t="0" r="8255" b="0"/>
            <wp:docPr id="41" name="Gráfico 41">
              <a:extLst xmlns:a="http://schemas.openxmlformats.org/drawingml/2006/main">
                <a:ext uri="{FF2B5EF4-FFF2-40B4-BE49-F238E27FC236}">
                  <a16:creationId xmlns:a16="http://schemas.microsoft.com/office/drawing/2014/main" id="{A73FBAEE-C70E-46D0-B688-6827E8A807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p w:rsidR="009A779F" w:rsidP="009A779F" w:rsidRDefault="009A779F" w14:paraId="50A24E09" w14:textId="77777777">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00162BE8" w:rsidP="009A69CC" w:rsidRDefault="004E3275" w14:paraId="0A6CC699" w14:textId="64D536CD">
      <w:r>
        <w:t xml:space="preserve">Los ingresos operacionales </w:t>
      </w:r>
      <w:r w:rsidR="002B20DC">
        <w:t xml:space="preserve">de ANDA </w:t>
      </w:r>
      <w:r w:rsidR="00E36F52">
        <w:t xml:space="preserve">son de USD 143,1 millones promedio anual y sus costos y gastos son </w:t>
      </w:r>
      <w:r w:rsidR="0075740F">
        <w:t xml:space="preserve">de USD 226,8 millones promedio anual, </w:t>
      </w:r>
      <w:r w:rsidR="00014041">
        <w:t xml:space="preserve">siendo evidente que ANDA no puede cubrir el 100% de sus costos y gastos operacionales con </w:t>
      </w:r>
      <w:r w:rsidR="00DB11D3">
        <w:t>sus ingresos</w:t>
      </w:r>
      <w:r w:rsidR="00A40D4F">
        <w:t xml:space="preserve"> a</w:t>
      </w:r>
      <w:r w:rsidR="00DB11D3">
        <w:t>l no cubrir sus costos y gastos de operación ANDA presenta un EBITDA negativo durante la proyección realizada por el modelo (USD</w:t>
      </w:r>
      <w:r w:rsidR="00955B5B">
        <w:t xml:space="preserve"> 83,6 millones promedio anual).</w:t>
      </w:r>
    </w:p>
    <w:p w:rsidR="00EE6E9B" w:rsidP="006E7B7F" w:rsidRDefault="00EE6E9B" w14:paraId="7F882473" w14:textId="0EE45110">
      <w:pPr>
        <w:pStyle w:val="Caption"/>
      </w:pPr>
      <w:bookmarkStart w:name="_Toc104306552" w:id="123"/>
      <w:r w:rsidRPr="006E7B7F">
        <w:rPr>
          <w:rFonts w:cstheme="majorHAnsi"/>
          <w:sz w:val="22"/>
          <w:szCs w:val="22"/>
        </w:rPr>
        <w:t xml:space="preserve">Gráfica </w:t>
      </w:r>
      <w:r w:rsidRPr="006E7B7F">
        <w:rPr>
          <w:rFonts w:cstheme="majorHAnsi"/>
          <w:sz w:val="22"/>
          <w:szCs w:val="22"/>
        </w:rPr>
        <w:fldChar w:fldCharType="begin"/>
      </w:r>
      <w:r w:rsidRPr="006E7B7F">
        <w:rPr>
          <w:rFonts w:cstheme="majorHAnsi"/>
          <w:sz w:val="22"/>
          <w:szCs w:val="22"/>
        </w:rPr>
        <w:instrText xml:space="preserve"> SEQ Gráfica \* ARABIC </w:instrText>
      </w:r>
      <w:r w:rsidRPr="006E7B7F">
        <w:rPr>
          <w:rFonts w:cstheme="majorHAnsi"/>
          <w:sz w:val="22"/>
          <w:szCs w:val="22"/>
        </w:rPr>
        <w:fldChar w:fldCharType="separate"/>
      </w:r>
      <w:r w:rsidRPr="006E7B7F">
        <w:rPr>
          <w:rFonts w:cstheme="majorHAnsi"/>
          <w:sz w:val="22"/>
          <w:szCs w:val="22"/>
        </w:rPr>
        <w:t>17</w:t>
      </w:r>
      <w:r w:rsidRPr="006E7B7F">
        <w:rPr>
          <w:rFonts w:cstheme="majorHAnsi"/>
          <w:sz w:val="22"/>
          <w:szCs w:val="22"/>
        </w:rPr>
        <w:fldChar w:fldCharType="end"/>
      </w:r>
      <w:r w:rsidRPr="006E7B7F" w:rsidR="006E7B7F">
        <w:rPr>
          <w:rFonts w:cstheme="majorHAnsi"/>
          <w:sz w:val="22"/>
          <w:szCs w:val="22"/>
        </w:rPr>
        <w:t xml:space="preserve"> </w:t>
      </w:r>
      <w:r w:rsidR="006E7B7F">
        <w:rPr>
          <w:rFonts w:cstheme="majorHAnsi"/>
          <w:sz w:val="22"/>
          <w:szCs w:val="22"/>
        </w:rPr>
        <w:t xml:space="preserve">Resultados Normal case </w:t>
      </w:r>
      <w:r w:rsidR="00DA1B7A">
        <w:rPr>
          <w:rFonts w:cstheme="majorHAnsi"/>
          <w:sz w:val="22"/>
          <w:szCs w:val="22"/>
        </w:rPr>
        <w:t>financiación</w:t>
      </w:r>
      <w:r w:rsidR="009829C0">
        <w:rPr>
          <w:rFonts w:cstheme="majorHAnsi"/>
          <w:sz w:val="22"/>
          <w:szCs w:val="22"/>
        </w:rPr>
        <w:t xml:space="preserve"> requerida y </w:t>
      </w:r>
      <w:r w:rsidR="00DA1B7A">
        <w:rPr>
          <w:rFonts w:cstheme="majorHAnsi"/>
          <w:sz w:val="22"/>
          <w:szCs w:val="22"/>
        </w:rPr>
        <w:t>flujo de inversión total</w:t>
      </w:r>
      <w:r w:rsidR="006E7B7F">
        <w:rPr>
          <w:rFonts w:cstheme="majorHAnsi"/>
          <w:sz w:val="22"/>
          <w:szCs w:val="22"/>
        </w:rPr>
        <w:t xml:space="preserve"> </w:t>
      </w:r>
      <w:r w:rsidR="006E7B7F">
        <w:rPr>
          <w:rFonts w:cstheme="majorHAnsi"/>
          <w:sz w:val="22"/>
          <w:szCs w:val="22"/>
        </w:rPr>
        <w:br/>
      </w:r>
      <w:r w:rsidR="006E7B7F">
        <w:rPr>
          <w:rFonts w:cstheme="majorHAnsi"/>
          <w:sz w:val="22"/>
          <w:szCs w:val="22"/>
        </w:rPr>
        <w:t>Millones en</w:t>
      </w:r>
      <w:r w:rsidRPr="006A2293" w:rsidR="006E7B7F">
        <w:rPr>
          <w:rFonts w:cstheme="majorHAnsi"/>
          <w:sz w:val="22"/>
          <w:szCs w:val="22"/>
        </w:rPr>
        <w:t xml:space="preserve"> dólares (USD)</w:t>
      </w:r>
      <w:r w:rsidR="006E7B7F">
        <w:rPr>
          <w:rFonts w:cstheme="majorHAnsi"/>
          <w:sz w:val="22"/>
          <w:szCs w:val="22"/>
        </w:rPr>
        <w:t xml:space="preserve"> corrientes</w:t>
      </w:r>
      <w:bookmarkEnd w:id="123"/>
    </w:p>
    <w:p w:rsidR="00EB6DDC" w:rsidP="009A69CC" w:rsidRDefault="00EB6DDC" w14:paraId="72F11F51" w14:textId="0EF76307"/>
    <w:p w:rsidRPr="009A69CC" w:rsidR="007E529B" w:rsidP="009A69CC" w:rsidRDefault="007E529B" w14:paraId="7E64F864" w14:textId="528CADC5">
      <w:r>
        <w:rPr>
          <w:noProof/>
        </w:rPr>
        <w:lastRenderedPageBreak/>
        <w:drawing>
          <wp:inline distT="0" distB="0" distL="0" distR="0" wp14:anchorId="79F3376E" wp14:editId="6579DBF0">
            <wp:extent cx="5612130" cy="2205990"/>
            <wp:effectExtent l="0" t="0" r="0" b="0"/>
            <wp:docPr id="43" name="Gráfico 43">
              <a:extLst xmlns:a="http://schemas.openxmlformats.org/drawingml/2006/main">
                <a:ext uri="{FF2B5EF4-FFF2-40B4-BE49-F238E27FC236}">
                  <a16:creationId xmlns:a16="http://schemas.microsoft.com/office/drawing/2014/main" id="{05C6FF3C-1DAC-4122-A4EC-A5DB9F9284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rsidR="00EE6E9B" w:rsidP="00EE6E9B" w:rsidRDefault="00EE6E9B" w14:paraId="0B706C65" w14:textId="77777777">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00826B30" w:rsidP="00C54586" w:rsidRDefault="00771FEF" w14:paraId="7FF096A7" w14:textId="754B3EC5">
      <w:r>
        <w:t xml:space="preserve">La financiación requerida </w:t>
      </w:r>
      <w:r w:rsidR="006E4F0B">
        <w:t>durante el horizonte del modelo es de USD 63,9 millones</w:t>
      </w:r>
      <w:r w:rsidR="00D87332">
        <w:t xml:space="preserve"> promedio anual. </w:t>
      </w:r>
      <w:r w:rsidRPr="00D87332" w:rsidR="00D87332">
        <w:t>Se realiza un promedio anual de inversiones en</w:t>
      </w:r>
      <w:r w:rsidRPr="00D87332" w:rsidR="007077F8">
        <w:t xml:space="preserve"> </w:t>
      </w:r>
      <w:r w:rsidRPr="00D87332" w:rsidR="00D87332">
        <w:t xml:space="preserve">USD </w:t>
      </w:r>
      <w:r w:rsidRPr="00D87332" w:rsidR="007077F8">
        <w:t>38,9 millones</w:t>
      </w:r>
      <w:r w:rsidRPr="00D87332" w:rsidR="00D87332">
        <w:t xml:space="preserve"> </w:t>
      </w:r>
      <w:r w:rsidRPr="00D87332" w:rsidR="0044393E">
        <w:t xml:space="preserve">incluyendo </w:t>
      </w:r>
      <w:r w:rsidRPr="00D87332" w:rsidR="009902EB">
        <w:t xml:space="preserve">las donaciones recibidas por </w:t>
      </w:r>
      <w:r w:rsidRPr="00D87332" w:rsidR="006872D5">
        <w:t>el Banco Centroamericano de Integración</w:t>
      </w:r>
      <w:r w:rsidRPr="006872D5" w:rsidR="006872D5">
        <w:t xml:space="preserve"> Económica </w:t>
      </w:r>
      <w:r w:rsidR="006872D5">
        <w:t>(</w:t>
      </w:r>
      <w:r w:rsidRPr="006872D5" w:rsidR="006872D5">
        <w:t>BCIE</w:t>
      </w:r>
      <w:r w:rsidR="006872D5">
        <w:t>) y las inversiones del fondo general</w:t>
      </w:r>
      <w:r w:rsidR="009A1529">
        <w:t xml:space="preserve">. El nivel de inversiones de ANDA es </w:t>
      </w:r>
      <w:r w:rsidR="00271ECB">
        <w:t>presentando</w:t>
      </w:r>
      <w:r w:rsidR="009A1529">
        <w:t xml:space="preserve"> </w:t>
      </w:r>
      <w:r w:rsidR="00F83605">
        <w:t xml:space="preserve">USD 41,2 </w:t>
      </w:r>
      <w:r w:rsidR="00AA6DF9">
        <w:t>dólares</w:t>
      </w:r>
      <w:r w:rsidR="00F83605">
        <w:t xml:space="preserve"> </w:t>
      </w:r>
      <w:r w:rsidR="00AA6DF9">
        <w:t>de inversión por suscriptor anual.</w:t>
      </w:r>
    </w:p>
    <w:p w:rsidR="00AA6DF9" w:rsidP="00C54586" w:rsidRDefault="00AA6DF9" w14:paraId="1D1E7FE6" w14:textId="1C6E9B87">
      <w:r>
        <w:t>Nota</w:t>
      </w:r>
      <w:r w:rsidR="00EE55DB">
        <w:t>:</w:t>
      </w:r>
      <w:r w:rsidR="00E73921">
        <w:t xml:space="preserve"> </w:t>
      </w:r>
      <w:r w:rsidR="00724237">
        <w:t>F</w:t>
      </w:r>
      <w:r w:rsidR="00EE55DB">
        <w:t>lujo de caja</w:t>
      </w:r>
      <w:r w:rsidR="00724237">
        <w:t xml:space="preserve"> (</w:t>
      </w:r>
      <w:r w:rsidR="006A6438">
        <w:fldChar w:fldCharType="begin"/>
      </w:r>
      <w:r w:rsidR="006A6438">
        <w:instrText xml:space="preserve"> REF _Ref103963733 \h </w:instrText>
      </w:r>
      <w:r w:rsidR="006A6438">
        <w:fldChar w:fldCharType="separate"/>
      </w:r>
      <w:r w:rsidRPr="00D9571F" w:rsidR="006A6438">
        <w:rPr>
          <w:rFonts w:cstheme="majorHAnsi"/>
        </w:rPr>
        <w:t xml:space="preserve">Anexo </w:t>
      </w:r>
      <w:r w:rsidR="006A6438">
        <w:rPr>
          <w:rFonts w:cstheme="majorHAnsi"/>
          <w:noProof/>
        </w:rPr>
        <w:t>3</w:t>
      </w:r>
      <w:r w:rsidR="006A6438">
        <w:fldChar w:fldCharType="end"/>
      </w:r>
      <w:r w:rsidR="006A6438">
        <w:t>)</w:t>
      </w:r>
      <w:r w:rsidR="00EE55DB">
        <w:t>, balance general</w:t>
      </w:r>
      <w:r w:rsidR="006A6438">
        <w:t xml:space="preserve"> (</w:t>
      </w:r>
      <w:r w:rsidR="006A6438">
        <w:fldChar w:fldCharType="begin"/>
      </w:r>
      <w:r w:rsidR="006A6438">
        <w:instrText xml:space="preserve"> REF _Ref103963748 \h </w:instrText>
      </w:r>
      <w:r w:rsidR="006A6438">
        <w:fldChar w:fldCharType="separate"/>
      </w:r>
      <w:r w:rsidRPr="00BE160F" w:rsidR="006A6438">
        <w:rPr>
          <w:rFonts w:cstheme="majorHAnsi"/>
        </w:rPr>
        <w:t xml:space="preserve">Anexo </w:t>
      </w:r>
      <w:r w:rsidR="006A6438">
        <w:rPr>
          <w:rFonts w:cstheme="majorHAnsi"/>
          <w:noProof/>
        </w:rPr>
        <w:t>4</w:t>
      </w:r>
      <w:r w:rsidR="006A6438">
        <w:fldChar w:fldCharType="end"/>
      </w:r>
      <w:r w:rsidR="006A6438">
        <w:t>)</w:t>
      </w:r>
      <w:r w:rsidR="00EE55DB">
        <w:t xml:space="preserve"> y estado de resultados</w:t>
      </w:r>
      <w:r w:rsidR="00E73921">
        <w:t xml:space="preserve"> </w:t>
      </w:r>
      <w:r w:rsidR="002F76F1">
        <w:t>(</w:t>
      </w:r>
      <w:r w:rsidR="002F76F1">
        <w:fldChar w:fldCharType="begin"/>
      </w:r>
      <w:r w:rsidR="002F76F1">
        <w:instrText xml:space="preserve"> REF _Ref103963787 \h </w:instrText>
      </w:r>
      <w:r w:rsidR="002F76F1">
        <w:fldChar w:fldCharType="separate"/>
      </w:r>
      <w:r w:rsidRPr="00566330" w:rsidR="002F76F1">
        <w:rPr>
          <w:rFonts w:cstheme="majorHAnsi"/>
        </w:rPr>
        <w:t xml:space="preserve">Anexo </w:t>
      </w:r>
      <w:r w:rsidR="002F76F1">
        <w:rPr>
          <w:rFonts w:cstheme="majorHAnsi"/>
          <w:noProof/>
        </w:rPr>
        <w:t>5</w:t>
      </w:r>
      <w:r w:rsidR="002F76F1">
        <w:fldChar w:fldCharType="end"/>
      </w:r>
      <w:r w:rsidR="002F76F1">
        <w:t>).</w:t>
      </w:r>
    </w:p>
    <w:p w:rsidR="00AA6DF9" w:rsidP="00AA6DF9" w:rsidRDefault="00AA6DF9" w14:paraId="70DBEFD2" w14:textId="447D959D">
      <w:pPr>
        <w:pStyle w:val="Heading3"/>
      </w:pPr>
      <w:bookmarkStart w:name="_Toc104886493" w:id="124"/>
      <w:r>
        <w:t>Resultados Base case</w:t>
      </w:r>
      <w:bookmarkEnd w:id="124"/>
    </w:p>
    <w:p w:rsidRPr="00553934" w:rsidR="00AA6DF9" w:rsidP="00AA6DF9" w:rsidRDefault="00AA6DF9" w14:paraId="43C2320B" w14:textId="6C20D415">
      <w:r>
        <w:t xml:space="preserve">En esta sección se detallan los resultados presentados en el escenarios de </w:t>
      </w:r>
      <w:r w:rsidR="007F293C">
        <w:t>Base</w:t>
      </w:r>
      <w:r>
        <w:t xml:space="preserve"> case producto del modelo financiero desarrollado para ANDA:</w:t>
      </w:r>
    </w:p>
    <w:p w:rsidRPr="009C69F5" w:rsidR="00AA6DF9" w:rsidP="00AA6DF9" w:rsidRDefault="00AA6DF9" w14:paraId="0C06A3B2" w14:textId="342E3913">
      <w:pPr>
        <w:pStyle w:val="Caption"/>
        <w:rPr>
          <w:rFonts w:cstheme="majorHAnsi"/>
          <w:sz w:val="22"/>
          <w:szCs w:val="22"/>
        </w:rPr>
      </w:pPr>
      <w:bookmarkStart w:name="_Toc104306535" w:id="125"/>
      <w:r w:rsidRPr="009C69F5">
        <w:rPr>
          <w:rFonts w:cstheme="majorHAnsi"/>
          <w:sz w:val="22"/>
          <w:szCs w:val="22"/>
        </w:rPr>
        <w:t xml:space="preserve">Tabla </w:t>
      </w:r>
      <w:r w:rsidRPr="009C69F5">
        <w:rPr>
          <w:rFonts w:cstheme="majorHAnsi"/>
          <w:sz w:val="22"/>
          <w:szCs w:val="22"/>
        </w:rPr>
        <w:fldChar w:fldCharType="begin"/>
      </w:r>
      <w:r w:rsidRPr="009C69F5">
        <w:rPr>
          <w:rFonts w:cstheme="majorHAnsi"/>
          <w:sz w:val="22"/>
          <w:szCs w:val="22"/>
        </w:rPr>
        <w:instrText xml:space="preserve"> SEQ Tabla \* ARABIC </w:instrText>
      </w:r>
      <w:r w:rsidRPr="009C69F5">
        <w:rPr>
          <w:rFonts w:cstheme="majorHAnsi"/>
          <w:sz w:val="22"/>
          <w:szCs w:val="22"/>
        </w:rPr>
        <w:fldChar w:fldCharType="separate"/>
      </w:r>
      <w:r w:rsidR="008F06E6">
        <w:rPr>
          <w:rFonts w:cstheme="majorHAnsi"/>
          <w:noProof/>
          <w:sz w:val="22"/>
          <w:szCs w:val="22"/>
        </w:rPr>
        <w:t>37</w:t>
      </w:r>
      <w:r w:rsidRPr="009C69F5">
        <w:rPr>
          <w:rFonts w:cstheme="majorHAnsi"/>
          <w:sz w:val="22"/>
          <w:szCs w:val="22"/>
        </w:rPr>
        <w:fldChar w:fldCharType="end"/>
      </w:r>
      <w:r>
        <w:rPr>
          <w:rFonts w:cstheme="majorHAnsi"/>
          <w:sz w:val="22"/>
          <w:szCs w:val="22"/>
        </w:rPr>
        <w:t xml:space="preserve"> Principales resultados </w:t>
      </w:r>
      <w:r w:rsidR="002D462E">
        <w:rPr>
          <w:rFonts w:cstheme="majorHAnsi"/>
          <w:sz w:val="22"/>
          <w:szCs w:val="22"/>
        </w:rPr>
        <w:t xml:space="preserve">Base </w:t>
      </w:r>
      <w:r>
        <w:rPr>
          <w:rFonts w:cstheme="majorHAnsi"/>
          <w:sz w:val="22"/>
          <w:szCs w:val="22"/>
        </w:rPr>
        <w:t>case</w:t>
      </w:r>
      <w:bookmarkEnd w:id="125"/>
    </w:p>
    <w:tbl>
      <w:tblPr>
        <w:tblW w:w="6680" w:type="dxa"/>
        <w:jc w:val="center"/>
        <w:tblCellMar>
          <w:left w:w="70" w:type="dxa"/>
          <w:right w:w="70" w:type="dxa"/>
        </w:tblCellMar>
        <w:tblLook w:val="04A0" w:firstRow="1" w:lastRow="0" w:firstColumn="1" w:lastColumn="0" w:noHBand="0" w:noVBand="1"/>
      </w:tblPr>
      <w:tblGrid>
        <w:gridCol w:w="4248"/>
        <w:gridCol w:w="681"/>
        <w:gridCol w:w="1751"/>
      </w:tblGrid>
      <w:tr w:rsidRPr="003B1390" w:rsidR="007F0FEB" w:rsidTr="004E4A89" w14:paraId="3657F406" w14:textId="77777777">
        <w:trPr>
          <w:trHeight w:val="246"/>
          <w:jc w:val="center"/>
        </w:trPr>
        <w:tc>
          <w:tcPr>
            <w:tcW w:w="4248" w:type="dxa"/>
            <w:tcBorders>
              <w:top w:val="single" w:color="auto" w:sz="4" w:space="0"/>
              <w:left w:val="single" w:color="auto" w:sz="4" w:space="0"/>
              <w:bottom w:val="single" w:color="auto" w:sz="4" w:space="0"/>
              <w:right w:val="single" w:color="auto" w:sz="4" w:space="0"/>
            </w:tcBorders>
            <w:shd w:val="clear" w:color="000000" w:fill="1F497D"/>
            <w:noWrap/>
            <w:vAlign w:val="center"/>
            <w:hideMark/>
          </w:tcPr>
          <w:p w:rsidRPr="003B1390" w:rsidR="00AA6DF9" w:rsidP="001A25DC" w:rsidRDefault="00AA6DF9" w14:paraId="75C29304" w14:textId="77777777">
            <w:pPr>
              <w:spacing w:after="0" w:line="240" w:lineRule="auto"/>
              <w:jc w:val="center"/>
              <w:rPr>
                <w:rFonts w:eastAsia="Times New Roman" w:asciiTheme="minorHAnsi" w:hAnsiTheme="minorHAnsi" w:cstheme="minorHAnsi"/>
                <w:b/>
                <w:bCs/>
                <w:color w:val="FFFFFF"/>
                <w:sz w:val="18"/>
                <w:szCs w:val="18"/>
                <w:lang w:eastAsia="es-CO"/>
              </w:rPr>
            </w:pPr>
            <w:r w:rsidRPr="003B1390">
              <w:rPr>
                <w:rFonts w:eastAsia="Times New Roman" w:asciiTheme="minorHAnsi" w:hAnsiTheme="minorHAnsi" w:cstheme="minorHAnsi"/>
                <w:b/>
                <w:bCs/>
                <w:color w:val="FFFFFF"/>
                <w:sz w:val="18"/>
                <w:szCs w:val="18"/>
                <w:lang w:eastAsia="es-CO"/>
              </w:rPr>
              <w:t>Indicador</w:t>
            </w:r>
          </w:p>
        </w:tc>
        <w:tc>
          <w:tcPr>
            <w:tcW w:w="681" w:type="dxa"/>
            <w:tcBorders>
              <w:top w:val="single" w:color="auto" w:sz="4" w:space="0"/>
              <w:left w:val="nil"/>
              <w:bottom w:val="single" w:color="auto" w:sz="4" w:space="0"/>
              <w:right w:val="single" w:color="auto" w:sz="4" w:space="0"/>
            </w:tcBorders>
            <w:shd w:val="clear" w:color="000000" w:fill="1F497D"/>
            <w:noWrap/>
            <w:vAlign w:val="center"/>
            <w:hideMark/>
          </w:tcPr>
          <w:p w:rsidRPr="003B1390" w:rsidR="00AA6DF9" w:rsidP="001A25DC" w:rsidRDefault="00AA6DF9" w14:paraId="448EF8DD" w14:textId="77777777">
            <w:pPr>
              <w:spacing w:after="0" w:line="240" w:lineRule="auto"/>
              <w:jc w:val="center"/>
              <w:rPr>
                <w:rFonts w:eastAsia="Times New Roman" w:asciiTheme="minorHAnsi" w:hAnsiTheme="minorHAnsi" w:cstheme="minorHAnsi"/>
                <w:b/>
                <w:bCs/>
                <w:color w:val="FFFFFF"/>
                <w:sz w:val="18"/>
                <w:szCs w:val="18"/>
                <w:lang w:eastAsia="es-CO"/>
              </w:rPr>
            </w:pPr>
            <w:r w:rsidRPr="003B1390">
              <w:rPr>
                <w:rFonts w:eastAsia="Times New Roman" w:asciiTheme="minorHAnsi" w:hAnsiTheme="minorHAnsi" w:cstheme="minorHAnsi"/>
                <w:b/>
                <w:bCs/>
                <w:color w:val="FFFFFF"/>
                <w:sz w:val="18"/>
                <w:szCs w:val="18"/>
                <w:lang w:eastAsia="es-CO"/>
              </w:rPr>
              <w:t>Unidad</w:t>
            </w:r>
          </w:p>
        </w:tc>
        <w:tc>
          <w:tcPr>
            <w:tcW w:w="0" w:type="auto"/>
            <w:tcBorders>
              <w:top w:val="single" w:color="auto" w:sz="4" w:space="0"/>
              <w:left w:val="nil"/>
              <w:bottom w:val="single" w:color="auto" w:sz="4" w:space="0"/>
              <w:right w:val="single" w:color="auto" w:sz="4" w:space="0"/>
            </w:tcBorders>
            <w:shd w:val="clear" w:color="000000" w:fill="1F497D"/>
            <w:noWrap/>
            <w:vAlign w:val="center"/>
            <w:hideMark/>
          </w:tcPr>
          <w:p w:rsidRPr="003B1390" w:rsidR="00AA6DF9" w:rsidP="001A25DC" w:rsidRDefault="00AA6DF9" w14:paraId="3BEE0C3A" w14:textId="77777777">
            <w:pPr>
              <w:spacing w:after="0" w:line="240" w:lineRule="auto"/>
              <w:jc w:val="center"/>
              <w:rPr>
                <w:rFonts w:eastAsia="Times New Roman" w:asciiTheme="minorHAnsi" w:hAnsiTheme="minorHAnsi" w:cstheme="minorHAnsi"/>
                <w:b/>
                <w:bCs/>
                <w:color w:val="FFFFFF"/>
                <w:sz w:val="18"/>
                <w:szCs w:val="18"/>
                <w:lang w:eastAsia="es-CO"/>
              </w:rPr>
            </w:pPr>
            <w:r w:rsidRPr="003B1390">
              <w:rPr>
                <w:rFonts w:eastAsia="Times New Roman" w:asciiTheme="minorHAnsi" w:hAnsiTheme="minorHAnsi" w:cstheme="minorHAnsi"/>
                <w:b/>
                <w:bCs/>
                <w:color w:val="FFFFFF"/>
                <w:sz w:val="18"/>
                <w:szCs w:val="18"/>
                <w:lang w:eastAsia="es-CO"/>
              </w:rPr>
              <w:t>Normal case</w:t>
            </w:r>
          </w:p>
        </w:tc>
      </w:tr>
      <w:tr w:rsidRPr="003B1390" w:rsidR="00850E60" w:rsidTr="004E4A89" w14:paraId="0D92CB80" w14:textId="77777777">
        <w:trPr>
          <w:trHeight w:val="246"/>
          <w:jc w:val="center"/>
        </w:trPr>
        <w:tc>
          <w:tcPr>
            <w:tcW w:w="4248" w:type="dxa"/>
            <w:tcBorders>
              <w:top w:val="nil"/>
              <w:left w:val="single" w:color="auto" w:sz="4" w:space="0"/>
              <w:bottom w:val="single" w:color="auto" w:sz="4" w:space="0"/>
              <w:right w:val="single" w:color="auto" w:sz="4" w:space="0"/>
            </w:tcBorders>
            <w:shd w:val="clear" w:color="auto" w:fill="auto"/>
            <w:noWrap/>
            <w:vAlign w:val="center"/>
            <w:hideMark/>
          </w:tcPr>
          <w:p w:rsidRPr="003B1390" w:rsidR="00850E60" w:rsidP="007F0FEB" w:rsidRDefault="00850E60" w14:paraId="673953AF" w14:textId="77777777">
            <w:pPr>
              <w:spacing w:after="0" w:line="240" w:lineRule="auto"/>
              <w:jc w:val="left"/>
              <w:rPr>
                <w:rFonts w:eastAsia="Times New Roman" w:asciiTheme="minorHAnsi" w:hAnsiTheme="minorHAnsi" w:cstheme="minorHAnsi"/>
                <w:b/>
                <w:bCs/>
                <w:color w:val="000000"/>
                <w:sz w:val="18"/>
                <w:szCs w:val="18"/>
                <w:lang w:eastAsia="es-CO"/>
              </w:rPr>
            </w:pPr>
            <w:r w:rsidRPr="003B1390">
              <w:rPr>
                <w:rFonts w:eastAsia="Times New Roman" w:asciiTheme="minorHAnsi" w:hAnsiTheme="minorHAnsi" w:cstheme="minorHAnsi"/>
                <w:b/>
                <w:bCs/>
                <w:color w:val="000000"/>
                <w:sz w:val="18"/>
                <w:szCs w:val="18"/>
                <w:lang w:eastAsia="es-CO"/>
              </w:rPr>
              <w:t>Promedio Anual EBITDA</w:t>
            </w:r>
          </w:p>
        </w:tc>
        <w:tc>
          <w:tcPr>
            <w:tcW w:w="681" w:type="dxa"/>
            <w:tcBorders>
              <w:top w:val="nil"/>
              <w:left w:val="nil"/>
              <w:bottom w:val="single" w:color="auto" w:sz="4" w:space="0"/>
              <w:right w:val="single" w:color="auto" w:sz="4" w:space="0"/>
            </w:tcBorders>
            <w:shd w:val="clear" w:color="auto" w:fill="auto"/>
            <w:noWrap/>
            <w:vAlign w:val="center"/>
            <w:hideMark/>
          </w:tcPr>
          <w:p w:rsidRPr="003B1390" w:rsidR="00850E60" w:rsidP="001A25DC" w:rsidRDefault="00850E60" w14:paraId="1D4C41AF" w14:textId="77777777">
            <w:pPr>
              <w:spacing w:after="0" w:line="240" w:lineRule="auto"/>
              <w:jc w:val="center"/>
              <w:rPr>
                <w:rFonts w:eastAsia="Times New Roman" w:asciiTheme="minorHAnsi" w:hAnsiTheme="minorHAnsi" w:cstheme="minorHAnsi"/>
                <w:color w:val="000000"/>
                <w:sz w:val="18"/>
                <w:szCs w:val="18"/>
                <w:lang w:eastAsia="es-CO"/>
              </w:rPr>
            </w:pPr>
            <w:r w:rsidRPr="003B1390">
              <w:rPr>
                <w:rFonts w:eastAsia="Times New Roman" w:asciiTheme="minorHAnsi" w:hAnsiTheme="minorHAnsi" w:cstheme="minorHAnsi"/>
                <w:color w:val="000000"/>
                <w:sz w:val="18"/>
                <w:szCs w:val="18"/>
                <w:lang w:eastAsia="es-CO"/>
              </w:rPr>
              <w:t>USD</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3B1390" w:rsidR="00850E60" w:rsidP="00A40D4F" w:rsidRDefault="00850E60" w14:paraId="118099A3" w14:textId="21A40D69">
            <w:pPr>
              <w:spacing w:after="0" w:line="240" w:lineRule="auto"/>
              <w:ind w:firstLine="540" w:firstLineChars="300"/>
              <w:jc w:val="right"/>
              <w:rPr>
                <w:rFonts w:eastAsia="Times New Roman" w:asciiTheme="minorHAnsi" w:hAnsiTheme="minorHAnsi" w:cstheme="minorHAnsi"/>
                <w:color w:val="9C0006"/>
                <w:sz w:val="18"/>
                <w:szCs w:val="18"/>
                <w:lang w:eastAsia="es-CO"/>
              </w:rPr>
            </w:pPr>
            <w:r w:rsidRPr="002D462E">
              <w:rPr>
                <w:rFonts w:ascii="Calibri Light" w:hAnsi="Calibri Light" w:cs="Calibri Light"/>
                <w:color w:val="9C0006"/>
                <w:sz w:val="18"/>
                <w:szCs w:val="18"/>
              </w:rPr>
              <w:t>-3.617.030</w:t>
            </w:r>
          </w:p>
        </w:tc>
      </w:tr>
      <w:tr w:rsidRPr="003B1390" w:rsidR="00850E60" w:rsidTr="004E4A89" w14:paraId="6BA9AB94" w14:textId="77777777">
        <w:trPr>
          <w:trHeight w:val="246"/>
          <w:jc w:val="center"/>
        </w:trPr>
        <w:tc>
          <w:tcPr>
            <w:tcW w:w="4248" w:type="dxa"/>
            <w:tcBorders>
              <w:top w:val="nil"/>
              <w:left w:val="single" w:color="auto" w:sz="4" w:space="0"/>
              <w:bottom w:val="single" w:color="auto" w:sz="4" w:space="0"/>
              <w:right w:val="single" w:color="auto" w:sz="4" w:space="0"/>
            </w:tcBorders>
            <w:shd w:val="clear" w:color="auto" w:fill="auto"/>
            <w:noWrap/>
            <w:vAlign w:val="center"/>
            <w:hideMark/>
          </w:tcPr>
          <w:p w:rsidRPr="003B1390" w:rsidR="00850E60" w:rsidP="007F0FEB" w:rsidRDefault="00850E60" w14:paraId="53959357" w14:textId="77777777">
            <w:pPr>
              <w:spacing w:after="0" w:line="240" w:lineRule="auto"/>
              <w:jc w:val="left"/>
              <w:rPr>
                <w:rFonts w:eastAsia="Times New Roman" w:asciiTheme="minorHAnsi" w:hAnsiTheme="minorHAnsi" w:cstheme="minorHAnsi"/>
                <w:b/>
                <w:bCs/>
                <w:color w:val="000000"/>
                <w:sz w:val="18"/>
                <w:szCs w:val="18"/>
                <w:lang w:eastAsia="es-CO"/>
              </w:rPr>
            </w:pPr>
            <w:r w:rsidRPr="003B1390">
              <w:rPr>
                <w:rFonts w:eastAsia="Times New Roman" w:asciiTheme="minorHAnsi" w:hAnsiTheme="minorHAnsi" w:cstheme="minorHAnsi"/>
                <w:b/>
                <w:bCs/>
                <w:color w:val="000000"/>
                <w:sz w:val="18"/>
                <w:szCs w:val="18"/>
                <w:lang w:eastAsia="es-CO"/>
              </w:rPr>
              <w:t>Promedio Anual Utilidad operacional</w:t>
            </w:r>
          </w:p>
        </w:tc>
        <w:tc>
          <w:tcPr>
            <w:tcW w:w="681" w:type="dxa"/>
            <w:tcBorders>
              <w:top w:val="nil"/>
              <w:left w:val="nil"/>
              <w:bottom w:val="single" w:color="auto" w:sz="4" w:space="0"/>
              <w:right w:val="single" w:color="auto" w:sz="4" w:space="0"/>
            </w:tcBorders>
            <w:shd w:val="clear" w:color="auto" w:fill="auto"/>
            <w:noWrap/>
            <w:vAlign w:val="center"/>
            <w:hideMark/>
          </w:tcPr>
          <w:p w:rsidRPr="003B1390" w:rsidR="00850E60" w:rsidP="001A25DC" w:rsidRDefault="00850E60" w14:paraId="2C424008" w14:textId="77777777">
            <w:pPr>
              <w:spacing w:after="0" w:line="240" w:lineRule="auto"/>
              <w:jc w:val="center"/>
              <w:rPr>
                <w:rFonts w:eastAsia="Times New Roman" w:asciiTheme="minorHAnsi" w:hAnsiTheme="minorHAnsi" w:cstheme="minorHAnsi"/>
                <w:color w:val="000000"/>
                <w:sz w:val="18"/>
                <w:szCs w:val="18"/>
                <w:lang w:eastAsia="es-CO"/>
              </w:rPr>
            </w:pPr>
            <w:r w:rsidRPr="003B1390">
              <w:rPr>
                <w:rFonts w:eastAsia="Times New Roman" w:asciiTheme="minorHAnsi" w:hAnsiTheme="minorHAnsi" w:cstheme="minorHAnsi"/>
                <w:color w:val="000000"/>
                <w:sz w:val="18"/>
                <w:szCs w:val="18"/>
                <w:lang w:eastAsia="es-CO"/>
              </w:rPr>
              <w:t>USD</w:t>
            </w:r>
          </w:p>
        </w:tc>
        <w:tc>
          <w:tcPr>
            <w:tcW w:w="0" w:type="auto"/>
            <w:tcBorders>
              <w:top w:val="single" w:color="auto" w:sz="4" w:space="0"/>
              <w:left w:val="single" w:color="auto" w:sz="4" w:space="0"/>
              <w:bottom w:val="single" w:color="auto" w:sz="4" w:space="0"/>
              <w:right w:val="single" w:color="auto" w:sz="4" w:space="0"/>
            </w:tcBorders>
            <w:shd w:val="clear" w:color="auto" w:fill="auto"/>
            <w:noWrap/>
            <w:vAlign w:val="center"/>
            <w:hideMark/>
          </w:tcPr>
          <w:p w:rsidRPr="003B1390" w:rsidR="00850E60" w:rsidP="00A40D4F" w:rsidRDefault="00850E60" w14:paraId="049F3B11" w14:textId="67F56673">
            <w:pPr>
              <w:spacing w:after="0" w:line="240" w:lineRule="auto"/>
              <w:ind w:firstLine="540" w:firstLineChars="300"/>
              <w:jc w:val="right"/>
              <w:rPr>
                <w:rFonts w:eastAsia="Times New Roman" w:asciiTheme="minorHAnsi" w:hAnsiTheme="minorHAnsi" w:cstheme="minorHAnsi"/>
                <w:color w:val="9C0006"/>
                <w:sz w:val="18"/>
                <w:szCs w:val="18"/>
                <w:lang w:eastAsia="es-CO"/>
              </w:rPr>
            </w:pPr>
            <w:r w:rsidRPr="002D462E">
              <w:rPr>
                <w:rFonts w:ascii="Calibri Light" w:hAnsi="Calibri Light" w:cs="Calibri Light"/>
                <w:color w:val="9C0006"/>
                <w:sz w:val="18"/>
                <w:szCs w:val="18"/>
              </w:rPr>
              <w:t>-32.772.379</w:t>
            </w:r>
          </w:p>
        </w:tc>
      </w:tr>
      <w:tr w:rsidRPr="003B1390" w:rsidR="008B605A" w:rsidTr="004E4A89" w14:paraId="7A0501CC" w14:textId="77777777">
        <w:trPr>
          <w:trHeight w:val="246"/>
          <w:jc w:val="center"/>
        </w:trPr>
        <w:tc>
          <w:tcPr>
            <w:tcW w:w="4248" w:type="dxa"/>
            <w:tcBorders>
              <w:top w:val="nil"/>
              <w:left w:val="single" w:color="auto" w:sz="4" w:space="0"/>
              <w:bottom w:val="single" w:color="auto" w:sz="4" w:space="0"/>
              <w:right w:val="single" w:color="auto" w:sz="4" w:space="0"/>
            </w:tcBorders>
            <w:shd w:val="clear" w:color="auto" w:fill="auto"/>
            <w:noWrap/>
            <w:vAlign w:val="center"/>
            <w:hideMark/>
          </w:tcPr>
          <w:p w:rsidRPr="003B1390" w:rsidR="008B605A" w:rsidP="007F0FEB" w:rsidRDefault="008B605A" w14:paraId="672833A4" w14:textId="77777777">
            <w:pPr>
              <w:spacing w:after="0" w:line="240" w:lineRule="auto"/>
              <w:jc w:val="left"/>
              <w:rPr>
                <w:rFonts w:eastAsia="Times New Roman" w:asciiTheme="minorHAnsi" w:hAnsiTheme="minorHAnsi" w:cstheme="minorHAnsi"/>
                <w:color w:val="000000"/>
                <w:sz w:val="18"/>
                <w:szCs w:val="18"/>
                <w:lang w:eastAsia="es-CO"/>
              </w:rPr>
            </w:pPr>
            <w:r w:rsidRPr="003B1390">
              <w:rPr>
                <w:rFonts w:eastAsia="Times New Roman" w:asciiTheme="minorHAnsi" w:hAnsiTheme="minorHAnsi" w:cstheme="minorHAnsi"/>
                <w:color w:val="000000"/>
                <w:sz w:val="18"/>
                <w:szCs w:val="18"/>
                <w:lang w:eastAsia="es-CO"/>
              </w:rPr>
              <w:t>Promedio Anual Transferencias</w:t>
            </w:r>
          </w:p>
        </w:tc>
        <w:tc>
          <w:tcPr>
            <w:tcW w:w="681" w:type="dxa"/>
            <w:tcBorders>
              <w:top w:val="nil"/>
              <w:left w:val="nil"/>
              <w:bottom w:val="single" w:color="auto" w:sz="4" w:space="0"/>
              <w:right w:val="single" w:color="auto" w:sz="4" w:space="0"/>
            </w:tcBorders>
            <w:shd w:val="clear" w:color="auto" w:fill="auto"/>
            <w:noWrap/>
            <w:vAlign w:val="center"/>
            <w:hideMark/>
          </w:tcPr>
          <w:p w:rsidRPr="003B1390" w:rsidR="008B605A" w:rsidP="001A25DC" w:rsidRDefault="008B605A" w14:paraId="0C52038E" w14:textId="77777777">
            <w:pPr>
              <w:spacing w:after="0" w:line="240" w:lineRule="auto"/>
              <w:jc w:val="center"/>
              <w:rPr>
                <w:rFonts w:eastAsia="Times New Roman" w:asciiTheme="minorHAnsi" w:hAnsiTheme="minorHAnsi" w:cstheme="minorHAnsi"/>
                <w:color w:val="000000"/>
                <w:sz w:val="18"/>
                <w:szCs w:val="18"/>
                <w:lang w:eastAsia="es-CO"/>
              </w:rPr>
            </w:pPr>
            <w:r w:rsidRPr="003B1390">
              <w:rPr>
                <w:rFonts w:eastAsia="Times New Roman" w:asciiTheme="minorHAnsi" w:hAnsiTheme="minorHAnsi" w:cstheme="minorHAnsi"/>
                <w:color w:val="000000"/>
                <w:sz w:val="18"/>
                <w:szCs w:val="18"/>
                <w:lang w:eastAsia="es-CO"/>
              </w:rPr>
              <w:t>USD</w:t>
            </w:r>
          </w:p>
        </w:tc>
        <w:tc>
          <w:tcPr>
            <w:tcW w:w="0" w:type="auto"/>
            <w:tcBorders>
              <w:top w:val="nil"/>
              <w:left w:val="nil"/>
              <w:bottom w:val="single" w:color="auto" w:sz="4" w:space="0"/>
              <w:right w:val="single" w:color="auto" w:sz="4" w:space="0"/>
            </w:tcBorders>
            <w:shd w:val="clear" w:color="auto" w:fill="auto"/>
            <w:noWrap/>
            <w:vAlign w:val="center"/>
            <w:hideMark/>
          </w:tcPr>
          <w:p w:rsidRPr="003B1390" w:rsidR="008B605A" w:rsidP="00A40D4F" w:rsidRDefault="008B605A" w14:paraId="415F246B" w14:textId="3814A8FA">
            <w:pPr>
              <w:spacing w:after="0" w:line="240" w:lineRule="auto"/>
              <w:ind w:firstLine="540" w:firstLineChars="300"/>
              <w:jc w:val="right"/>
              <w:rPr>
                <w:rFonts w:eastAsia="Times New Roman" w:asciiTheme="minorHAnsi" w:hAnsiTheme="minorHAnsi" w:cstheme="minorHAnsi"/>
                <w:sz w:val="18"/>
                <w:szCs w:val="18"/>
                <w:lang w:eastAsia="es-CO"/>
              </w:rPr>
            </w:pPr>
            <w:r w:rsidRPr="002D462E">
              <w:rPr>
                <w:rFonts w:ascii="Calibri Light" w:hAnsi="Calibri Light" w:cs="Calibri Light"/>
                <w:sz w:val="18"/>
                <w:szCs w:val="18"/>
              </w:rPr>
              <w:t>59.402.505</w:t>
            </w:r>
          </w:p>
        </w:tc>
      </w:tr>
      <w:tr w:rsidRPr="003B1390" w:rsidR="008B605A" w:rsidTr="004E4A89" w14:paraId="30EE49AD" w14:textId="77777777">
        <w:trPr>
          <w:trHeight w:val="246"/>
          <w:jc w:val="center"/>
        </w:trPr>
        <w:tc>
          <w:tcPr>
            <w:tcW w:w="4248" w:type="dxa"/>
            <w:tcBorders>
              <w:top w:val="nil"/>
              <w:left w:val="single" w:color="auto" w:sz="4" w:space="0"/>
              <w:bottom w:val="single" w:color="auto" w:sz="4" w:space="0"/>
              <w:right w:val="single" w:color="auto" w:sz="4" w:space="0"/>
            </w:tcBorders>
            <w:shd w:val="clear" w:color="auto" w:fill="auto"/>
            <w:noWrap/>
            <w:vAlign w:val="center"/>
            <w:hideMark/>
          </w:tcPr>
          <w:p w:rsidRPr="003B1390" w:rsidR="008B605A" w:rsidP="007F0FEB" w:rsidRDefault="008B605A" w14:paraId="2D22E2A6" w14:textId="77777777">
            <w:pPr>
              <w:spacing w:after="0" w:line="240" w:lineRule="auto"/>
              <w:jc w:val="left"/>
              <w:rPr>
                <w:rFonts w:eastAsia="Times New Roman" w:asciiTheme="minorHAnsi" w:hAnsiTheme="minorHAnsi" w:cstheme="minorHAnsi"/>
                <w:color w:val="000000"/>
                <w:sz w:val="18"/>
                <w:szCs w:val="18"/>
                <w:lang w:eastAsia="es-CO"/>
              </w:rPr>
            </w:pPr>
            <w:r w:rsidRPr="003B1390">
              <w:rPr>
                <w:rFonts w:eastAsia="Times New Roman" w:asciiTheme="minorHAnsi" w:hAnsiTheme="minorHAnsi" w:cstheme="minorHAnsi"/>
                <w:color w:val="000000"/>
                <w:sz w:val="18"/>
                <w:szCs w:val="18"/>
                <w:lang w:eastAsia="es-CO"/>
              </w:rPr>
              <w:t>Promedio Anual Desembolsos</w:t>
            </w:r>
          </w:p>
        </w:tc>
        <w:tc>
          <w:tcPr>
            <w:tcW w:w="681" w:type="dxa"/>
            <w:tcBorders>
              <w:top w:val="nil"/>
              <w:left w:val="nil"/>
              <w:bottom w:val="single" w:color="auto" w:sz="4" w:space="0"/>
              <w:right w:val="single" w:color="auto" w:sz="4" w:space="0"/>
            </w:tcBorders>
            <w:shd w:val="clear" w:color="auto" w:fill="auto"/>
            <w:noWrap/>
            <w:vAlign w:val="center"/>
            <w:hideMark/>
          </w:tcPr>
          <w:p w:rsidRPr="003B1390" w:rsidR="008B605A" w:rsidP="001A25DC" w:rsidRDefault="008B605A" w14:paraId="2E5DD7BE" w14:textId="77777777">
            <w:pPr>
              <w:spacing w:after="0" w:line="240" w:lineRule="auto"/>
              <w:jc w:val="center"/>
              <w:rPr>
                <w:rFonts w:eastAsia="Times New Roman" w:asciiTheme="minorHAnsi" w:hAnsiTheme="minorHAnsi" w:cstheme="minorHAnsi"/>
                <w:color w:val="000000"/>
                <w:sz w:val="18"/>
                <w:szCs w:val="18"/>
                <w:lang w:eastAsia="es-CO"/>
              </w:rPr>
            </w:pPr>
            <w:r w:rsidRPr="003B1390">
              <w:rPr>
                <w:rFonts w:eastAsia="Times New Roman" w:asciiTheme="minorHAnsi" w:hAnsiTheme="minorHAnsi" w:cstheme="minorHAnsi"/>
                <w:color w:val="000000"/>
                <w:sz w:val="18"/>
                <w:szCs w:val="18"/>
                <w:lang w:eastAsia="es-CO"/>
              </w:rPr>
              <w:t>USD</w:t>
            </w:r>
          </w:p>
        </w:tc>
        <w:tc>
          <w:tcPr>
            <w:tcW w:w="0" w:type="auto"/>
            <w:tcBorders>
              <w:top w:val="nil"/>
              <w:left w:val="nil"/>
              <w:bottom w:val="single" w:color="auto" w:sz="4" w:space="0"/>
              <w:right w:val="single" w:color="auto" w:sz="4" w:space="0"/>
            </w:tcBorders>
            <w:shd w:val="clear" w:color="auto" w:fill="auto"/>
            <w:noWrap/>
            <w:vAlign w:val="center"/>
            <w:hideMark/>
          </w:tcPr>
          <w:p w:rsidRPr="003B1390" w:rsidR="008B605A" w:rsidP="00A40D4F" w:rsidRDefault="008B605A" w14:paraId="612A5AE7" w14:textId="14A9DBC7">
            <w:pPr>
              <w:spacing w:after="0" w:line="240" w:lineRule="auto"/>
              <w:ind w:firstLine="540" w:firstLineChars="300"/>
              <w:jc w:val="right"/>
              <w:rPr>
                <w:rFonts w:eastAsia="Times New Roman" w:asciiTheme="minorHAnsi" w:hAnsiTheme="minorHAnsi" w:cstheme="minorHAnsi"/>
                <w:sz w:val="18"/>
                <w:szCs w:val="18"/>
                <w:lang w:eastAsia="es-CO"/>
              </w:rPr>
            </w:pPr>
            <w:r w:rsidRPr="002D462E">
              <w:rPr>
                <w:rFonts w:ascii="Calibri Light" w:hAnsi="Calibri Light" w:cs="Calibri Light"/>
                <w:sz w:val="18"/>
                <w:szCs w:val="18"/>
              </w:rPr>
              <w:t>66.682.834</w:t>
            </w:r>
          </w:p>
        </w:tc>
      </w:tr>
      <w:tr w:rsidRPr="003B1390" w:rsidR="004E4A89" w:rsidTr="004E4A89" w14:paraId="1A6BDDBB" w14:textId="77777777">
        <w:trPr>
          <w:trHeight w:val="246"/>
          <w:jc w:val="center"/>
        </w:trPr>
        <w:tc>
          <w:tcPr>
            <w:tcW w:w="4248" w:type="dxa"/>
            <w:tcBorders>
              <w:top w:val="nil"/>
              <w:left w:val="single" w:color="auto" w:sz="4" w:space="0"/>
              <w:bottom w:val="single" w:color="auto" w:sz="4" w:space="0"/>
              <w:right w:val="single" w:color="auto" w:sz="4" w:space="0"/>
            </w:tcBorders>
            <w:shd w:val="clear" w:color="auto" w:fill="auto"/>
            <w:noWrap/>
            <w:vAlign w:val="center"/>
          </w:tcPr>
          <w:p w:rsidRPr="00BF485D" w:rsidR="004E4A89" w:rsidP="004E4A89" w:rsidRDefault="004E4A89" w14:paraId="211334C8" w14:textId="3A278F20">
            <w:pPr>
              <w:spacing w:after="0" w:line="240" w:lineRule="auto"/>
              <w:jc w:val="left"/>
              <w:rPr>
                <w:rFonts w:eastAsia="Times New Roman" w:asciiTheme="minorHAnsi" w:hAnsiTheme="minorHAnsi" w:cstheme="minorHAnsi"/>
                <w:color w:val="000000"/>
                <w:sz w:val="18"/>
                <w:szCs w:val="18"/>
                <w:lang w:val="pt-PT" w:eastAsia="es-CO"/>
              </w:rPr>
            </w:pPr>
            <w:r w:rsidRPr="00BF485D">
              <w:rPr>
                <w:rFonts w:eastAsia="Times New Roman" w:asciiTheme="minorHAnsi" w:hAnsiTheme="minorHAnsi" w:cstheme="minorHAnsi"/>
                <w:b/>
                <w:bCs/>
                <w:color w:val="000000"/>
                <w:sz w:val="18"/>
                <w:szCs w:val="18"/>
                <w:lang w:val="pt-PT" w:eastAsia="es-CO"/>
              </w:rPr>
              <w:t>Promedio Anual de Transferencias + Desembolsos</w:t>
            </w:r>
          </w:p>
        </w:tc>
        <w:tc>
          <w:tcPr>
            <w:tcW w:w="681" w:type="dxa"/>
            <w:tcBorders>
              <w:top w:val="nil"/>
              <w:left w:val="nil"/>
              <w:bottom w:val="single" w:color="auto" w:sz="4" w:space="0"/>
              <w:right w:val="single" w:color="auto" w:sz="4" w:space="0"/>
            </w:tcBorders>
            <w:shd w:val="clear" w:color="auto" w:fill="auto"/>
            <w:noWrap/>
            <w:vAlign w:val="center"/>
          </w:tcPr>
          <w:p w:rsidRPr="003B1390" w:rsidR="004E4A89" w:rsidP="004E4A89" w:rsidRDefault="004E4A89" w14:paraId="78DCA4E3" w14:textId="1AAA9F83">
            <w:pPr>
              <w:spacing w:after="0" w:line="240" w:lineRule="auto"/>
              <w:jc w:val="center"/>
              <w:rPr>
                <w:rFonts w:eastAsia="Times New Roman" w:asciiTheme="minorHAnsi" w:hAnsiTheme="minorHAnsi" w:cstheme="minorHAnsi"/>
                <w:color w:val="000000"/>
                <w:sz w:val="18"/>
                <w:szCs w:val="18"/>
                <w:lang w:eastAsia="es-CO"/>
              </w:rPr>
            </w:pPr>
            <w:r w:rsidRPr="003B1390">
              <w:rPr>
                <w:rFonts w:eastAsia="Times New Roman" w:asciiTheme="minorHAnsi" w:hAnsiTheme="minorHAnsi" w:cstheme="minorHAnsi"/>
                <w:color w:val="000000"/>
                <w:sz w:val="18"/>
                <w:szCs w:val="18"/>
                <w:lang w:eastAsia="es-CO"/>
              </w:rPr>
              <w:t>USD</w:t>
            </w:r>
          </w:p>
        </w:tc>
        <w:tc>
          <w:tcPr>
            <w:tcW w:w="0" w:type="auto"/>
            <w:tcBorders>
              <w:top w:val="nil"/>
              <w:left w:val="nil"/>
              <w:bottom w:val="single" w:color="auto" w:sz="4" w:space="0"/>
              <w:right w:val="single" w:color="auto" w:sz="4" w:space="0"/>
            </w:tcBorders>
            <w:shd w:val="clear" w:color="auto" w:fill="auto"/>
            <w:noWrap/>
            <w:vAlign w:val="center"/>
          </w:tcPr>
          <w:p w:rsidRPr="002D462E" w:rsidR="004E4A89" w:rsidP="00A40D4F" w:rsidRDefault="004E4A89" w14:paraId="43AE8D34" w14:textId="1EB612BF">
            <w:pPr>
              <w:spacing w:after="0" w:line="240" w:lineRule="auto"/>
              <w:ind w:firstLine="600" w:firstLineChars="300"/>
              <w:jc w:val="right"/>
              <w:rPr>
                <w:rFonts w:ascii="Calibri Light" w:hAnsi="Calibri Light" w:cs="Calibri Light"/>
                <w:sz w:val="18"/>
                <w:szCs w:val="18"/>
              </w:rPr>
            </w:pPr>
            <w:r>
              <w:rPr>
                <w:rFonts w:ascii="Calibri Light" w:hAnsi="Calibri Light" w:cs="Calibri Light"/>
                <w:sz w:val="20"/>
                <w:szCs w:val="20"/>
              </w:rPr>
              <w:t>126.085.339</w:t>
            </w:r>
          </w:p>
        </w:tc>
      </w:tr>
      <w:tr w:rsidRPr="003B1390" w:rsidR="004E4A89" w:rsidTr="004E4A89" w14:paraId="34171D4F" w14:textId="77777777">
        <w:trPr>
          <w:trHeight w:val="246"/>
          <w:jc w:val="center"/>
        </w:trPr>
        <w:tc>
          <w:tcPr>
            <w:tcW w:w="4248" w:type="dxa"/>
            <w:tcBorders>
              <w:top w:val="nil"/>
              <w:left w:val="single" w:color="auto" w:sz="4" w:space="0"/>
              <w:bottom w:val="single" w:color="auto" w:sz="4" w:space="0"/>
              <w:right w:val="single" w:color="auto" w:sz="4" w:space="0"/>
            </w:tcBorders>
            <w:shd w:val="clear" w:color="auto" w:fill="auto"/>
            <w:noWrap/>
            <w:vAlign w:val="center"/>
            <w:hideMark/>
          </w:tcPr>
          <w:p w:rsidRPr="003B1390" w:rsidR="004E4A89" w:rsidP="004E4A89" w:rsidRDefault="004E4A89" w14:paraId="2E8A6BC0" w14:textId="77777777">
            <w:pPr>
              <w:spacing w:after="0" w:line="240" w:lineRule="auto"/>
              <w:jc w:val="left"/>
              <w:rPr>
                <w:rFonts w:eastAsia="Times New Roman" w:asciiTheme="minorHAnsi" w:hAnsiTheme="minorHAnsi" w:cstheme="minorHAnsi"/>
                <w:b/>
                <w:bCs/>
                <w:color w:val="000000"/>
                <w:sz w:val="18"/>
                <w:szCs w:val="18"/>
                <w:lang w:eastAsia="es-CO"/>
              </w:rPr>
            </w:pPr>
            <w:r w:rsidRPr="003B1390">
              <w:rPr>
                <w:rFonts w:eastAsia="Times New Roman" w:asciiTheme="minorHAnsi" w:hAnsiTheme="minorHAnsi" w:cstheme="minorHAnsi"/>
                <w:b/>
                <w:bCs/>
                <w:color w:val="000000"/>
                <w:sz w:val="18"/>
                <w:szCs w:val="18"/>
                <w:lang w:eastAsia="es-CO"/>
              </w:rPr>
              <w:t>Saldo Deuda 2036</w:t>
            </w:r>
          </w:p>
        </w:tc>
        <w:tc>
          <w:tcPr>
            <w:tcW w:w="681" w:type="dxa"/>
            <w:tcBorders>
              <w:top w:val="nil"/>
              <w:left w:val="nil"/>
              <w:bottom w:val="single" w:color="auto" w:sz="4" w:space="0"/>
              <w:right w:val="single" w:color="auto" w:sz="4" w:space="0"/>
            </w:tcBorders>
            <w:shd w:val="clear" w:color="auto" w:fill="auto"/>
            <w:noWrap/>
            <w:vAlign w:val="center"/>
            <w:hideMark/>
          </w:tcPr>
          <w:p w:rsidRPr="003B1390" w:rsidR="004E4A89" w:rsidP="004E4A89" w:rsidRDefault="004E4A89" w14:paraId="0F547DFE" w14:textId="77777777">
            <w:pPr>
              <w:spacing w:after="0" w:line="240" w:lineRule="auto"/>
              <w:jc w:val="center"/>
              <w:rPr>
                <w:rFonts w:eastAsia="Times New Roman" w:asciiTheme="minorHAnsi" w:hAnsiTheme="minorHAnsi" w:cstheme="minorHAnsi"/>
                <w:color w:val="000000"/>
                <w:sz w:val="18"/>
                <w:szCs w:val="18"/>
                <w:lang w:eastAsia="es-CO"/>
              </w:rPr>
            </w:pPr>
            <w:r w:rsidRPr="003B1390">
              <w:rPr>
                <w:rFonts w:eastAsia="Times New Roman" w:asciiTheme="minorHAnsi" w:hAnsiTheme="minorHAnsi" w:cstheme="minorHAnsi"/>
                <w:color w:val="000000"/>
                <w:sz w:val="18"/>
                <w:szCs w:val="18"/>
                <w:lang w:eastAsia="es-CO"/>
              </w:rPr>
              <w:t>USD</w:t>
            </w:r>
          </w:p>
        </w:tc>
        <w:tc>
          <w:tcPr>
            <w:tcW w:w="0" w:type="auto"/>
            <w:tcBorders>
              <w:top w:val="nil"/>
              <w:left w:val="nil"/>
              <w:bottom w:val="single" w:color="auto" w:sz="4" w:space="0"/>
              <w:right w:val="single" w:color="auto" w:sz="4" w:space="0"/>
            </w:tcBorders>
            <w:shd w:val="clear" w:color="auto" w:fill="auto"/>
            <w:noWrap/>
            <w:vAlign w:val="center"/>
            <w:hideMark/>
          </w:tcPr>
          <w:p w:rsidRPr="003B1390" w:rsidR="004E4A89" w:rsidP="00A40D4F" w:rsidRDefault="004E4A89" w14:paraId="37723990" w14:textId="15D165B8">
            <w:pPr>
              <w:spacing w:after="0" w:line="240" w:lineRule="auto"/>
              <w:ind w:firstLine="540" w:firstLineChars="300"/>
              <w:jc w:val="right"/>
              <w:rPr>
                <w:rFonts w:eastAsia="Times New Roman" w:asciiTheme="minorHAnsi" w:hAnsiTheme="minorHAnsi" w:cstheme="minorHAnsi"/>
                <w:sz w:val="18"/>
                <w:szCs w:val="18"/>
                <w:lang w:eastAsia="es-CO"/>
              </w:rPr>
            </w:pPr>
            <w:r w:rsidRPr="002D462E">
              <w:rPr>
                <w:rFonts w:ascii="Calibri Light" w:hAnsi="Calibri Light" w:cs="Calibri Light"/>
                <w:sz w:val="18"/>
                <w:szCs w:val="18"/>
              </w:rPr>
              <w:t>990.819.177</w:t>
            </w:r>
          </w:p>
        </w:tc>
      </w:tr>
      <w:tr w:rsidRPr="003B1390" w:rsidR="004E4A89" w:rsidTr="004E4A89" w14:paraId="11BDF3A1" w14:textId="77777777">
        <w:trPr>
          <w:trHeight w:val="246"/>
          <w:jc w:val="center"/>
        </w:trPr>
        <w:tc>
          <w:tcPr>
            <w:tcW w:w="4248" w:type="dxa"/>
            <w:tcBorders>
              <w:top w:val="nil"/>
              <w:left w:val="single" w:color="auto" w:sz="4" w:space="0"/>
              <w:bottom w:val="single" w:color="auto" w:sz="4" w:space="0"/>
              <w:right w:val="single" w:color="auto" w:sz="4" w:space="0"/>
            </w:tcBorders>
            <w:shd w:val="clear" w:color="auto" w:fill="auto"/>
            <w:noWrap/>
            <w:vAlign w:val="center"/>
            <w:hideMark/>
          </w:tcPr>
          <w:p w:rsidRPr="003B1390" w:rsidR="004E4A89" w:rsidP="004E4A89" w:rsidRDefault="004E4A89" w14:paraId="75CC2AED" w14:textId="77777777">
            <w:pPr>
              <w:spacing w:after="0" w:line="240" w:lineRule="auto"/>
              <w:jc w:val="left"/>
              <w:rPr>
                <w:rFonts w:eastAsia="Times New Roman" w:asciiTheme="minorHAnsi" w:hAnsiTheme="minorHAnsi" w:cstheme="minorHAnsi"/>
                <w:b/>
                <w:bCs/>
                <w:color w:val="000000"/>
                <w:sz w:val="18"/>
                <w:szCs w:val="18"/>
                <w:lang w:eastAsia="es-CO"/>
              </w:rPr>
            </w:pPr>
            <w:r w:rsidRPr="003B1390">
              <w:rPr>
                <w:rFonts w:eastAsia="Times New Roman" w:asciiTheme="minorHAnsi" w:hAnsiTheme="minorHAnsi" w:cstheme="minorHAnsi"/>
                <w:b/>
                <w:bCs/>
                <w:color w:val="000000"/>
                <w:sz w:val="18"/>
                <w:szCs w:val="18"/>
                <w:lang w:eastAsia="es-CO"/>
              </w:rPr>
              <w:t>Endeudamiento 2036</w:t>
            </w:r>
          </w:p>
        </w:tc>
        <w:tc>
          <w:tcPr>
            <w:tcW w:w="681" w:type="dxa"/>
            <w:tcBorders>
              <w:top w:val="nil"/>
              <w:left w:val="nil"/>
              <w:bottom w:val="single" w:color="auto" w:sz="4" w:space="0"/>
              <w:right w:val="single" w:color="auto" w:sz="4" w:space="0"/>
            </w:tcBorders>
            <w:shd w:val="clear" w:color="auto" w:fill="auto"/>
            <w:noWrap/>
            <w:vAlign w:val="center"/>
            <w:hideMark/>
          </w:tcPr>
          <w:p w:rsidRPr="003B1390" w:rsidR="004E4A89" w:rsidP="004E4A89" w:rsidRDefault="004E4A89" w14:paraId="3497AE06" w14:textId="77777777">
            <w:pPr>
              <w:spacing w:after="0" w:line="240" w:lineRule="auto"/>
              <w:jc w:val="center"/>
              <w:rPr>
                <w:rFonts w:eastAsia="Times New Roman" w:asciiTheme="minorHAnsi" w:hAnsiTheme="minorHAnsi" w:cstheme="minorHAnsi"/>
                <w:color w:val="000000"/>
                <w:sz w:val="18"/>
                <w:szCs w:val="18"/>
                <w:lang w:eastAsia="es-CO"/>
              </w:rPr>
            </w:pPr>
            <w:r w:rsidRPr="003B1390">
              <w:rPr>
                <w:rFonts w:eastAsia="Times New Roman" w:asciiTheme="minorHAnsi" w:hAnsiTheme="minorHAnsi" w:cstheme="minorHAnsi"/>
                <w:color w:val="000000"/>
                <w:sz w:val="18"/>
                <w:szCs w:val="18"/>
                <w:lang w:eastAsia="es-CO"/>
              </w:rPr>
              <w:t>%</w:t>
            </w:r>
          </w:p>
        </w:tc>
        <w:tc>
          <w:tcPr>
            <w:tcW w:w="0" w:type="auto"/>
            <w:tcBorders>
              <w:top w:val="nil"/>
              <w:left w:val="nil"/>
              <w:bottom w:val="single" w:color="auto" w:sz="4" w:space="0"/>
              <w:right w:val="single" w:color="auto" w:sz="4" w:space="0"/>
            </w:tcBorders>
            <w:shd w:val="clear" w:color="auto" w:fill="auto"/>
            <w:noWrap/>
            <w:vAlign w:val="center"/>
            <w:hideMark/>
          </w:tcPr>
          <w:p w:rsidRPr="003B1390" w:rsidR="004E4A89" w:rsidP="00A40D4F" w:rsidRDefault="004E4A89" w14:paraId="39FBF39F" w14:textId="084E487F">
            <w:pPr>
              <w:spacing w:after="0" w:line="240" w:lineRule="auto"/>
              <w:ind w:firstLine="540" w:firstLineChars="300"/>
              <w:jc w:val="right"/>
              <w:rPr>
                <w:rFonts w:eastAsia="Times New Roman" w:asciiTheme="minorHAnsi" w:hAnsiTheme="minorHAnsi" w:cstheme="minorHAnsi"/>
                <w:sz w:val="18"/>
                <w:szCs w:val="18"/>
                <w:lang w:eastAsia="es-CO"/>
              </w:rPr>
            </w:pPr>
            <w:r w:rsidRPr="002D462E">
              <w:rPr>
                <w:rFonts w:ascii="Calibri Light" w:hAnsi="Calibri Light" w:cs="Calibri Light"/>
                <w:sz w:val="18"/>
                <w:szCs w:val="18"/>
              </w:rPr>
              <w:t>100%</w:t>
            </w:r>
          </w:p>
        </w:tc>
      </w:tr>
    </w:tbl>
    <w:p w:rsidR="00AA6DF9" w:rsidP="00AA6DF9" w:rsidRDefault="00AA6DF9" w14:paraId="3F382B4C" w14:textId="77777777">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00AA6DF9" w:rsidP="00AA6DF9" w:rsidRDefault="00AA6DF9" w14:paraId="68E1EB35" w14:textId="3C5FD8E6">
      <w:r w:rsidRPr="00D87332">
        <w:t xml:space="preserve">Como resultado del escenario </w:t>
      </w:r>
      <w:r w:rsidRPr="00D87332" w:rsidR="00CF590F">
        <w:t>Base</w:t>
      </w:r>
      <w:r w:rsidRPr="00D87332">
        <w:t xml:space="preserve"> case, obtenemos un EBITDA y utilidad operacional de USD 3,6</w:t>
      </w:r>
      <w:r w:rsidRPr="00D87332" w:rsidR="005323A0">
        <w:t xml:space="preserve"> </w:t>
      </w:r>
      <w:r w:rsidRPr="00D87332">
        <w:t xml:space="preserve">USD </w:t>
      </w:r>
      <w:r w:rsidRPr="00D87332" w:rsidR="002E0C6C">
        <w:t>32</w:t>
      </w:r>
      <w:r w:rsidRPr="00D87332">
        <w:t>,</w:t>
      </w:r>
      <w:r w:rsidRPr="00D87332" w:rsidR="002E0C6C">
        <w:t>8</w:t>
      </w:r>
      <w:r w:rsidRPr="00D87332">
        <w:t xml:space="preserve"> millones negativo</w:t>
      </w:r>
      <w:r w:rsidRPr="00D87332" w:rsidR="00D87332">
        <w:t xml:space="preserve"> promedio anual</w:t>
      </w:r>
      <w:r w:rsidRPr="00D87332">
        <w:t xml:space="preserve"> respectivamente, resultado que muestra l</w:t>
      </w:r>
      <w:r w:rsidRPr="00D87332" w:rsidR="0014633B">
        <w:t xml:space="preserve">os </w:t>
      </w:r>
      <w:r w:rsidRPr="00D87332" w:rsidR="00EA58AB">
        <w:t>efecto</w:t>
      </w:r>
      <w:r w:rsidRPr="00D87332" w:rsidR="00D73A5B">
        <w:t xml:space="preserve">s </w:t>
      </w:r>
      <w:r w:rsidRPr="00D87332" w:rsidR="00EA58AB">
        <w:t>de las optimizaciones generales y los beneficios de los proyectos BID</w:t>
      </w:r>
      <w:r w:rsidRPr="00D87332" w:rsidR="005323A0">
        <w:t xml:space="preserve"> y presenta una </w:t>
      </w:r>
      <w:r w:rsidRPr="00D87332" w:rsidR="00951669">
        <w:t>mejora</w:t>
      </w:r>
      <w:r w:rsidRPr="00D87332" w:rsidR="005323A0">
        <w:t xml:space="preserve"> </w:t>
      </w:r>
      <w:r w:rsidRPr="00D87332" w:rsidR="002F593F">
        <w:t xml:space="preserve">del promedio anual </w:t>
      </w:r>
      <w:r w:rsidRPr="00D87332" w:rsidR="005323A0">
        <w:t xml:space="preserve">de USD 80 </w:t>
      </w:r>
      <w:r w:rsidRPr="00D87332" w:rsidR="002F593F">
        <w:t>millones en el EBITDA</w:t>
      </w:r>
      <w:r w:rsidRPr="00D87332" w:rsidR="00144318">
        <w:t xml:space="preserve"> </w:t>
      </w:r>
      <w:r w:rsidRPr="00D87332" w:rsidR="005323A0">
        <w:t>y</w:t>
      </w:r>
      <w:r w:rsidRPr="00D87332" w:rsidR="009776CF">
        <w:t xml:space="preserve"> 77,3 millones </w:t>
      </w:r>
      <w:r w:rsidRPr="00D87332" w:rsidR="00144318">
        <w:t>en la utilidad operacional.</w:t>
      </w:r>
    </w:p>
    <w:p w:rsidR="00AA6DF9" w:rsidP="00AA6DF9" w:rsidRDefault="00AA6DF9" w14:paraId="3E093FF9" w14:textId="6D033608">
      <w:r>
        <w:t xml:space="preserve">El resultado en conjunto de las transferencias y los desembolsos es de USD </w:t>
      </w:r>
      <w:r w:rsidR="00EA58AB">
        <w:t>126</w:t>
      </w:r>
      <w:r>
        <w:t>,1 millones promedio anual, resultado</w:t>
      </w:r>
      <w:r w:rsidR="00144318">
        <w:t xml:space="preserve"> que presenta una reducción en la dependencia </w:t>
      </w:r>
      <w:r>
        <w:t>de ANDA</w:t>
      </w:r>
      <w:r w:rsidR="00144318">
        <w:t xml:space="preserve"> ante las transferencias reduciéndolas un </w:t>
      </w:r>
      <w:r w:rsidR="00722DAC">
        <w:t xml:space="preserve">57% pasando </w:t>
      </w:r>
      <w:r w:rsidR="00BC2732">
        <w:t>de USD 138,2</w:t>
      </w:r>
      <w:r w:rsidR="00A610A4">
        <w:t xml:space="preserve"> a 59,4 millones</w:t>
      </w:r>
      <w:r w:rsidR="0082090C">
        <w:t xml:space="preserve"> comparado con el Normal case</w:t>
      </w:r>
      <w:r>
        <w:t>.</w:t>
      </w:r>
    </w:p>
    <w:p w:rsidR="00AA6DF9" w:rsidP="00AA6DF9" w:rsidRDefault="00AA6DF9" w14:paraId="03E806A2" w14:textId="281FCD51">
      <w:r>
        <w:t>Al año 2036 ANDA alcanzar</w:t>
      </w:r>
      <w:r w:rsidR="006075C4">
        <w:t>á</w:t>
      </w:r>
      <w:r>
        <w:t xml:space="preserve"> un saldo de deuda de USD 9</w:t>
      </w:r>
      <w:r w:rsidR="00DF191F">
        <w:t>90</w:t>
      </w:r>
      <w:r>
        <w:t>,</w:t>
      </w:r>
      <w:r w:rsidR="00DF191F">
        <w:t>8</w:t>
      </w:r>
      <w:r>
        <w:t xml:space="preserve"> millones y un nivel de endeudamiento del 100%.</w:t>
      </w:r>
    </w:p>
    <w:p w:rsidRPr="009A779F" w:rsidR="00AA6DF9" w:rsidP="00AA6DF9" w:rsidRDefault="00AA6DF9" w14:paraId="775319CA" w14:textId="558E949A">
      <w:pPr>
        <w:pStyle w:val="Caption"/>
        <w:rPr>
          <w:rFonts w:cstheme="majorHAnsi"/>
          <w:sz w:val="22"/>
          <w:szCs w:val="22"/>
        </w:rPr>
      </w:pPr>
      <w:bookmarkStart w:name="_Toc104306553" w:id="126"/>
      <w:r w:rsidRPr="009A779F">
        <w:rPr>
          <w:rFonts w:cstheme="majorHAnsi"/>
          <w:sz w:val="22"/>
          <w:szCs w:val="22"/>
        </w:rPr>
        <w:lastRenderedPageBreak/>
        <w:t xml:space="preserve">Gráfica </w:t>
      </w:r>
      <w:r w:rsidRPr="009A779F">
        <w:rPr>
          <w:rFonts w:cstheme="majorHAnsi"/>
          <w:sz w:val="22"/>
          <w:szCs w:val="22"/>
        </w:rPr>
        <w:fldChar w:fldCharType="begin"/>
      </w:r>
      <w:r w:rsidRPr="009A779F">
        <w:rPr>
          <w:rFonts w:cstheme="majorHAnsi"/>
          <w:sz w:val="22"/>
          <w:szCs w:val="22"/>
        </w:rPr>
        <w:instrText xml:space="preserve"> SEQ Gráfica \* ARABIC </w:instrText>
      </w:r>
      <w:r w:rsidRPr="009A779F">
        <w:rPr>
          <w:rFonts w:cstheme="majorHAnsi"/>
          <w:sz w:val="22"/>
          <w:szCs w:val="22"/>
        </w:rPr>
        <w:fldChar w:fldCharType="separate"/>
      </w:r>
      <w:r>
        <w:rPr>
          <w:rFonts w:cstheme="majorHAnsi"/>
          <w:noProof/>
          <w:sz w:val="22"/>
          <w:szCs w:val="22"/>
        </w:rPr>
        <w:t>16</w:t>
      </w:r>
      <w:r w:rsidRPr="009A779F">
        <w:rPr>
          <w:rFonts w:cstheme="majorHAnsi"/>
          <w:sz w:val="22"/>
          <w:szCs w:val="22"/>
        </w:rPr>
        <w:fldChar w:fldCharType="end"/>
      </w:r>
      <w:r>
        <w:rPr>
          <w:rFonts w:cstheme="majorHAnsi"/>
          <w:sz w:val="22"/>
          <w:szCs w:val="22"/>
        </w:rPr>
        <w:t xml:space="preserve"> Resultados </w:t>
      </w:r>
      <w:r w:rsidR="00DD78FB">
        <w:rPr>
          <w:rFonts w:cstheme="majorHAnsi"/>
          <w:sz w:val="22"/>
          <w:szCs w:val="22"/>
        </w:rPr>
        <w:t>base</w:t>
      </w:r>
      <w:r>
        <w:rPr>
          <w:rFonts w:cstheme="majorHAnsi"/>
          <w:sz w:val="22"/>
          <w:szCs w:val="22"/>
        </w:rPr>
        <w:t xml:space="preserve"> case Ingresos operacionales, costos y gastos de operación y EBITDA </w:t>
      </w:r>
      <w:r>
        <w:rPr>
          <w:rFonts w:cstheme="majorHAnsi"/>
          <w:sz w:val="22"/>
          <w:szCs w:val="22"/>
        </w:rPr>
        <w:br/>
      </w:r>
      <w:r>
        <w:rPr>
          <w:rFonts w:cstheme="majorHAnsi"/>
          <w:sz w:val="22"/>
          <w:szCs w:val="22"/>
        </w:rPr>
        <w:t>Millones en</w:t>
      </w:r>
      <w:r w:rsidRPr="006A2293">
        <w:rPr>
          <w:rFonts w:cstheme="majorHAnsi"/>
          <w:sz w:val="22"/>
          <w:szCs w:val="22"/>
        </w:rPr>
        <w:t xml:space="preserve"> dólares (USD)</w:t>
      </w:r>
      <w:r>
        <w:rPr>
          <w:rFonts w:cstheme="majorHAnsi"/>
          <w:sz w:val="22"/>
          <w:szCs w:val="22"/>
        </w:rPr>
        <w:t xml:space="preserve"> corrientes</w:t>
      </w:r>
      <w:bookmarkEnd w:id="126"/>
    </w:p>
    <w:p w:rsidR="00C724CB" w:rsidP="00AA6DF9" w:rsidRDefault="00C724CB" w14:paraId="2C725E56" w14:textId="4559FE06">
      <w:r>
        <w:rPr>
          <w:noProof/>
        </w:rPr>
        <w:drawing>
          <wp:inline distT="0" distB="0" distL="0" distR="0" wp14:anchorId="2872F5B0" wp14:editId="60E00D0F">
            <wp:extent cx="5612130" cy="2491740"/>
            <wp:effectExtent l="0" t="0" r="7620" b="3810"/>
            <wp:docPr id="45" name="Gráfico 45">
              <a:extLst xmlns:a="http://schemas.openxmlformats.org/drawingml/2006/main">
                <a:ext uri="{FF2B5EF4-FFF2-40B4-BE49-F238E27FC236}">
                  <a16:creationId xmlns:a16="http://schemas.microsoft.com/office/drawing/2014/main" id="{A73FBAEE-C70E-46D0-B688-6827E8A807A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rsidR="00AA6DF9" w:rsidP="00AA6DF9" w:rsidRDefault="00AA6DF9" w14:paraId="1434FC0B" w14:textId="77777777">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00AA6DF9" w:rsidP="00AA6DF9" w:rsidRDefault="00AA6DF9" w14:paraId="4FB5DDE7" w14:textId="14D2CEF6">
      <w:r>
        <w:t xml:space="preserve">Los ingresos operacionales de ANDA son de USD </w:t>
      </w:r>
      <w:r w:rsidR="003371B2">
        <w:t>211</w:t>
      </w:r>
      <w:r>
        <w:t>,</w:t>
      </w:r>
      <w:r w:rsidR="003371B2">
        <w:t>5</w:t>
      </w:r>
      <w:r>
        <w:t xml:space="preserve"> millones promedio anual y sus costos y gastos son de USD 2</w:t>
      </w:r>
      <w:r w:rsidR="003371B2">
        <w:t>15</w:t>
      </w:r>
      <w:r>
        <w:t>,</w:t>
      </w:r>
      <w:r w:rsidR="003371B2">
        <w:t>1</w:t>
      </w:r>
      <w:r>
        <w:t xml:space="preserve"> millones promedio anual, </w:t>
      </w:r>
      <w:r w:rsidR="002A7941">
        <w:t xml:space="preserve">en este escenario a partir del año 2028 ANDA logra </w:t>
      </w:r>
      <w:r w:rsidR="00F32D8E">
        <w:t>cubrir el</w:t>
      </w:r>
      <w:r>
        <w:t xml:space="preserve"> 100% de sus costos y gastos operacionales con sus ingresos,</w:t>
      </w:r>
      <w:r w:rsidR="00F32D8E">
        <w:t xml:space="preserve"> mejorando y volviendo positivo su EBITDA </w:t>
      </w:r>
      <w:r w:rsidR="006C57B0">
        <w:t>a partir del año 2028</w:t>
      </w:r>
      <w:r>
        <w:t>.</w:t>
      </w:r>
    </w:p>
    <w:p w:rsidR="00AA6DF9" w:rsidP="00AA6DF9" w:rsidRDefault="00AA6DF9" w14:paraId="0F0ED1B2" w14:textId="65B425F9">
      <w:pPr>
        <w:pStyle w:val="Caption"/>
      </w:pPr>
      <w:bookmarkStart w:name="_Toc104306554" w:id="127"/>
      <w:r w:rsidRPr="006E7B7F">
        <w:rPr>
          <w:rFonts w:cstheme="majorHAnsi"/>
          <w:sz w:val="22"/>
          <w:szCs w:val="22"/>
        </w:rPr>
        <w:t xml:space="preserve">Gráfica </w:t>
      </w:r>
      <w:r w:rsidRPr="006E7B7F">
        <w:rPr>
          <w:rFonts w:cstheme="majorHAnsi"/>
          <w:sz w:val="22"/>
          <w:szCs w:val="22"/>
        </w:rPr>
        <w:fldChar w:fldCharType="begin"/>
      </w:r>
      <w:r w:rsidRPr="006E7B7F">
        <w:rPr>
          <w:rFonts w:cstheme="majorHAnsi"/>
          <w:sz w:val="22"/>
          <w:szCs w:val="22"/>
        </w:rPr>
        <w:instrText xml:space="preserve"> SEQ Gráfica \* ARABIC </w:instrText>
      </w:r>
      <w:r w:rsidRPr="006E7B7F">
        <w:rPr>
          <w:rFonts w:cstheme="majorHAnsi"/>
          <w:sz w:val="22"/>
          <w:szCs w:val="22"/>
        </w:rPr>
        <w:fldChar w:fldCharType="separate"/>
      </w:r>
      <w:r w:rsidRPr="006E7B7F">
        <w:rPr>
          <w:rFonts w:cstheme="majorHAnsi"/>
          <w:sz w:val="22"/>
          <w:szCs w:val="22"/>
        </w:rPr>
        <w:t>17</w:t>
      </w:r>
      <w:r w:rsidRPr="006E7B7F">
        <w:rPr>
          <w:rFonts w:cstheme="majorHAnsi"/>
          <w:sz w:val="22"/>
          <w:szCs w:val="22"/>
        </w:rPr>
        <w:fldChar w:fldCharType="end"/>
      </w:r>
      <w:r w:rsidRPr="006E7B7F">
        <w:rPr>
          <w:rFonts w:cstheme="majorHAnsi"/>
          <w:sz w:val="22"/>
          <w:szCs w:val="22"/>
        </w:rPr>
        <w:t xml:space="preserve"> </w:t>
      </w:r>
      <w:r>
        <w:rPr>
          <w:rFonts w:cstheme="majorHAnsi"/>
          <w:sz w:val="22"/>
          <w:szCs w:val="22"/>
        </w:rPr>
        <w:t xml:space="preserve">Resultados </w:t>
      </w:r>
      <w:r w:rsidR="006C57B0">
        <w:rPr>
          <w:rFonts w:cstheme="majorHAnsi"/>
          <w:sz w:val="22"/>
          <w:szCs w:val="22"/>
        </w:rPr>
        <w:t>Base</w:t>
      </w:r>
      <w:r>
        <w:rPr>
          <w:rFonts w:cstheme="majorHAnsi"/>
          <w:sz w:val="22"/>
          <w:szCs w:val="22"/>
        </w:rPr>
        <w:t xml:space="preserve"> case </w:t>
      </w:r>
      <w:r w:rsidR="00DA1B7A">
        <w:rPr>
          <w:rFonts w:cstheme="majorHAnsi"/>
          <w:sz w:val="22"/>
          <w:szCs w:val="22"/>
        </w:rPr>
        <w:t>financiación requerida y flujo de inversión total</w:t>
      </w:r>
      <w:r>
        <w:rPr>
          <w:rFonts w:cstheme="majorHAnsi"/>
          <w:sz w:val="22"/>
          <w:szCs w:val="22"/>
        </w:rPr>
        <w:br/>
      </w:r>
      <w:r>
        <w:rPr>
          <w:rFonts w:cstheme="majorHAnsi"/>
          <w:sz w:val="22"/>
          <w:szCs w:val="22"/>
        </w:rPr>
        <w:t>Millones en</w:t>
      </w:r>
      <w:r w:rsidRPr="006A2293">
        <w:rPr>
          <w:rFonts w:cstheme="majorHAnsi"/>
          <w:sz w:val="22"/>
          <w:szCs w:val="22"/>
        </w:rPr>
        <w:t xml:space="preserve"> dólares (USD)</w:t>
      </w:r>
      <w:r>
        <w:rPr>
          <w:rFonts w:cstheme="majorHAnsi"/>
          <w:sz w:val="22"/>
          <w:szCs w:val="22"/>
        </w:rPr>
        <w:t xml:space="preserve"> corrientes</w:t>
      </w:r>
      <w:bookmarkEnd w:id="127"/>
    </w:p>
    <w:p w:rsidRPr="009A69CC" w:rsidR="00AA6DF9" w:rsidP="00AA6DF9" w:rsidRDefault="001A1DD9" w14:paraId="468F46EC" w14:textId="3D0F4752">
      <w:r>
        <w:rPr>
          <w:noProof/>
        </w:rPr>
        <w:drawing>
          <wp:inline distT="0" distB="0" distL="0" distR="0" wp14:anchorId="0E2FF214" wp14:editId="1D8C05DD">
            <wp:extent cx="5612130" cy="2205990"/>
            <wp:effectExtent l="0" t="0" r="0" b="0"/>
            <wp:docPr id="47" name="Gráfico 47">
              <a:extLst xmlns:a="http://schemas.openxmlformats.org/drawingml/2006/main">
                <a:ext uri="{FF2B5EF4-FFF2-40B4-BE49-F238E27FC236}">
                  <a16:creationId xmlns:a16="http://schemas.microsoft.com/office/drawing/2014/main" id="{05C6FF3C-1DAC-4122-A4EC-A5DB9F9284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rsidR="00AA6DF9" w:rsidP="00AA6DF9" w:rsidRDefault="00AA6DF9" w14:paraId="01A09A7D" w14:textId="77777777">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00AA6DF9" w:rsidP="00AA6DF9" w:rsidRDefault="00AA6DF9" w14:paraId="09535D38" w14:textId="7C7D6EBC">
      <w:r w:rsidRPr="00D87332">
        <w:t>La financiación requerida anual promedio durante el horizonte del modelo es de USD 6</w:t>
      </w:r>
      <w:r w:rsidRPr="00D87332" w:rsidR="0037777A">
        <w:t>6</w:t>
      </w:r>
      <w:r w:rsidRPr="00D87332">
        <w:t>,</w:t>
      </w:r>
      <w:r w:rsidRPr="00D87332" w:rsidR="0037777A">
        <w:t>7</w:t>
      </w:r>
      <w:r w:rsidRPr="00D87332">
        <w:t xml:space="preserve"> millones</w:t>
      </w:r>
      <w:r w:rsidRPr="00D87332" w:rsidR="00D87332">
        <w:t xml:space="preserve">. </w:t>
      </w:r>
      <w:r w:rsidRPr="00D87332" w:rsidR="00A72F33">
        <w:t>S</w:t>
      </w:r>
      <w:r w:rsidRPr="00D87332">
        <w:t>e realiza un promedio anual de inversiones de USD 3</w:t>
      </w:r>
      <w:r w:rsidRPr="00D87332" w:rsidR="00FF088D">
        <w:t>9</w:t>
      </w:r>
      <w:r w:rsidRPr="00D87332">
        <w:t>,</w:t>
      </w:r>
      <w:r w:rsidRPr="00D87332" w:rsidR="00FF088D">
        <w:t>5</w:t>
      </w:r>
      <w:r w:rsidRPr="00D87332">
        <w:t xml:space="preserve"> millones, incluyendo las donaciones recibidas por el Banco Centroamericano de Integración Económica (BCIE)</w:t>
      </w:r>
      <w:r w:rsidRPr="00D87332" w:rsidR="00FF088D">
        <w:t>, inversiones BID</w:t>
      </w:r>
      <w:r w:rsidRPr="00D87332">
        <w:t xml:space="preserve"> y las inversiones del fondo general. El nivel de inversiones de ANDA </w:t>
      </w:r>
      <w:r w:rsidRPr="00D87332" w:rsidR="00271ECB">
        <w:t>sigue siendo</w:t>
      </w:r>
      <w:r w:rsidRPr="00D87332">
        <w:t xml:space="preserve"> bajo</w:t>
      </w:r>
      <w:r w:rsidRPr="00D87332" w:rsidR="00D87332">
        <w:t xml:space="preserve"> respecto al nivel de suscriptores,</w:t>
      </w:r>
      <w:r w:rsidRPr="00D87332">
        <w:t xml:space="preserve"> </w:t>
      </w:r>
      <w:r w:rsidRPr="00D87332" w:rsidR="00271ECB">
        <w:t>en este escenario presenta</w:t>
      </w:r>
      <w:r w:rsidRPr="00D87332">
        <w:t xml:space="preserve"> USD 41,2 dólares de inversión por suscriptor anual.</w:t>
      </w:r>
    </w:p>
    <w:p w:rsidRPr="002B1209" w:rsidR="00162BE8" w:rsidP="002B1209" w:rsidRDefault="00E73921" w14:paraId="7073E640" w14:textId="007EE347">
      <w:r>
        <w:lastRenderedPageBreak/>
        <w:t xml:space="preserve">Nota: </w:t>
      </w:r>
      <w:r w:rsidR="005403F9">
        <w:t>F</w:t>
      </w:r>
      <w:r>
        <w:t>lujo de caja</w:t>
      </w:r>
      <w:r w:rsidR="005403F9">
        <w:t xml:space="preserve"> (</w:t>
      </w:r>
      <w:r w:rsidR="005403F9">
        <w:fldChar w:fldCharType="begin"/>
      </w:r>
      <w:r w:rsidR="005403F9">
        <w:instrText xml:space="preserve"> REF _Ref103963843 \h </w:instrText>
      </w:r>
      <w:r w:rsidR="005403F9">
        <w:fldChar w:fldCharType="separate"/>
      </w:r>
      <w:r w:rsidRPr="00122AEC" w:rsidR="005403F9">
        <w:rPr>
          <w:rFonts w:cstheme="majorHAnsi"/>
        </w:rPr>
        <w:t xml:space="preserve">Anexo </w:t>
      </w:r>
      <w:r w:rsidR="005403F9">
        <w:rPr>
          <w:rFonts w:cstheme="majorHAnsi"/>
          <w:noProof/>
        </w:rPr>
        <w:t>6</w:t>
      </w:r>
      <w:r w:rsidR="005403F9">
        <w:fldChar w:fldCharType="end"/>
      </w:r>
      <w:r w:rsidR="005403F9">
        <w:t>)</w:t>
      </w:r>
      <w:r>
        <w:t>, balance general</w:t>
      </w:r>
      <w:r w:rsidR="005403F9">
        <w:t xml:space="preserve"> (</w:t>
      </w:r>
      <w:r w:rsidR="005403F9">
        <w:fldChar w:fldCharType="begin"/>
      </w:r>
      <w:r w:rsidR="005403F9">
        <w:instrText xml:space="preserve"> REF _Ref103963853 \h </w:instrText>
      </w:r>
      <w:r w:rsidR="005403F9">
        <w:fldChar w:fldCharType="separate"/>
      </w:r>
      <w:r w:rsidRPr="00C0687E" w:rsidR="005403F9">
        <w:rPr>
          <w:rFonts w:cstheme="majorHAnsi"/>
        </w:rPr>
        <w:t xml:space="preserve">Anexo </w:t>
      </w:r>
      <w:r w:rsidR="005403F9">
        <w:rPr>
          <w:rFonts w:cstheme="majorHAnsi"/>
          <w:noProof/>
        </w:rPr>
        <w:t>7</w:t>
      </w:r>
      <w:r w:rsidR="005403F9">
        <w:fldChar w:fldCharType="end"/>
      </w:r>
      <w:r w:rsidR="005403F9">
        <w:t>)</w:t>
      </w:r>
      <w:r>
        <w:t xml:space="preserve"> y estado de resultados </w:t>
      </w:r>
      <w:r w:rsidR="005403F9">
        <w:t>(</w:t>
      </w:r>
      <w:r w:rsidR="005403F9">
        <w:fldChar w:fldCharType="begin"/>
      </w:r>
      <w:r w:rsidR="005403F9">
        <w:instrText xml:space="preserve"> REF _Ref103963860 \h </w:instrText>
      </w:r>
      <w:r w:rsidR="005403F9">
        <w:fldChar w:fldCharType="separate"/>
      </w:r>
      <w:r w:rsidRPr="006047CA" w:rsidR="005403F9">
        <w:rPr>
          <w:rFonts w:cstheme="majorHAnsi"/>
        </w:rPr>
        <w:t>Anexo 8</w:t>
      </w:r>
      <w:r w:rsidR="005403F9">
        <w:fldChar w:fldCharType="end"/>
      </w:r>
      <w:r w:rsidR="005403F9">
        <w:t>).</w:t>
      </w:r>
    </w:p>
    <w:p w:rsidRPr="002B1209" w:rsidR="002B1209" w:rsidP="00863507" w:rsidRDefault="002B1209" w14:paraId="04082B5D" w14:textId="4E58363C">
      <w:pPr>
        <w:pStyle w:val="Heading1"/>
      </w:pPr>
      <w:bookmarkStart w:name="_Toc104886494" w:id="128"/>
      <w:r w:rsidRPr="00EE4A26">
        <w:rPr>
          <w:rFonts w:cstheme="majorHAnsi"/>
        </w:rPr>
        <w:t>Conclusiones</w:t>
      </w:r>
      <w:bookmarkEnd w:id="128"/>
      <w:r w:rsidRPr="00EE4A26">
        <w:rPr>
          <w:rFonts w:cstheme="majorHAnsi"/>
        </w:rPr>
        <w:t xml:space="preserve"> </w:t>
      </w:r>
    </w:p>
    <w:p w:rsidRPr="00646722" w:rsidR="00904539" w:rsidP="00B63B8C" w:rsidRDefault="00646722" w14:paraId="3C74B658" w14:textId="3DACE56C">
      <w:pPr>
        <w:pStyle w:val="ListParagraph"/>
        <w:numPr>
          <w:ilvl w:val="0"/>
          <w:numId w:val="35"/>
        </w:numPr>
        <w:spacing w:after="80"/>
        <w:ind w:left="714" w:hanging="357"/>
        <w:contextualSpacing w:val="0"/>
        <w:rPr>
          <w:rFonts w:cstheme="majorHAnsi"/>
        </w:rPr>
      </w:pPr>
      <w:r>
        <w:rPr>
          <w:rFonts w:cstheme="majorHAnsi"/>
        </w:rPr>
        <w:t xml:space="preserve">Para el 2020 la ANDA </w:t>
      </w:r>
      <w:r w:rsidR="00597C42">
        <w:rPr>
          <w:rFonts w:cstheme="majorHAnsi"/>
        </w:rPr>
        <w:t>servía</w:t>
      </w:r>
      <w:r>
        <w:rPr>
          <w:rFonts w:cstheme="majorHAnsi"/>
        </w:rPr>
        <w:t xml:space="preserve"> a cerca de 5,1 millones de habitantes con el servicio de agua potable, lo que refleja una cobertura global del 74,2% (60</w:t>
      </w:r>
      <w:r w:rsidR="00B37614">
        <w:rPr>
          <w:rFonts w:cstheme="majorHAnsi"/>
        </w:rPr>
        <w:t>% con</w:t>
      </w:r>
      <w:r w:rsidR="00597C42">
        <w:rPr>
          <w:rFonts w:cstheme="majorHAnsi"/>
        </w:rPr>
        <w:t xml:space="preserve"> </w:t>
      </w:r>
      <w:r>
        <w:rPr>
          <w:rFonts w:cstheme="majorHAnsi"/>
        </w:rPr>
        <w:t>conexiones domiciliarias y 14,2% por medio de canteras y pilas públicas), a pesar de esto s</w:t>
      </w:r>
      <w:r w:rsidRPr="006A2293">
        <w:rPr>
          <w:rFonts w:cstheme="majorHAnsi"/>
        </w:rPr>
        <w:t xml:space="preserve">e evidencia un bajo nivel de cobertura de agua potable en las zonas rurales, </w:t>
      </w:r>
      <w:r>
        <w:rPr>
          <w:rFonts w:cstheme="majorHAnsi"/>
        </w:rPr>
        <w:t xml:space="preserve">donde </w:t>
      </w:r>
      <w:r w:rsidRPr="006A2293">
        <w:rPr>
          <w:rFonts w:cstheme="majorHAnsi"/>
        </w:rPr>
        <w:t xml:space="preserve">solo se cubre </w:t>
      </w:r>
      <w:r>
        <w:rPr>
          <w:rFonts w:cstheme="majorHAnsi"/>
        </w:rPr>
        <w:t xml:space="preserve">a 1,1 millones de habitantes, es decir </w:t>
      </w:r>
      <w:r w:rsidRPr="006A2293">
        <w:rPr>
          <w:rFonts w:cstheme="majorHAnsi"/>
        </w:rPr>
        <w:t>41%</w:t>
      </w:r>
      <w:r>
        <w:rPr>
          <w:rFonts w:cstheme="majorHAnsi"/>
        </w:rPr>
        <w:t xml:space="preserve"> de la población rural.</w:t>
      </w:r>
    </w:p>
    <w:p w:rsidRPr="00EB26C1" w:rsidR="008B3223" w:rsidP="00B63B8C" w:rsidRDefault="0072014C" w14:paraId="364F796A" w14:textId="6698FB56">
      <w:pPr>
        <w:pStyle w:val="ListParagraph"/>
        <w:numPr>
          <w:ilvl w:val="0"/>
          <w:numId w:val="35"/>
        </w:numPr>
        <w:spacing w:after="80"/>
        <w:ind w:left="714" w:hanging="357"/>
        <w:contextualSpacing w:val="0"/>
        <w:rPr>
          <w:rFonts w:cstheme="majorHAnsi"/>
        </w:rPr>
      </w:pPr>
      <w:r w:rsidRPr="00EB26C1">
        <w:rPr>
          <w:rFonts w:cstheme="majorHAnsi"/>
        </w:rPr>
        <w:t xml:space="preserve">La cobertura de alcantarillado </w:t>
      </w:r>
      <w:r w:rsidR="00DF0063">
        <w:rPr>
          <w:rFonts w:cstheme="majorHAnsi"/>
        </w:rPr>
        <w:t xml:space="preserve">de la ANDA </w:t>
      </w:r>
      <w:r w:rsidRPr="00EB26C1">
        <w:rPr>
          <w:rFonts w:cstheme="majorHAnsi"/>
        </w:rPr>
        <w:t xml:space="preserve">para el año </w:t>
      </w:r>
      <w:r w:rsidRPr="00597C42">
        <w:rPr>
          <w:rFonts w:cstheme="majorHAnsi"/>
        </w:rPr>
        <w:t>2020 es</w:t>
      </w:r>
      <w:r w:rsidRPr="00EB26C1">
        <w:rPr>
          <w:rFonts w:cstheme="majorHAnsi"/>
        </w:rPr>
        <w:t xml:space="preserve"> baja</w:t>
      </w:r>
      <w:r w:rsidRPr="00EB26C1" w:rsidR="000C00D0">
        <w:rPr>
          <w:rFonts w:cstheme="majorHAnsi"/>
        </w:rPr>
        <w:t>, con una cobertura global del 42%</w:t>
      </w:r>
      <w:r w:rsidR="00597C42">
        <w:rPr>
          <w:rFonts w:cstheme="majorHAnsi"/>
        </w:rPr>
        <w:t>,</w:t>
      </w:r>
      <w:r w:rsidR="00ED3D0C">
        <w:rPr>
          <w:rFonts w:cstheme="majorHAnsi"/>
        </w:rPr>
        <w:t xml:space="preserve"> </w:t>
      </w:r>
      <w:r w:rsidR="00076E3A">
        <w:rPr>
          <w:rFonts w:cstheme="majorHAnsi"/>
        </w:rPr>
        <w:t xml:space="preserve">sirviendo a </w:t>
      </w:r>
      <w:r w:rsidR="00A63245">
        <w:rPr>
          <w:rFonts w:cstheme="majorHAnsi"/>
        </w:rPr>
        <w:t xml:space="preserve">2,8 millones de habitantes </w:t>
      </w:r>
      <w:r w:rsidR="00076E3A">
        <w:rPr>
          <w:rFonts w:cstheme="majorHAnsi"/>
        </w:rPr>
        <w:t>residenciales</w:t>
      </w:r>
      <w:r w:rsidR="009D5E43">
        <w:rPr>
          <w:rFonts w:cstheme="majorHAnsi"/>
        </w:rPr>
        <w:t xml:space="preserve"> de la zona urbana y sin población servida </w:t>
      </w:r>
      <w:r w:rsidRPr="00EB26C1" w:rsidR="009F5367">
        <w:rPr>
          <w:rFonts w:cstheme="majorHAnsi"/>
        </w:rPr>
        <w:t>en zonas rurales.</w:t>
      </w:r>
    </w:p>
    <w:p w:rsidRPr="002A78F9" w:rsidR="00C96550" w:rsidP="00B63B8C" w:rsidRDefault="006B486E" w14:paraId="1FB16D13" w14:textId="0E2CECF6">
      <w:pPr>
        <w:pStyle w:val="ListParagraph"/>
        <w:numPr>
          <w:ilvl w:val="0"/>
          <w:numId w:val="35"/>
        </w:numPr>
        <w:spacing w:after="80"/>
        <w:ind w:left="714" w:hanging="357"/>
        <w:contextualSpacing w:val="0"/>
        <w:rPr>
          <w:rFonts w:cstheme="majorHAnsi"/>
        </w:rPr>
      </w:pPr>
      <w:r w:rsidRPr="002A78F9">
        <w:rPr>
          <w:rFonts w:cstheme="majorHAnsi"/>
        </w:rPr>
        <w:t xml:space="preserve">La empresa presenta </w:t>
      </w:r>
      <w:r w:rsidRPr="002A78F9" w:rsidR="009D5E43">
        <w:rPr>
          <w:rFonts w:cstheme="majorHAnsi"/>
        </w:rPr>
        <w:t xml:space="preserve">un </w:t>
      </w:r>
      <w:r w:rsidRPr="002A78F9">
        <w:rPr>
          <w:rFonts w:cstheme="majorHAnsi"/>
        </w:rPr>
        <w:t>nivel de p</w:t>
      </w:r>
      <w:r w:rsidRPr="002A78F9" w:rsidR="00C06923">
        <w:rPr>
          <w:rFonts w:cstheme="majorHAnsi"/>
        </w:rPr>
        <w:t>é</w:t>
      </w:r>
      <w:r w:rsidRPr="002A78F9">
        <w:rPr>
          <w:rFonts w:cstheme="majorHAnsi"/>
        </w:rPr>
        <w:t>rdida</w:t>
      </w:r>
      <w:r w:rsidRPr="002A78F9" w:rsidR="00C06923">
        <w:rPr>
          <w:rFonts w:cstheme="majorHAnsi"/>
        </w:rPr>
        <w:t>s</w:t>
      </w:r>
      <w:r w:rsidRPr="002A78F9">
        <w:rPr>
          <w:rFonts w:cstheme="majorHAnsi"/>
        </w:rPr>
        <w:t xml:space="preserve"> de agua</w:t>
      </w:r>
      <w:r w:rsidRPr="002A78F9" w:rsidR="00C15B02">
        <w:rPr>
          <w:rFonts w:cstheme="majorHAnsi"/>
        </w:rPr>
        <w:t xml:space="preserve"> </w:t>
      </w:r>
      <w:r w:rsidR="005F2573">
        <w:rPr>
          <w:rFonts w:cstheme="majorHAnsi"/>
        </w:rPr>
        <w:t>elevada</w:t>
      </w:r>
      <w:r w:rsidRPr="002A78F9" w:rsidR="00C15B02">
        <w:rPr>
          <w:rFonts w:cstheme="majorHAnsi"/>
        </w:rPr>
        <w:t xml:space="preserve">, </w:t>
      </w:r>
      <w:r w:rsidR="006F232B">
        <w:rPr>
          <w:rFonts w:cstheme="majorHAnsi"/>
        </w:rPr>
        <w:t xml:space="preserve">contando con un promedio de ANC </w:t>
      </w:r>
      <w:r w:rsidRPr="002A78F9" w:rsidR="00FC753A">
        <w:rPr>
          <w:rFonts w:cstheme="majorHAnsi"/>
        </w:rPr>
        <w:t xml:space="preserve">para </w:t>
      </w:r>
      <w:r w:rsidR="006F232B">
        <w:rPr>
          <w:rFonts w:cstheme="majorHAnsi"/>
        </w:rPr>
        <w:t xml:space="preserve">los últimos tres años de </w:t>
      </w:r>
      <w:r w:rsidRPr="002A78F9" w:rsidR="002A78F9">
        <w:rPr>
          <w:rFonts w:cstheme="majorHAnsi"/>
        </w:rPr>
        <w:t>6</w:t>
      </w:r>
      <w:r w:rsidR="006F232B">
        <w:rPr>
          <w:rFonts w:cstheme="majorHAnsi"/>
        </w:rPr>
        <w:t>0</w:t>
      </w:r>
      <w:r w:rsidRPr="002A78F9" w:rsidR="002A78F9">
        <w:rPr>
          <w:rFonts w:cstheme="majorHAnsi"/>
        </w:rPr>
        <w:t>%</w:t>
      </w:r>
      <w:r w:rsidR="002A78F9">
        <w:rPr>
          <w:rFonts w:cstheme="majorHAnsi"/>
        </w:rPr>
        <w:t>.</w:t>
      </w:r>
    </w:p>
    <w:p w:rsidRPr="00594CD7" w:rsidR="00003646" w:rsidP="00B63B8C" w:rsidRDefault="00003646" w14:paraId="431D104E" w14:textId="6987CDED">
      <w:pPr>
        <w:pStyle w:val="ListParagraph"/>
        <w:numPr>
          <w:ilvl w:val="0"/>
          <w:numId w:val="35"/>
        </w:numPr>
        <w:spacing w:after="80"/>
        <w:ind w:left="714" w:hanging="357"/>
        <w:contextualSpacing w:val="0"/>
        <w:rPr>
          <w:rFonts w:cstheme="majorHAnsi"/>
        </w:rPr>
      </w:pPr>
      <w:r w:rsidRPr="0019192F">
        <w:rPr>
          <w:rFonts w:cstheme="majorHAnsi"/>
        </w:rPr>
        <w:t>La facturación media</w:t>
      </w:r>
      <w:r w:rsidR="00735739">
        <w:rPr>
          <w:rFonts w:cstheme="majorHAnsi"/>
        </w:rPr>
        <w:t xml:space="preserve"> </w:t>
      </w:r>
      <w:r w:rsidR="00C1551A">
        <w:rPr>
          <w:rFonts w:cstheme="majorHAnsi"/>
        </w:rPr>
        <w:t xml:space="preserve">por usuario </w:t>
      </w:r>
      <w:r w:rsidR="00597C42">
        <w:rPr>
          <w:rFonts w:cstheme="majorHAnsi"/>
        </w:rPr>
        <w:t xml:space="preserve">de ANDA </w:t>
      </w:r>
      <w:r w:rsidR="000C5F58">
        <w:rPr>
          <w:rFonts w:cstheme="majorHAnsi"/>
        </w:rPr>
        <w:t>(</w:t>
      </w:r>
      <w:r w:rsidR="00735739">
        <w:rPr>
          <w:rFonts w:cstheme="majorHAnsi"/>
        </w:rPr>
        <w:t>para un consumo residencial de 15</w:t>
      </w:r>
      <w:r w:rsidR="00316923">
        <w:rPr>
          <w:rFonts w:cstheme="majorHAnsi"/>
        </w:rPr>
        <w:t xml:space="preserve"> m3</w:t>
      </w:r>
      <w:r w:rsidR="000C5F58">
        <w:rPr>
          <w:rFonts w:cstheme="majorHAnsi"/>
        </w:rPr>
        <w:t>)</w:t>
      </w:r>
      <w:r w:rsidRPr="00735739">
        <w:rPr>
          <w:rFonts w:cstheme="majorHAnsi"/>
        </w:rPr>
        <w:t xml:space="preserve"> es la </w:t>
      </w:r>
      <w:r w:rsidRPr="006A2293" w:rsidR="00735739">
        <w:rPr>
          <w:rFonts w:cstheme="majorHAnsi"/>
        </w:rPr>
        <w:t>más</w:t>
      </w:r>
      <w:r w:rsidRPr="00EF1CDD">
        <w:rPr>
          <w:rFonts w:cstheme="majorHAnsi"/>
        </w:rPr>
        <w:t xml:space="preserve"> baja </w:t>
      </w:r>
      <w:r w:rsidR="00735739">
        <w:rPr>
          <w:rFonts w:cstheme="majorHAnsi"/>
        </w:rPr>
        <w:t>respecto a</w:t>
      </w:r>
      <w:r w:rsidR="003B7607">
        <w:rPr>
          <w:rFonts w:cstheme="majorHAnsi"/>
        </w:rPr>
        <w:t xml:space="preserve">l comparativo realizado con </w:t>
      </w:r>
      <w:r w:rsidR="00735739">
        <w:rPr>
          <w:rFonts w:cstheme="majorHAnsi"/>
        </w:rPr>
        <w:t xml:space="preserve">otros </w:t>
      </w:r>
      <w:r w:rsidR="00A54307">
        <w:rPr>
          <w:rFonts w:cstheme="majorHAnsi"/>
        </w:rPr>
        <w:t xml:space="preserve">6 </w:t>
      </w:r>
      <w:r w:rsidR="00735739">
        <w:rPr>
          <w:rFonts w:cstheme="majorHAnsi"/>
        </w:rPr>
        <w:t>países</w:t>
      </w:r>
      <w:r w:rsidR="00A54307">
        <w:rPr>
          <w:rFonts w:cstheme="majorHAnsi"/>
        </w:rPr>
        <w:t xml:space="preserve"> (</w:t>
      </w:r>
      <w:r w:rsidRPr="00735739" w:rsidR="00A54307">
        <w:rPr>
          <w:rFonts w:cstheme="majorHAnsi"/>
          <w:lang w:val="es-ES"/>
        </w:rPr>
        <w:t>Colombia</w:t>
      </w:r>
      <w:r w:rsidR="00A54307">
        <w:rPr>
          <w:rFonts w:cstheme="majorHAnsi"/>
          <w:lang w:val="es-ES"/>
        </w:rPr>
        <w:t xml:space="preserve">, </w:t>
      </w:r>
      <w:r w:rsidRPr="00735739" w:rsidR="00A54307">
        <w:rPr>
          <w:rFonts w:cstheme="majorHAnsi"/>
          <w:lang w:val="es-ES"/>
        </w:rPr>
        <w:t>República Dominicana</w:t>
      </w:r>
      <w:r w:rsidR="00A54307">
        <w:rPr>
          <w:rFonts w:cstheme="majorHAnsi"/>
          <w:lang w:val="es-ES"/>
        </w:rPr>
        <w:t xml:space="preserve">, </w:t>
      </w:r>
      <w:r w:rsidRPr="00EF1CDD" w:rsidR="00A54307">
        <w:rPr>
          <w:rFonts w:cstheme="majorHAnsi"/>
          <w:lang w:val="es-ES"/>
        </w:rPr>
        <w:t>Costa Rica</w:t>
      </w:r>
      <w:r w:rsidRPr="003B2DEC" w:rsidR="00A54307">
        <w:rPr>
          <w:rFonts w:cstheme="majorHAnsi"/>
          <w:lang w:val="es-ES"/>
        </w:rPr>
        <w:t xml:space="preserve">, </w:t>
      </w:r>
      <w:r w:rsidRPr="001F0615" w:rsidR="00A54307">
        <w:rPr>
          <w:rFonts w:cstheme="majorHAnsi"/>
          <w:lang w:val="es-ES"/>
        </w:rPr>
        <w:t>Panamá, Honduras y Bolivia)</w:t>
      </w:r>
      <w:r w:rsidRPr="00735739">
        <w:rPr>
          <w:rFonts w:cstheme="majorHAnsi"/>
        </w:rPr>
        <w:t>, siendo de tan solo</w:t>
      </w:r>
      <w:r w:rsidR="00597C42">
        <w:rPr>
          <w:rFonts w:cstheme="majorHAnsi"/>
        </w:rPr>
        <w:t xml:space="preserve"> de</w:t>
      </w:r>
      <w:r w:rsidRPr="00735739">
        <w:rPr>
          <w:rFonts w:cstheme="majorHAnsi"/>
        </w:rPr>
        <w:t xml:space="preserve"> </w:t>
      </w:r>
      <w:r w:rsidR="00C3251B">
        <w:rPr>
          <w:rFonts w:cstheme="majorHAnsi"/>
        </w:rPr>
        <w:t xml:space="preserve">USD </w:t>
      </w:r>
      <w:r w:rsidRPr="00735739" w:rsidR="00A41784">
        <w:rPr>
          <w:rFonts w:cstheme="majorHAnsi"/>
        </w:rPr>
        <w:t>3,44</w:t>
      </w:r>
      <w:r w:rsidR="00ED68CB">
        <w:rPr>
          <w:rFonts w:cstheme="majorHAnsi"/>
        </w:rPr>
        <w:t xml:space="preserve"> esto se debe principalmente </w:t>
      </w:r>
      <w:r w:rsidR="0072336D">
        <w:rPr>
          <w:rFonts w:cstheme="majorHAnsi"/>
        </w:rPr>
        <w:t>a la actual estructura tarifaria de la empres</w:t>
      </w:r>
      <w:r w:rsidR="00A64555">
        <w:rPr>
          <w:rFonts w:cstheme="majorHAnsi"/>
        </w:rPr>
        <w:t>a, la cual</w:t>
      </w:r>
      <w:r w:rsidR="00A03CF9">
        <w:rPr>
          <w:rFonts w:cstheme="majorHAnsi"/>
        </w:rPr>
        <w:t xml:space="preserve"> no ha sido modificada en más de 5 años.</w:t>
      </w:r>
    </w:p>
    <w:p w:rsidR="008A7ADA" w:rsidP="00B63B8C" w:rsidRDefault="008A7ADA" w14:paraId="3F30B13F" w14:textId="3CE1FA31">
      <w:pPr>
        <w:pStyle w:val="ListParagraph"/>
        <w:numPr>
          <w:ilvl w:val="0"/>
          <w:numId w:val="35"/>
        </w:numPr>
        <w:spacing w:after="80"/>
        <w:ind w:left="714" w:hanging="357"/>
        <w:contextualSpacing w:val="0"/>
        <w:rPr>
          <w:rFonts w:cstheme="majorHAnsi"/>
        </w:rPr>
      </w:pPr>
      <w:r>
        <w:rPr>
          <w:rFonts w:cstheme="majorHAnsi"/>
        </w:rPr>
        <w:t>La empresa no logra cubrir sus gastos de operación directos, presentando un ingreso operativo neto antes de intereses, impuestos, depreciación y amortización (EBITDA) negativo en USD 48 millones (el 36% de sus ingresos)</w:t>
      </w:r>
      <w:r w:rsidR="005259D1">
        <w:rPr>
          <w:rFonts w:cstheme="majorHAnsi"/>
        </w:rPr>
        <w:t xml:space="preserve">, y recurriendo a aportes del Gobierno Nacional 9 realizados de forma periódica y transparente) para cubrir el déficit de sus costos operativos. </w:t>
      </w:r>
    </w:p>
    <w:p w:rsidR="00E01399" w:rsidP="00B63B8C" w:rsidRDefault="002007BC" w14:paraId="0BC744E2" w14:textId="3C90FA04">
      <w:pPr>
        <w:pStyle w:val="ListParagraph"/>
        <w:numPr>
          <w:ilvl w:val="0"/>
          <w:numId w:val="35"/>
        </w:numPr>
        <w:spacing w:after="80"/>
        <w:ind w:left="714" w:hanging="357"/>
        <w:contextualSpacing w:val="0"/>
        <w:rPr>
          <w:rFonts w:cstheme="majorHAnsi"/>
        </w:rPr>
      </w:pPr>
      <w:r w:rsidRPr="002808ED">
        <w:rPr>
          <w:rFonts w:cstheme="majorHAnsi"/>
        </w:rPr>
        <w:t>L</w:t>
      </w:r>
      <w:r w:rsidRPr="002808ED" w:rsidR="00735739">
        <w:rPr>
          <w:rFonts w:cstheme="majorHAnsi"/>
        </w:rPr>
        <w:t>a empresa</w:t>
      </w:r>
      <w:r w:rsidRPr="002808ED">
        <w:rPr>
          <w:rFonts w:cstheme="majorHAnsi"/>
        </w:rPr>
        <w:t xml:space="preserve"> presenta para el 202</w:t>
      </w:r>
      <w:r w:rsidR="00497C88">
        <w:rPr>
          <w:rFonts w:cstheme="majorHAnsi"/>
        </w:rPr>
        <w:t>1</w:t>
      </w:r>
      <w:r w:rsidRPr="002808ED">
        <w:rPr>
          <w:rFonts w:cstheme="majorHAnsi"/>
        </w:rPr>
        <w:t xml:space="preserve"> un</w:t>
      </w:r>
      <w:r w:rsidRPr="002808ED" w:rsidR="00092003">
        <w:rPr>
          <w:rFonts w:cstheme="majorHAnsi"/>
        </w:rPr>
        <w:t>a cobertura de costos y gastos con sus ingresos de tan solo 5</w:t>
      </w:r>
      <w:r w:rsidR="008C4BF5">
        <w:rPr>
          <w:rFonts w:cstheme="majorHAnsi"/>
        </w:rPr>
        <w:t>9</w:t>
      </w:r>
      <w:r w:rsidRPr="002808ED" w:rsidR="00092003">
        <w:rPr>
          <w:rFonts w:cstheme="majorHAnsi"/>
        </w:rPr>
        <w:t>% (sin transferencias)</w:t>
      </w:r>
      <w:r w:rsidRPr="002808ED" w:rsidR="00735739">
        <w:rPr>
          <w:rFonts w:cstheme="majorHAnsi"/>
        </w:rPr>
        <w:t xml:space="preserve">, lo que refleja que las tarifas no </w:t>
      </w:r>
      <w:r w:rsidRPr="002808ED" w:rsidR="007956C0">
        <w:rPr>
          <w:rFonts w:cstheme="majorHAnsi"/>
        </w:rPr>
        <w:t>son eficientes recuperando los costos atribuidos a la operación</w:t>
      </w:r>
      <w:r w:rsidRPr="002808ED" w:rsidR="00735739">
        <w:rPr>
          <w:rFonts w:cstheme="majorHAnsi"/>
        </w:rPr>
        <w:t>.</w:t>
      </w:r>
    </w:p>
    <w:p w:rsidR="008A7ADA" w:rsidP="00B63B8C" w:rsidRDefault="008A7ADA" w14:paraId="1FC974EF" w14:textId="77777777">
      <w:pPr>
        <w:pStyle w:val="ListParagraph"/>
        <w:numPr>
          <w:ilvl w:val="0"/>
          <w:numId w:val="35"/>
        </w:numPr>
        <w:spacing w:after="80"/>
        <w:ind w:left="714" w:hanging="357"/>
        <w:contextualSpacing w:val="0"/>
        <w:rPr>
          <w:rFonts w:cstheme="majorHAnsi"/>
        </w:rPr>
      </w:pPr>
      <w:r w:rsidRPr="00735739">
        <w:rPr>
          <w:rFonts w:cstheme="majorHAnsi"/>
        </w:rPr>
        <w:t xml:space="preserve">En los últimos tres años la empresa ha generado resultados negativos </w:t>
      </w:r>
      <w:r>
        <w:rPr>
          <w:rFonts w:cstheme="majorHAnsi"/>
        </w:rPr>
        <w:t xml:space="preserve">crecientes </w:t>
      </w:r>
      <w:r w:rsidRPr="00735739">
        <w:rPr>
          <w:rFonts w:cstheme="majorHAnsi"/>
        </w:rPr>
        <w:t>pasando de una p</w:t>
      </w:r>
      <w:r>
        <w:rPr>
          <w:rFonts w:cstheme="majorHAnsi"/>
        </w:rPr>
        <w:t>é</w:t>
      </w:r>
      <w:r w:rsidRPr="00735739">
        <w:rPr>
          <w:rFonts w:cstheme="majorHAnsi"/>
        </w:rPr>
        <w:t>rdida en 201</w:t>
      </w:r>
      <w:r>
        <w:rPr>
          <w:rFonts w:cstheme="majorHAnsi"/>
        </w:rPr>
        <w:t>9</w:t>
      </w:r>
      <w:r w:rsidRPr="00735739">
        <w:rPr>
          <w:rFonts w:cstheme="majorHAnsi"/>
        </w:rPr>
        <w:t xml:space="preserve"> de </w:t>
      </w:r>
      <w:r>
        <w:rPr>
          <w:rFonts w:cstheme="majorHAnsi"/>
        </w:rPr>
        <w:t>USD 28</w:t>
      </w:r>
      <w:r w:rsidRPr="00735739">
        <w:rPr>
          <w:rFonts w:cstheme="majorHAnsi"/>
        </w:rPr>
        <w:t>,</w:t>
      </w:r>
      <w:r>
        <w:rPr>
          <w:rFonts w:cstheme="majorHAnsi"/>
        </w:rPr>
        <w:t>5 a</w:t>
      </w:r>
      <w:r w:rsidRPr="00735739">
        <w:rPr>
          <w:rFonts w:cstheme="majorHAnsi"/>
        </w:rPr>
        <w:t xml:space="preserve"> 20</w:t>
      </w:r>
      <w:r>
        <w:rPr>
          <w:rFonts w:cstheme="majorHAnsi"/>
        </w:rPr>
        <w:t>20 USD 65</w:t>
      </w:r>
      <w:r w:rsidRPr="00735739">
        <w:rPr>
          <w:rFonts w:cstheme="majorHAnsi"/>
        </w:rPr>
        <w:t>,</w:t>
      </w:r>
      <w:r>
        <w:rPr>
          <w:rFonts w:cstheme="majorHAnsi"/>
        </w:rPr>
        <w:t>9</w:t>
      </w:r>
      <w:r w:rsidRPr="00735739">
        <w:rPr>
          <w:rFonts w:cstheme="majorHAnsi"/>
        </w:rPr>
        <w:t xml:space="preserve"> y </w:t>
      </w:r>
      <w:r>
        <w:rPr>
          <w:rFonts w:cstheme="majorHAnsi"/>
        </w:rPr>
        <w:t xml:space="preserve">USD </w:t>
      </w:r>
      <w:r w:rsidRPr="00735739">
        <w:rPr>
          <w:rFonts w:cstheme="majorHAnsi"/>
        </w:rPr>
        <w:t>6</w:t>
      </w:r>
      <w:r>
        <w:rPr>
          <w:rFonts w:cstheme="majorHAnsi"/>
        </w:rPr>
        <w:t>1</w:t>
      </w:r>
      <w:r w:rsidRPr="00735739">
        <w:rPr>
          <w:rFonts w:cstheme="majorHAnsi"/>
        </w:rPr>
        <w:t>,</w:t>
      </w:r>
      <w:r>
        <w:rPr>
          <w:rFonts w:cstheme="majorHAnsi"/>
        </w:rPr>
        <w:t>2</w:t>
      </w:r>
      <w:r w:rsidRPr="00735739">
        <w:rPr>
          <w:rFonts w:cstheme="majorHAnsi"/>
        </w:rPr>
        <w:t xml:space="preserve"> millones </w:t>
      </w:r>
      <w:r>
        <w:rPr>
          <w:rFonts w:cstheme="majorHAnsi"/>
        </w:rPr>
        <w:t xml:space="preserve">en 2021, </w:t>
      </w:r>
      <w:r w:rsidRPr="00735739">
        <w:rPr>
          <w:rFonts w:cstheme="majorHAnsi"/>
        </w:rPr>
        <w:t xml:space="preserve">lo que </w:t>
      </w:r>
      <w:r>
        <w:rPr>
          <w:rFonts w:cstheme="majorHAnsi"/>
        </w:rPr>
        <w:t xml:space="preserve">arroja </w:t>
      </w:r>
      <w:r w:rsidRPr="00735739">
        <w:rPr>
          <w:rFonts w:cstheme="majorHAnsi"/>
        </w:rPr>
        <w:t xml:space="preserve">una pérdida acumulada de </w:t>
      </w:r>
      <w:r>
        <w:rPr>
          <w:rFonts w:cstheme="majorHAnsi"/>
        </w:rPr>
        <w:t xml:space="preserve">USD </w:t>
      </w:r>
      <w:r w:rsidRPr="00735739">
        <w:rPr>
          <w:rFonts w:cstheme="majorHAnsi"/>
        </w:rPr>
        <w:t>1</w:t>
      </w:r>
      <w:r>
        <w:rPr>
          <w:rFonts w:cstheme="majorHAnsi"/>
        </w:rPr>
        <w:t>55</w:t>
      </w:r>
      <w:r w:rsidRPr="00735739">
        <w:rPr>
          <w:rFonts w:cstheme="majorHAnsi"/>
        </w:rPr>
        <w:t>,</w:t>
      </w:r>
      <w:r>
        <w:rPr>
          <w:rFonts w:cstheme="majorHAnsi"/>
        </w:rPr>
        <w:t>5</w:t>
      </w:r>
      <w:r w:rsidRPr="00735739">
        <w:rPr>
          <w:rFonts w:cstheme="majorHAnsi"/>
        </w:rPr>
        <w:t xml:space="preserve"> en este perí</w:t>
      </w:r>
      <w:r>
        <w:rPr>
          <w:rFonts w:cstheme="majorHAnsi"/>
        </w:rPr>
        <w:t>o</w:t>
      </w:r>
      <w:r w:rsidRPr="00735739">
        <w:rPr>
          <w:rFonts w:cstheme="majorHAnsi"/>
        </w:rPr>
        <w:t>do.</w:t>
      </w:r>
    </w:p>
    <w:p w:rsidRPr="0035603F" w:rsidR="008A7ADA" w:rsidP="00B63B8C" w:rsidRDefault="008A7ADA" w14:paraId="0E97A502" w14:textId="16284318">
      <w:pPr>
        <w:pStyle w:val="ListParagraph"/>
        <w:numPr>
          <w:ilvl w:val="0"/>
          <w:numId w:val="35"/>
        </w:numPr>
        <w:spacing w:after="80"/>
        <w:ind w:left="714" w:hanging="357"/>
        <w:contextualSpacing w:val="0"/>
        <w:rPr>
          <w:rFonts w:cstheme="majorHAnsi"/>
        </w:rPr>
      </w:pPr>
      <w:r w:rsidRPr="0035603F">
        <w:rPr>
          <w:rFonts w:cstheme="majorHAnsi"/>
        </w:rPr>
        <w:t xml:space="preserve">Para el año 2021 la empresa cuenta con un nivel del endeudamiento del 89%, lo cual significa que por cada </w:t>
      </w:r>
      <w:r w:rsidR="00597C42">
        <w:rPr>
          <w:rFonts w:cstheme="majorHAnsi"/>
        </w:rPr>
        <w:t>dólar</w:t>
      </w:r>
      <w:r w:rsidRPr="0035603F">
        <w:rPr>
          <w:rFonts w:cstheme="majorHAnsi"/>
        </w:rPr>
        <w:t xml:space="preserve"> que la empresa tiene de activos debe 89 centavos</w:t>
      </w:r>
      <w:r w:rsidR="00597C42">
        <w:rPr>
          <w:rFonts w:cstheme="majorHAnsi"/>
        </w:rPr>
        <w:t xml:space="preserve"> de dólar</w:t>
      </w:r>
      <w:r w:rsidRPr="0035603F">
        <w:rPr>
          <w:rFonts w:cstheme="majorHAnsi"/>
        </w:rPr>
        <w:t xml:space="preserve">. </w:t>
      </w:r>
    </w:p>
    <w:p w:rsidRPr="007069DA" w:rsidR="00C7094C" w:rsidP="00B63B8C" w:rsidRDefault="00AF2131" w14:paraId="20D43483" w14:textId="2B24EBA9">
      <w:pPr>
        <w:pStyle w:val="ListParagraph"/>
        <w:numPr>
          <w:ilvl w:val="0"/>
          <w:numId w:val="35"/>
        </w:numPr>
        <w:spacing w:after="80"/>
        <w:ind w:left="714" w:hanging="357"/>
        <w:contextualSpacing w:val="0"/>
        <w:rPr>
          <w:rFonts w:cstheme="majorHAnsi"/>
        </w:rPr>
      </w:pPr>
      <w:r w:rsidRPr="007069DA">
        <w:rPr>
          <w:rFonts w:cstheme="majorHAnsi"/>
        </w:rPr>
        <w:t xml:space="preserve">Los gastos operativos para el año 2021 </w:t>
      </w:r>
      <w:r w:rsidRPr="007069DA" w:rsidR="0035603F">
        <w:rPr>
          <w:rFonts w:cstheme="majorHAnsi"/>
        </w:rPr>
        <w:t>están</w:t>
      </w:r>
      <w:r w:rsidRPr="007069DA">
        <w:rPr>
          <w:rFonts w:cstheme="majorHAnsi"/>
        </w:rPr>
        <w:t xml:space="preserve"> compuestos en un </w:t>
      </w:r>
      <w:r w:rsidRPr="007069DA" w:rsidR="005D70D0">
        <w:rPr>
          <w:rFonts w:cstheme="majorHAnsi"/>
        </w:rPr>
        <w:t>38</w:t>
      </w:r>
      <w:r w:rsidRPr="007069DA" w:rsidR="0035603F">
        <w:rPr>
          <w:rFonts w:cstheme="majorHAnsi"/>
        </w:rPr>
        <w:t>,</w:t>
      </w:r>
      <w:r w:rsidRPr="007069DA" w:rsidR="005D70D0">
        <w:rPr>
          <w:rFonts w:cstheme="majorHAnsi"/>
        </w:rPr>
        <w:t>7</w:t>
      </w:r>
      <w:r w:rsidRPr="007069DA" w:rsidR="0035603F">
        <w:rPr>
          <w:rFonts w:cstheme="majorHAnsi"/>
        </w:rPr>
        <w:t xml:space="preserve">% por </w:t>
      </w:r>
      <w:r w:rsidRPr="007069DA">
        <w:rPr>
          <w:rFonts w:cstheme="majorHAnsi"/>
        </w:rPr>
        <w:t>gasto en energía eléctrica (</w:t>
      </w:r>
      <w:r w:rsidRPr="007069DA" w:rsidR="00C3251B">
        <w:rPr>
          <w:rFonts w:cstheme="majorHAnsi"/>
        </w:rPr>
        <w:t xml:space="preserve">USD </w:t>
      </w:r>
      <w:r w:rsidRPr="007069DA">
        <w:rPr>
          <w:rFonts w:cstheme="majorHAnsi"/>
        </w:rPr>
        <w:t>70,2 millones)</w:t>
      </w:r>
      <w:r w:rsidRPr="007069DA" w:rsidR="0035603F">
        <w:rPr>
          <w:rFonts w:cstheme="majorHAnsi"/>
        </w:rPr>
        <w:t xml:space="preserve"> y </w:t>
      </w:r>
      <w:r w:rsidRPr="007069DA">
        <w:rPr>
          <w:rFonts w:cstheme="majorHAnsi"/>
        </w:rPr>
        <w:t>gasto en personal con 37,9% (</w:t>
      </w:r>
      <w:r w:rsidRPr="007069DA" w:rsidR="00C3251B">
        <w:rPr>
          <w:rFonts w:cstheme="majorHAnsi"/>
        </w:rPr>
        <w:t xml:space="preserve">USD </w:t>
      </w:r>
      <w:r w:rsidRPr="007069DA">
        <w:rPr>
          <w:rFonts w:cstheme="majorHAnsi"/>
        </w:rPr>
        <w:t>68,9 millones)</w:t>
      </w:r>
      <w:r w:rsidRPr="007069DA" w:rsidR="0035603F">
        <w:rPr>
          <w:rFonts w:cstheme="majorHAnsi"/>
        </w:rPr>
        <w:t>.</w:t>
      </w:r>
    </w:p>
    <w:p w:rsidR="00D87332" w:rsidP="00D87332" w:rsidRDefault="008A7ADA" w14:paraId="0C0625D3" w14:textId="48EDC439">
      <w:pPr>
        <w:pStyle w:val="ListParagraph"/>
        <w:numPr>
          <w:ilvl w:val="0"/>
          <w:numId w:val="35"/>
        </w:numPr>
        <w:spacing w:after="80"/>
        <w:ind w:left="714" w:hanging="357"/>
        <w:contextualSpacing w:val="0"/>
        <w:rPr>
          <w:rFonts w:cstheme="majorHAnsi"/>
        </w:rPr>
      </w:pPr>
      <w:r>
        <w:rPr>
          <w:rFonts w:cstheme="majorHAnsi"/>
        </w:rPr>
        <w:t>Un programa</w:t>
      </w:r>
      <w:r w:rsidR="00B5108E">
        <w:rPr>
          <w:rFonts w:cstheme="majorHAnsi"/>
        </w:rPr>
        <w:t xml:space="preserve"> del BID</w:t>
      </w:r>
      <w:r>
        <w:rPr>
          <w:rFonts w:cstheme="majorHAnsi"/>
        </w:rPr>
        <w:t xml:space="preserve"> orientado a reducir el consumo de energía y a reducir las pérdidas </w:t>
      </w:r>
      <w:r w:rsidR="00B5108E">
        <w:rPr>
          <w:rFonts w:cstheme="majorHAnsi"/>
        </w:rPr>
        <w:t xml:space="preserve">de agua </w:t>
      </w:r>
      <w:r>
        <w:rPr>
          <w:rFonts w:cstheme="majorHAnsi"/>
        </w:rPr>
        <w:t xml:space="preserve">puede tener un efecto </w:t>
      </w:r>
      <w:r w:rsidR="00B5108E">
        <w:rPr>
          <w:rFonts w:cstheme="majorHAnsi"/>
        </w:rPr>
        <w:t xml:space="preserve">positivo </w:t>
      </w:r>
      <w:r>
        <w:rPr>
          <w:rFonts w:cstheme="majorHAnsi"/>
        </w:rPr>
        <w:t xml:space="preserve"> en los resultados financiero de la empresa.</w:t>
      </w:r>
    </w:p>
    <w:p w:rsidRPr="00D87332" w:rsidR="00D87332" w:rsidP="00D87332" w:rsidRDefault="004A5BB4" w14:paraId="0056F9F0" w14:textId="1B404790">
      <w:pPr>
        <w:pStyle w:val="ListParagraph"/>
        <w:numPr>
          <w:ilvl w:val="0"/>
          <w:numId w:val="35"/>
        </w:numPr>
        <w:spacing w:after="80"/>
        <w:ind w:left="714" w:hanging="357"/>
        <w:contextualSpacing w:val="0"/>
        <w:rPr>
          <w:rFonts w:cstheme="majorHAnsi"/>
        </w:rPr>
      </w:pPr>
      <w:r>
        <w:t xml:space="preserve">ANDA </w:t>
      </w:r>
      <w:r w:rsidR="008D14FE">
        <w:t xml:space="preserve">para el cierre de 2021 adeudaba por concepto de energía eléctrica </w:t>
      </w:r>
      <w:r w:rsidR="00AC3FA3">
        <w:t xml:space="preserve">USD </w:t>
      </w:r>
      <w:r w:rsidR="005B0771">
        <w:t>163,2 millones</w:t>
      </w:r>
      <w:r w:rsidR="00E86993">
        <w:t xml:space="preserve"> (</w:t>
      </w:r>
      <w:r w:rsidR="008D14FE">
        <w:t>CEL</w:t>
      </w:r>
      <w:r w:rsidR="00AC3FA3">
        <w:t xml:space="preserve"> USD 128,6</w:t>
      </w:r>
      <w:r w:rsidR="008D14FE">
        <w:t xml:space="preserve"> y al mercado minorista </w:t>
      </w:r>
      <w:r w:rsidR="00E86993">
        <w:t>34,6 millones)</w:t>
      </w:r>
      <w:r w:rsidR="0020696A">
        <w:t>.</w:t>
      </w:r>
    </w:p>
    <w:p w:rsidRPr="007F439C" w:rsidR="00A21453" w:rsidP="00A21453" w:rsidRDefault="00D96EED" w14:paraId="4E5134D2" w14:textId="6CFCA376">
      <w:pPr>
        <w:pStyle w:val="ListParagraph"/>
        <w:numPr>
          <w:ilvl w:val="0"/>
          <w:numId w:val="35"/>
        </w:numPr>
        <w:rPr>
          <w:rFonts w:cstheme="majorHAnsi"/>
        </w:rPr>
      </w:pPr>
      <w:r>
        <w:t>ANDA cuenta con dos titularizaciones</w:t>
      </w:r>
      <w:r w:rsidR="00DA0131">
        <w:t xml:space="preserve">, </w:t>
      </w:r>
      <w:r w:rsidRPr="00C851D0" w:rsidR="00DA0131">
        <w:rPr>
          <w:rFonts w:cstheme="majorHAnsi"/>
        </w:rPr>
        <w:t xml:space="preserve">FTHVAND01 </w:t>
      </w:r>
      <w:r w:rsidRPr="00C851D0" w:rsidR="00DA0131">
        <w:rPr>
          <w:rFonts w:eastAsia="Times New Roman" w:cstheme="majorHAnsi"/>
          <w:color w:val="000000"/>
          <w:lang w:eastAsia="es-CO"/>
        </w:rPr>
        <w:t>destinada para el pago de deuda por servicio de energía eléctrica de CEL</w:t>
      </w:r>
      <w:r w:rsidRPr="00C851D0" w:rsidR="00DA0131">
        <w:rPr>
          <w:rFonts w:cstheme="majorHAnsi"/>
        </w:rPr>
        <w:t xml:space="preserve"> y </w:t>
      </w:r>
      <w:r w:rsidRPr="00C851D0" w:rsidR="00DA0131">
        <w:rPr>
          <w:rFonts w:eastAsia="Times New Roman" w:cstheme="majorHAnsi"/>
          <w:color w:val="000000"/>
          <w:lang w:eastAsia="es-CO"/>
        </w:rPr>
        <w:t>FTHVAPC01 destinado para el pago de deuda con CEL</w:t>
      </w:r>
      <w:r>
        <w:t>,</w:t>
      </w:r>
      <w:r w:rsidRPr="00192187" w:rsidR="00192187">
        <w:rPr>
          <w:rFonts w:eastAsia="Times New Roman" w:cstheme="majorHAnsi"/>
          <w:color w:val="000000"/>
          <w:lang w:eastAsia="es-CO"/>
        </w:rPr>
        <w:t xml:space="preserve"> </w:t>
      </w:r>
      <w:r w:rsidRPr="00C851D0" w:rsidR="00192187">
        <w:rPr>
          <w:rFonts w:eastAsia="Times New Roman" w:cstheme="majorHAnsi"/>
          <w:color w:val="000000"/>
          <w:lang w:eastAsia="es-CO"/>
        </w:rPr>
        <w:t>Distribuidoras de energía eléctrica, proveedores y gratificaciones al personal</w:t>
      </w:r>
      <w:r w:rsidR="00192187">
        <w:rPr>
          <w:rFonts w:eastAsia="Times New Roman" w:cstheme="majorHAnsi"/>
          <w:color w:val="000000"/>
          <w:lang w:eastAsia="es-CO"/>
        </w:rPr>
        <w:t>;</w:t>
      </w:r>
      <w:r w:rsidR="00192187">
        <w:t xml:space="preserve"> l</w:t>
      </w:r>
      <w:r>
        <w:t xml:space="preserve">as cuales para el año 2021 presentan un saldo por pagar de </w:t>
      </w:r>
      <w:r w:rsidR="00267D28">
        <w:t>USD</w:t>
      </w:r>
      <w:r w:rsidR="00DA0131">
        <w:t xml:space="preserve"> 153,2 millones</w:t>
      </w:r>
      <w:r w:rsidR="00192187">
        <w:rPr>
          <w:rFonts w:eastAsia="Times New Roman" w:cstheme="majorHAnsi"/>
          <w:color w:val="000000"/>
          <w:lang w:eastAsia="es-CO"/>
        </w:rPr>
        <w:t xml:space="preserve">. Actualmente la empresa </w:t>
      </w:r>
      <w:r w:rsidR="00D87A3C">
        <w:lastRenderedPageBreak/>
        <w:t>tiene planeado para el segundo semestre del año 2022 realizar una emisión de bonos verdes por un monto de USD 600 millones</w:t>
      </w:r>
      <w:r w:rsidR="00520089">
        <w:t>.</w:t>
      </w:r>
    </w:p>
    <w:p w:rsidRPr="0019205D" w:rsidR="0019205D" w:rsidP="00A21453" w:rsidRDefault="007F439C" w14:paraId="4C20E701" w14:textId="77777777">
      <w:pPr>
        <w:pStyle w:val="ListParagraph"/>
        <w:numPr>
          <w:ilvl w:val="0"/>
          <w:numId w:val="35"/>
        </w:numPr>
        <w:rPr>
          <w:rFonts w:cstheme="majorHAnsi"/>
        </w:rPr>
      </w:pPr>
      <w:r>
        <w:t>El EBITDA en el escenario normal case, durante el horizonte del modelo no presentan valores positivos</w:t>
      </w:r>
      <w:r w:rsidR="0019205D">
        <w:t>, sin embargo, con la aplicación de las optimizaciones en el escenario base case a partir del año 2028 y hasta el 2036 se alcanza un EBITDA de USD 16,7 millones promedio anual.</w:t>
      </w:r>
    </w:p>
    <w:p w:rsidRPr="00C66678" w:rsidR="00C66678" w:rsidP="00A21453" w:rsidRDefault="00C66678" w14:paraId="72D94D04" w14:textId="4E88EEC8">
      <w:pPr>
        <w:pStyle w:val="ListParagraph"/>
        <w:numPr>
          <w:ilvl w:val="0"/>
          <w:numId w:val="35"/>
        </w:numPr>
        <w:rPr>
          <w:rFonts w:cstheme="majorHAnsi"/>
        </w:rPr>
      </w:pPr>
      <w:r>
        <w:t>En el escenario base case s</w:t>
      </w:r>
      <w:r w:rsidRPr="00C66678">
        <w:t>e realiza un promedio anual de inversiones de USD 39,5 millones, incluyendo las donaciones recibidas por el Banco Centroamericano de Integración Económica (BCIE), inversiones BID y las inversiones del fondo general. El nivel de inversiones de ANDA sigue siendo bajo respecto al nivel de suscriptores, en este escenario presenta USD 41,2 dólares de inversión por suscriptor anual.</w:t>
      </w:r>
    </w:p>
    <w:p w:rsidRPr="00C66678" w:rsidR="00C66678" w:rsidP="003E44AF" w:rsidRDefault="00C66678" w14:paraId="73A726B6" w14:textId="46E4667E">
      <w:pPr>
        <w:pStyle w:val="ListParagraph"/>
        <w:numPr>
          <w:ilvl w:val="0"/>
          <w:numId w:val="35"/>
        </w:numPr>
        <w:rPr>
          <w:rFonts w:cstheme="majorHAnsi"/>
        </w:rPr>
      </w:pPr>
      <w:r>
        <w:t>Los ingresos operacionales de ANDA en el escenario base case son de USD 211,5 millones promedio anual y sus costos y gastos son de USD 215,1 millones promedio anual, en este escenario a partir del año 2028 ANDA logra cubrir el 100% de sus costos y gastos operacionales con sus ingresos.</w:t>
      </w:r>
    </w:p>
    <w:p w:rsidR="00C66678" w:rsidP="00C66678" w:rsidRDefault="00C66678" w14:paraId="1CD16B63" w14:textId="107EA3DF">
      <w:pPr>
        <w:pStyle w:val="ListParagraph"/>
        <w:numPr>
          <w:ilvl w:val="0"/>
          <w:numId w:val="35"/>
        </w:numPr>
      </w:pPr>
      <w:r>
        <w:t>En el escenario normal case el resultado en conjunto de las transferencias y los desembolsos es de USD 202,1 millones promedio anual, resultado que refleja la pronunciada dependencia de ANDA en sus transferencias siendo estas el 68,4% de los requerimientos de fondos. Sin embargo, en el escenario base case presenta una reducción en la dependencia de ANDA ante las transferencias reduciéndolas un 57% pasando de USD 138,2 a 59,4 millones.</w:t>
      </w:r>
    </w:p>
    <w:p w:rsidRPr="00C66678" w:rsidR="00C66678" w:rsidP="005E2800" w:rsidRDefault="00C66678" w14:paraId="433CBB73" w14:textId="77777777">
      <w:pPr>
        <w:pStyle w:val="ListParagraph"/>
        <w:rPr>
          <w:rFonts w:cstheme="majorHAnsi"/>
        </w:rPr>
      </w:pPr>
    </w:p>
    <w:p w:rsidRPr="00C66678" w:rsidR="00C66678" w:rsidP="005E2800" w:rsidRDefault="00C66678" w14:paraId="763D481E" w14:textId="6E84FB11">
      <w:pPr>
        <w:pStyle w:val="ListParagraph"/>
        <w:rPr>
          <w:rFonts w:cstheme="majorHAnsi"/>
        </w:rPr>
      </w:pPr>
    </w:p>
    <w:p w:rsidR="00356D28" w:rsidP="00356D28" w:rsidRDefault="00356D28" w14:paraId="54E17F33" w14:textId="0E3F8AD3">
      <w:pPr>
        <w:rPr>
          <w:rFonts w:cstheme="majorHAnsi"/>
        </w:rPr>
      </w:pPr>
    </w:p>
    <w:p w:rsidR="00356D28" w:rsidP="00356D28" w:rsidRDefault="00356D28" w14:paraId="36BD7CD2" w14:textId="1E6A58A9">
      <w:pPr>
        <w:rPr>
          <w:rFonts w:cstheme="majorHAnsi"/>
        </w:rPr>
      </w:pPr>
    </w:p>
    <w:p w:rsidR="00356D28" w:rsidP="00356D28" w:rsidRDefault="00356D28" w14:paraId="70D81319" w14:textId="2C619FC4">
      <w:pPr>
        <w:rPr>
          <w:rFonts w:cstheme="majorHAnsi"/>
        </w:rPr>
      </w:pPr>
    </w:p>
    <w:p w:rsidR="00356D28" w:rsidP="00356D28" w:rsidRDefault="00356D28" w14:paraId="383AFB72" w14:textId="49CD04B4">
      <w:pPr>
        <w:rPr>
          <w:rFonts w:cstheme="majorHAnsi"/>
        </w:rPr>
      </w:pPr>
    </w:p>
    <w:p w:rsidR="00356D28" w:rsidP="00356D28" w:rsidRDefault="00356D28" w14:paraId="593A4162" w14:textId="2AEB3E32">
      <w:pPr>
        <w:rPr>
          <w:rFonts w:cstheme="majorHAnsi"/>
        </w:rPr>
      </w:pPr>
    </w:p>
    <w:p w:rsidRPr="00356D28" w:rsidR="00356D28" w:rsidP="00356D28" w:rsidRDefault="00356D28" w14:paraId="1DBDC5BB" w14:textId="77777777">
      <w:pPr>
        <w:rPr>
          <w:rFonts w:cstheme="majorHAnsi"/>
        </w:rPr>
      </w:pPr>
    </w:p>
    <w:bookmarkStart w:name="_Toc104886495" w:displacedByCustomXml="next" w:id="129"/>
    <w:sdt>
      <w:sdtPr>
        <w:id w:val="111145805"/>
        <w:bibliography/>
      </w:sdtPr>
      <w:sdtEndPr/>
      <w:sdtContent>
        <w:p w:rsidR="00B07C5A" w:rsidP="00BE4A65" w:rsidRDefault="00B07C5A" w14:paraId="02C66E91" w14:textId="32118C44">
          <w:pPr>
            <w:pStyle w:val="Heading1"/>
          </w:pPr>
          <w:r>
            <w:t>BIBLIOGRAFIA</w:t>
          </w:r>
        </w:p>
      </w:sdtContent>
    </w:sdt>
    <w:bookmarkEnd w:displacedByCustomXml="prev" w:id="129"/>
    <w:sdt>
      <w:sdtPr>
        <w:rPr>
          <w:rFonts w:eastAsiaTheme="majorEastAsia" w:cstheme="majorBidi"/>
          <w:b/>
          <w:bCs/>
          <w:color w:val="4472C4" w:themeColor="accent5"/>
          <w:sz w:val="28"/>
          <w:szCs w:val="28"/>
        </w:rPr>
        <w:id w:val="1664278222"/>
        <w:bibliography/>
      </w:sdtPr>
      <w:sdtEndPr/>
      <w:sdtContent>
        <w:p w:rsidR="005E2800" w:rsidP="005E2800" w:rsidRDefault="00B07C5A" w14:paraId="225CDA2F" w14:textId="77777777">
          <w:pPr>
            <w:pStyle w:val="Bibliography"/>
            <w:ind w:left="720" w:hanging="720"/>
            <w:rPr>
              <w:noProof/>
              <w:sz w:val="24"/>
              <w:szCs w:val="24"/>
            </w:rPr>
          </w:pPr>
          <w:r>
            <w:fldChar w:fldCharType="begin"/>
          </w:r>
          <w:r w:rsidRPr="00040F72">
            <w:instrText>BIBLIOGRAPHY</w:instrText>
          </w:r>
          <w:r>
            <w:fldChar w:fldCharType="separate"/>
          </w:r>
          <w:r w:rsidR="005E2800">
            <w:rPr>
              <w:noProof/>
            </w:rPr>
            <w:t xml:space="preserve">AMBIGEST S.A. (2022). </w:t>
          </w:r>
          <w:r w:rsidR="005E2800">
            <w:rPr>
              <w:i/>
              <w:iCs/>
              <w:noProof/>
            </w:rPr>
            <w:t>Producto 2: Diagnóstico de la situación actual.</w:t>
          </w:r>
          <w:r w:rsidR="005E2800">
            <w:rPr>
              <w:noProof/>
            </w:rPr>
            <w:t xml:space="preserve"> </w:t>
          </w:r>
        </w:p>
        <w:p w:rsidR="005E2800" w:rsidP="005E2800" w:rsidRDefault="005E2800" w14:paraId="5F2B0E98" w14:textId="77777777">
          <w:pPr>
            <w:pStyle w:val="Bibliography"/>
            <w:ind w:left="720" w:hanging="720"/>
            <w:rPr>
              <w:noProof/>
            </w:rPr>
          </w:pPr>
          <w:r>
            <w:rPr>
              <w:noProof/>
            </w:rPr>
            <w:t xml:space="preserve">ANDA. (2017). </w:t>
          </w:r>
          <w:r>
            <w:rPr>
              <w:i/>
              <w:iCs/>
              <w:noProof/>
            </w:rPr>
            <w:t>Plan Nacional de Agua y Saneamiento.</w:t>
          </w:r>
          <w:r>
            <w:rPr>
              <w:noProof/>
            </w:rPr>
            <w:t xml:space="preserve"> San Salvador.</w:t>
          </w:r>
        </w:p>
        <w:p w:rsidR="005E2800" w:rsidP="005E2800" w:rsidRDefault="005E2800" w14:paraId="11DBCF0A" w14:textId="77777777">
          <w:pPr>
            <w:pStyle w:val="Bibliography"/>
            <w:ind w:left="720" w:hanging="720"/>
            <w:rPr>
              <w:noProof/>
            </w:rPr>
          </w:pPr>
          <w:r>
            <w:rPr>
              <w:noProof/>
            </w:rPr>
            <w:t xml:space="preserve">ANDA, A. N. (1 de 7 de 2019). </w:t>
          </w:r>
          <w:r>
            <w:rPr>
              <w:i/>
              <w:iCs/>
              <w:noProof/>
            </w:rPr>
            <w:t>ANDA</w:t>
          </w:r>
          <w:r>
            <w:rPr>
              <w:noProof/>
            </w:rPr>
            <w:t>. Obtenido de https://www.anda.gob.sv/pliego-tarifario/</w:t>
          </w:r>
        </w:p>
        <w:p w:rsidR="005E2800" w:rsidP="005E2800" w:rsidRDefault="005E2800" w14:paraId="38A262BD" w14:textId="77777777">
          <w:pPr>
            <w:pStyle w:val="Bibliography"/>
            <w:ind w:left="720" w:hanging="720"/>
            <w:rPr>
              <w:noProof/>
            </w:rPr>
          </w:pPr>
          <w:r>
            <w:rPr>
              <w:noProof/>
            </w:rPr>
            <w:t xml:space="preserve">ANDA, A. N. (2019). </w:t>
          </w:r>
          <w:r>
            <w:rPr>
              <w:i/>
              <w:iCs/>
              <w:noProof/>
            </w:rPr>
            <w:t>Informe Final De Auditoria Externa Financiera Del 1 De Enero Al 31 Diciembre 2018 Y 2017.</w:t>
          </w:r>
          <w:r>
            <w:rPr>
              <w:noProof/>
            </w:rPr>
            <w:t xml:space="preserve"> San Salvador.</w:t>
          </w:r>
        </w:p>
        <w:p w:rsidR="005E2800" w:rsidP="005E2800" w:rsidRDefault="005E2800" w14:paraId="48B2B7AA" w14:textId="77777777">
          <w:pPr>
            <w:pStyle w:val="Bibliography"/>
            <w:ind w:left="720" w:hanging="720"/>
            <w:rPr>
              <w:noProof/>
            </w:rPr>
          </w:pPr>
          <w:r>
            <w:rPr>
              <w:noProof/>
            </w:rPr>
            <w:t xml:space="preserve">ANDA, A. N. (2020). </w:t>
          </w:r>
          <w:r>
            <w:rPr>
              <w:i/>
              <w:iCs/>
              <w:noProof/>
            </w:rPr>
            <w:t>Boletín estadístico 2019.</w:t>
          </w:r>
          <w:r>
            <w:rPr>
              <w:noProof/>
            </w:rPr>
            <w:t xml:space="preserve"> San Salvador.</w:t>
          </w:r>
        </w:p>
        <w:p w:rsidR="005E2800" w:rsidP="005E2800" w:rsidRDefault="005E2800" w14:paraId="0B3CC7C8" w14:textId="77777777">
          <w:pPr>
            <w:pStyle w:val="Bibliography"/>
            <w:ind w:left="720" w:hanging="720"/>
            <w:rPr>
              <w:noProof/>
            </w:rPr>
          </w:pPr>
          <w:r>
            <w:rPr>
              <w:noProof/>
            </w:rPr>
            <w:t xml:space="preserve">ANDA, A. N. (2020). </w:t>
          </w:r>
          <w:r>
            <w:rPr>
              <w:i/>
              <w:iCs/>
              <w:noProof/>
            </w:rPr>
            <w:t>Informe Final De Auditoria Externa Financiera Del 1 De Enero Al 31 De Diciembre 2019 Y 2018.</w:t>
          </w:r>
          <w:r>
            <w:rPr>
              <w:noProof/>
            </w:rPr>
            <w:t xml:space="preserve"> San Salvador.</w:t>
          </w:r>
        </w:p>
        <w:p w:rsidR="005E2800" w:rsidP="005E2800" w:rsidRDefault="005E2800" w14:paraId="35C90106" w14:textId="77777777">
          <w:pPr>
            <w:pStyle w:val="Bibliography"/>
            <w:ind w:left="720" w:hanging="720"/>
            <w:rPr>
              <w:noProof/>
            </w:rPr>
          </w:pPr>
          <w:r>
            <w:rPr>
              <w:noProof/>
            </w:rPr>
            <w:lastRenderedPageBreak/>
            <w:t xml:space="preserve">ANDA, A. N. (2021). </w:t>
          </w:r>
          <w:r>
            <w:rPr>
              <w:i/>
              <w:iCs/>
              <w:noProof/>
            </w:rPr>
            <w:t>Boletín estadistico 2020.</w:t>
          </w:r>
          <w:r>
            <w:rPr>
              <w:noProof/>
            </w:rPr>
            <w:t xml:space="preserve"> San Salvador.</w:t>
          </w:r>
        </w:p>
        <w:p w:rsidR="005E2800" w:rsidP="005E2800" w:rsidRDefault="005E2800" w14:paraId="7B3913F3" w14:textId="77777777">
          <w:pPr>
            <w:pStyle w:val="Bibliography"/>
            <w:ind w:left="720" w:hanging="720"/>
            <w:rPr>
              <w:noProof/>
            </w:rPr>
          </w:pPr>
          <w:r>
            <w:rPr>
              <w:noProof/>
            </w:rPr>
            <w:t xml:space="preserve">ANDA, A. N. (2021). </w:t>
          </w:r>
          <w:r>
            <w:rPr>
              <w:i/>
              <w:iCs/>
              <w:noProof/>
            </w:rPr>
            <w:t>Informe Final De Auditoria Externa Financiera Del 1 De Enero Al 31 De Diciembre 2020.</w:t>
          </w:r>
          <w:r>
            <w:rPr>
              <w:noProof/>
            </w:rPr>
            <w:t xml:space="preserve"> San Salvador.</w:t>
          </w:r>
        </w:p>
        <w:p w:rsidR="005E2800" w:rsidP="005E2800" w:rsidRDefault="005E2800" w14:paraId="57BF4A23" w14:textId="77777777">
          <w:pPr>
            <w:pStyle w:val="Bibliography"/>
            <w:ind w:left="720" w:hanging="720"/>
            <w:rPr>
              <w:noProof/>
            </w:rPr>
          </w:pPr>
          <w:r>
            <w:rPr>
              <w:noProof/>
            </w:rPr>
            <w:t xml:space="preserve">Banco Mundial. (16 de 02 de 2022). </w:t>
          </w:r>
          <w:r>
            <w:rPr>
              <w:i/>
              <w:iCs/>
              <w:noProof/>
            </w:rPr>
            <w:t>Banco Mundial</w:t>
          </w:r>
          <w:r>
            <w:rPr>
              <w:noProof/>
            </w:rPr>
            <w:t>. Obtenido de https://databank.bancomundial.org/reports.aspx?source=2&amp;series=NY.GDP.PCAP.PP.CD&amp;country=SLV</w:t>
          </w:r>
        </w:p>
        <w:p w:rsidR="005E2800" w:rsidP="005E2800" w:rsidRDefault="005E2800" w14:paraId="608BFA1A" w14:textId="77777777">
          <w:pPr>
            <w:pStyle w:val="Bibliography"/>
            <w:ind w:left="720" w:hanging="720"/>
            <w:rPr>
              <w:noProof/>
            </w:rPr>
          </w:pPr>
          <w:r>
            <w:rPr>
              <w:noProof/>
            </w:rPr>
            <w:t xml:space="preserve">Directorio Civico Militar de El Salvador. (1961). </w:t>
          </w:r>
          <w:r>
            <w:rPr>
              <w:i/>
              <w:iCs/>
              <w:noProof/>
            </w:rPr>
            <w:t>Decreto Ley 341.</w:t>
          </w:r>
          <w:r>
            <w:rPr>
              <w:noProof/>
            </w:rPr>
            <w:t xml:space="preserve"> San Salvador.</w:t>
          </w:r>
        </w:p>
        <w:p w:rsidR="005E2800" w:rsidP="005E2800" w:rsidRDefault="005E2800" w14:paraId="7506AC08" w14:textId="77777777">
          <w:pPr>
            <w:pStyle w:val="Bibliography"/>
            <w:ind w:left="720" w:hanging="720"/>
            <w:rPr>
              <w:noProof/>
            </w:rPr>
          </w:pPr>
          <w:r>
            <w:rPr>
              <w:noProof/>
            </w:rPr>
            <w:t xml:space="preserve">Fernandez, D. (2017). </w:t>
          </w:r>
          <w:r>
            <w:rPr>
              <w:i/>
              <w:iCs/>
              <w:noProof/>
            </w:rPr>
            <w:t>Análisis de situación y presentación de alternativas, metodologías del cálculo de costos, tarifas y alternativas de cobro de servicios de alcantarillado y tratamiento de aguas residuales en El Salvador.</w:t>
          </w:r>
          <w:r>
            <w:rPr>
              <w:noProof/>
            </w:rPr>
            <w:t xml:space="preserve"> </w:t>
          </w:r>
        </w:p>
        <w:p w:rsidR="005E2800" w:rsidP="005E2800" w:rsidRDefault="005E2800" w14:paraId="1C02A106" w14:textId="77777777">
          <w:pPr>
            <w:pStyle w:val="Bibliography"/>
            <w:ind w:left="720" w:hanging="720"/>
            <w:rPr>
              <w:noProof/>
            </w:rPr>
          </w:pPr>
          <w:r>
            <w:rPr>
              <w:noProof/>
            </w:rPr>
            <w:t xml:space="preserve">Fernandez, D. (2019). </w:t>
          </w:r>
          <w:r>
            <w:rPr>
              <w:i/>
              <w:iCs/>
              <w:noProof/>
            </w:rPr>
            <w:t>Estudio tarifario de los servicios de agua potable, alcantarillado y tratamiento de aguas residuales prestados por ANDA.</w:t>
          </w:r>
          <w:r>
            <w:rPr>
              <w:noProof/>
            </w:rPr>
            <w:t xml:space="preserve"> </w:t>
          </w:r>
        </w:p>
        <w:p w:rsidR="005E2800" w:rsidP="005E2800" w:rsidRDefault="005E2800" w14:paraId="2BE82F3C" w14:textId="77777777">
          <w:pPr>
            <w:pStyle w:val="Bibliography"/>
            <w:ind w:left="720" w:hanging="720"/>
            <w:rPr>
              <w:noProof/>
            </w:rPr>
          </w:pPr>
          <w:r>
            <w:rPr>
              <w:noProof/>
            </w:rPr>
            <w:t xml:space="preserve">Fitchratings. (07 de 08 de 2021). </w:t>
          </w:r>
          <w:r>
            <w:rPr>
              <w:i/>
              <w:iCs/>
              <w:noProof/>
            </w:rPr>
            <w:t>Títulos con Cargo a FTHVAND01.</w:t>
          </w:r>
          <w:r>
            <w:rPr>
              <w:noProof/>
            </w:rPr>
            <w:t xml:space="preserve"> Obtenido de https://www.fitchratings.com/research/es/structured-finance/titulos-con-cargo-fthvand01-08-07-2021</w:t>
          </w:r>
        </w:p>
        <w:p w:rsidR="00C50699" w:rsidP="005E2800" w:rsidRDefault="00B07C5A" w14:paraId="0668455A" w14:textId="77777777">
          <w:pPr>
            <w:rPr>
              <w:b/>
              <w:bCs/>
            </w:rPr>
            <w:sectPr w:rsidR="00C50699" w:rsidSect="00A36A50">
              <w:pgSz w:w="12240" w:h="15840"/>
              <w:pgMar w:top="1417" w:right="1701" w:bottom="1134" w:left="1701" w:header="708" w:footer="708" w:gutter="0"/>
              <w:cols w:space="708"/>
              <w:docGrid w:linePitch="360"/>
            </w:sectPr>
          </w:pPr>
          <w:r>
            <w:rPr>
              <w:b/>
              <w:bCs/>
            </w:rPr>
            <w:fldChar w:fldCharType="end"/>
          </w:r>
        </w:p>
        <w:bookmarkStart w:name="_Toc104886496" w:displacedByCustomXml="next" w:id="130"/>
        <w:sdt>
          <w:sdtPr>
            <w:id w:val="-58336461"/>
            <w:bibliography/>
          </w:sdtPr>
          <w:sdtEndPr/>
          <w:sdtContent>
            <w:p w:rsidR="00C50699" w:rsidP="00F618DF" w:rsidRDefault="00C50699" w14:paraId="4A20F396" w14:textId="608F21E8">
              <w:pPr>
                <w:pStyle w:val="Heading1"/>
              </w:pPr>
              <w:r>
                <w:t>ANEXOS</w:t>
              </w:r>
            </w:p>
          </w:sdtContent>
        </w:sdt>
      </w:sdtContent>
    </w:sdt>
    <w:bookmarkEnd w:displacedByCustomXml="prev" w:id="130"/>
    <w:p w:rsidRPr="00C71F21" w:rsidR="009E6BFA" w:rsidP="009E6BFA" w:rsidRDefault="009E6BFA" w14:paraId="56A838D1" w14:textId="23D9D0E5">
      <w:pPr>
        <w:pStyle w:val="Caption"/>
        <w:rPr>
          <w:rFonts w:cstheme="majorHAnsi"/>
          <w:sz w:val="22"/>
          <w:szCs w:val="22"/>
        </w:rPr>
      </w:pPr>
      <w:bookmarkStart w:name="_Ref100227014" w:id="131"/>
      <w:bookmarkStart w:name="_Toc104306558" w:id="132"/>
      <w:r w:rsidRPr="00C71F21">
        <w:rPr>
          <w:rFonts w:cstheme="majorHAnsi"/>
          <w:sz w:val="22"/>
          <w:szCs w:val="22"/>
        </w:rPr>
        <w:t xml:space="preserve">Anexo </w:t>
      </w:r>
      <w:r w:rsidR="00D9571F">
        <w:rPr>
          <w:rFonts w:cstheme="majorHAnsi"/>
          <w:sz w:val="22"/>
          <w:szCs w:val="22"/>
        </w:rPr>
        <w:fldChar w:fldCharType="begin"/>
      </w:r>
      <w:r w:rsidR="00D9571F">
        <w:rPr>
          <w:rFonts w:cstheme="majorHAnsi"/>
          <w:sz w:val="22"/>
          <w:szCs w:val="22"/>
        </w:rPr>
        <w:instrText xml:space="preserve"> SEQ Anexo \* ARABIC </w:instrText>
      </w:r>
      <w:r w:rsidR="00D9571F">
        <w:rPr>
          <w:rFonts w:cstheme="majorHAnsi"/>
          <w:sz w:val="22"/>
          <w:szCs w:val="22"/>
        </w:rPr>
        <w:fldChar w:fldCharType="separate"/>
      </w:r>
      <w:r w:rsidR="006E6F6A">
        <w:rPr>
          <w:rFonts w:cstheme="majorHAnsi"/>
          <w:noProof/>
          <w:sz w:val="22"/>
          <w:szCs w:val="22"/>
        </w:rPr>
        <w:t>1</w:t>
      </w:r>
      <w:r w:rsidR="00D9571F">
        <w:rPr>
          <w:rFonts w:cstheme="majorHAnsi"/>
          <w:sz w:val="22"/>
          <w:szCs w:val="22"/>
        </w:rPr>
        <w:fldChar w:fldCharType="end"/>
      </w:r>
      <w:bookmarkEnd w:id="131"/>
      <w:r w:rsidRPr="00C71F21">
        <w:rPr>
          <w:rFonts w:cstheme="majorHAnsi"/>
          <w:sz w:val="22"/>
          <w:szCs w:val="22"/>
        </w:rPr>
        <w:t xml:space="preserve"> Detalle deuda interna ANDA 2019 - 2021</w:t>
      </w:r>
      <w:bookmarkEnd w:id="132"/>
    </w:p>
    <w:tbl>
      <w:tblPr>
        <w:tblW w:w="5079" w:type="pct"/>
        <w:tblLayout w:type="fixed"/>
        <w:tblCellMar>
          <w:left w:w="70" w:type="dxa"/>
          <w:right w:w="70" w:type="dxa"/>
        </w:tblCellMar>
        <w:tblLook w:val="04A0" w:firstRow="1" w:lastRow="0" w:firstColumn="1" w:lastColumn="0" w:noHBand="0" w:noVBand="1"/>
      </w:tblPr>
      <w:tblGrid>
        <w:gridCol w:w="345"/>
        <w:gridCol w:w="1068"/>
        <w:gridCol w:w="1276"/>
        <w:gridCol w:w="1718"/>
        <w:gridCol w:w="1317"/>
        <w:gridCol w:w="1074"/>
        <w:gridCol w:w="993"/>
        <w:gridCol w:w="990"/>
        <w:gridCol w:w="1138"/>
        <w:gridCol w:w="1133"/>
        <w:gridCol w:w="1133"/>
        <w:gridCol w:w="1144"/>
        <w:gridCol w:w="160"/>
      </w:tblGrid>
      <w:tr w:rsidRPr="009E6BFA" w:rsidR="009E6BFA" w:rsidTr="00B21A80" w14:paraId="2B032CCC" w14:textId="77777777">
        <w:trPr>
          <w:gridAfter w:val="1"/>
          <w:wAfter w:w="59" w:type="pct"/>
          <w:trHeight w:val="450"/>
          <w:tblHeader/>
        </w:trPr>
        <w:tc>
          <w:tcPr>
            <w:tcW w:w="128" w:type="pct"/>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1734BD" w:rsidR="001734BD" w:rsidP="009E6BFA" w:rsidRDefault="001734BD" w14:paraId="66D6ED13" w14:textId="77777777">
            <w:pPr>
              <w:spacing w:after="0" w:line="240" w:lineRule="auto"/>
              <w:jc w:val="center"/>
              <w:rPr>
                <w:rFonts w:eastAsia="Times New Roman" w:cstheme="majorHAnsi"/>
                <w:b/>
                <w:bCs/>
                <w:color w:val="000000"/>
                <w:sz w:val="16"/>
                <w:szCs w:val="16"/>
                <w:lang w:eastAsia="es-CO"/>
              </w:rPr>
            </w:pPr>
            <w:r w:rsidRPr="001734BD">
              <w:rPr>
                <w:rFonts w:eastAsia="Times New Roman" w:cstheme="majorHAnsi"/>
                <w:b/>
                <w:bCs/>
                <w:color w:val="000000"/>
                <w:sz w:val="16"/>
                <w:szCs w:val="16"/>
                <w:lang w:eastAsia="es-CO"/>
              </w:rPr>
              <w:t>No</w:t>
            </w:r>
          </w:p>
        </w:tc>
        <w:tc>
          <w:tcPr>
            <w:tcW w:w="396" w:type="pct"/>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1734BD" w:rsidR="001734BD" w:rsidP="009E6BFA" w:rsidRDefault="001734BD" w14:paraId="5E51D4F5" w14:textId="77777777">
            <w:pPr>
              <w:spacing w:after="0" w:line="240" w:lineRule="auto"/>
              <w:jc w:val="center"/>
              <w:rPr>
                <w:rFonts w:eastAsia="Times New Roman" w:cstheme="majorHAnsi"/>
                <w:b/>
                <w:bCs/>
                <w:color w:val="000000"/>
                <w:sz w:val="16"/>
                <w:szCs w:val="16"/>
                <w:lang w:eastAsia="es-CO"/>
              </w:rPr>
            </w:pPr>
            <w:r w:rsidRPr="001734BD">
              <w:rPr>
                <w:rFonts w:eastAsia="Times New Roman" w:cstheme="majorHAnsi"/>
                <w:b/>
                <w:bCs/>
                <w:color w:val="000000"/>
                <w:sz w:val="16"/>
                <w:szCs w:val="16"/>
                <w:lang w:eastAsia="es-CO"/>
              </w:rPr>
              <w:t>ACREEDOR</w:t>
            </w:r>
          </w:p>
        </w:tc>
        <w:tc>
          <w:tcPr>
            <w:tcW w:w="473" w:type="pct"/>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1734BD" w:rsidR="001734BD" w:rsidP="009E6BFA" w:rsidRDefault="001734BD" w14:paraId="046399CB" w14:textId="77777777">
            <w:pPr>
              <w:spacing w:after="0" w:line="240" w:lineRule="auto"/>
              <w:jc w:val="center"/>
              <w:rPr>
                <w:rFonts w:eastAsia="Times New Roman" w:cstheme="majorHAnsi"/>
                <w:b/>
                <w:bCs/>
                <w:color w:val="000000"/>
                <w:sz w:val="16"/>
                <w:szCs w:val="16"/>
                <w:lang w:eastAsia="es-CO"/>
              </w:rPr>
            </w:pPr>
            <w:r w:rsidRPr="001734BD">
              <w:rPr>
                <w:rFonts w:eastAsia="Times New Roman" w:cstheme="majorHAnsi"/>
                <w:b/>
                <w:bCs/>
                <w:color w:val="000000"/>
                <w:sz w:val="16"/>
                <w:szCs w:val="16"/>
                <w:lang w:eastAsia="es-CO"/>
              </w:rPr>
              <w:t>MONTO OTORGADO</w:t>
            </w:r>
          </w:p>
        </w:tc>
        <w:tc>
          <w:tcPr>
            <w:tcW w:w="637" w:type="pct"/>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1734BD" w:rsidR="001734BD" w:rsidP="009E6BFA" w:rsidRDefault="001734BD" w14:paraId="7C0FAB9A" w14:textId="77777777">
            <w:pPr>
              <w:spacing w:after="0" w:line="240" w:lineRule="auto"/>
              <w:jc w:val="center"/>
              <w:rPr>
                <w:rFonts w:eastAsia="Times New Roman" w:cstheme="majorHAnsi"/>
                <w:b/>
                <w:bCs/>
                <w:color w:val="000000"/>
                <w:sz w:val="16"/>
                <w:szCs w:val="16"/>
                <w:lang w:eastAsia="es-CO"/>
              </w:rPr>
            </w:pPr>
            <w:r w:rsidRPr="001734BD">
              <w:rPr>
                <w:rFonts w:eastAsia="Times New Roman" w:cstheme="majorHAnsi"/>
                <w:b/>
                <w:bCs/>
                <w:color w:val="000000"/>
                <w:sz w:val="16"/>
                <w:szCs w:val="16"/>
                <w:lang w:eastAsia="es-CO"/>
              </w:rPr>
              <w:t>DESTINO DEL CREDITO</w:t>
            </w:r>
          </w:p>
        </w:tc>
        <w:tc>
          <w:tcPr>
            <w:tcW w:w="488" w:type="pct"/>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1734BD" w:rsidR="001734BD" w:rsidP="009E6BFA" w:rsidRDefault="001734BD" w14:paraId="00372F41" w14:textId="77777777">
            <w:pPr>
              <w:spacing w:after="0" w:line="240" w:lineRule="auto"/>
              <w:jc w:val="center"/>
              <w:rPr>
                <w:rFonts w:eastAsia="Times New Roman" w:cstheme="majorHAnsi"/>
                <w:b/>
                <w:bCs/>
                <w:color w:val="000000"/>
                <w:sz w:val="16"/>
                <w:szCs w:val="16"/>
                <w:lang w:eastAsia="es-CO"/>
              </w:rPr>
            </w:pPr>
            <w:r w:rsidRPr="001734BD">
              <w:rPr>
                <w:rFonts w:eastAsia="Times New Roman" w:cstheme="majorHAnsi"/>
                <w:b/>
                <w:bCs/>
                <w:color w:val="000000"/>
                <w:sz w:val="16"/>
                <w:szCs w:val="16"/>
                <w:lang w:eastAsia="es-CO"/>
              </w:rPr>
              <w:t>FECHA DE CONTRATACIÓN</w:t>
            </w:r>
          </w:p>
        </w:tc>
        <w:tc>
          <w:tcPr>
            <w:tcW w:w="398" w:type="pct"/>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1734BD" w:rsidR="001734BD" w:rsidP="009E6BFA" w:rsidRDefault="001734BD" w14:paraId="601C9146" w14:textId="77777777">
            <w:pPr>
              <w:spacing w:after="0" w:line="240" w:lineRule="auto"/>
              <w:jc w:val="center"/>
              <w:rPr>
                <w:rFonts w:eastAsia="Times New Roman" w:cstheme="majorHAnsi"/>
                <w:b/>
                <w:bCs/>
                <w:color w:val="000000"/>
                <w:sz w:val="16"/>
                <w:szCs w:val="16"/>
                <w:lang w:eastAsia="es-CO"/>
              </w:rPr>
            </w:pPr>
            <w:r w:rsidRPr="001734BD">
              <w:rPr>
                <w:rFonts w:eastAsia="Times New Roman" w:cstheme="majorHAnsi"/>
                <w:b/>
                <w:bCs/>
                <w:color w:val="000000"/>
                <w:sz w:val="16"/>
                <w:szCs w:val="16"/>
                <w:lang w:eastAsia="es-CO"/>
              </w:rPr>
              <w:t>FECHA DE VENCIMIENTO</w:t>
            </w:r>
          </w:p>
        </w:tc>
        <w:tc>
          <w:tcPr>
            <w:tcW w:w="368" w:type="pct"/>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1734BD" w:rsidR="001734BD" w:rsidP="009E6BFA" w:rsidRDefault="001734BD" w14:paraId="42FE2144" w14:textId="77777777">
            <w:pPr>
              <w:spacing w:after="0" w:line="240" w:lineRule="auto"/>
              <w:jc w:val="center"/>
              <w:rPr>
                <w:rFonts w:eastAsia="Times New Roman" w:cstheme="majorHAnsi"/>
                <w:b/>
                <w:bCs/>
                <w:color w:val="000000"/>
                <w:sz w:val="16"/>
                <w:szCs w:val="16"/>
                <w:lang w:eastAsia="es-CO"/>
              </w:rPr>
            </w:pPr>
            <w:r w:rsidRPr="001734BD">
              <w:rPr>
                <w:rFonts w:eastAsia="Times New Roman" w:cstheme="majorHAnsi"/>
                <w:b/>
                <w:bCs/>
                <w:color w:val="000000"/>
                <w:sz w:val="16"/>
                <w:szCs w:val="16"/>
                <w:lang w:eastAsia="es-CO"/>
              </w:rPr>
              <w:t>PLAZO</w:t>
            </w:r>
          </w:p>
        </w:tc>
        <w:tc>
          <w:tcPr>
            <w:tcW w:w="367" w:type="pct"/>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1734BD" w:rsidR="001734BD" w:rsidP="009E6BFA" w:rsidRDefault="001734BD" w14:paraId="2A4F1914" w14:textId="77777777">
            <w:pPr>
              <w:spacing w:after="0" w:line="240" w:lineRule="auto"/>
              <w:jc w:val="center"/>
              <w:rPr>
                <w:rFonts w:eastAsia="Times New Roman" w:cstheme="majorHAnsi"/>
                <w:b/>
                <w:bCs/>
                <w:color w:val="000000"/>
                <w:sz w:val="16"/>
                <w:szCs w:val="16"/>
                <w:lang w:eastAsia="es-CO"/>
              </w:rPr>
            </w:pPr>
            <w:r w:rsidRPr="001734BD">
              <w:rPr>
                <w:rFonts w:eastAsia="Times New Roman" w:cstheme="majorHAnsi"/>
                <w:b/>
                <w:bCs/>
                <w:color w:val="000000"/>
                <w:sz w:val="16"/>
                <w:szCs w:val="16"/>
                <w:lang w:eastAsia="es-CO"/>
              </w:rPr>
              <w:t>TASA</w:t>
            </w:r>
          </w:p>
        </w:tc>
        <w:tc>
          <w:tcPr>
            <w:tcW w:w="422" w:type="pct"/>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1734BD" w:rsidR="001734BD" w:rsidP="009E6BFA" w:rsidRDefault="001734BD" w14:paraId="3781D2E8" w14:textId="77777777">
            <w:pPr>
              <w:spacing w:after="0" w:line="240" w:lineRule="auto"/>
              <w:jc w:val="center"/>
              <w:rPr>
                <w:rFonts w:eastAsia="Times New Roman" w:cstheme="majorHAnsi"/>
                <w:b/>
                <w:bCs/>
                <w:color w:val="000000"/>
                <w:sz w:val="16"/>
                <w:szCs w:val="16"/>
                <w:lang w:eastAsia="es-CO"/>
              </w:rPr>
            </w:pPr>
            <w:r w:rsidRPr="001734BD">
              <w:rPr>
                <w:rFonts w:eastAsia="Times New Roman" w:cstheme="majorHAnsi"/>
                <w:b/>
                <w:bCs/>
                <w:color w:val="000000"/>
                <w:sz w:val="16"/>
                <w:szCs w:val="16"/>
                <w:lang w:eastAsia="es-CO"/>
              </w:rPr>
              <w:t>FORMA DE PAGO</w:t>
            </w:r>
          </w:p>
        </w:tc>
        <w:tc>
          <w:tcPr>
            <w:tcW w:w="420" w:type="pct"/>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1734BD" w:rsidR="001734BD" w:rsidP="009E6BFA" w:rsidRDefault="001734BD" w14:paraId="0A84E26E" w14:textId="5F5DE364">
            <w:pPr>
              <w:spacing w:after="0" w:line="240" w:lineRule="auto"/>
              <w:jc w:val="center"/>
              <w:rPr>
                <w:rFonts w:eastAsia="Times New Roman" w:cstheme="majorHAnsi"/>
                <w:b/>
                <w:bCs/>
                <w:color w:val="000000"/>
                <w:sz w:val="16"/>
                <w:szCs w:val="16"/>
                <w:lang w:eastAsia="es-CO"/>
              </w:rPr>
            </w:pPr>
            <w:r w:rsidRPr="001734BD">
              <w:rPr>
                <w:rFonts w:eastAsia="Times New Roman" w:cstheme="majorHAnsi"/>
                <w:b/>
                <w:bCs/>
                <w:color w:val="000000"/>
                <w:sz w:val="16"/>
                <w:szCs w:val="16"/>
                <w:lang w:eastAsia="es-CO"/>
              </w:rPr>
              <w:t>SALDO 31/12/2019</w:t>
            </w:r>
          </w:p>
        </w:tc>
        <w:tc>
          <w:tcPr>
            <w:tcW w:w="420" w:type="pct"/>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1734BD" w:rsidR="001734BD" w:rsidP="009E6BFA" w:rsidRDefault="001734BD" w14:paraId="26EF48C4" w14:textId="2436BCD0">
            <w:pPr>
              <w:spacing w:after="0" w:line="240" w:lineRule="auto"/>
              <w:jc w:val="center"/>
              <w:rPr>
                <w:rFonts w:eastAsia="Times New Roman" w:cstheme="majorHAnsi"/>
                <w:b/>
                <w:bCs/>
                <w:color w:val="000000"/>
                <w:sz w:val="16"/>
                <w:szCs w:val="16"/>
                <w:lang w:eastAsia="es-CO"/>
              </w:rPr>
            </w:pPr>
            <w:r w:rsidRPr="001734BD">
              <w:rPr>
                <w:rFonts w:eastAsia="Times New Roman" w:cstheme="majorHAnsi"/>
                <w:b/>
                <w:bCs/>
                <w:color w:val="000000"/>
                <w:sz w:val="16"/>
                <w:szCs w:val="16"/>
                <w:lang w:eastAsia="es-CO"/>
              </w:rPr>
              <w:t>SALDO AL 31/12/2020</w:t>
            </w:r>
          </w:p>
        </w:tc>
        <w:tc>
          <w:tcPr>
            <w:tcW w:w="424" w:type="pct"/>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1734BD" w:rsidR="001734BD" w:rsidP="009E6BFA" w:rsidRDefault="001734BD" w14:paraId="44C74086" w14:textId="1B4514A2">
            <w:pPr>
              <w:spacing w:after="0" w:line="240" w:lineRule="auto"/>
              <w:jc w:val="center"/>
              <w:rPr>
                <w:rFonts w:eastAsia="Times New Roman" w:cstheme="majorHAnsi"/>
                <w:b/>
                <w:bCs/>
                <w:color w:val="000000"/>
                <w:sz w:val="16"/>
                <w:szCs w:val="16"/>
                <w:lang w:eastAsia="es-CO"/>
              </w:rPr>
            </w:pPr>
            <w:r w:rsidRPr="001734BD">
              <w:rPr>
                <w:rFonts w:eastAsia="Times New Roman" w:cstheme="majorHAnsi"/>
                <w:b/>
                <w:bCs/>
                <w:color w:val="000000"/>
                <w:sz w:val="16"/>
                <w:szCs w:val="16"/>
                <w:lang w:eastAsia="es-CO"/>
              </w:rPr>
              <w:t>SALDO AL 31/12/2021</w:t>
            </w:r>
          </w:p>
        </w:tc>
      </w:tr>
      <w:tr w:rsidRPr="009E6BFA" w:rsidR="009E6BFA" w:rsidTr="00B21A80" w14:paraId="190DD4D1" w14:textId="77777777">
        <w:trPr>
          <w:trHeight w:val="300"/>
          <w:tblHeader/>
        </w:trPr>
        <w:tc>
          <w:tcPr>
            <w:tcW w:w="128" w:type="pct"/>
            <w:vMerge/>
            <w:tcBorders>
              <w:top w:val="single" w:color="auto" w:sz="4" w:space="0"/>
              <w:left w:val="single" w:color="auto" w:sz="4" w:space="0"/>
              <w:bottom w:val="single" w:color="000000" w:sz="4" w:space="0"/>
              <w:right w:val="single" w:color="auto" w:sz="4" w:space="0"/>
            </w:tcBorders>
            <w:vAlign w:val="center"/>
            <w:hideMark/>
          </w:tcPr>
          <w:p w:rsidRPr="001734BD" w:rsidR="001734BD" w:rsidP="009E6BFA" w:rsidRDefault="001734BD" w14:paraId="33DA58F7" w14:textId="77777777">
            <w:pPr>
              <w:spacing w:after="0" w:line="240" w:lineRule="auto"/>
              <w:jc w:val="center"/>
              <w:rPr>
                <w:rFonts w:eastAsia="Times New Roman" w:cstheme="majorHAnsi"/>
                <w:b/>
                <w:bCs/>
                <w:color w:val="000000"/>
                <w:sz w:val="16"/>
                <w:szCs w:val="16"/>
                <w:lang w:eastAsia="es-CO"/>
              </w:rPr>
            </w:pPr>
          </w:p>
        </w:tc>
        <w:tc>
          <w:tcPr>
            <w:tcW w:w="396" w:type="pct"/>
            <w:vMerge/>
            <w:tcBorders>
              <w:top w:val="single" w:color="auto" w:sz="4" w:space="0"/>
              <w:left w:val="single" w:color="auto" w:sz="4" w:space="0"/>
              <w:bottom w:val="single" w:color="000000" w:sz="4" w:space="0"/>
              <w:right w:val="single" w:color="auto" w:sz="4" w:space="0"/>
            </w:tcBorders>
            <w:vAlign w:val="center"/>
            <w:hideMark/>
          </w:tcPr>
          <w:p w:rsidRPr="001734BD" w:rsidR="001734BD" w:rsidP="009E6BFA" w:rsidRDefault="001734BD" w14:paraId="5A93C0D0" w14:textId="77777777">
            <w:pPr>
              <w:spacing w:after="0" w:line="240" w:lineRule="auto"/>
              <w:jc w:val="center"/>
              <w:rPr>
                <w:rFonts w:eastAsia="Times New Roman" w:cstheme="majorHAnsi"/>
                <w:b/>
                <w:bCs/>
                <w:color w:val="000000"/>
                <w:sz w:val="16"/>
                <w:szCs w:val="16"/>
                <w:lang w:eastAsia="es-CO"/>
              </w:rPr>
            </w:pPr>
          </w:p>
        </w:tc>
        <w:tc>
          <w:tcPr>
            <w:tcW w:w="473" w:type="pct"/>
            <w:vMerge/>
            <w:tcBorders>
              <w:top w:val="single" w:color="auto" w:sz="4" w:space="0"/>
              <w:left w:val="single" w:color="auto" w:sz="4" w:space="0"/>
              <w:bottom w:val="single" w:color="000000" w:sz="4" w:space="0"/>
              <w:right w:val="single" w:color="auto" w:sz="4" w:space="0"/>
            </w:tcBorders>
            <w:vAlign w:val="center"/>
            <w:hideMark/>
          </w:tcPr>
          <w:p w:rsidRPr="001734BD" w:rsidR="001734BD" w:rsidP="009E6BFA" w:rsidRDefault="001734BD" w14:paraId="7158D788" w14:textId="77777777">
            <w:pPr>
              <w:spacing w:after="0" w:line="240" w:lineRule="auto"/>
              <w:jc w:val="center"/>
              <w:rPr>
                <w:rFonts w:eastAsia="Times New Roman" w:cstheme="majorHAnsi"/>
                <w:b/>
                <w:bCs/>
                <w:color w:val="000000"/>
                <w:sz w:val="16"/>
                <w:szCs w:val="16"/>
                <w:lang w:eastAsia="es-CO"/>
              </w:rPr>
            </w:pPr>
          </w:p>
        </w:tc>
        <w:tc>
          <w:tcPr>
            <w:tcW w:w="637" w:type="pct"/>
            <w:vMerge/>
            <w:tcBorders>
              <w:top w:val="single" w:color="auto" w:sz="4" w:space="0"/>
              <w:left w:val="single" w:color="auto" w:sz="4" w:space="0"/>
              <w:bottom w:val="single" w:color="000000" w:sz="4" w:space="0"/>
              <w:right w:val="single" w:color="auto" w:sz="4" w:space="0"/>
            </w:tcBorders>
            <w:vAlign w:val="center"/>
            <w:hideMark/>
          </w:tcPr>
          <w:p w:rsidRPr="001734BD" w:rsidR="001734BD" w:rsidP="009E6BFA" w:rsidRDefault="001734BD" w14:paraId="785172CA" w14:textId="77777777">
            <w:pPr>
              <w:spacing w:after="0" w:line="240" w:lineRule="auto"/>
              <w:jc w:val="center"/>
              <w:rPr>
                <w:rFonts w:eastAsia="Times New Roman" w:cstheme="majorHAnsi"/>
                <w:b/>
                <w:bCs/>
                <w:color w:val="000000"/>
                <w:sz w:val="16"/>
                <w:szCs w:val="16"/>
                <w:lang w:eastAsia="es-CO"/>
              </w:rPr>
            </w:pPr>
          </w:p>
        </w:tc>
        <w:tc>
          <w:tcPr>
            <w:tcW w:w="488" w:type="pct"/>
            <w:vMerge/>
            <w:tcBorders>
              <w:top w:val="single" w:color="auto" w:sz="4" w:space="0"/>
              <w:left w:val="single" w:color="auto" w:sz="4" w:space="0"/>
              <w:bottom w:val="single" w:color="000000" w:sz="4" w:space="0"/>
              <w:right w:val="single" w:color="auto" w:sz="4" w:space="0"/>
            </w:tcBorders>
            <w:vAlign w:val="center"/>
            <w:hideMark/>
          </w:tcPr>
          <w:p w:rsidRPr="001734BD" w:rsidR="001734BD" w:rsidP="009E6BFA" w:rsidRDefault="001734BD" w14:paraId="67ADAF49" w14:textId="77777777">
            <w:pPr>
              <w:spacing w:after="0" w:line="240" w:lineRule="auto"/>
              <w:jc w:val="center"/>
              <w:rPr>
                <w:rFonts w:eastAsia="Times New Roman" w:cstheme="majorHAnsi"/>
                <w:b/>
                <w:bCs/>
                <w:color w:val="000000"/>
                <w:sz w:val="16"/>
                <w:szCs w:val="16"/>
                <w:lang w:eastAsia="es-CO"/>
              </w:rPr>
            </w:pPr>
          </w:p>
        </w:tc>
        <w:tc>
          <w:tcPr>
            <w:tcW w:w="398" w:type="pct"/>
            <w:vMerge/>
            <w:tcBorders>
              <w:top w:val="single" w:color="auto" w:sz="4" w:space="0"/>
              <w:left w:val="single" w:color="auto" w:sz="4" w:space="0"/>
              <w:bottom w:val="single" w:color="000000" w:sz="4" w:space="0"/>
              <w:right w:val="single" w:color="auto" w:sz="4" w:space="0"/>
            </w:tcBorders>
            <w:vAlign w:val="center"/>
            <w:hideMark/>
          </w:tcPr>
          <w:p w:rsidRPr="001734BD" w:rsidR="001734BD" w:rsidP="009E6BFA" w:rsidRDefault="001734BD" w14:paraId="0D2A5FC2" w14:textId="77777777">
            <w:pPr>
              <w:spacing w:after="0" w:line="240" w:lineRule="auto"/>
              <w:jc w:val="center"/>
              <w:rPr>
                <w:rFonts w:eastAsia="Times New Roman" w:cstheme="majorHAnsi"/>
                <w:b/>
                <w:bCs/>
                <w:color w:val="000000"/>
                <w:sz w:val="16"/>
                <w:szCs w:val="16"/>
                <w:lang w:eastAsia="es-CO"/>
              </w:rPr>
            </w:pPr>
          </w:p>
        </w:tc>
        <w:tc>
          <w:tcPr>
            <w:tcW w:w="368" w:type="pct"/>
            <w:vMerge/>
            <w:tcBorders>
              <w:top w:val="single" w:color="auto" w:sz="4" w:space="0"/>
              <w:left w:val="single" w:color="auto" w:sz="4" w:space="0"/>
              <w:bottom w:val="single" w:color="000000" w:sz="4" w:space="0"/>
              <w:right w:val="single" w:color="auto" w:sz="4" w:space="0"/>
            </w:tcBorders>
            <w:vAlign w:val="center"/>
            <w:hideMark/>
          </w:tcPr>
          <w:p w:rsidRPr="001734BD" w:rsidR="001734BD" w:rsidP="009E6BFA" w:rsidRDefault="001734BD" w14:paraId="2DA85FF5" w14:textId="77777777">
            <w:pPr>
              <w:spacing w:after="0" w:line="240" w:lineRule="auto"/>
              <w:jc w:val="center"/>
              <w:rPr>
                <w:rFonts w:eastAsia="Times New Roman" w:cstheme="majorHAnsi"/>
                <w:b/>
                <w:bCs/>
                <w:color w:val="000000"/>
                <w:sz w:val="16"/>
                <w:szCs w:val="16"/>
                <w:lang w:eastAsia="es-CO"/>
              </w:rPr>
            </w:pPr>
          </w:p>
        </w:tc>
        <w:tc>
          <w:tcPr>
            <w:tcW w:w="367" w:type="pct"/>
            <w:vMerge/>
            <w:tcBorders>
              <w:top w:val="single" w:color="auto" w:sz="4" w:space="0"/>
              <w:left w:val="single" w:color="auto" w:sz="4" w:space="0"/>
              <w:bottom w:val="single" w:color="000000" w:sz="4" w:space="0"/>
              <w:right w:val="single" w:color="auto" w:sz="4" w:space="0"/>
            </w:tcBorders>
            <w:vAlign w:val="center"/>
            <w:hideMark/>
          </w:tcPr>
          <w:p w:rsidRPr="001734BD" w:rsidR="001734BD" w:rsidP="009E6BFA" w:rsidRDefault="001734BD" w14:paraId="2F76029C" w14:textId="77777777">
            <w:pPr>
              <w:spacing w:after="0" w:line="240" w:lineRule="auto"/>
              <w:jc w:val="center"/>
              <w:rPr>
                <w:rFonts w:eastAsia="Times New Roman" w:cstheme="majorHAnsi"/>
                <w:b/>
                <w:bCs/>
                <w:color w:val="000000"/>
                <w:sz w:val="16"/>
                <w:szCs w:val="16"/>
                <w:lang w:eastAsia="es-CO"/>
              </w:rPr>
            </w:pPr>
          </w:p>
        </w:tc>
        <w:tc>
          <w:tcPr>
            <w:tcW w:w="422" w:type="pct"/>
            <w:vMerge/>
            <w:tcBorders>
              <w:top w:val="single" w:color="auto" w:sz="4" w:space="0"/>
              <w:left w:val="single" w:color="auto" w:sz="4" w:space="0"/>
              <w:bottom w:val="single" w:color="000000" w:sz="4" w:space="0"/>
              <w:right w:val="single" w:color="auto" w:sz="4" w:space="0"/>
            </w:tcBorders>
            <w:vAlign w:val="center"/>
            <w:hideMark/>
          </w:tcPr>
          <w:p w:rsidRPr="001734BD" w:rsidR="001734BD" w:rsidP="009E6BFA" w:rsidRDefault="001734BD" w14:paraId="5D4EF4E2" w14:textId="77777777">
            <w:pPr>
              <w:spacing w:after="0" w:line="240" w:lineRule="auto"/>
              <w:jc w:val="center"/>
              <w:rPr>
                <w:rFonts w:eastAsia="Times New Roman" w:cstheme="majorHAnsi"/>
                <w:b/>
                <w:bCs/>
                <w:color w:val="000000"/>
                <w:sz w:val="16"/>
                <w:szCs w:val="16"/>
                <w:lang w:eastAsia="es-CO"/>
              </w:rPr>
            </w:pPr>
          </w:p>
        </w:tc>
        <w:tc>
          <w:tcPr>
            <w:tcW w:w="420" w:type="pct"/>
            <w:vMerge/>
            <w:tcBorders>
              <w:top w:val="single" w:color="auto" w:sz="4" w:space="0"/>
              <w:left w:val="single" w:color="auto" w:sz="4" w:space="0"/>
              <w:bottom w:val="single" w:color="000000" w:sz="4" w:space="0"/>
              <w:right w:val="single" w:color="auto" w:sz="4" w:space="0"/>
            </w:tcBorders>
            <w:vAlign w:val="center"/>
            <w:hideMark/>
          </w:tcPr>
          <w:p w:rsidRPr="001734BD" w:rsidR="001734BD" w:rsidP="009E6BFA" w:rsidRDefault="001734BD" w14:paraId="3915769E" w14:textId="77777777">
            <w:pPr>
              <w:spacing w:after="0" w:line="240" w:lineRule="auto"/>
              <w:jc w:val="center"/>
              <w:rPr>
                <w:rFonts w:eastAsia="Times New Roman" w:cstheme="majorHAnsi"/>
                <w:b/>
                <w:bCs/>
                <w:color w:val="000000"/>
                <w:sz w:val="16"/>
                <w:szCs w:val="16"/>
                <w:lang w:eastAsia="es-CO"/>
              </w:rPr>
            </w:pPr>
          </w:p>
        </w:tc>
        <w:tc>
          <w:tcPr>
            <w:tcW w:w="420" w:type="pct"/>
            <w:vMerge/>
            <w:tcBorders>
              <w:top w:val="single" w:color="auto" w:sz="4" w:space="0"/>
              <w:left w:val="single" w:color="auto" w:sz="4" w:space="0"/>
              <w:bottom w:val="single" w:color="000000" w:sz="4" w:space="0"/>
              <w:right w:val="single" w:color="auto" w:sz="4" w:space="0"/>
            </w:tcBorders>
            <w:vAlign w:val="center"/>
            <w:hideMark/>
          </w:tcPr>
          <w:p w:rsidRPr="001734BD" w:rsidR="001734BD" w:rsidP="009E6BFA" w:rsidRDefault="001734BD" w14:paraId="07745030" w14:textId="77777777">
            <w:pPr>
              <w:spacing w:after="0" w:line="240" w:lineRule="auto"/>
              <w:jc w:val="center"/>
              <w:rPr>
                <w:rFonts w:eastAsia="Times New Roman" w:cstheme="majorHAnsi"/>
                <w:b/>
                <w:bCs/>
                <w:color w:val="000000"/>
                <w:sz w:val="16"/>
                <w:szCs w:val="16"/>
                <w:lang w:eastAsia="es-CO"/>
              </w:rPr>
            </w:pPr>
          </w:p>
        </w:tc>
        <w:tc>
          <w:tcPr>
            <w:tcW w:w="424" w:type="pct"/>
            <w:vMerge/>
            <w:tcBorders>
              <w:top w:val="single" w:color="auto" w:sz="4" w:space="0"/>
              <w:left w:val="single" w:color="auto" w:sz="4" w:space="0"/>
              <w:bottom w:val="single" w:color="000000" w:sz="4" w:space="0"/>
              <w:right w:val="single" w:color="auto" w:sz="4" w:space="0"/>
            </w:tcBorders>
            <w:vAlign w:val="center"/>
            <w:hideMark/>
          </w:tcPr>
          <w:p w:rsidRPr="001734BD" w:rsidR="001734BD" w:rsidP="009E6BFA" w:rsidRDefault="001734BD" w14:paraId="1434EB2D" w14:textId="77777777">
            <w:pPr>
              <w:spacing w:after="0" w:line="240" w:lineRule="auto"/>
              <w:jc w:val="center"/>
              <w:rPr>
                <w:rFonts w:eastAsia="Times New Roman" w:cstheme="majorHAnsi"/>
                <w:b/>
                <w:bCs/>
                <w:color w:val="000000"/>
                <w:sz w:val="16"/>
                <w:szCs w:val="16"/>
                <w:lang w:eastAsia="es-CO"/>
              </w:rPr>
            </w:pPr>
          </w:p>
        </w:tc>
        <w:tc>
          <w:tcPr>
            <w:tcW w:w="59" w:type="pct"/>
            <w:tcBorders>
              <w:top w:val="nil"/>
              <w:left w:val="nil"/>
              <w:bottom w:val="nil"/>
              <w:right w:val="nil"/>
            </w:tcBorders>
            <w:shd w:val="clear" w:color="auto" w:fill="auto"/>
            <w:noWrap/>
            <w:vAlign w:val="center"/>
            <w:hideMark/>
          </w:tcPr>
          <w:p w:rsidRPr="001734BD" w:rsidR="001734BD" w:rsidP="009E6BFA" w:rsidRDefault="001734BD" w14:paraId="4D2ED77E" w14:textId="77777777">
            <w:pPr>
              <w:spacing w:after="0" w:line="240" w:lineRule="auto"/>
              <w:jc w:val="center"/>
              <w:rPr>
                <w:rFonts w:eastAsia="Times New Roman" w:cstheme="majorHAnsi"/>
                <w:b/>
                <w:bCs/>
                <w:color w:val="000000"/>
                <w:sz w:val="16"/>
                <w:szCs w:val="16"/>
                <w:lang w:eastAsia="es-CO"/>
              </w:rPr>
            </w:pPr>
          </w:p>
        </w:tc>
      </w:tr>
      <w:tr w:rsidRPr="009E6BFA" w:rsidR="009E6BFA" w:rsidTr="009E6BFA" w14:paraId="6018B422"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42AA19D0"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2AD09C5" w14:textId="49A4EE3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BBV-2130-SV-    5047</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35C8FCE" w14:textId="1325133E">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14.995.360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1057F04"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Financiar ejecución de contrato para diseño, provisión, de equipos y ejecución del proyecto de Ampliación y Mejoras de la Planta de Tratamiento del sistema Rio Lempa</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AE6AA99"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17/05/1999</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E2B89DE"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17/05/2017</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7550522"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8 años y 6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3B2AA04"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5.91% anual sobre saldos</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8312BED"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Semestral</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16F0015" w14:textId="4D8458C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11.768.685</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A630F6D" w14:textId="7E8A364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11.768.685</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553B4B9" w14:textId="39BBA3C4">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11.768.685</w:t>
            </w:r>
          </w:p>
        </w:tc>
        <w:tc>
          <w:tcPr>
            <w:tcW w:w="59" w:type="pct"/>
            <w:vAlign w:val="center"/>
            <w:hideMark/>
          </w:tcPr>
          <w:p w:rsidRPr="001734BD" w:rsidR="001734BD" w:rsidP="009E6BFA" w:rsidRDefault="001734BD" w14:paraId="1748D4CE" w14:textId="77777777">
            <w:pPr>
              <w:spacing w:after="0" w:line="240" w:lineRule="auto"/>
              <w:jc w:val="center"/>
              <w:rPr>
                <w:rFonts w:eastAsia="Times New Roman" w:cstheme="majorHAnsi"/>
                <w:sz w:val="16"/>
                <w:szCs w:val="16"/>
                <w:lang w:eastAsia="es-CO"/>
              </w:rPr>
            </w:pPr>
          </w:p>
        </w:tc>
      </w:tr>
      <w:tr w:rsidRPr="009E6BFA" w:rsidR="009E6BFA" w:rsidTr="009E6BFA" w14:paraId="36D07BAC" w14:textId="77777777">
        <w:trPr>
          <w:trHeight w:val="2760"/>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2EC35944"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744422C" w14:textId="37963B6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BCIE/2-1132-0</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0AB5BDD" w14:textId="1CBBA6F3">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14.700.000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8F00ADF" w14:textId="66008A9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Ejecución del proyecto rehabilitación del sistema de agua potable zona norte y otras plantas complementarias.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BDDE1D4"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15/11/1996</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A2D7388"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12/01/2008</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CB6096F"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Doce años un mes que incluye dos años de gracia, contados a partir de la fecha de la aprobación del contrato del préstamo.</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E94F024"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Intereses devengados sobre saldos deudores del préstamo a una tasa anual para cada semestre que se determinará por el costo de los empréstitos calificados para el mes anterior</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2CD88FE" w14:textId="22A0722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 xml:space="preserve">Los intereses se pagarán juntamente con el capital en forma semestral, ANDA pagará comisión de compromiso del 0.75% anual sobre saldos no desembolsados del préstamo, la cual comenzará a </w:t>
            </w:r>
            <w:r w:rsidRPr="001734BD" w:rsidR="009E6BFA">
              <w:rPr>
                <w:rFonts w:eastAsia="Times New Roman" w:cstheme="majorHAnsi"/>
                <w:color w:val="000000"/>
                <w:sz w:val="16"/>
                <w:szCs w:val="16"/>
                <w:lang w:eastAsia="es-CO"/>
              </w:rPr>
              <w:t>devengarse a</w:t>
            </w:r>
            <w:r w:rsidRPr="001734BD">
              <w:rPr>
                <w:rFonts w:eastAsia="Times New Roman" w:cstheme="majorHAnsi"/>
                <w:color w:val="000000"/>
                <w:sz w:val="16"/>
                <w:szCs w:val="16"/>
                <w:lang w:eastAsia="es-CO"/>
              </w:rPr>
              <w:t xml:space="preserve"> partir del 12 de diciembre de 1996.</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20D521E" w14:textId="5F080F5C">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7.830.847</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413F435" w14:textId="2D818A4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7.830.847</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C8C6EA6" w14:textId="56149DB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7.830.847</w:t>
            </w:r>
          </w:p>
        </w:tc>
        <w:tc>
          <w:tcPr>
            <w:tcW w:w="59" w:type="pct"/>
            <w:vAlign w:val="center"/>
            <w:hideMark/>
          </w:tcPr>
          <w:p w:rsidRPr="001734BD" w:rsidR="001734BD" w:rsidP="009E6BFA" w:rsidRDefault="001734BD" w14:paraId="527D952B" w14:textId="77777777">
            <w:pPr>
              <w:spacing w:after="0" w:line="240" w:lineRule="auto"/>
              <w:jc w:val="center"/>
              <w:rPr>
                <w:rFonts w:eastAsia="Times New Roman" w:cstheme="majorHAnsi"/>
                <w:sz w:val="16"/>
                <w:szCs w:val="16"/>
                <w:lang w:eastAsia="es-CO"/>
              </w:rPr>
            </w:pPr>
          </w:p>
        </w:tc>
      </w:tr>
      <w:tr w:rsidRPr="009E6BFA" w:rsidR="009E6BFA" w:rsidTr="009E6BFA" w14:paraId="7A7CFD79"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77254248"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B6CCB53" w14:textId="79D43581">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ICO- 01069004.0</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7C12311" w14:textId="2155CE7A">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15.450.644</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76B1D04"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 xml:space="preserve">Financiar la ejecución de contrato de diseño, provisión de equipos y ejecución del proyecto ampliación de mejoras de la planta de </w:t>
            </w:r>
            <w:r w:rsidRPr="001734BD">
              <w:rPr>
                <w:rFonts w:eastAsia="Times New Roman" w:cstheme="majorHAnsi"/>
                <w:color w:val="000000"/>
                <w:sz w:val="16"/>
                <w:szCs w:val="16"/>
                <w:lang w:eastAsia="es-CO"/>
              </w:rPr>
              <w:lastRenderedPageBreak/>
              <w:t>tratamiento de sistema de Río Lempa</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344F420"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lastRenderedPageBreak/>
              <w:t>17/05/1999</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7564904" w14:textId="73DED1B8">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17 de mayo de 2029</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43BECAD"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30 años, 10 de gracia</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9F39AF7"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0,01</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18CC1B5"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cuotas semestrales</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FF01DA2" w14:textId="6598783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9.065.293</w:t>
            </w:r>
          </w:p>
        </w:tc>
        <w:tc>
          <w:tcPr>
            <w:tcW w:w="420" w:type="pct"/>
            <w:tcBorders>
              <w:top w:val="nil"/>
              <w:left w:val="nil"/>
              <w:bottom w:val="single" w:color="auto" w:sz="4" w:space="0"/>
              <w:right w:val="single" w:color="auto" w:sz="4" w:space="0"/>
            </w:tcBorders>
            <w:shd w:val="clear" w:color="000000" w:fill="FFFFFF"/>
            <w:noWrap/>
            <w:vAlign w:val="center"/>
            <w:hideMark/>
          </w:tcPr>
          <w:p w:rsidRPr="001734BD" w:rsidR="001734BD" w:rsidP="009E6BFA" w:rsidRDefault="001734BD" w14:paraId="39ADCABC" w14:textId="06CC3CC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9.818.395</w:t>
            </w:r>
          </w:p>
        </w:tc>
        <w:tc>
          <w:tcPr>
            <w:tcW w:w="424" w:type="pct"/>
            <w:tcBorders>
              <w:top w:val="nil"/>
              <w:left w:val="nil"/>
              <w:bottom w:val="single" w:color="auto" w:sz="4" w:space="0"/>
              <w:right w:val="single" w:color="auto" w:sz="4" w:space="0"/>
            </w:tcBorders>
            <w:shd w:val="clear" w:color="000000" w:fill="FFFFFF"/>
            <w:noWrap/>
            <w:vAlign w:val="center"/>
            <w:hideMark/>
          </w:tcPr>
          <w:p w:rsidRPr="001734BD" w:rsidR="001734BD" w:rsidP="009E6BFA" w:rsidRDefault="001734BD" w14:paraId="5B4763F0" w14:textId="21935C6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10.571.498</w:t>
            </w:r>
          </w:p>
        </w:tc>
        <w:tc>
          <w:tcPr>
            <w:tcW w:w="59" w:type="pct"/>
            <w:vAlign w:val="center"/>
            <w:hideMark/>
          </w:tcPr>
          <w:p w:rsidRPr="001734BD" w:rsidR="001734BD" w:rsidP="009E6BFA" w:rsidRDefault="001734BD" w14:paraId="5CD1DFA1" w14:textId="77777777">
            <w:pPr>
              <w:spacing w:after="0" w:line="240" w:lineRule="auto"/>
              <w:jc w:val="center"/>
              <w:rPr>
                <w:rFonts w:eastAsia="Times New Roman" w:cstheme="majorHAnsi"/>
                <w:sz w:val="16"/>
                <w:szCs w:val="16"/>
                <w:lang w:eastAsia="es-CO"/>
              </w:rPr>
            </w:pPr>
          </w:p>
        </w:tc>
      </w:tr>
      <w:tr w:rsidRPr="009E6BFA" w:rsidR="009E6BFA" w:rsidTr="009E6BFA" w14:paraId="4A4DDC17" w14:textId="77777777">
        <w:trPr>
          <w:trHeight w:val="552"/>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281510EE"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4</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B374B9C" w14:textId="54D4B014">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JBIC-ESP-2</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35C6EA6" w14:textId="3A75884D">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10.064.044</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C0D9B04"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Financiar el plan de reconstrucción nacional para proyecto de abastecimiento de agua potable.</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100B196"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18/03/1993</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2A985C2" w14:textId="2001567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18 de marzo de 2023</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C7D3B25"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30 años, 10 años de gracia</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B52C1D9"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 anual s/saldos</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0E37FA5"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semestral.</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2A4A04E" w14:textId="6FA5E90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9.898.915</w:t>
            </w:r>
          </w:p>
        </w:tc>
        <w:tc>
          <w:tcPr>
            <w:tcW w:w="420" w:type="pct"/>
            <w:tcBorders>
              <w:top w:val="nil"/>
              <w:left w:val="nil"/>
              <w:bottom w:val="single" w:color="auto" w:sz="4" w:space="0"/>
              <w:right w:val="single" w:color="auto" w:sz="4" w:space="0"/>
            </w:tcBorders>
            <w:shd w:val="clear" w:color="000000" w:fill="FFFFFF"/>
            <w:noWrap/>
            <w:vAlign w:val="center"/>
            <w:hideMark/>
          </w:tcPr>
          <w:p w:rsidRPr="001734BD" w:rsidR="001734BD" w:rsidP="009E6BFA" w:rsidRDefault="001734BD" w14:paraId="00A68F21" w14:textId="7B89AC7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10.446.907</w:t>
            </w:r>
          </w:p>
        </w:tc>
        <w:tc>
          <w:tcPr>
            <w:tcW w:w="424" w:type="pct"/>
            <w:tcBorders>
              <w:top w:val="nil"/>
              <w:left w:val="nil"/>
              <w:bottom w:val="single" w:color="auto" w:sz="4" w:space="0"/>
              <w:right w:val="single" w:color="auto" w:sz="4" w:space="0"/>
            </w:tcBorders>
            <w:shd w:val="clear" w:color="000000" w:fill="FFFFFF"/>
            <w:noWrap/>
            <w:vAlign w:val="center"/>
            <w:hideMark/>
          </w:tcPr>
          <w:p w:rsidRPr="001734BD" w:rsidR="001734BD" w:rsidP="009E6BFA" w:rsidRDefault="001734BD" w14:paraId="10CDA0B6" w14:textId="653B359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10.979.571</w:t>
            </w:r>
          </w:p>
        </w:tc>
        <w:tc>
          <w:tcPr>
            <w:tcW w:w="59" w:type="pct"/>
            <w:vAlign w:val="center"/>
            <w:hideMark/>
          </w:tcPr>
          <w:p w:rsidRPr="001734BD" w:rsidR="001734BD" w:rsidP="009E6BFA" w:rsidRDefault="001734BD" w14:paraId="3B9B27AD" w14:textId="77777777">
            <w:pPr>
              <w:spacing w:after="0" w:line="240" w:lineRule="auto"/>
              <w:jc w:val="center"/>
              <w:rPr>
                <w:rFonts w:eastAsia="Times New Roman" w:cstheme="majorHAnsi"/>
                <w:sz w:val="16"/>
                <w:szCs w:val="16"/>
                <w:lang w:eastAsia="es-CO"/>
              </w:rPr>
            </w:pPr>
          </w:p>
        </w:tc>
      </w:tr>
      <w:tr w:rsidRPr="009E6BFA" w:rsidR="009E6BFA" w:rsidTr="009E6BFA" w14:paraId="7AFFB4A1"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28012BE8"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FFE3D0B" w14:textId="75350AD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NATIXIS 799-0A1 (Tabla 8)</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778C010" w14:textId="362187EC">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10.278.823</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E6D0353"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Financiar la ejecución del proyecto suministro y prueba de 6200 metros de tuberías del proyecto Zona Norte</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7255500"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12/05/1995</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E3AD6A3"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12/05/2015</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2490BCC"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20 años, 3 de gracias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756701F"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 anual, aumentada de un dos y medio por ciento (2.5%), en total el 4.5%.</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A181507"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cuotas semestrales.</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8EB7720" w14:textId="1C56440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224.423</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C45C856" w14:textId="1A5555E9">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224.423</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C23708B" w14:textId="285B4E5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224.423</w:t>
            </w:r>
          </w:p>
        </w:tc>
        <w:tc>
          <w:tcPr>
            <w:tcW w:w="59" w:type="pct"/>
            <w:vAlign w:val="center"/>
            <w:hideMark/>
          </w:tcPr>
          <w:p w:rsidRPr="001734BD" w:rsidR="001734BD" w:rsidP="009E6BFA" w:rsidRDefault="001734BD" w14:paraId="06A17485" w14:textId="77777777">
            <w:pPr>
              <w:spacing w:after="0" w:line="240" w:lineRule="auto"/>
              <w:jc w:val="center"/>
              <w:rPr>
                <w:rFonts w:eastAsia="Times New Roman" w:cstheme="majorHAnsi"/>
                <w:sz w:val="16"/>
                <w:szCs w:val="16"/>
                <w:lang w:eastAsia="es-CO"/>
              </w:rPr>
            </w:pPr>
          </w:p>
        </w:tc>
      </w:tr>
      <w:tr w:rsidRPr="009E6BFA" w:rsidR="009E6BFA" w:rsidTr="009E6BFA" w14:paraId="3F85AFA6"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3EC18C09"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6</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225FF60" w14:textId="2583838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NATIXIS 799-0A1 (Tabla 1-6)</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6C2D201" w14:textId="37A57C2D">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10.278.823</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AFF38D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Financiar la ejecución del proyecto suministro y prueba de 6200 metros de tuberías del proyecto Zona Norte</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C339C91"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12/05/1995</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30A3D11"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12/05/2015</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AD59F92"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20 años, 3 de gracias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057A18C"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 anual, aumentada de un dos y medio por ciento (2.5%), en total el 4.5%.</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CDD34ED"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cuotas semestrales.</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D44435D" w14:textId="3928CF09">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10.298.130</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ED90367" w14:textId="7CDCFB0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10.298.130</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6645E3C" w14:textId="70E8BBB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10.298.130</w:t>
            </w:r>
          </w:p>
        </w:tc>
        <w:tc>
          <w:tcPr>
            <w:tcW w:w="59" w:type="pct"/>
            <w:vAlign w:val="center"/>
            <w:hideMark/>
          </w:tcPr>
          <w:p w:rsidRPr="001734BD" w:rsidR="001734BD" w:rsidP="009E6BFA" w:rsidRDefault="001734BD" w14:paraId="637FF923" w14:textId="77777777">
            <w:pPr>
              <w:spacing w:after="0" w:line="240" w:lineRule="auto"/>
              <w:jc w:val="center"/>
              <w:rPr>
                <w:rFonts w:eastAsia="Times New Roman" w:cstheme="majorHAnsi"/>
                <w:sz w:val="16"/>
                <w:szCs w:val="16"/>
                <w:lang w:eastAsia="es-CO"/>
              </w:rPr>
            </w:pPr>
          </w:p>
        </w:tc>
      </w:tr>
      <w:tr w:rsidRPr="009E6BFA" w:rsidR="009E6BFA" w:rsidTr="009E6BFA" w14:paraId="30658003" w14:textId="77777777">
        <w:trPr>
          <w:trHeight w:val="1656"/>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06B0376B"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14ABB9E" w14:textId="557438D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BID-898/SF-ES</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B0C7BA3" w14:textId="306D2A38">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18.575.000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8EFCA85"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Programa de rehabilitación de los sistemas de agua potable del plan de reconstrucción nacional</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23933E6"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18/03/1993</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788C164"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18 de marzo de 2033</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46FF411"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40 años, incluyendo diez (10) años de gracia, contados a partir de la fecha de suscripción del contrato</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5F308BE"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7A32F54"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60 cuotas semestrales, la primera el 27 de septiembre de 2003 y la última el 27 de marzo de 2033</w:t>
            </w:r>
          </w:p>
        </w:tc>
        <w:tc>
          <w:tcPr>
            <w:tcW w:w="420" w:type="pct"/>
            <w:tcBorders>
              <w:top w:val="nil"/>
              <w:left w:val="nil"/>
              <w:bottom w:val="single" w:color="auto" w:sz="4" w:space="0"/>
              <w:right w:val="single" w:color="auto" w:sz="4" w:space="0"/>
            </w:tcBorders>
            <w:shd w:val="clear" w:color="000000" w:fill="FFFFFF"/>
            <w:noWrap/>
            <w:vAlign w:val="center"/>
            <w:hideMark/>
          </w:tcPr>
          <w:p w:rsidRPr="001734BD" w:rsidR="001734BD" w:rsidP="009E6BFA" w:rsidRDefault="001734BD" w14:paraId="6A5B55DF" w14:textId="0D44366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11.855.073</w:t>
            </w:r>
          </w:p>
        </w:tc>
        <w:tc>
          <w:tcPr>
            <w:tcW w:w="420" w:type="pct"/>
            <w:tcBorders>
              <w:top w:val="nil"/>
              <w:left w:val="nil"/>
              <w:bottom w:val="single" w:color="auto" w:sz="4" w:space="0"/>
              <w:right w:val="single" w:color="auto" w:sz="4" w:space="0"/>
            </w:tcBorders>
            <w:shd w:val="clear" w:color="000000" w:fill="FFFFFF"/>
            <w:noWrap/>
            <w:vAlign w:val="center"/>
            <w:hideMark/>
          </w:tcPr>
          <w:p w:rsidRPr="001734BD" w:rsidR="001734BD" w:rsidP="009E6BFA" w:rsidRDefault="001734BD" w14:paraId="4CFA3A3B" w14:textId="4189CE74">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12.508.127</w:t>
            </w:r>
          </w:p>
        </w:tc>
        <w:tc>
          <w:tcPr>
            <w:tcW w:w="424" w:type="pct"/>
            <w:tcBorders>
              <w:top w:val="nil"/>
              <w:left w:val="nil"/>
              <w:bottom w:val="single" w:color="auto" w:sz="4" w:space="0"/>
              <w:right w:val="single" w:color="auto" w:sz="4" w:space="0"/>
            </w:tcBorders>
            <w:shd w:val="clear" w:color="000000" w:fill="FFFFFF"/>
            <w:noWrap/>
            <w:vAlign w:val="center"/>
            <w:hideMark/>
          </w:tcPr>
          <w:p w:rsidRPr="001734BD" w:rsidR="001734BD" w:rsidP="009E6BFA" w:rsidRDefault="001734BD" w14:paraId="3698CAB1" w14:textId="56FEF2EE">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13.161.180</w:t>
            </w:r>
          </w:p>
        </w:tc>
        <w:tc>
          <w:tcPr>
            <w:tcW w:w="59" w:type="pct"/>
            <w:vAlign w:val="center"/>
            <w:hideMark/>
          </w:tcPr>
          <w:p w:rsidRPr="001734BD" w:rsidR="001734BD" w:rsidP="009E6BFA" w:rsidRDefault="001734BD" w14:paraId="1EA4B94D" w14:textId="77777777">
            <w:pPr>
              <w:spacing w:after="0" w:line="240" w:lineRule="auto"/>
              <w:jc w:val="center"/>
              <w:rPr>
                <w:rFonts w:eastAsia="Times New Roman" w:cstheme="majorHAnsi"/>
                <w:sz w:val="16"/>
                <w:szCs w:val="16"/>
                <w:lang w:eastAsia="es-CO"/>
              </w:rPr>
            </w:pPr>
          </w:p>
        </w:tc>
      </w:tr>
      <w:tr w:rsidRPr="009E6BFA" w:rsidR="009E6BFA" w:rsidTr="009E6BFA" w14:paraId="5FA28C6A" w14:textId="77777777">
        <w:trPr>
          <w:trHeight w:val="552"/>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40ECC00B"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8</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5902E60" w14:textId="47764B7E">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BID 1102/OC-ES</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750048D" w14:textId="1364F6EC">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43.700.000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3CB495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Programa de reformas del sector hídrico   subsector de agua potable y saneamiento</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8CAAB89"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25/03/2000</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2238181" w14:textId="2361846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25 de marzo de 2024</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72C30CA"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24 años, incluyendo 4 años de gracia</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558AA32"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Interés devengado s/saldos deudores</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58620D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Semestral</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5A5FE44" w14:textId="7B90CB54">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32.468.653</w:t>
            </w:r>
          </w:p>
        </w:tc>
        <w:tc>
          <w:tcPr>
            <w:tcW w:w="420" w:type="pct"/>
            <w:tcBorders>
              <w:top w:val="nil"/>
              <w:left w:val="nil"/>
              <w:bottom w:val="single" w:color="auto" w:sz="4" w:space="0"/>
              <w:right w:val="single" w:color="auto" w:sz="4" w:space="0"/>
            </w:tcBorders>
            <w:shd w:val="clear" w:color="000000" w:fill="FFFFFF"/>
            <w:noWrap/>
            <w:vAlign w:val="center"/>
            <w:hideMark/>
          </w:tcPr>
          <w:p w:rsidRPr="001734BD" w:rsidR="001734BD" w:rsidP="009E6BFA" w:rsidRDefault="001734BD" w14:paraId="0C1858B6" w14:textId="1C2CE949">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33.802.140</w:t>
            </w:r>
          </w:p>
        </w:tc>
        <w:tc>
          <w:tcPr>
            <w:tcW w:w="424" w:type="pct"/>
            <w:tcBorders>
              <w:top w:val="nil"/>
              <w:left w:val="nil"/>
              <w:bottom w:val="single" w:color="auto" w:sz="4" w:space="0"/>
              <w:right w:val="single" w:color="auto" w:sz="4" w:space="0"/>
            </w:tcBorders>
            <w:shd w:val="clear" w:color="000000" w:fill="FFFFFF"/>
            <w:noWrap/>
            <w:vAlign w:val="center"/>
            <w:hideMark/>
          </w:tcPr>
          <w:p w:rsidRPr="001734BD" w:rsidR="001734BD" w:rsidP="009E6BFA" w:rsidRDefault="001734BD" w14:paraId="1D100813" w14:textId="17FA79F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33.802.140</w:t>
            </w:r>
          </w:p>
        </w:tc>
        <w:tc>
          <w:tcPr>
            <w:tcW w:w="59" w:type="pct"/>
            <w:vAlign w:val="center"/>
            <w:hideMark/>
          </w:tcPr>
          <w:p w:rsidRPr="001734BD" w:rsidR="001734BD" w:rsidP="009E6BFA" w:rsidRDefault="001734BD" w14:paraId="0B127F19" w14:textId="77777777">
            <w:pPr>
              <w:spacing w:after="0" w:line="240" w:lineRule="auto"/>
              <w:jc w:val="center"/>
              <w:rPr>
                <w:rFonts w:eastAsia="Times New Roman" w:cstheme="majorHAnsi"/>
                <w:sz w:val="16"/>
                <w:szCs w:val="16"/>
                <w:lang w:eastAsia="es-CO"/>
              </w:rPr>
            </w:pPr>
          </w:p>
        </w:tc>
      </w:tr>
      <w:tr w:rsidRPr="009E6BFA" w:rsidR="009E6BFA" w:rsidTr="009E6BFA" w14:paraId="5941722A" w14:textId="77777777">
        <w:trPr>
          <w:trHeight w:val="1656"/>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79F1B065"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lastRenderedPageBreak/>
              <w:t>9</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809167D" w14:textId="108C8CC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BID- 813/SF-ES</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FB0A6BC" w14:textId="55EC6E16">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166.000.000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6F92E4C"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Financiamiento para ejecución de proyecto agua potable y alcantarillado sanitario de San Salvador</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071F5B3"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22/01/1988</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EEB9092" w14:textId="6A48324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22 de enero de 2028</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E1601E3"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40 años, incluyendo diez (10) años de gracia, contados a partir de la fecha de suscripción del contrato</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D533AEE"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0,01</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D0891A8"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60 cuotas semestrales.</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CC8A1AB" w14:textId="2C6DBF5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127.970.182</w:t>
            </w:r>
          </w:p>
        </w:tc>
        <w:tc>
          <w:tcPr>
            <w:tcW w:w="420" w:type="pct"/>
            <w:tcBorders>
              <w:top w:val="nil"/>
              <w:left w:val="nil"/>
              <w:bottom w:val="single" w:color="auto" w:sz="4" w:space="0"/>
              <w:right w:val="single" w:color="auto" w:sz="4" w:space="0"/>
            </w:tcBorders>
            <w:shd w:val="clear" w:color="000000" w:fill="FFFFFF"/>
            <w:noWrap/>
            <w:vAlign w:val="center"/>
            <w:hideMark/>
          </w:tcPr>
          <w:p w:rsidRPr="001734BD" w:rsidR="001734BD" w:rsidP="009E6BFA" w:rsidRDefault="001734BD" w14:paraId="07EEC31D" w14:textId="0A04FD2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133.426.718</w:t>
            </w:r>
          </w:p>
        </w:tc>
        <w:tc>
          <w:tcPr>
            <w:tcW w:w="424" w:type="pct"/>
            <w:tcBorders>
              <w:top w:val="nil"/>
              <w:left w:val="nil"/>
              <w:bottom w:val="single" w:color="auto" w:sz="4" w:space="0"/>
              <w:right w:val="single" w:color="auto" w:sz="4" w:space="0"/>
            </w:tcBorders>
            <w:shd w:val="clear" w:color="000000" w:fill="FFFFFF"/>
            <w:noWrap/>
            <w:vAlign w:val="center"/>
            <w:hideMark/>
          </w:tcPr>
          <w:p w:rsidRPr="001734BD" w:rsidR="001734BD" w:rsidP="009E6BFA" w:rsidRDefault="001734BD" w14:paraId="6DBFE688" w14:textId="14C14E9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138.852.941</w:t>
            </w:r>
          </w:p>
        </w:tc>
        <w:tc>
          <w:tcPr>
            <w:tcW w:w="59" w:type="pct"/>
            <w:vAlign w:val="center"/>
            <w:hideMark/>
          </w:tcPr>
          <w:p w:rsidRPr="001734BD" w:rsidR="001734BD" w:rsidP="009E6BFA" w:rsidRDefault="001734BD" w14:paraId="75FBD5AE" w14:textId="77777777">
            <w:pPr>
              <w:spacing w:after="0" w:line="240" w:lineRule="auto"/>
              <w:jc w:val="center"/>
              <w:rPr>
                <w:rFonts w:eastAsia="Times New Roman" w:cstheme="majorHAnsi"/>
                <w:sz w:val="16"/>
                <w:szCs w:val="16"/>
                <w:lang w:eastAsia="es-CO"/>
              </w:rPr>
            </w:pPr>
          </w:p>
        </w:tc>
      </w:tr>
      <w:tr w:rsidRPr="009E6BFA" w:rsidR="009E6BFA" w:rsidTr="009E6BFA" w14:paraId="49B215F9" w14:textId="77777777">
        <w:trPr>
          <w:trHeight w:val="828"/>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3EC59C22"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10</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E03AD40" w14:textId="6A364B6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BID -2358/OC-ES</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E1A557B" w14:textId="71EE7F5E">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15.549.875</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34E125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Programa de agua potable y Saneamiento Rural,</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5239351"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22/10/2010</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0D744DE" w14:textId="63751F03">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 xml:space="preserve">22 de </w:t>
            </w:r>
            <w:r w:rsidRPr="001734BD" w:rsidR="009E6BFA">
              <w:rPr>
                <w:rFonts w:eastAsia="Times New Roman" w:cstheme="majorHAnsi"/>
                <w:color w:val="000000"/>
                <w:sz w:val="16"/>
                <w:szCs w:val="16"/>
                <w:lang w:eastAsia="es-CO"/>
              </w:rPr>
              <w:t>octubre</w:t>
            </w:r>
            <w:r w:rsidRPr="001734BD">
              <w:rPr>
                <w:rFonts w:eastAsia="Times New Roman" w:cstheme="majorHAnsi"/>
                <w:color w:val="000000"/>
                <w:sz w:val="16"/>
                <w:szCs w:val="16"/>
                <w:lang w:eastAsia="es-CO"/>
              </w:rPr>
              <w:t xml:space="preserve"> de 2035</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D79EC90"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25 años incluyendo 5 años y 6 meses de gracia</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9752A15"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Libor</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EDC0BF7"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40 cuotas semestrales consecutivas.</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AC4069C" w14:textId="2922A099">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2.790.955</w:t>
            </w:r>
          </w:p>
        </w:tc>
        <w:tc>
          <w:tcPr>
            <w:tcW w:w="420" w:type="pct"/>
            <w:tcBorders>
              <w:top w:val="nil"/>
              <w:left w:val="nil"/>
              <w:bottom w:val="single" w:color="auto" w:sz="4" w:space="0"/>
              <w:right w:val="single" w:color="auto" w:sz="4" w:space="0"/>
            </w:tcBorders>
            <w:shd w:val="clear" w:color="000000" w:fill="FFFFFF"/>
            <w:noWrap/>
            <w:vAlign w:val="center"/>
            <w:hideMark/>
          </w:tcPr>
          <w:p w:rsidRPr="001734BD" w:rsidR="001734BD" w:rsidP="009E6BFA" w:rsidRDefault="001734BD" w14:paraId="1D3E3629" w14:textId="7F7AD3FE">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3.588.353</w:t>
            </w:r>
          </w:p>
        </w:tc>
        <w:tc>
          <w:tcPr>
            <w:tcW w:w="424" w:type="pct"/>
            <w:tcBorders>
              <w:top w:val="nil"/>
              <w:left w:val="nil"/>
              <w:bottom w:val="single" w:color="auto" w:sz="4" w:space="0"/>
              <w:right w:val="single" w:color="auto" w:sz="4" w:space="0"/>
            </w:tcBorders>
            <w:shd w:val="clear" w:color="000000" w:fill="FFFFFF"/>
            <w:noWrap/>
            <w:vAlign w:val="center"/>
            <w:hideMark/>
          </w:tcPr>
          <w:p w:rsidRPr="001734BD" w:rsidR="001734BD" w:rsidP="009E6BFA" w:rsidRDefault="001734BD" w14:paraId="76B0922A" w14:textId="44EC01ED">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4.385.750</w:t>
            </w:r>
          </w:p>
        </w:tc>
        <w:tc>
          <w:tcPr>
            <w:tcW w:w="59" w:type="pct"/>
            <w:vAlign w:val="center"/>
            <w:hideMark/>
          </w:tcPr>
          <w:p w:rsidRPr="001734BD" w:rsidR="001734BD" w:rsidP="009E6BFA" w:rsidRDefault="001734BD" w14:paraId="6EE45C33" w14:textId="77777777">
            <w:pPr>
              <w:spacing w:after="0" w:line="240" w:lineRule="auto"/>
              <w:jc w:val="center"/>
              <w:rPr>
                <w:rFonts w:eastAsia="Times New Roman" w:cstheme="majorHAnsi"/>
                <w:sz w:val="16"/>
                <w:szCs w:val="16"/>
                <w:lang w:eastAsia="es-CO"/>
              </w:rPr>
            </w:pPr>
          </w:p>
        </w:tc>
      </w:tr>
      <w:tr w:rsidRPr="009E6BFA" w:rsidR="009E6BFA" w:rsidTr="009E6BFA" w14:paraId="75019213" w14:textId="77777777">
        <w:trPr>
          <w:trHeight w:val="1380"/>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5001DEA0"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11</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2C692EA" w14:textId="4429E8E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025/95 Compra de Medidores (Acreedor M.H)</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6FEFF56" w14:textId="77D5EE78">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En dólares $2,000,000 más ampliación en fecha 14/03/1997 por $960,000.00*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F966879"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Compra de medidores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832C8D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15 de junio de 1988</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F4ED21E"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15 de junio de 2000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DDF9AB9"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12 años contados a partir de la fecha del contrato.</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63F6C2B"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No devenga interés</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A2599F7"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Amortización de 48 cuotas trimestrales iguales y sucesivas</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F908BC0" w14:textId="27A1995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1.238.186</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74DF155" w14:textId="5A394B2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1.238.186</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43026A4" w14:textId="012EB08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1.238.186</w:t>
            </w:r>
          </w:p>
        </w:tc>
        <w:tc>
          <w:tcPr>
            <w:tcW w:w="59" w:type="pct"/>
            <w:vAlign w:val="center"/>
            <w:hideMark/>
          </w:tcPr>
          <w:p w:rsidRPr="001734BD" w:rsidR="001734BD" w:rsidP="009E6BFA" w:rsidRDefault="001734BD" w14:paraId="0647367A" w14:textId="77777777">
            <w:pPr>
              <w:spacing w:after="0" w:line="240" w:lineRule="auto"/>
              <w:jc w:val="center"/>
              <w:rPr>
                <w:rFonts w:eastAsia="Times New Roman" w:cstheme="majorHAnsi"/>
                <w:sz w:val="16"/>
                <w:szCs w:val="16"/>
                <w:lang w:eastAsia="es-CO"/>
              </w:rPr>
            </w:pPr>
          </w:p>
        </w:tc>
      </w:tr>
      <w:tr w:rsidRPr="009E6BFA" w:rsidR="009E6BFA" w:rsidTr="009E6BFA" w14:paraId="018F0614" w14:textId="77777777">
        <w:trPr>
          <w:trHeight w:val="1380"/>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584DE61A"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12</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F814F62" w14:textId="3C045FA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DPFYP-DPF-R-26/95 Ministerio de Hacienda ( DGT)</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ECF3792" w14:textId="5038D4F8">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En colones salvadoreños 3,041,646.55, en dólares $ 347,616.75</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E93B521" w14:textId="2F4F0E61">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Para restituir el pago del impuesto a la transferencia de bienes muebles y a la prestación de servicio.</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3988BB5"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 de julio de 1995.</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E3454A0"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 enero de 1996</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89F6EF8"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seis meses contados a partir de la vigencia de la resolución.</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770E8B3"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No devengará interés y deberá ser cancelado después de la fecha de la resolución</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19BF53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N/A</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71C19AC" w14:textId="75B5CD1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C11C6A1" w14:textId="23734BB4">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0FE106B" w14:textId="49AD5FA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59" w:type="pct"/>
            <w:vAlign w:val="center"/>
            <w:hideMark/>
          </w:tcPr>
          <w:p w:rsidRPr="001734BD" w:rsidR="001734BD" w:rsidP="009E6BFA" w:rsidRDefault="001734BD" w14:paraId="2DC88B26" w14:textId="77777777">
            <w:pPr>
              <w:spacing w:after="0" w:line="240" w:lineRule="auto"/>
              <w:jc w:val="center"/>
              <w:rPr>
                <w:rFonts w:eastAsia="Times New Roman" w:cstheme="majorHAnsi"/>
                <w:sz w:val="16"/>
                <w:szCs w:val="16"/>
                <w:lang w:eastAsia="es-CO"/>
              </w:rPr>
            </w:pPr>
          </w:p>
        </w:tc>
      </w:tr>
      <w:tr w:rsidRPr="009E6BFA" w:rsidR="009E6BFA" w:rsidTr="009E6BFA" w14:paraId="05D8591C"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66E8E100"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13</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F0CBA3F" w14:textId="4CFE4B1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DPFYFP-DPF-R-39/95, Ministerio de Hacienda ( DGT)</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651C62B" w14:textId="78E6CFB3">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En colones 59,620,290.15, en dólares $6,813,747.45</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A2C642C"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Para cancelar servicio de energía eléctrica</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40BABE6"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13 de noviembre de 1995.</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ECE6E1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No se define en resolución</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0618860"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No se define en resolución</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8B98A91"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No devenga interés</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1059F49"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N/A</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FBC9FB6" w14:textId="23BD5BB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6.813.234</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248146A" w14:textId="24F6C95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6.030.724</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243CD66" w14:textId="2622171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6.030.724</w:t>
            </w:r>
          </w:p>
        </w:tc>
        <w:tc>
          <w:tcPr>
            <w:tcW w:w="59" w:type="pct"/>
            <w:vAlign w:val="center"/>
            <w:hideMark/>
          </w:tcPr>
          <w:p w:rsidRPr="001734BD" w:rsidR="001734BD" w:rsidP="009E6BFA" w:rsidRDefault="001734BD" w14:paraId="1E2B7FF3" w14:textId="77777777">
            <w:pPr>
              <w:spacing w:after="0" w:line="240" w:lineRule="auto"/>
              <w:jc w:val="center"/>
              <w:rPr>
                <w:rFonts w:eastAsia="Times New Roman" w:cstheme="majorHAnsi"/>
                <w:sz w:val="16"/>
                <w:szCs w:val="16"/>
                <w:lang w:eastAsia="es-CO"/>
              </w:rPr>
            </w:pPr>
          </w:p>
        </w:tc>
      </w:tr>
      <w:tr w:rsidRPr="009E6BFA" w:rsidR="009E6BFA" w:rsidTr="009E6BFA" w14:paraId="037A9661" w14:textId="77777777">
        <w:trPr>
          <w:trHeight w:val="828"/>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57DF33C1"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14</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8D14FE0" w14:textId="335FBC0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DGT Notas de Crédito  D.L. No.156 del 04 octubre de 2012</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0F21946" w14:textId="29F15CF2">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33.576.198</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2C03E30"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 xml:space="preserve">Para satisfacer pago adeudado que ANDA mantiene a las distribuidoras de servicio de energía </w:t>
            </w:r>
            <w:r w:rsidRPr="001734BD">
              <w:rPr>
                <w:rFonts w:eastAsia="Times New Roman" w:cstheme="majorHAnsi"/>
                <w:color w:val="000000"/>
                <w:sz w:val="16"/>
                <w:szCs w:val="16"/>
                <w:lang w:eastAsia="es-CO"/>
              </w:rPr>
              <w:lastRenderedPageBreak/>
              <w:t>eléctrica por el período de diciembre 2011 al 31 de agosto de 2012.</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41E9447"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lastRenderedPageBreak/>
              <w:t>del 04 octubre de 2012</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42B28C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6C76076"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Ocho años, que incluye tres años de gracia.</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9CC5B5E"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No devenga interés</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FDA107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 xml:space="preserve">10 cuotas semestrales, pagaderas a partir del uno </w:t>
            </w:r>
            <w:r w:rsidRPr="001734BD">
              <w:rPr>
                <w:rFonts w:eastAsia="Times New Roman" w:cstheme="majorHAnsi"/>
                <w:color w:val="000000"/>
                <w:sz w:val="16"/>
                <w:szCs w:val="16"/>
                <w:lang w:eastAsia="es-CO"/>
              </w:rPr>
              <w:lastRenderedPageBreak/>
              <w:t>de abril del 2016</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BB5C373" w14:textId="06AEA5F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lastRenderedPageBreak/>
              <w:t>18.601.720</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717EB0A" w14:textId="286F7D38">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18.601.720</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BA0DDC9" w14:textId="6887222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18.601.720</w:t>
            </w:r>
          </w:p>
        </w:tc>
        <w:tc>
          <w:tcPr>
            <w:tcW w:w="59" w:type="pct"/>
            <w:vAlign w:val="center"/>
            <w:hideMark/>
          </w:tcPr>
          <w:p w:rsidRPr="001734BD" w:rsidR="001734BD" w:rsidP="009E6BFA" w:rsidRDefault="001734BD" w14:paraId="15694B4D" w14:textId="77777777">
            <w:pPr>
              <w:spacing w:after="0" w:line="240" w:lineRule="auto"/>
              <w:jc w:val="center"/>
              <w:rPr>
                <w:rFonts w:eastAsia="Times New Roman" w:cstheme="majorHAnsi"/>
                <w:sz w:val="16"/>
                <w:szCs w:val="16"/>
                <w:lang w:eastAsia="es-CO"/>
              </w:rPr>
            </w:pPr>
          </w:p>
        </w:tc>
      </w:tr>
      <w:tr w:rsidRPr="009E6BFA" w:rsidR="009E6BFA" w:rsidTr="009E6BFA" w14:paraId="253E51C3"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10E7ACB5"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15</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2D94857" w14:textId="48694E2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DGT Notas de Crédito  D.L. No.144 del 11/10/2018</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4B8E802" w14:textId="0498EE9B">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16.228.389</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4A9434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Para cancelar deudas firmes y exigibles a favor de las empresas distribuidoras de energía eléctrica por el período de julio a diciembre de 2018.</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C860D19"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11/10/2018</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DB154EB"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713973D"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Ocho años, que incluye tres años de gracia.</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59DA6CD"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No causará ningún tipo de interés.</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C14BD5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 cuotas semestrales, pagaderas a partir del uno de noviembre de dos mil veintiuno</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2AFCB22" w14:textId="637698F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16.228.389</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D1090BF" w14:textId="58E8EDA4">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16.228.389</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F8DCE79" w14:textId="1FB5BD6C">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16.228.389</w:t>
            </w:r>
          </w:p>
        </w:tc>
        <w:tc>
          <w:tcPr>
            <w:tcW w:w="59" w:type="pct"/>
            <w:vAlign w:val="center"/>
            <w:hideMark/>
          </w:tcPr>
          <w:p w:rsidRPr="001734BD" w:rsidR="001734BD" w:rsidP="009E6BFA" w:rsidRDefault="001734BD" w14:paraId="4E36BEB0" w14:textId="77777777">
            <w:pPr>
              <w:spacing w:after="0" w:line="240" w:lineRule="auto"/>
              <w:jc w:val="center"/>
              <w:rPr>
                <w:rFonts w:eastAsia="Times New Roman" w:cstheme="majorHAnsi"/>
                <w:sz w:val="16"/>
                <w:szCs w:val="16"/>
                <w:lang w:eastAsia="es-CO"/>
              </w:rPr>
            </w:pPr>
          </w:p>
        </w:tc>
      </w:tr>
      <w:tr w:rsidRPr="009E6BFA" w:rsidR="009E6BFA" w:rsidTr="009E6BFA" w14:paraId="17230425" w14:textId="77777777">
        <w:trPr>
          <w:trHeight w:val="1380"/>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62D367ED"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346D0E1" w14:textId="57BC652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REF.5293999 BANCO CUSCATLAN</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EC82327" w14:textId="67C07404">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EF959B9"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Para inversión en la suma mutuada en el pago a distribuidoras de energía eléctrica (AES y DELSUR)</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EF3DDC8"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19/12/2019</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C9017B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19/12/2024</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EEBEF46"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60 meses (5 años)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C47380D"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9.39% nominal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33E52F1"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59 cuotas mensuales, vencidas y sucesivas de $311,320, incluyen capital e intereses y una última cuota por el saldo vencido al plazo</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900CA16" w14:textId="07FF5093">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15.000.000</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E555BFF" w14:textId="138C2FC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13.781.146</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BB733B5" w14:textId="63CB5319">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11.179.717</w:t>
            </w:r>
          </w:p>
        </w:tc>
        <w:tc>
          <w:tcPr>
            <w:tcW w:w="59" w:type="pct"/>
            <w:vAlign w:val="center"/>
            <w:hideMark/>
          </w:tcPr>
          <w:p w:rsidRPr="001734BD" w:rsidR="001734BD" w:rsidP="009E6BFA" w:rsidRDefault="001734BD" w14:paraId="7E477A12" w14:textId="77777777">
            <w:pPr>
              <w:spacing w:after="0" w:line="240" w:lineRule="auto"/>
              <w:jc w:val="center"/>
              <w:rPr>
                <w:rFonts w:eastAsia="Times New Roman" w:cstheme="majorHAnsi"/>
                <w:sz w:val="16"/>
                <w:szCs w:val="16"/>
                <w:lang w:eastAsia="es-CO"/>
              </w:rPr>
            </w:pPr>
          </w:p>
        </w:tc>
      </w:tr>
      <w:tr w:rsidRPr="009E6BFA" w:rsidR="009E6BFA" w:rsidTr="009E6BFA" w14:paraId="6317670F" w14:textId="77777777">
        <w:trPr>
          <w:trHeight w:val="828"/>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3562BFCE"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17</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8651CCD" w14:textId="4F08207C">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REF.3120734771 BANCO ATLANTIDA</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A0EAB94" w14:textId="0FF1497B">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10.000.000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FD93511"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Para financiar capital de trabajo</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AD5A105"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31/05/2021</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08F2079"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2/11/2022</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DDD8BC2"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18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7478E75"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8.00% nominal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F30F771" w14:textId="369CAECE">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Durante 17 meses se pagará intereses y al mes 18 se pagará capital</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4919B32" w14:textId="52E241E9">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0FB8B49" w14:textId="333015C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D1B12E3" w14:textId="57823B01">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10.000.000</w:t>
            </w:r>
          </w:p>
        </w:tc>
        <w:tc>
          <w:tcPr>
            <w:tcW w:w="59" w:type="pct"/>
            <w:vAlign w:val="center"/>
            <w:hideMark/>
          </w:tcPr>
          <w:p w:rsidRPr="001734BD" w:rsidR="001734BD" w:rsidP="009E6BFA" w:rsidRDefault="001734BD" w14:paraId="22B05E1E" w14:textId="77777777">
            <w:pPr>
              <w:spacing w:after="0" w:line="240" w:lineRule="auto"/>
              <w:jc w:val="center"/>
              <w:rPr>
                <w:rFonts w:eastAsia="Times New Roman" w:cstheme="majorHAnsi"/>
                <w:sz w:val="16"/>
                <w:szCs w:val="16"/>
                <w:lang w:eastAsia="es-CO"/>
              </w:rPr>
            </w:pPr>
          </w:p>
        </w:tc>
      </w:tr>
      <w:tr w:rsidRPr="009E6BFA" w:rsidR="009E6BFA" w:rsidTr="009E6BFA" w14:paraId="49288FB9" w14:textId="77777777">
        <w:trPr>
          <w:trHeight w:val="828"/>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13D99334"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18</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CF0E2D2" w14:textId="3CDF0C9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REF. AA1093551 BANCO HIPOTECARIO DE EL SALVADOR</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03A5D37" w14:textId="235D3C48">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6.000.000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A16F966"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Gastos de funcionamiento</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E6A7F8B"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19/02/2021</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6ABC7E4"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19/02/2025</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7207236"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 Años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2CA492C"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7.50% nominal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56608BB"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669CF91" w14:textId="4FBB1AFE">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44CBB26" w14:textId="2F28E1E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EB499F6" w14:textId="1BFCE001">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5.147.432</w:t>
            </w:r>
          </w:p>
        </w:tc>
        <w:tc>
          <w:tcPr>
            <w:tcW w:w="59" w:type="pct"/>
            <w:vAlign w:val="center"/>
            <w:hideMark/>
          </w:tcPr>
          <w:p w:rsidRPr="001734BD" w:rsidR="001734BD" w:rsidP="009E6BFA" w:rsidRDefault="001734BD" w14:paraId="2183678F" w14:textId="77777777">
            <w:pPr>
              <w:spacing w:after="0" w:line="240" w:lineRule="auto"/>
              <w:jc w:val="center"/>
              <w:rPr>
                <w:rFonts w:eastAsia="Times New Roman" w:cstheme="majorHAnsi"/>
                <w:sz w:val="16"/>
                <w:szCs w:val="16"/>
                <w:lang w:eastAsia="es-CO"/>
              </w:rPr>
            </w:pPr>
          </w:p>
        </w:tc>
      </w:tr>
      <w:tr w:rsidRPr="009E6BFA" w:rsidR="009E6BFA" w:rsidTr="009E6BFA" w14:paraId="1CF3F3CE" w14:textId="77777777">
        <w:trPr>
          <w:trHeight w:val="1380"/>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341E7D95"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lastRenderedPageBreak/>
              <w:t>19</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0C47AA6" w14:textId="233E902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w:t>
            </w:r>
            <w:r w:rsidRPr="001734BD">
              <w:rPr>
                <w:rFonts w:eastAsia="Times New Roman" w:cstheme="majorHAnsi"/>
                <w:color w:val="000000"/>
                <w:sz w:val="16"/>
                <w:szCs w:val="16"/>
                <w:lang w:eastAsia="es-CO"/>
              </w:rPr>
              <w:br/>
            </w:r>
            <w:r w:rsidRPr="001734BD">
              <w:rPr>
                <w:rFonts w:eastAsia="Times New Roman" w:cstheme="majorHAnsi"/>
                <w:color w:val="000000"/>
                <w:sz w:val="16"/>
                <w:szCs w:val="16"/>
                <w:lang w:eastAsia="es-CO"/>
              </w:rPr>
              <w:t>(VTHVAND CERO UNO-TRAMO 1)</w:t>
            </w:r>
            <w:r w:rsidRPr="001734BD">
              <w:rPr>
                <w:rFonts w:eastAsia="Times New Roman" w:cstheme="majorHAnsi"/>
                <w:color w:val="000000"/>
                <w:sz w:val="16"/>
                <w:szCs w:val="16"/>
                <w:lang w:eastAsia="es-CO"/>
              </w:rPr>
              <w:br/>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CA1EAA6" w14:textId="1414BBB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AB3D2EC"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FAF81CC"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10/12/2015</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B1355B0"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FCB0E09"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180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BE66BF3" w14:textId="7A7218EB">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1C82CB5"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25</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767F704" w14:textId="6ACD2FC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22.468.702</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A7C3770" w14:textId="2C6D65D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22.037.805</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A677524" w14:textId="235C0DDE">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20.440.798</w:t>
            </w:r>
          </w:p>
        </w:tc>
        <w:tc>
          <w:tcPr>
            <w:tcW w:w="59" w:type="pct"/>
            <w:vAlign w:val="center"/>
            <w:hideMark/>
          </w:tcPr>
          <w:p w:rsidRPr="001734BD" w:rsidR="001734BD" w:rsidP="009E6BFA" w:rsidRDefault="001734BD" w14:paraId="5E05BB6C" w14:textId="77777777">
            <w:pPr>
              <w:spacing w:after="0" w:line="240" w:lineRule="auto"/>
              <w:jc w:val="center"/>
              <w:rPr>
                <w:rFonts w:eastAsia="Times New Roman" w:cstheme="majorHAnsi"/>
                <w:sz w:val="16"/>
                <w:szCs w:val="16"/>
                <w:lang w:eastAsia="es-CO"/>
              </w:rPr>
            </w:pPr>
          </w:p>
        </w:tc>
      </w:tr>
      <w:tr w:rsidRPr="009E6BFA" w:rsidR="009E6BFA" w:rsidTr="009E6BFA" w14:paraId="2428A2AE"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55DCE9F2"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20</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707C707" w14:textId="3B2E966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2,3 y 4)</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06B106A" w14:textId="4D95F073">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28.560.000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661872D"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68BACEE"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22/03/2016</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775E94C"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22/12/2030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183E359"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177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BB5A5E6" w14:textId="0C3658A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2AA36DB"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25</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7074247" w14:textId="6E95EC28">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25.866.049</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C868C03" w14:textId="54FB669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25.373.742</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0B6306D" w14:textId="03E9AFB1">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23.549.137</w:t>
            </w:r>
          </w:p>
        </w:tc>
        <w:tc>
          <w:tcPr>
            <w:tcW w:w="59" w:type="pct"/>
            <w:vAlign w:val="center"/>
            <w:hideMark/>
          </w:tcPr>
          <w:p w:rsidRPr="001734BD" w:rsidR="001734BD" w:rsidP="009E6BFA" w:rsidRDefault="001734BD" w14:paraId="686C7746" w14:textId="77777777">
            <w:pPr>
              <w:spacing w:after="0" w:line="240" w:lineRule="auto"/>
              <w:jc w:val="center"/>
              <w:rPr>
                <w:rFonts w:eastAsia="Times New Roman" w:cstheme="majorHAnsi"/>
                <w:sz w:val="16"/>
                <w:szCs w:val="16"/>
                <w:lang w:eastAsia="es-CO"/>
              </w:rPr>
            </w:pPr>
          </w:p>
        </w:tc>
      </w:tr>
      <w:tr w:rsidRPr="009E6BFA" w:rsidR="009E6BFA" w:rsidTr="009E6BFA" w14:paraId="662AEF42"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45F5C1E1"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21</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01BB852" w14:textId="76458C2D">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5 )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27AE4A0" w14:textId="05E6A2AA">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6.074.000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FA1A8DC"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7D80D3C"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2/08/2016</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680A6D1"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2/08/2021</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08C68AF"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60 meses (5 años)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598C35D" w14:textId="7BFB055B">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08B8CB1"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17</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4A159B3" w14:textId="4F282FC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3.006.864</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CFAFFC5" w14:textId="463FBC59">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2.291.043</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432F6F1" w14:textId="50FD909D">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59" w:type="pct"/>
            <w:vAlign w:val="center"/>
            <w:hideMark/>
          </w:tcPr>
          <w:p w:rsidRPr="001734BD" w:rsidR="001734BD" w:rsidP="009E6BFA" w:rsidRDefault="001734BD" w14:paraId="2238553E" w14:textId="77777777">
            <w:pPr>
              <w:spacing w:after="0" w:line="240" w:lineRule="auto"/>
              <w:jc w:val="center"/>
              <w:rPr>
                <w:rFonts w:eastAsia="Times New Roman" w:cstheme="majorHAnsi"/>
                <w:sz w:val="16"/>
                <w:szCs w:val="16"/>
                <w:lang w:eastAsia="es-CO"/>
              </w:rPr>
            </w:pPr>
          </w:p>
        </w:tc>
      </w:tr>
      <w:tr w:rsidRPr="009E6BFA" w:rsidR="009E6BFA" w:rsidTr="009E6BFA" w14:paraId="54B39B60"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1829989C"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22</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ED06627" w14:textId="16E3405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6 )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BEB9299" w14:textId="72706B16">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584.000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763ECC5"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F7F1EB3"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12/08/2016</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AC9B0C4"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12/08/2021</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68F0CB9"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60 meses (5 años)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8E7CD8F" w14:textId="5DC92E91">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FC58AD7"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17</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86C342C" w14:textId="1459FE3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289.105</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A1A3C34" w14:textId="7B778C1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234.224</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B843D8E" w14:textId="3330A728">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59" w:type="pct"/>
            <w:vAlign w:val="center"/>
            <w:hideMark/>
          </w:tcPr>
          <w:p w:rsidRPr="001734BD" w:rsidR="001734BD" w:rsidP="009E6BFA" w:rsidRDefault="001734BD" w14:paraId="0B3A3FF0" w14:textId="77777777">
            <w:pPr>
              <w:spacing w:after="0" w:line="240" w:lineRule="auto"/>
              <w:jc w:val="center"/>
              <w:rPr>
                <w:rFonts w:eastAsia="Times New Roman" w:cstheme="majorHAnsi"/>
                <w:sz w:val="16"/>
                <w:szCs w:val="16"/>
                <w:lang w:eastAsia="es-CO"/>
              </w:rPr>
            </w:pPr>
          </w:p>
        </w:tc>
      </w:tr>
      <w:tr w:rsidRPr="009E6BFA" w:rsidR="009E6BFA" w:rsidTr="009E6BFA" w14:paraId="0D5A47E6"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095C8CC4"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23</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E90FB58" w14:textId="6EFDEDA9">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7 )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B072506" w14:textId="1680D4F0">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325.500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C245103"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844C744"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6/10/2016</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19D5A1C"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6/10/2021</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C96DF47"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60 meses (5 años)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3009157" w14:textId="6775BF85">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7D49BD5"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15</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26B2381" w14:textId="01E743C1">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174.319</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33DDFB5" w14:textId="5E4B9783">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139.036</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7BC066A" w14:textId="4B3C91E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59" w:type="pct"/>
            <w:vAlign w:val="center"/>
            <w:hideMark/>
          </w:tcPr>
          <w:p w:rsidRPr="001734BD" w:rsidR="001734BD" w:rsidP="009E6BFA" w:rsidRDefault="001734BD" w14:paraId="534EB3F3" w14:textId="77777777">
            <w:pPr>
              <w:spacing w:after="0" w:line="240" w:lineRule="auto"/>
              <w:jc w:val="center"/>
              <w:rPr>
                <w:rFonts w:eastAsia="Times New Roman" w:cstheme="majorHAnsi"/>
                <w:sz w:val="16"/>
                <w:szCs w:val="16"/>
                <w:lang w:eastAsia="es-CO"/>
              </w:rPr>
            </w:pPr>
          </w:p>
        </w:tc>
      </w:tr>
      <w:tr w:rsidRPr="009E6BFA" w:rsidR="009E6BFA" w:rsidTr="009E6BFA" w14:paraId="257168B0"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5B84F521"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lastRenderedPageBreak/>
              <w:t>24</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6BCE422" w14:textId="77B13419">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8 )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788AA77" w14:textId="0269A32C">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849.500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1008754"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C544ACE"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6/10/2016</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8C6778A"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6/10/2024</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0E498AE"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96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CC1F523" w14:textId="29A5817D">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7E5F81A"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15</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C6BB801" w14:textId="448FCFF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699.770</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B7EC330" w14:textId="39F757AC">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664.825</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912C8E1" w14:textId="391F2A0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538.014</w:t>
            </w:r>
          </w:p>
        </w:tc>
        <w:tc>
          <w:tcPr>
            <w:tcW w:w="59" w:type="pct"/>
            <w:vAlign w:val="center"/>
            <w:hideMark/>
          </w:tcPr>
          <w:p w:rsidRPr="001734BD" w:rsidR="001734BD" w:rsidP="009E6BFA" w:rsidRDefault="001734BD" w14:paraId="00B11B4F" w14:textId="77777777">
            <w:pPr>
              <w:spacing w:after="0" w:line="240" w:lineRule="auto"/>
              <w:jc w:val="center"/>
              <w:rPr>
                <w:rFonts w:eastAsia="Times New Roman" w:cstheme="majorHAnsi"/>
                <w:sz w:val="16"/>
                <w:szCs w:val="16"/>
                <w:lang w:eastAsia="es-CO"/>
              </w:rPr>
            </w:pPr>
          </w:p>
        </w:tc>
      </w:tr>
      <w:tr w:rsidRPr="009E6BFA" w:rsidR="009E6BFA" w:rsidTr="009E6BFA" w14:paraId="688A1CF0"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0AC9EA41"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25</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F2C7512" w14:textId="476624A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9 )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7943799" w14:textId="163ABDF6">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C25DB26"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355103B"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17/10/2016</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15C6F97"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17/10/2024</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231CAA0"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96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B371CA4" w14:textId="66964F1F">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C52821E"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15</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45677C3" w14:textId="00C1E86C">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413.514</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43D5CE4" w14:textId="13AE5CD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397.418</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12163C8" w14:textId="7974965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322.544</w:t>
            </w:r>
          </w:p>
        </w:tc>
        <w:tc>
          <w:tcPr>
            <w:tcW w:w="59" w:type="pct"/>
            <w:vAlign w:val="center"/>
            <w:hideMark/>
          </w:tcPr>
          <w:p w:rsidRPr="001734BD" w:rsidR="001734BD" w:rsidP="009E6BFA" w:rsidRDefault="001734BD" w14:paraId="68FDB809" w14:textId="77777777">
            <w:pPr>
              <w:spacing w:after="0" w:line="240" w:lineRule="auto"/>
              <w:jc w:val="center"/>
              <w:rPr>
                <w:rFonts w:eastAsia="Times New Roman" w:cstheme="majorHAnsi"/>
                <w:sz w:val="16"/>
                <w:szCs w:val="16"/>
                <w:lang w:eastAsia="es-CO"/>
              </w:rPr>
            </w:pPr>
          </w:p>
        </w:tc>
      </w:tr>
      <w:tr w:rsidRPr="009E6BFA" w:rsidR="009E6BFA" w:rsidTr="009E6BFA" w14:paraId="0CB6FD0B"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15852411"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26</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FC563D6" w14:textId="38BC6B04">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10 )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293E368" w14:textId="66D41D42">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2.800.000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E87DE61"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D6B01A8"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14/03/2017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D2B82B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14/03/2022</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9437E7A"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60 meses (5 años)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D57E4CA" w14:textId="72734D7B">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FF0E46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7767CFC" w14:textId="0F09445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1.705.307</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7A5B346" w14:textId="08C0801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1.516.405</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ADB7B91" w14:textId="2A0E47A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515.747</w:t>
            </w:r>
          </w:p>
        </w:tc>
        <w:tc>
          <w:tcPr>
            <w:tcW w:w="59" w:type="pct"/>
            <w:vAlign w:val="center"/>
            <w:hideMark/>
          </w:tcPr>
          <w:p w:rsidRPr="001734BD" w:rsidR="001734BD" w:rsidP="009E6BFA" w:rsidRDefault="001734BD" w14:paraId="41203C52" w14:textId="77777777">
            <w:pPr>
              <w:spacing w:after="0" w:line="240" w:lineRule="auto"/>
              <w:jc w:val="center"/>
              <w:rPr>
                <w:rFonts w:eastAsia="Times New Roman" w:cstheme="majorHAnsi"/>
                <w:sz w:val="16"/>
                <w:szCs w:val="16"/>
                <w:lang w:eastAsia="es-CO"/>
              </w:rPr>
            </w:pPr>
          </w:p>
        </w:tc>
      </w:tr>
      <w:tr w:rsidRPr="009E6BFA" w:rsidR="009E6BFA" w:rsidTr="009E6BFA" w14:paraId="3E15A881"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63164E02"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27</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9BB99B6" w14:textId="10A09A3C">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11 )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D04C60A" w14:textId="2ED8DF50">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B2E4F31"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AA0D14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11/04/2017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68A9A9D"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11/12/2030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E5A6DD9"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164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E34FE7E" w14:textId="50FBD09C">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213E789"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9</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0A662B7" w14:textId="07AFE3CE">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4.770.284</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A25C859" w14:textId="3514D388">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4.726.626</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683A4D8" w14:textId="606D03A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4.523.933</w:t>
            </w:r>
          </w:p>
        </w:tc>
        <w:tc>
          <w:tcPr>
            <w:tcW w:w="59" w:type="pct"/>
            <w:vAlign w:val="center"/>
            <w:hideMark/>
          </w:tcPr>
          <w:p w:rsidRPr="001734BD" w:rsidR="001734BD" w:rsidP="009E6BFA" w:rsidRDefault="001734BD" w14:paraId="6357E5BE" w14:textId="77777777">
            <w:pPr>
              <w:spacing w:after="0" w:line="240" w:lineRule="auto"/>
              <w:jc w:val="center"/>
              <w:rPr>
                <w:rFonts w:eastAsia="Times New Roman" w:cstheme="majorHAnsi"/>
                <w:sz w:val="16"/>
                <w:szCs w:val="16"/>
                <w:lang w:eastAsia="es-CO"/>
              </w:rPr>
            </w:pPr>
          </w:p>
        </w:tc>
      </w:tr>
      <w:tr w:rsidRPr="009E6BFA" w:rsidR="009E6BFA" w:rsidTr="009E6BFA" w14:paraId="188DB7F9"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5FEE27B7"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28</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E7682ED" w14:textId="080A643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12 )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389AA12" w14:textId="1BF1191B">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34E4490"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CA921DA"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26/04/2017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F84845B"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26/12/2030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9D680EF"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164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51D1DA0" w14:textId="0B5CDFAD">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90663F0"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9</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5349560" w14:textId="13B6FE93">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4.770.283</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D535DA3" w14:textId="35A6DD6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4.726.624</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23C2748" w14:textId="3EA10AB9">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4.523.931</w:t>
            </w:r>
          </w:p>
        </w:tc>
        <w:tc>
          <w:tcPr>
            <w:tcW w:w="59" w:type="pct"/>
            <w:vAlign w:val="center"/>
            <w:hideMark/>
          </w:tcPr>
          <w:p w:rsidRPr="001734BD" w:rsidR="001734BD" w:rsidP="009E6BFA" w:rsidRDefault="001734BD" w14:paraId="38BBD2AB" w14:textId="77777777">
            <w:pPr>
              <w:spacing w:after="0" w:line="240" w:lineRule="auto"/>
              <w:jc w:val="center"/>
              <w:rPr>
                <w:rFonts w:eastAsia="Times New Roman" w:cstheme="majorHAnsi"/>
                <w:sz w:val="16"/>
                <w:szCs w:val="16"/>
                <w:lang w:eastAsia="es-CO"/>
              </w:rPr>
            </w:pPr>
          </w:p>
        </w:tc>
      </w:tr>
      <w:tr w:rsidRPr="009E6BFA" w:rsidR="009E6BFA" w:rsidTr="009E6BFA" w14:paraId="306EF974"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0FD79ABC"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29</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D57D884" w14:textId="055F9FD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 xml:space="preserve">HENCORP VALORES, S.A. TITULARIZADORA (VTHVAND </w:t>
            </w:r>
            <w:r w:rsidRPr="001734BD">
              <w:rPr>
                <w:rFonts w:eastAsia="Times New Roman" w:cstheme="majorHAnsi"/>
                <w:color w:val="000000"/>
                <w:sz w:val="16"/>
                <w:szCs w:val="16"/>
                <w:lang w:eastAsia="es-CO"/>
              </w:rPr>
              <w:lastRenderedPageBreak/>
              <w:t>CERO UNO-TRAMO 13 )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E1A1EF7" w14:textId="6C72C39E">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lastRenderedPageBreak/>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B22A97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BCD36B8"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4/05/2017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AB8F28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43E16E4"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163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D00F27C" w14:textId="09C76549">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86347BB"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3C38BC1" w14:textId="3251555D">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4.770.282</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FD53524" w14:textId="637E2E63">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4.715.534</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1649199" w14:textId="28985D5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4.513.950</w:t>
            </w:r>
          </w:p>
        </w:tc>
        <w:tc>
          <w:tcPr>
            <w:tcW w:w="59" w:type="pct"/>
            <w:vAlign w:val="center"/>
            <w:hideMark/>
          </w:tcPr>
          <w:p w:rsidRPr="001734BD" w:rsidR="001734BD" w:rsidP="009E6BFA" w:rsidRDefault="001734BD" w14:paraId="6A328D98" w14:textId="77777777">
            <w:pPr>
              <w:spacing w:after="0" w:line="240" w:lineRule="auto"/>
              <w:jc w:val="center"/>
              <w:rPr>
                <w:rFonts w:eastAsia="Times New Roman" w:cstheme="majorHAnsi"/>
                <w:sz w:val="16"/>
                <w:szCs w:val="16"/>
                <w:lang w:eastAsia="es-CO"/>
              </w:rPr>
            </w:pPr>
          </w:p>
        </w:tc>
      </w:tr>
      <w:tr w:rsidRPr="009E6BFA" w:rsidR="009E6BFA" w:rsidTr="009E6BFA" w14:paraId="29351F6F"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2C64ACEF"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30</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D4B25D7" w14:textId="35EFEED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14 )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6F77ADA" w14:textId="4D3639DE">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F30DD8D"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0B05AB1"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9/05/2017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894046E"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9/12/2030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17AB86A"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163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C01AD25" w14:textId="3456E0D3">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75C6133"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E09A5A3" w14:textId="705C838E">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4.770.282</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3243C53" w14:textId="4C440294">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4.726.623</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02B1B64" w14:textId="410EAEB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4.523.930</w:t>
            </w:r>
          </w:p>
        </w:tc>
        <w:tc>
          <w:tcPr>
            <w:tcW w:w="59" w:type="pct"/>
            <w:vAlign w:val="center"/>
            <w:hideMark/>
          </w:tcPr>
          <w:p w:rsidRPr="001734BD" w:rsidR="001734BD" w:rsidP="009E6BFA" w:rsidRDefault="001734BD" w14:paraId="10C679A3" w14:textId="77777777">
            <w:pPr>
              <w:spacing w:after="0" w:line="240" w:lineRule="auto"/>
              <w:jc w:val="center"/>
              <w:rPr>
                <w:rFonts w:eastAsia="Times New Roman" w:cstheme="majorHAnsi"/>
                <w:sz w:val="16"/>
                <w:szCs w:val="16"/>
                <w:lang w:eastAsia="es-CO"/>
              </w:rPr>
            </w:pPr>
          </w:p>
        </w:tc>
      </w:tr>
      <w:tr w:rsidRPr="009E6BFA" w:rsidR="009E6BFA" w:rsidTr="009E6BFA" w14:paraId="63ABB318"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7603B686"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31</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77E36DB" w14:textId="4265B4C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15 )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00B32EC" w14:textId="6417F361">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8AD4687"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A7764C3"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12/05/2017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1615DC3"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12/12/2030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F56E245"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163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3336880" w14:textId="05E0A9A2">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63CE506"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92AC7A9" w14:textId="04105F3D">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4.770.282</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93A65E0" w14:textId="55E828D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4.726.623</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0632728" w14:textId="32DB7A4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4.523.930</w:t>
            </w:r>
          </w:p>
        </w:tc>
        <w:tc>
          <w:tcPr>
            <w:tcW w:w="59" w:type="pct"/>
            <w:vAlign w:val="center"/>
            <w:hideMark/>
          </w:tcPr>
          <w:p w:rsidRPr="001734BD" w:rsidR="001734BD" w:rsidP="009E6BFA" w:rsidRDefault="001734BD" w14:paraId="46E1E8C5" w14:textId="77777777">
            <w:pPr>
              <w:spacing w:after="0" w:line="240" w:lineRule="auto"/>
              <w:jc w:val="center"/>
              <w:rPr>
                <w:rFonts w:eastAsia="Times New Roman" w:cstheme="majorHAnsi"/>
                <w:sz w:val="16"/>
                <w:szCs w:val="16"/>
                <w:lang w:eastAsia="es-CO"/>
              </w:rPr>
            </w:pPr>
          </w:p>
        </w:tc>
      </w:tr>
      <w:tr w:rsidRPr="009E6BFA" w:rsidR="009E6BFA" w:rsidTr="009E6BFA" w14:paraId="088BC749"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4D027E47"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32</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3B34C78" w14:textId="690E34A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16 )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089A043" w14:textId="56C83949">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AD6102A"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13715B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16/05/2017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947F9A6"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16/12/2030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94120B0"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163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28FB489" w14:textId="5A4A789D">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E0DD93E"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453E189" w14:textId="473C3DF3">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4.770.282</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1001F95" w14:textId="355B7578">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4.726.623</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CC876A9" w14:textId="3D66BA4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4.523.930</w:t>
            </w:r>
          </w:p>
        </w:tc>
        <w:tc>
          <w:tcPr>
            <w:tcW w:w="59" w:type="pct"/>
            <w:vAlign w:val="center"/>
            <w:hideMark/>
          </w:tcPr>
          <w:p w:rsidRPr="001734BD" w:rsidR="001734BD" w:rsidP="009E6BFA" w:rsidRDefault="001734BD" w14:paraId="117D21F1" w14:textId="77777777">
            <w:pPr>
              <w:spacing w:after="0" w:line="240" w:lineRule="auto"/>
              <w:jc w:val="center"/>
              <w:rPr>
                <w:rFonts w:eastAsia="Times New Roman" w:cstheme="majorHAnsi"/>
                <w:sz w:val="16"/>
                <w:szCs w:val="16"/>
                <w:lang w:eastAsia="es-CO"/>
              </w:rPr>
            </w:pPr>
          </w:p>
        </w:tc>
      </w:tr>
      <w:tr w:rsidRPr="009E6BFA" w:rsidR="009E6BFA" w:rsidTr="009E6BFA" w14:paraId="27C422AB"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7568FFDA"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33</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82C4136" w14:textId="3BAC96C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17 )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4CE8790" w14:textId="1284C3C2">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2337C1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C2BB9CC"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29/05/2017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483994E"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29/12/2030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79D2923"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163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34021D1" w14:textId="0A569F34">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E5E43BE"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1598A51" w14:textId="3002552C">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477.030</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31C2B68" w14:textId="2989DAF9">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472.664</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AB9F080" w14:textId="750120B4">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452.395</w:t>
            </w:r>
          </w:p>
        </w:tc>
        <w:tc>
          <w:tcPr>
            <w:tcW w:w="59" w:type="pct"/>
            <w:vAlign w:val="center"/>
            <w:hideMark/>
          </w:tcPr>
          <w:p w:rsidRPr="001734BD" w:rsidR="001734BD" w:rsidP="009E6BFA" w:rsidRDefault="001734BD" w14:paraId="0A4C2F6D" w14:textId="77777777">
            <w:pPr>
              <w:spacing w:after="0" w:line="240" w:lineRule="auto"/>
              <w:jc w:val="center"/>
              <w:rPr>
                <w:rFonts w:eastAsia="Times New Roman" w:cstheme="majorHAnsi"/>
                <w:sz w:val="16"/>
                <w:szCs w:val="16"/>
                <w:lang w:eastAsia="es-CO"/>
              </w:rPr>
            </w:pPr>
          </w:p>
        </w:tc>
      </w:tr>
      <w:tr w:rsidRPr="009E6BFA" w:rsidR="009E6BFA" w:rsidTr="009E6BFA" w14:paraId="37CA4336"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2A72CB32"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34</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0EA052C" w14:textId="7AA847F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18 )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CD531D0" w14:textId="6296890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9E4E7A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D98E66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6/06/2017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DCD2390"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1DA333C"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162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AEC829A" w14:textId="4413C648">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E5B26E3"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7</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9EF9D3E" w14:textId="3BA9F591">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4.770.280</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8703802" w14:textId="3725AD2D">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4.715.532</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4214818" w14:textId="0901F34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4.513.948</w:t>
            </w:r>
          </w:p>
        </w:tc>
        <w:tc>
          <w:tcPr>
            <w:tcW w:w="59" w:type="pct"/>
            <w:vAlign w:val="center"/>
            <w:hideMark/>
          </w:tcPr>
          <w:p w:rsidRPr="001734BD" w:rsidR="001734BD" w:rsidP="009E6BFA" w:rsidRDefault="001734BD" w14:paraId="1BD7905F" w14:textId="77777777">
            <w:pPr>
              <w:spacing w:after="0" w:line="240" w:lineRule="auto"/>
              <w:jc w:val="center"/>
              <w:rPr>
                <w:rFonts w:eastAsia="Times New Roman" w:cstheme="majorHAnsi"/>
                <w:sz w:val="16"/>
                <w:szCs w:val="16"/>
                <w:lang w:eastAsia="es-CO"/>
              </w:rPr>
            </w:pPr>
          </w:p>
        </w:tc>
      </w:tr>
      <w:tr w:rsidRPr="009E6BFA" w:rsidR="009E6BFA" w:rsidTr="009E6BFA" w14:paraId="481720DA"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65813905"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lastRenderedPageBreak/>
              <w:t>35</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9755CD2" w14:textId="32CD7AE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19 )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6769C43" w14:textId="3076B385">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F55841D"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EBA3B34"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28/06/2017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97E1E97"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28/12/2030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6688BDA"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162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3CA13EC" w14:textId="54D1C3B1">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A6B039A"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7</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675EDA2" w14:textId="4343720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4.887.698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52A2CA7" w14:textId="0CD6CEE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4.842.964</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DFFE379" w14:textId="5D01EB8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4.635.286</w:t>
            </w:r>
          </w:p>
        </w:tc>
        <w:tc>
          <w:tcPr>
            <w:tcW w:w="59" w:type="pct"/>
            <w:vAlign w:val="center"/>
            <w:hideMark/>
          </w:tcPr>
          <w:p w:rsidRPr="001734BD" w:rsidR="001734BD" w:rsidP="009E6BFA" w:rsidRDefault="001734BD" w14:paraId="5CC68CDF" w14:textId="77777777">
            <w:pPr>
              <w:spacing w:after="0" w:line="240" w:lineRule="auto"/>
              <w:jc w:val="center"/>
              <w:rPr>
                <w:rFonts w:eastAsia="Times New Roman" w:cstheme="majorHAnsi"/>
                <w:sz w:val="16"/>
                <w:szCs w:val="16"/>
                <w:lang w:eastAsia="es-CO"/>
              </w:rPr>
            </w:pPr>
          </w:p>
        </w:tc>
      </w:tr>
      <w:tr w:rsidRPr="009E6BFA" w:rsidR="009E6BFA" w:rsidTr="009E6BFA" w14:paraId="4C2DDAA9"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3A541CDE"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36</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7E44A0A" w14:textId="1A2A7584">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20 )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BF92FDC" w14:textId="7864084D">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1ADD6AD"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51176D3"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3/07/2017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A085D89"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3/12/2030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DF9254A"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161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A185D87" w14:textId="309F629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3C8CF1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6</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9BEB240" w14:textId="31B041D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4.887.698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3C920DB" w14:textId="2E33B3A1">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4.831.599</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5FE6912" w14:textId="73AD81D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4.625.057</w:t>
            </w:r>
          </w:p>
        </w:tc>
        <w:tc>
          <w:tcPr>
            <w:tcW w:w="59" w:type="pct"/>
            <w:vAlign w:val="center"/>
            <w:hideMark/>
          </w:tcPr>
          <w:p w:rsidRPr="001734BD" w:rsidR="001734BD" w:rsidP="009E6BFA" w:rsidRDefault="001734BD" w14:paraId="7C11A683" w14:textId="77777777">
            <w:pPr>
              <w:spacing w:after="0" w:line="240" w:lineRule="auto"/>
              <w:jc w:val="center"/>
              <w:rPr>
                <w:rFonts w:eastAsia="Times New Roman" w:cstheme="majorHAnsi"/>
                <w:sz w:val="16"/>
                <w:szCs w:val="16"/>
                <w:lang w:eastAsia="es-CO"/>
              </w:rPr>
            </w:pPr>
          </w:p>
        </w:tc>
      </w:tr>
      <w:tr w:rsidRPr="009E6BFA" w:rsidR="009E6BFA" w:rsidTr="009E6BFA" w14:paraId="732112BA"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162A74F7"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37</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5D5ECF6" w14:textId="3FAE079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21 )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AF09347" w14:textId="6BAB153A">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A4ED2A6"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CF40B8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6/07/2017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96C644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6/12/2030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E51122C"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161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7331C45" w14:textId="1D5A3DAB">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ED04753"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6</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74D2733" w14:textId="5B1313E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4.887.698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5E5A685" w14:textId="4B24495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4.831.599</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63211BC" w14:textId="3B91869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4.625.039</w:t>
            </w:r>
          </w:p>
        </w:tc>
        <w:tc>
          <w:tcPr>
            <w:tcW w:w="59" w:type="pct"/>
            <w:vAlign w:val="center"/>
            <w:hideMark/>
          </w:tcPr>
          <w:p w:rsidRPr="001734BD" w:rsidR="001734BD" w:rsidP="009E6BFA" w:rsidRDefault="001734BD" w14:paraId="29DF35D6" w14:textId="77777777">
            <w:pPr>
              <w:spacing w:after="0" w:line="240" w:lineRule="auto"/>
              <w:jc w:val="center"/>
              <w:rPr>
                <w:rFonts w:eastAsia="Times New Roman" w:cstheme="majorHAnsi"/>
                <w:sz w:val="16"/>
                <w:szCs w:val="16"/>
                <w:lang w:eastAsia="es-CO"/>
              </w:rPr>
            </w:pPr>
          </w:p>
        </w:tc>
      </w:tr>
      <w:tr w:rsidRPr="009E6BFA" w:rsidR="009E6BFA" w:rsidTr="009E6BFA" w14:paraId="1A65D064"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56D86E6B"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38</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810DAA8" w14:textId="01CEB80D">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22 )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9A14C6D" w14:textId="6A2EDEDC">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BFDD2EE"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391CC6D"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11/07/2017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B5C54E0"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11/12/2030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0310910"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161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435960A" w14:textId="2328864D">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6C9AE57"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6</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231F5A1" w14:textId="0BDECAC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4.887.698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1A8F9E7" w14:textId="4450BF7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4.842.964</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A87F9A5" w14:textId="5E20A81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4.635.286</w:t>
            </w:r>
          </w:p>
        </w:tc>
        <w:tc>
          <w:tcPr>
            <w:tcW w:w="59" w:type="pct"/>
            <w:vAlign w:val="center"/>
            <w:hideMark/>
          </w:tcPr>
          <w:p w:rsidRPr="001734BD" w:rsidR="001734BD" w:rsidP="009E6BFA" w:rsidRDefault="001734BD" w14:paraId="3D8109E8" w14:textId="77777777">
            <w:pPr>
              <w:spacing w:after="0" w:line="240" w:lineRule="auto"/>
              <w:jc w:val="center"/>
              <w:rPr>
                <w:rFonts w:eastAsia="Times New Roman" w:cstheme="majorHAnsi"/>
                <w:sz w:val="16"/>
                <w:szCs w:val="16"/>
                <w:lang w:eastAsia="es-CO"/>
              </w:rPr>
            </w:pPr>
          </w:p>
        </w:tc>
      </w:tr>
      <w:tr w:rsidRPr="009E6BFA" w:rsidR="009E6BFA" w:rsidTr="009E6BFA" w14:paraId="003EC0CA"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4EF84E44"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39</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6DF5A8D" w14:textId="6908130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23 )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1A19083" w14:textId="300238EB">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E31E1C3"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AAEA618"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14/07/2017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926BFAA"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14/12/2030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E93812D"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161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BCF5976" w14:textId="604E4B3D">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CA7F3F7"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6</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246F405" w14:textId="16569203">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4.887.698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70C1A84" w14:textId="431C6A3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4.842.964</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662045B" w14:textId="2998F0BD">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4.635.286</w:t>
            </w:r>
          </w:p>
        </w:tc>
        <w:tc>
          <w:tcPr>
            <w:tcW w:w="59" w:type="pct"/>
            <w:vAlign w:val="center"/>
            <w:hideMark/>
          </w:tcPr>
          <w:p w:rsidRPr="001734BD" w:rsidR="001734BD" w:rsidP="009E6BFA" w:rsidRDefault="001734BD" w14:paraId="394DFF0F" w14:textId="77777777">
            <w:pPr>
              <w:spacing w:after="0" w:line="240" w:lineRule="auto"/>
              <w:jc w:val="center"/>
              <w:rPr>
                <w:rFonts w:eastAsia="Times New Roman" w:cstheme="majorHAnsi"/>
                <w:sz w:val="16"/>
                <w:szCs w:val="16"/>
                <w:lang w:eastAsia="es-CO"/>
              </w:rPr>
            </w:pPr>
          </w:p>
        </w:tc>
      </w:tr>
      <w:tr w:rsidRPr="009E6BFA" w:rsidR="009E6BFA" w:rsidTr="009E6BFA" w14:paraId="2E3AD5B9"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0276ACCD"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40</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DCFD66B" w14:textId="34BF7041">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 xml:space="preserve">HENCORP VALORES, S.A. TITULARIZADORA (VTHVAND </w:t>
            </w:r>
            <w:r w:rsidRPr="001734BD">
              <w:rPr>
                <w:rFonts w:eastAsia="Times New Roman" w:cstheme="majorHAnsi"/>
                <w:color w:val="000000"/>
                <w:sz w:val="16"/>
                <w:szCs w:val="16"/>
                <w:lang w:eastAsia="es-CO"/>
              </w:rPr>
              <w:lastRenderedPageBreak/>
              <w:t>CERO UNO-TRAMO 24 )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9619396" w14:textId="1C82816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lastRenderedPageBreak/>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F67BB7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98ECD66"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1/08/2017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66A726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CB2F982"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160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91ADD3E" w14:textId="55AB0523">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6A69ED1"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5</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127852E" w14:textId="641F7D0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4.887.698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42CF39A" w14:textId="14FF3F7D">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4.831.599</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B8A3622" w14:textId="0F15A06D">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4.625.057</w:t>
            </w:r>
          </w:p>
        </w:tc>
        <w:tc>
          <w:tcPr>
            <w:tcW w:w="59" w:type="pct"/>
            <w:vAlign w:val="center"/>
            <w:hideMark/>
          </w:tcPr>
          <w:p w:rsidRPr="001734BD" w:rsidR="001734BD" w:rsidP="009E6BFA" w:rsidRDefault="001734BD" w14:paraId="404B925D" w14:textId="77777777">
            <w:pPr>
              <w:spacing w:after="0" w:line="240" w:lineRule="auto"/>
              <w:jc w:val="center"/>
              <w:rPr>
                <w:rFonts w:eastAsia="Times New Roman" w:cstheme="majorHAnsi"/>
                <w:sz w:val="16"/>
                <w:szCs w:val="16"/>
                <w:lang w:eastAsia="es-CO"/>
              </w:rPr>
            </w:pPr>
          </w:p>
        </w:tc>
      </w:tr>
      <w:tr w:rsidRPr="009E6BFA" w:rsidR="009E6BFA" w:rsidTr="009E6BFA" w14:paraId="6D30F894"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2225EF2E"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41</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4556A70" w14:textId="7182C14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25 )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BE12366" w14:textId="2BAEF532">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71802A9"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F2AB196"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16/08/2017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3EB9710"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16/12/2030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00F3D44"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160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3AE4E97" w14:textId="72013AA8">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109DE7C"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5</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2A8F68A" w14:textId="4EF2A604">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4.887.698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706EE83" w14:textId="68AF10F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4.842.964</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FF90464" w14:textId="3E976228">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4.635.286</w:t>
            </w:r>
          </w:p>
        </w:tc>
        <w:tc>
          <w:tcPr>
            <w:tcW w:w="59" w:type="pct"/>
            <w:vAlign w:val="center"/>
            <w:hideMark/>
          </w:tcPr>
          <w:p w:rsidRPr="001734BD" w:rsidR="001734BD" w:rsidP="009E6BFA" w:rsidRDefault="001734BD" w14:paraId="5F2A19E9" w14:textId="77777777">
            <w:pPr>
              <w:spacing w:after="0" w:line="240" w:lineRule="auto"/>
              <w:jc w:val="center"/>
              <w:rPr>
                <w:rFonts w:eastAsia="Times New Roman" w:cstheme="majorHAnsi"/>
                <w:sz w:val="16"/>
                <w:szCs w:val="16"/>
                <w:lang w:eastAsia="es-CO"/>
              </w:rPr>
            </w:pPr>
          </w:p>
        </w:tc>
      </w:tr>
      <w:tr w:rsidRPr="009E6BFA" w:rsidR="009E6BFA" w:rsidTr="009E6BFA" w14:paraId="22720B71"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0ABD260D"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42</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56983F0" w14:textId="4472CA1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26 )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BF73F0B" w14:textId="0A65D590">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2.500.000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73A4CF5"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2A7232E"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18/08/2017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0FD5CD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18/12/2030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2DEDE92"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160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B0D88AA" w14:textId="7FBE9A7A">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140C4E4"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5</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CCE1E4B" w14:textId="02C350CC">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2.443.849</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A6CF750" w14:textId="7471C26E">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2.421.482</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158BC20" w14:textId="7AD990B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2.317.643</w:t>
            </w:r>
          </w:p>
        </w:tc>
        <w:tc>
          <w:tcPr>
            <w:tcW w:w="59" w:type="pct"/>
            <w:vAlign w:val="center"/>
            <w:hideMark/>
          </w:tcPr>
          <w:p w:rsidRPr="001734BD" w:rsidR="001734BD" w:rsidP="009E6BFA" w:rsidRDefault="001734BD" w14:paraId="0435E3D5" w14:textId="77777777">
            <w:pPr>
              <w:spacing w:after="0" w:line="240" w:lineRule="auto"/>
              <w:jc w:val="center"/>
              <w:rPr>
                <w:rFonts w:eastAsia="Times New Roman" w:cstheme="majorHAnsi"/>
                <w:sz w:val="16"/>
                <w:szCs w:val="16"/>
                <w:lang w:eastAsia="es-CO"/>
              </w:rPr>
            </w:pPr>
          </w:p>
        </w:tc>
      </w:tr>
      <w:tr w:rsidRPr="009E6BFA" w:rsidR="009E6BFA" w:rsidTr="009E6BFA" w14:paraId="799C4BD5"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0C2DB636"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43</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0B3E605" w14:textId="0F7EA26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27 )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08C34B2" w14:textId="243074C2">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DCE5333" w14:textId="71FBFBB5">
            <w:pPr>
              <w:spacing w:after="0" w:line="240" w:lineRule="auto"/>
              <w:jc w:val="center"/>
              <w:rPr>
                <w:rFonts w:eastAsia="Times New Roman" w:cstheme="majorHAnsi"/>
                <w:color w:val="000000"/>
                <w:sz w:val="16"/>
                <w:szCs w:val="16"/>
                <w:lang w:eastAsia="es-CO"/>
              </w:rPr>
            </w:pP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F5AB0C2" w14:textId="6AF448A9">
            <w:pPr>
              <w:spacing w:after="0" w:line="240" w:lineRule="auto"/>
              <w:jc w:val="center"/>
              <w:rPr>
                <w:rFonts w:eastAsia="Times New Roman" w:cstheme="majorHAnsi"/>
                <w:color w:val="000000"/>
                <w:sz w:val="16"/>
                <w:szCs w:val="16"/>
                <w:lang w:eastAsia="es-CO"/>
              </w:rPr>
            </w:pP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53BC52A" w14:textId="3894699D">
            <w:pPr>
              <w:spacing w:after="0" w:line="240" w:lineRule="auto"/>
              <w:jc w:val="center"/>
              <w:rPr>
                <w:rFonts w:eastAsia="Times New Roman" w:cstheme="majorHAnsi"/>
                <w:color w:val="000000"/>
                <w:sz w:val="16"/>
                <w:szCs w:val="16"/>
                <w:lang w:eastAsia="es-CO"/>
              </w:rPr>
            </w:pP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107A910" w14:textId="30A48D5E">
            <w:pPr>
              <w:spacing w:after="0" w:line="240" w:lineRule="auto"/>
              <w:jc w:val="center"/>
              <w:rPr>
                <w:rFonts w:eastAsia="Times New Roman" w:cstheme="majorHAnsi"/>
                <w:sz w:val="16"/>
                <w:szCs w:val="16"/>
                <w:lang w:eastAsia="es-CO"/>
              </w:rPr>
            </w:pP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DED8542" w14:textId="33D0271E">
            <w:pPr>
              <w:spacing w:after="0" w:line="240" w:lineRule="auto"/>
              <w:jc w:val="center"/>
              <w:rPr>
                <w:rFonts w:eastAsia="Times New Roman" w:cstheme="majorHAnsi"/>
                <w:sz w:val="16"/>
                <w:szCs w:val="16"/>
                <w:lang w:eastAsia="es-CO"/>
              </w:rPr>
            </w:pP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C1E0287" w14:textId="537966D0">
            <w:pPr>
              <w:spacing w:after="0" w:line="240" w:lineRule="auto"/>
              <w:jc w:val="center"/>
              <w:rPr>
                <w:rFonts w:eastAsia="Times New Roman" w:cstheme="majorHAnsi"/>
                <w:color w:val="000000"/>
                <w:sz w:val="16"/>
                <w:szCs w:val="16"/>
                <w:lang w:eastAsia="es-CO"/>
              </w:rPr>
            </w:pP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653CED0" w14:textId="4B56DB79">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831A5E7" w14:textId="3A280A70">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3B66C6F" w14:textId="08EE0A4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59" w:type="pct"/>
            <w:vAlign w:val="center"/>
            <w:hideMark/>
          </w:tcPr>
          <w:p w:rsidRPr="001734BD" w:rsidR="001734BD" w:rsidP="009E6BFA" w:rsidRDefault="001734BD" w14:paraId="086A85D1" w14:textId="77777777">
            <w:pPr>
              <w:spacing w:after="0" w:line="240" w:lineRule="auto"/>
              <w:jc w:val="center"/>
              <w:rPr>
                <w:rFonts w:eastAsia="Times New Roman" w:cstheme="majorHAnsi"/>
                <w:sz w:val="16"/>
                <w:szCs w:val="16"/>
                <w:lang w:eastAsia="es-CO"/>
              </w:rPr>
            </w:pPr>
          </w:p>
        </w:tc>
      </w:tr>
      <w:tr w:rsidRPr="009E6BFA" w:rsidR="009E6BFA" w:rsidTr="009E6BFA" w14:paraId="5DC30FC5"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7C163152"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44</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A6F1C3C" w14:textId="30A6DB3C">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28 )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39B16F8" w14:textId="746232E8">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FCCF499"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4D05684"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27/10/2017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793E3FD"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27/12/2030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F9E392D"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158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4044C24" w14:textId="7647DDFF">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3E9BDEC"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2</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927CD17" w14:textId="6564383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4.887.698</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6F3DAB2" w14:textId="0EDB8ADA">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4.842.964</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419DBB8" w14:textId="6A3C0AA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4.635.286</w:t>
            </w:r>
          </w:p>
        </w:tc>
        <w:tc>
          <w:tcPr>
            <w:tcW w:w="59" w:type="pct"/>
            <w:vAlign w:val="center"/>
            <w:hideMark/>
          </w:tcPr>
          <w:p w:rsidRPr="001734BD" w:rsidR="001734BD" w:rsidP="009E6BFA" w:rsidRDefault="001734BD" w14:paraId="5F0F01C0" w14:textId="77777777">
            <w:pPr>
              <w:spacing w:after="0" w:line="240" w:lineRule="auto"/>
              <w:jc w:val="center"/>
              <w:rPr>
                <w:rFonts w:eastAsia="Times New Roman" w:cstheme="majorHAnsi"/>
                <w:sz w:val="16"/>
                <w:szCs w:val="16"/>
                <w:lang w:eastAsia="es-CO"/>
              </w:rPr>
            </w:pPr>
          </w:p>
        </w:tc>
      </w:tr>
      <w:tr w:rsidRPr="009E6BFA" w:rsidR="009E6BFA" w:rsidTr="009E6BFA" w14:paraId="44651656"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1F40DD6C"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45</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67B3E72" w14:textId="45EB51F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HENCORP VALORES, S.A. TITULARIZADORA (VTHVAND CERO UNO-TRAMO 29 )</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1175676" w14:textId="713C049E">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2.597.000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75CA570"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Titularización de deudas</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84398D9"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10/11/2017</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44B8A88"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10/12/2030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10E6B1B"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127 Meses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12FD3A2" w14:textId="268A0308">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7.25%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2D6CC1E"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Mensual a partir del mes 2</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5613B59" w14:textId="66C7BD44">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2.538.666</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E2E6B65" w14:textId="0DD3C51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2.515.442</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5DAFD03" w14:textId="76F3742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2.407.548</w:t>
            </w:r>
          </w:p>
        </w:tc>
        <w:tc>
          <w:tcPr>
            <w:tcW w:w="59" w:type="pct"/>
            <w:vAlign w:val="center"/>
            <w:hideMark/>
          </w:tcPr>
          <w:p w:rsidRPr="001734BD" w:rsidR="001734BD" w:rsidP="009E6BFA" w:rsidRDefault="001734BD" w14:paraId="4D294C68" w14:textId="77777777">
            <w:pPr>
              <w:spacing w:after="0" w:line="240" w:lineRule="auto"/>
              <w:jc w:val="center"/>
              <w:rPr>
                <w:rFonts w:eastAsia="Times New Roman" w:cstheme="majorHAnsi"/>
                <w:sz w:val="16"/>
                <w:szCs w:val="16"/>
                <w:lang w:eastAsia="es-CO"/>
              </w:rPr>
            </w:pPr>
          </w:p>
        </w:tc>
      </w:tr>
      <w:tr w:rsidRPr="009E6BFA" w:rsidR="009E6BFA" w:rsidTr="009E6BFA" w14:paraId="70FECEC6"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7516B1F0"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lastRenderedPageBreak/>
              <w:t>46</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2B53615" w14:textId="02CF45C4">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Fondo de Titularización HENCORP VALORES, apertura de crédito cero uno</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CE87AB3" w14:textId="6AEF7CBB">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500.000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DB81246"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Pago a Distribuidoras de Energía Eléctrica</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9A1F1E8"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18/09/2020</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4CA091A"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14/12/2040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5CC10A7"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20 Años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00A780DB" w14:textId="00910D45">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12%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5070F27"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240 Cuotas</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ADD0A7B" w14:textId="19617E35">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CE808AF" w14:textId="6C69EFE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500.000</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CA1E456" w14:textId="320CE876">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500.000</w:t>
            </w:r>
          </w:p>
        </w:tc>
        <w:tc>
          <w:tcPr>
            <w:tcW w:w="59" w:type="pct"/>
            <w:vAlign w:val="center"/>
            <w:hideMark/>
          </w:tcPr>
          <w:p w:rsidRPr="001734BD" w:rsidR="001734BD" w:rsidP="009E6BFA" w:rsidRDefault="001734BD" w14:paraId="59C18B03" w14:textId="77777777">
            <w:pPr>
              <w:spacing w:after="0" w:line="240" w:lineRule="auto"/>
              <w:jc w:val="center"/>
              <w:rPr>
                <w:rFonts w:eastAsia="Times New Roman" w:cstheme="majorHAnsi"/>
                <w:sz w:val="16"/>
                <w:szCs w:val="16"/>
                <w:lang w:eastAsia="es-CO"/>
              </w:rPr>
            </w:pPr>
          </w:p>
        </w:tc>
      </w:tr>
      <w:tr w:rsidRPr="009E6BFA" w:rsidR="009E6BFA" w:rsidTr="009E6BFA" w14:paraId="3D638FDF"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7A4F7637"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47</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5771896" w14:textId="6766B21B">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Fondo de Titularización HENCORP VALORES, apertura de crédito cero uno</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4F70F07" w14:textId="462F4CFA">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23.500.000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50865E6"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Pago a Distribuidoras de Energía Eléctrica</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E39E0AD"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31/12/2020</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D6D2890"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14/12/2040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FB9DC5F"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20 Años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8483455" w14:textId="1FA8FEDF">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12%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50C5242"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240 Cuotas</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4BC7C5A" w14:textId="741CA5FE">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DFB6263" w14:textId="7CC1F268">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FFA33B4" w14:textId="6661445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23.500.000</w:t>
            </w:r>
          </w:p>
        </w:tc>
        <w:tc>
          <w:tcPr>
            <w:tcW w:w="59" w:type="pct"/>
            <w:vAlign w:val="center"/>
            <w:hideMark/>
          </w:tcPr>
          <w:p w:rsidRPr="001734BD" w:rsidR="001734BD" w:rsidP="009E6BFA" w:rsidRDefault="001734BD" w14:paraId="5C9E3BA8" w14:textId="77777777">
            <w:pPr>
              <w:spacing w:after="0" w:line="240" w:lineRule="auto"/>
              <w:jc w:val="center"/>
              <w:rPr>
                <w:rFonts w:eastAsia="Times New Roman" w:cstheme="majorHAnsi"/>
                <w:sz w:val="16"/>
                <w:szCs w:val="16"/>
                <w:lang w:eastAsia="es-CO"/>
              </w:rPr>
            </w:pPr>
          </w:p>
        </w:tc>
      </w:tr>
      <w:tr w:rsidRPr="009E6BFA" w:rsidR="009E6BFA" w:rsidTr="009E6BFA" w14:paraId="1FF0B850" w14:textId="77777777">
        <w:trPr>
          <w:trHeight w:val="1104"/>
        </w:trPr>
        <w:tc>
          <w:tcPr>
            <w:tcW w:w="128" w:type="pct"/>
            <w:tcBorders>
              <w:top w:val="nil"/>
              <w:left w:val="single" w:color="auto" w:sz="4" w:space="0"/>
              <w:bottom w:val="single" w:color="auto" w:sz="4" w:space="0"/>
              <w:right w:val="single" w:color="auto" w:sz="4" w:space="0"/>
            </w:tcBorders>
            <w:shd w:val="clear" w:color="000000" w:fill="FFFFFF"/>
            <w:noWrap/>
            <w:vAlign w:val="center"/>
            <w:hideMark/>
          </w:tcPr>
          <w:p w:rsidRPr="001734BD" w:rsidR="001734BD" w:rsidP="009E6BFA" w:rsidRDefault="001734BD" w14:paraId="2F9330CF"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48</w:t>
            </w:r>
          </w:p>
        </w:tc>
        <w:tc>
          <w:tcPr>
            <w:tcW w:w="396"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3CC44406" w14:textId="2012FEBC">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Fondo de Titularización HENCORP VALORES, apertura de crédito cero uno</w:t>
            </w:r>
          </w:p>
        </w:tc>
        <w:tc>
          <w:tcPr>
            <w:tcW w:w="473"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0727751" w14:textId="42FCB28A">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10.000.000</w:t>
            </w:r>
          </w:p>
        </w:tc>
        <w:tc>
          <w:tcPr>
            <w:tcW w:w="63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52582FCC"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Pago a Distribuidoras de Energía Eléctrica</w:t>
            </w:r>
          </w:p>
        </w:tc>
        <w:tc>
          <w:tcPr>
            <w:tcW w:w="48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C2E88FE"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31/12/2020</w:t>
            </w:r>
          </w:p>
        </w:tc>
        <w:tc>
          <w:tcPr>
            <w:tcW w:w="39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404A309F"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14/12/2040</w:t>
            </w:r>
          </w:p>
        </w:tc>
        <w:tc>
          <w:tcPr>
            <w:tcW w:w="368"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9380E03" w14:textId="77777777">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20 Años</w:t>
            </w:r>
          </w:p>
        </w:tc>
        <w:tc>
          <w:tcPr>
            <w:tcW w:w="367"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67E8984" w14:textId="735A259B">
            <w:pPr>
              <w:spacing w:after="0" w:line="240" w:lineRule="auto"/>
              <w:jc w:val="center"/>
              <w:rPr>
                <w:rFonts w:eastAsia="Times New Roman" w:cstheme="majorHAnsi"/>
                <w:sz w:val="16"/>
                <w:szCs w:val="16"/>
                <w:lang w:eastAsia="es-CO"/>
              </w:rPr>
            </w:pPr>
            <w:r w:rsidRPr="001734BD">
              <w:rPr>
                <w:rFonts w:eastAsia="Times New Roman" w:cstheme="majorHAnsi"/>
                <w:sz w:val="16"/>
                <w:szCs w:val="16"/>
                <w:lang w:eastAsia="es-CO"/>
              </w:rPr>
              <w:t>12% Anual</w:t>
            </w:r>
          </w:p>
        </w:tc>
        <w:tc>
          <w:tcPr>
            <w:tcW w:w="422"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6F6E73AD" w14:textId="77777777">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240 Cuotas</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7B58B53F" w14:textId="10EF5E7F">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420"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152E2667" w14:textId="534DE3FD">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w:t>
            </w:r>
          </w:p>
        </w:tc>
        <w:tc>
          <w:tcPr>
            <w:tcW w:w="424" w:type="pct"/>
            <w:tcBorders>
              <w:top w:val="nil"/>
              <w:left w:val="nil"/>
              <w:bottom w:val="single" w:color="auto" w:sz="4" w:space="0"/>
              <w:right w:val="single" w:color="auto" w:sz="4" w:space="0"/>
            </w:tcBorders>
            <w:shd w:val="clear" w:color="000000" w:fill="FFFFFF"/>
            <w:vAlign w:val="center"/>
            <w:hideMark/>
          </w:tcPr>
          <w:p w:rsidRPr="001734BD" w:rsidR="001734BD" w:rsidP="009E6BFA" w:rsidRDefault="001734BD" w14:paraId="26840247" w14:textId="4CDA3772">
            <w:pPr>
              <w:spacing w:after="0" w:line="240" w:lineRule="auto"/>
              <w:jc w:val="center"/>
              <w:rPr>
                <w:rFonts w:eastAsia="Times New Roman" w:cstheme="majorHAnsi"/>
                <w:color w:val="000000"/>
                <w:sz w:val="16"/>
                <w:szCs w:val="16"/>
                <w:lang w:eastAsia="es-CO"/>
              </w:rPr>
            </w:pPr>
            <w:r w:rsidRPr="001734BD">
              <w:rPr>
                <w:rFonts w:eastAsia="Times New Roman" w:cstheme="majorHAnsi"/>
                <w:color w:val="000000"/>
                <w:sz w:val="16"/>
                <w:szCs w:val="16"/>
                <w:lang w:eastAsia="es-CO"/>
              </w:rPr>
              <w:t>10.000.000</w:t>
            </w:r>
          </w:p>
        </w:tc>
        <w:tc>
          <w:tcPr>
            <w:tcW w:w="59" w:type="pct"/>
            <w:vAlign w:val="center"/>
            <w:hideMark/>
          </w:tcPr>
          <w:p w:rsidRPr="001734BD" w:rsidR="001734BD" w:rsidP="009E6BFA" w:rsidRDefault="001734BD" w14:paraId="315834DC" w14:textId="77777777">
            <w:pPr>
              <w:spacing w:after="0" w:line="240" w:lineRule="auto"/>
              <w:jc w:val="center"/>
              <w:rPr>
                <w:rFonts w:eastAsia="Times New Roman" w:cstheme="majorHAnsi"/>
                <w:sz w:val="16"/>
                <w:szCs w:val="16"/>
                <w:lang w:eastAsia="es-CO"/>
              </w:rPr>
            </w:pPr>
          </w:p>
        </w:tc>
      </w:tr>
      <w:tr w:rsidRPr="009E6BFA" w:rsidR="009E6BFA" w:rsidTr="009E6BFA" w14:paraId="0C600DBF" w14:textId="77777777">
        <w:trPr>
          <w:trHeight w:val="300"/>
        </w:trPr>
        <w:tc>
          <w:tcPr>
            <w:tcW w:w="3677" w:type="pct"/>
            <w:gridSpan w:val="9"/>
            <w:tcBorders>
              <w:top w:val="single" w:color="auto" w:sz="4" w:space="0"/>
              <w:left w:val="single" w:color="auto" w:sz="4" w:space="0"/>
              <w:bottom w:val="single" w:color="auto" w:sz="4" w:space="0"/>
              <w:right w:val="single" w:color="000000" w:sz="4" w:space="0"/>
            </w:tcBorders>
            <w:shd w:val="clear" w:color="000000" w:fill="BDD7EE"/>
            <w:vAlign w:val="center"/>
            <w:hideMark/>
          </w:tcPr>
          <w:p w:rsidRPr="001734BD" w:rsidR="001734BD" w:rsidP="009E6BFA" w:rsidRDefault="001734BD" w14:paraId="70DB871D" w14:textId="77777777">
            <w:pPr>
              <w:spacing w:after="0" w:line="240" w:lineRule="auto"/>
              <w:jc w:val="center"/>
              <w:rPr>
                <w:rFonts w:eastAsia="Times New Roman" w:cstheme="majorHAnsi"/>
                <w:b/>
                <w:bCs/>
                <w:color w:val="000000"/>
                <w:sz w:val="16"/>
                <w:szCs w:val="16"/>
                <w:lang w:eastAsia="es-CO"/>
              </w:rPr>
            </w:pPr>
            <w:r w:rsidRPr="001734BD">
              <w:rPr>
                <w:rFonts w:eastAsia="Times New Roman" w:cstheme="majorHAnsi"/>
                <w:b/>
                <w:bCs/>
                <w:color w:val="000000"/>
                <w:sz w:val="16"/>
                <w:szCs w:val="16"/>
                <w:lang w:eastAsia="es-CO"/>
              </w:rPr>
              <w:t>TOTAL</w:t>
            </w:r>
          </w:p>
        </w:tc>
        <w:tc>
          <w:tcPr>
            <w:tcW w:w="420" w:type="pct"/>
            <w:tcBorders>
              <w:top w:val="nil"/>
              <w:left w:val="nil"/>
              <w:bottom w:val="single" w:color="auto" w:sz="4" w:space="0"/>
              <w:right w:val="single" w:color="auto" w:sz="4" w:space="0"/>
            </w:tcBorders>
            <w:shd w:val="clear" w:color="000000" w:fill="BDD7EE"/>
            <w:noWrap/>
            <w:vAlign w:val="center"/>
            <w:hideMark/>
          </w:tcPr>
          <w:p w:rsidRPr="001734BD" w:rsidR="001734BD" w:rsidP="009E6BFA" w:rsidRDefault="001734BD" w14:paraId="30DB4A43" w14:textId="61B6CD67">
            <w:pPr>
              <w:spacing w:after="0" w:line="240" w:lineRule="auto"/>
              <w:jc w:val="center"/>
              <w:rPr>
                <w:rFonts w:eastAsia="Times New Roman" w:cstheme="majorHAnsi"/>
                <w:b/>
                <w:bCs/>
                <w:sz w:val="16"/>
                <w:szCs w:val="16"/>
                <w:lang w:eastAsia="es-CO"/>
              </w:rPr>
            </w:pPr>
            <w:r w:rsidRPr="001734BD">
              <w:rPr>
                <w:rFonts w:eastAsia="Times New Roman" w:cstheme="majorHAnsi"/>
                <w:b/>
                <w:bCs/>
                <w:sz w:val="16"/>
                <w:szCs w:val="16"/>
                <w:lang w:eastAsia="es-CO"/>
              </w:rPr>
              <w:t>414.629.420</w:t>
            </w:r>
          </w:p>
        </w:tc>
        <w:tc>
          <w:tcPr>
            <w:tcW w:w="420" w:type="pct"/>
            <w:tcBorders>
              <w:top w:val="nil"/>
              <w:left w:val="nil"/>
              <w:bottom w:val="single" w:color="auto" w:sz="4" w:space="0"/>
              <w:right w:val="single" w:color="auto" w:sz="4" w:space="0"/>
            </w:tcBorders>
            <w:shd w:val="clear" w:color="000000" w:fill="BDD7EE"/>
            <w:noWrap/>
            <w:vAlign w:val="center"/>
            <w:hideMark/>
          </w:tcPr>
          <w:p w:rsidRPr="001734BD" w:rsidR="001734BD" w:rsidP="009E6BFA" w:rsidRDefault="001734BD" w14:paraId="67BCC760" w14:textId="4C79FCF4">
            <w:pPr>
              <w:spacing w:after="0" w:line="240" w:lineRule="auto"/>
              <w:jc w:val="center"/>
              <w:rPr>
                <w:rFonts w:eastAsia="Times New Roman" w:cstheme="majorHAnsi"/>
                <w:b/>
                <w:bCs/>
                <w:sz w:val="16"/>
                <w:szCs w:val="16"/>
                <w:lang w:eastAsia="es-CO"/>
              </w:rPr>
            </w:pPr>
            <w:r w:rsidRPr="001734BD">
              <w:rPr>
                <w:rFonts w:eastAsia="Times New Roman" w:cstheme="majorHAnsi"/>
                <w:b/>
                <w:bCs/>
                <w:sz w:val="16"/>
                <w:szCs w:val="16"/>
                <w:lang w:eastAsia="es-CO"/>
              </w:rPr>
              <w:t>419.930.779</w:t>
            </w:r>
          </w:p>
        </w:tc>
        <w:tc>
          <w:tcPr>
            <w:tcW w:w="424" w:type="pct"/>
            <w:tcBorders>
              <w:top w:val="nil"/>
              <w:left w:val="nil"/>
              <w:bottom w:val="single" w:color="auto" w:sz="4" w:space="0"/>
              <w:right w:val="single" w:color="auto" w:sz="4" w:space="0"/>
            </w:tcBorders>
            <w:shd w:val="clear" w:color="000000" w:fill="BDD7EE"/>
            <w:noWrap/>
            <w:vAlign w:val="center"/>
            <w:hideMark/>
          </w:tcPr>
          <w:p w:rsidRPr="001734BD" w:rsidR="001734BD" w:rsidP="009E6BFA" w:rsidRDefault="001734BD" w14:paraId="5039A250" w14:textId="6FEF665F">
            <w:pPr>
              <w:spacing w:after="0" w:line="240" w:lineRule="auto"/>
              <w:jc w:val="center"/>
              <w:rPr>
                <w:rFonts w:eastAsia="Times New Roman" w:cstheme="majorHAnsi"/>
                <w:b/>
                <w:bCs/>
                <w:sz w:val="16"/>
                <w:szCs w:val="16"/>
                <w:lang w:eastAsia="es-CO"/>
              </w:rPr>
            </w:pPr>
            <w:r w:rsidRPr="001734BD">
              <w:rPr>
                <w:rFonts w:eastAsia="Times New Roman" w:cstheme="majorHAnsi"/>
                <w:b/>
                <w:bCs/>
                <w:sz w:val="16"/>
                <w:szCs w:val="16"/>
                <w:lang w:eastAsia="es-CO"/>
              </w:rPr>
              <w:t>463.544.293</w:t>
            </w:r>
          </w:p>
        </w:tc>
        <w:tc>
          <w:tcPr>
            <w:tcW w:w="59" w:type="pct"/>
            <w:vAlign w:val="center"/>
            <w:hideMark/>
          </w:tcPr>
          <w:p w:rsidRPr="001734BD" w:rsidR="001734BD" w:rsidP="009E6BFA" w:rsidRDefault="001734BD" w14:paraId="4E14BB3E" w14:textId="77777777">
            <w:pPr>
              <w:spacing w:after="0" w:line="240" w:lineRule="auto"/>
              <w:jc w:val="center"/>
              <w:rPr>
                <w:rFonts w:eastAsia="Times New Roman" w:cstheme="majorHAnsi"/>
                <w:sz w:val="16"/>
                <w:szCs w:val="16"/>
                <w:lang w:eastAsia="es-CO"/>
              </w:rPr>
            </w:pPr>
          </w:p>
        </w:tc>
      </w:tr>
    </w:tbl>
    <w:p w:rsidR="002C2C76" w:rsidP="002C2C76" w:rsidRDefault="002C2C76" w14:paraId="5AE6F251" w14:textId="71E615C5">
      <w:pPr>
        <w:jc w:val="center"/>
        <w:rPr>
          <w:rFonts w:cstheme="majorHAnsi"/>
          <w:i/>
          <w:iCs/>
          <w:color w:val="44546A" w:themeColor="text2"/>
          <w:sz w:val="20"/>
          <w:szCs w:val="20"/>
        </w:rPr>
      </w:pPr>
      <w:r w:rsidRPr="00D1583C">
        <w:rPr>
          <w:rFonts w:cstheme="majorHAnsi"/>
          <w:i/>
          <w:iCs/>
          <w:color w:val="44546A" w:themeColor="text2"/>
          <w:sz w:val="20"/>
          <w:szCs w:val="20"/>
        </w:rPr>
        <w:t xml:space="preserve">Fuente: </w:t>
      </w:r>
      <w:r>
        <w:rPr>
          <w:rFonts w:cstheme="majorHAnsi"/>
          <w:i/>
          <w:iCs/>
          <w:color w:val="44546A" w:themeColor="text2"/>
          <w:sz w:val="20"/>
          <w:szCs w:val="20"/>
        </w:rPr>
        <w:t>D</w:t>
      </w:r>
      <w:r w:rsidRPr="00D1583C">
        <w:rPr>
          <w:rFonts w:cstheme="majorHAnsi"/>
          <w:i/>
          <w:iCs/>
          <w:color w:val="44546A" w:themeColor="text2"/>
          <w:sz w:val="20"/>
          <w:szCs w:val="20"/>
        </w:rPr>
        <w:t>atos suministrados por la empresa</w:t>
      </w:r>
      <w:r>
        <w:rPr>
          <w:rFonts w:cstheme="majorHAnsi"/>
          <w:i/>
          <w:iCs/>
          <w:color w:val="44546A" w:themeColor="text2"/>
          <w:sz w:val="20"/>
          <w:szCs w:val="20"/>
        </w:rPr>
        <w:t>.</w:t>
      </w:r>
    </w:p>
    <w:p w:rsidR="005E2800" w:rsidP="002C2C76" w:rsidRDefault="005E2800" w14:paraId="22DE1696" w14:textId="690FA38A">
      <w:pPr>
        <w:jc w:val="center"/>
        <w:rPr>
          <w:rFonts w:cstheme="majorHAnsi"/>
          <w:i/>
          <w:iCs/>
          <w:color w:val="44546A" w:themeColor="text2"/>
          <w:sz w:val="20"/>
          <w:szCs w:val="20"/>
        </w:rPr>
      </w:pPr>
    </w:p>
    <w:p w:rsidR="005E2800" w:rsidP="002C2C76" w:rsidRDefault="005E2800" w14:paraId="1801D11B" w14:textId="5CC74F88">
      <w:pPr>
        <w:jc w:val="center"/>
        <w:rPr>
          <w:rFonts w:cstheme="majorHAnsi"/>
          <w:i/>
          <w:iCs/>
          <w:color w:val="44546A" w:themeColor="text2"/>
          <w:sz w:val="20"/>
          <w:szCs w:val="20"/>
        </w:rPr>
      </w:pPr>
    </w:p>
    <w:p w:rsidR="005E2800" w:rsidP="002C2C76" w:rsidRDefault="005E2800" w14:paraId="6542FE47" w14:textId="2E552639">
      <w:pPr>
        <w:jc w:val="center"/>
        <w:rPr>
          <w:rFonts w:cstheme="majorHAnsi"/>
          <w:i/>
          <w:iCs/>
          <w:color w:val="44546A" w:themeColor="text2"/>
          <w:sz w:val="20"/>
          <w:szCs w:val="20"/>
        </w:rPr>
      </w:pPr>
    </w:p>
    <w:p w:rsidR="005E2800" w:rsidP="002C2C76" w:rsidRDefault="005E2800" w14:paraId="13A83240" w14:textId="77777777">
      <w:pPr>
        <w:jc w:val="center"/>
        <w:rPr>
          <w:rFonts w:cstheme="majorHAnsi"/>
          <w:i/>
          <w:iCs/>
          <w:color w:val="44546A" w:themeColor="text2"/>
          <w:sz w:val="20"/>
          <w:szCs w:val="20"/>
        </w:rPr>
      </w:pPr>
    </w:p>
    <w:p w:rsidR="006C59D8" w:rsidP="006C59D8" w:rsidRDefault="006C59D8" w14:paraId="3EBED3A9" w14:textId="00E52BE7">
      <w:pPr>
        <w:pStyle w:val="Caption"/>
      </w:pPr>
      <w:bookmarkStart w:name="_Ref100234747" w:id="133"/>
      <w:bookmarkStart w:name="_Toc104306559" w:id="134"/>
      <w:r w:rsidRPr="00822F00">
        <w:rPr>
          <w:rFonts w:cstheme="majorHAnsi"/>
          <w:sz w:val="22"/>
          <w:szCs w:val="22"/>
        </w:rPr>
        <w:t xml:space="preserve">Anexo </w:t>
      </w:r>
      <w:r w:rsidR="00D9571F">
        <w:rPr>
          <w:rFonts w:cstheme="majorHAnsi"/>
          <w:sz w:val="22"/>
          <w:szCs w:val="22"/>
        </w:rPr>
        <w:fldChar w:fldCharType="begin"/>
      </w:r>
      <w:r w:rsidR="00D9571F">
        <w:rPr>
          <w:rFonts w:cstheme="majorHAnsi"/>
          <w:sz w:val="22"/>
          <w:szCs w:val="22"/>
        </w:rPr>
        <w:instrText xml:space="preserve"> SEQ Anexo \* ARABIC </w:instrText>
      </w:r>
      <w:r w:rsidR="00D9571F">
        <w:rPr>
          <w:rFonts w:cstheme="majorHAnsi"/>
          <w:sz w:val="22"/>
          <w:szCs w:val="22"/>
        </w:rPr>
        <w:fldChar w:fldCharType="separate"/>
      </w:r>
      <w:r w:rsidR="006E6F6A">
        <w:rPr>
          <w:rFonts w:cstheme="majorHAnsi"/>
          <w:noProof/>
          <w:sz w:val="22"/>
          <w:szCs w:val="22"/>
        </w:rPr>
        <w:t>2</w:t>
      </w:r>
      <w:r w:rsidR="00D9571F">
        <w:rPr>
          <w:rFonts w:cstheme="majorHAnsi"/>
          <w:sz w:val="22"/>
          <w:szCs w:val="22"/>
        </w:rPr>
        <w:fldChar w:fldCharType="end"/>
      </w:r>
      <w:bookmarkEnd w:id="133"/>
      <w:r w:rsidRPr="00822F00" w:rsidR="008B6CB6">
        <w:rPr>
          <w:rFonts w:cstheme="majorHAnsi"/>
          <w:sz w:val="22"/>
          <w:szCs w:val="22"/>
        </w:rPr>
        <w:t xml:space="preserve"> </w:t>
      </w:r>
      <w:r w:rsidRPr="00C71F21" w:rsidR="008B6CB6">
        <w:rPr>
          <w:rFonts w:cstheme="majorHAnsi"/>
          <w:sz w:val="22"/>
          <w:szCs w:val="22"/>
        </w:rPr>
        <w:t xml:space="preserve">Detalle deuda </w:t>
      </w:r>
      <w:r w:rsidR="00822F00">
        <w:rPr>
          <w:rFonts w:cstheme="majorHAnsi"/>
          <w:sz w:val="22"/>
          <w:szCs w:val="22"/>
        </w:rPr>
        <w:t>externa</w:t>
      </w:r>
      <w:r w:rsidRPr="00C71F21" w:rsidR="008B6CB6">
        <w:rPr>
          <w:rFonts w:cstheme="majorHAnsi"/>
          <w:sz w:val="22"/>
          <w:szCs w:val="22"/>
        </w:rPr>
        <w:t xml:space="preserve"> ANDA 2019 - 2021</w:t>
      </w:r>
      <w:bookmarkEnd w:id="134"/>
    </w:p>
    <w:tbl>
      <w:tblPr>
        <w:tblW w:w="0" w:type="auto"/>
        <w:tblCellMar>
          <w:left w:w="70" w:type="dxa"/>
          <w:right w:w="70" w:type="dxa"/>
        </w:tblCellMar>
        <w:tblLook w:val="04A0" w:firstRow="1" w:lastRow="0" w:firstColumn="1" w:lastColumn="0" w:noHBand="0" w:noVBand="1"/>
      </w:tblPr>
      <w:tblGrid>
        <w:gridCol w:w="327"/>
        <w:gridCol w:w="1224"/>
        <w:gridCol w:w="1174"/>
        <w:gridCol w:w="1732"/>
        <w:gridCol w:w="1193"/>
        <w:gridCol w:w="1661"/>
        <w:gridCol w:w="1093"/>
        <w:gridCol w:w="897"/>
        <w:gridCol w:w="1092"/>
        <w:gridCol w:w="912"/>
        <w:gridCol w:w="914"/>
        <w:gridCol w:w="914"/>
        <w:gridCol w:w="146"/>
      </w:tblGrid>
      <w:tr w:rsidRPr="006C59D8" w:rsidR="00822F00" w:rsidTr="00195FC1" w14:paraId="2EF72D19" w14:textId="77777777">
        <w:trPr>
          <w:gridAfter w:val="1"/>
          <w:trHeight w:val="450"/>
        </w:trPr>
        <w:tc>
          <w:tcPr>
            <w:tcW w:w="0" w:type="auto"/>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6C59D8" w:rsidR="006C59D8" w:rsidP="00195FC1" w:rsidRDefault="006C59D8" w14:paraId="7A8E15F3" w14:textId="77777777">
            <w:pPr>
              <w:spacing w:after="0" w:line="240" w:lineRule="auto"/>
              <w:jc w:val="center"/>
              <w:rPr>
                <w:rFonts w:eastAsia="Times New Roman" w:cstheme="majorHAnsi"/>
                <w:b/>
                <w:bCs/>
                <w:color w:val="000000"/>
                <w:sz w:val="16"/>
                <w:szCs w:val="16"/>
                <w:lang w:eastAsia="es-CO"/>
              </w:rPr>
            </w:pPr>
            <w:r w:rsidRPr="006C59D8">
              <w:rPr>
                <w:rFonts w:eastAsia="Times New Roman" w:cstheme="majorHAnsi"/>
                <w:b/>
                <w:bCs/>
                <w:color w:val="000000"/>
                <w:sz w:val="16"/>
                <w:szCs w:val="16"/>
                <w:lang w:eastAsia="es-CO"/>
              </w:rPr>
              <w:t>No</w:t>
            </w:r>
          </w:p>
        </w:tc>
        <w:tc>
          <w:tcPr>
            <w:tcW w:w="0" w:type="auto"/>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6C59D8" w:rsidR="006C59D8" w:rsidP="00195FC1" w:rsidRDefault="006C59D8" w14:paraId="37ED11D9" w14:textId="77777777">
            <w:pPr>
              <w:spacing w:after="0" w:line="240" w:lineRule="auto"/>
              <w:jc w:val="center"/>
              <w:rPr>
                <w:rFonts w:eastAsia="Times New Roman" w:cstheme="majorHAnsi"/>
                <w:b/>
                <w:bCs/>
                <w:color w:val="000000"/>
                <w:sz w:val="16"/>
                <w:szCs w:val="16"/>
                <w:lang w:eastAsia="es-CO"/>
              </w:rPr>
            </w:pPr>
            <w:r w:rsidRPr="006C59D8">
              <w:rPr>
                <w:rFonts w:eastAsia="Times New Roman" w:cstheme="majorHAnsi"/>
                <w:b/>
                <w:bCs/>
                <w:color w:val="000000"/>
                <w:sz w:val="16"/>
                <w:szCs w:val="16"/>
                <w:lang w:eastAsia="es-CO"/>
              </w:rPr>
              <w:t>ACREEDOR</w:t>
            </w:r>
          </w:p>
        </w:tc>
        <w:tc>
          <w:tcPr>
            <w:tcW w:w="0" w:type="auto"/>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6C59D8" w:rsidR="006C59D8" w:rsidP="00195FC1" w:rsidRDefault="006C59D8" w14:paraId="1CD2945D" w14:textId="77777777">
            <w:pPr>
              <w:spacing w:after="0" w:line="240" w:lineRule="auto"/>
              <w:jc w:val="center"/>
              <w:rPr>
                <w:rFonts w:eastAsia="Times New Roman" w:cstheme="majorHAnsi"/>
                <w:b/>
                <w:bCs/>
                <w:color w:val="000000"/>
                <w:sz w:val="16"/>
                <w:szCs w:val="16"/>
                <w:lang w:eastAsia="es-CO"/>
              </w:rPr>
            </w:pPr>
            <w:r w:rsidRPr="006C59D8">
              <w:rPr>
                <w:rFonts w:eastAsia="Times New Roman" w:cstheme="majorHAnsi"/>
                <w:b/>
                <w:bCs/>
                <w:color w:val="000000"/>
                <w:sz w:val="16"/>
                <w:szCs w:val="16"/>
                <w:lang w:eastAsia="es-CO"/>
              </w:rPr>
              <w:t>MONTO OTORGADO</w:t>
            </w:r>
          </w:p>
        </w:tc>
        <w:tc>
          <w:tcPr>
            <w:tcW w:w="0" w:type="auto"/>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6C59D8" w:rsidR="006C59D8" w:rsidP="00195FC1" w:rsidRDefault="006C59D8" w14:paraId="55928827" w14:textId="77777777">
            <w:pPr>
              <w:spacing w:after="0" w:line="240" w:lineRule="auto"/>
              <w:jc w:val="center"/>
              <w:rPr>
                <w:rFonts w:eastAsia="Times New Roman" w:cstheme="majorHAnsi"/>
                <w:b/>
                <w:bCs/>
                <w:color w:val="000000"/>
                <w:sz w:val="16"/>
                <w:szCs w:val="16"/>
                <w:lang w:eastAsia="es-CO"/>
              </w:rPr>
            </w:pPr>
            <w:r w:rsidRPr="006C59D8">
              <w:rPr>
                <w:rFonts w:eastAsia="Times New Roman" w:cstheme="majorHAnsi"/>
                <w:b/>
                <w:bCs/>
                <w:color w:val="000000"/>
                <w:sz w:val="16"/>
                <w:szCs w:val="16"/>
                <w:lang w:eastAsia="es-CO"/>
              </w:rPr>
              <w:t>DESTINO DEL CREDITO</w:t>
            </w:r>
          </w:p>
        </w:tc>
        <w:tc>
          <w:tcPr>
            <w:tcW w:w="0" w:type="auto"/>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6C59D8" w:rsidR="006C59D8" w:rsidP="00195FC1" w:rsidRDefault="006C59D8" w14:paraId="717E2E3C" w14:textId="77777777">
            <w:pPr>
              <w:spacing w:after="0" w:line="240" w:lineRule="auto"/>
              <w:jc w:val="center"/>
              <w:rPr>
                <w:rFonts w:eastAsia="Times New Roman" w:cstheme="majorHAnsi"/>
                <w:b/>
                <w:bCs/>
                <w:color w:val="000000"/>
                <w:sz w:val="16"/>
                <w:szCs w:val="16"/>
                <w:lang w:eastAsia="es-CO"/>
              </w:rPr>
            </w:pPr>
            <w:r w:rsidRPr="006C59D8">
              <w:rPr>
                <w:rFonts w:eastAsia="Times New Roman" w:cstheme="majorHAnsi"/>
                <w:b/>
                <w:bCs/>
                <w:color w:val="000000"/>
                <w:sz w:val="16"/>
                <w:szCs w:val="16"/>
                <w:lang w:eastAsia="es-CO"/>
              </w:rPr>
              <w:t>FECHA DE CONTRATACIÓN</w:t>
            </w:r>
          </w:p>
        </w:tc>
        <w:tc>
          <w:tcPr>
            <w:tcW w:w="0" w:type="auto"/>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6C59D8" w:rsidR="006C59D8" w:rsidP="00195FC1" w:rsidRDefault="006C59D8" w14:paraId="10C0AD7C" w14:textId="77777777">
            <w:pPr>
              <w:spacing w:after="0" w:line="240" w:lineRule="auto"/>
              <w:jc w:val="center"/>
              <w:rPr>
                <w:rFonts w:eastAsia="Times New Roman" w:cstheme="majorHAnsi"/>
                <w:b/>
                <w:bCs/>
                <w:color w:val="000000"/>
                <w:sz w:val="16"/>
                <w:szCs w:val="16"/>
                <w:lang w:eastAsia="es-CO"/>
              </w:rPr>
            </w:pPr>
            <w:r w:rsidRPr="006C59D8">
              <w:rPr>
                <w:rFonts w:eastAsia="Times New Roman" w:cstheme="majorHAnsi"/>
                <w:b/>
                <w:bCs/>
                <w:color w:val="000000"/>
                <w:sz w:val="16"/>
                <w:szCs w:val="16"/>
                <w:lang w:eastAsia="es-CO"/>
              </w:rPr>
              <w:t>FECHA DE VENCIMIENTO</w:t>
            </w:r>
          </w:p>
        </w:tc>
        <w:tc>
          <w:tcPr>
            <w:tcW w:w="0" w:type="auto"/>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6C59D8" w:rsidR="006C59D8" w:rsidP="00195FC1" w:rsidRDefault="006C59D8" w14:paraId="4ACC20EC" w14:textId="77777777">
            <w:pPr>
              <w:spacing w:after="0" w:line="240" w:lineRule="auto"/>
              <w:jc w:val="center"/>
              <w:rPr>
                <w:rFonts w:eastAsia="Times New Roman" w:cstheme="majorHAnsi"/>
                <w:b/>
                <w:bCs/>
                <w:color w:val="000000"/>
                <w:sz w:val="16"/>
                <w:szCs w:val="16"/>
                <w:lang w:eastAsia="es-CO"/>
              </w:rPr>
            </w:pPr>
            <w:r w:rsidRPr="006C59D8">
              <w:rPr>
                <w:rFonts w:eastAsia="Times New Roman" w:cstheme="majorHAnsi"/>
                <w:b/>
                <w:bCs/>
                <w:color w:val="000000"/>
                <w:sz w:val="16"/>
                <w:szCs w:val="16"/>
                <w:lang w:eastAsia="es-CO"/>
              </w:rPr>
              <w:t>PLAZO</w:t>
            </w:r>
          </w:p>
        </w:tc>
        <w:tc>
          <w:tcPr>
            <w:tcW w:w="0" w:type="auto"/>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6C59D8" w:rsidR="006C59D8" w:rsidP="00195FC1" w:rsidRDefault="006C59D8" w14:paraId="1417E464" w14:textId="77777777">
            <w:pPr>
              <w:spacing w:after="0" w:line="240" w:lineRule="auto"/>
              <w:jc w:val="center"/>
              <w:rPr>
                <w:rFonts w:eastAsia="Times New Roman" w:cstheme="majorHAnsi"/>
                <w:b/>
                <w:bCs/>
                <w:color w:val="000000"/>
                <w:sz w:val="16"/>
                <w:szCs w:val="16"/>
                <w:lang w:eastAsia="es-CO"/>
              </w:rPr>
            </w:pPr>
            <w:r w:rsidRPr="006C59D8">
              <w:rPr>
                <w:rFonts w:eastAsia="Times New Roman" w:cstheme="majorHAnsi"/>
                <w:b/>
                <w:bCs/>
                <w:color w:val="000000"/>
                <w:sz w:val="16"/>
                <w:szCs w:val="16"/>
                <w:lang w:eastAsia="es-CO"/>
              </w:rPr>
              <w:t>TASA</w:t>
            </w:r>
          </w:p>
        </w:tc>
        <w:tc>
          <w:tcPr>
            <w:tcW w:w="0" w:type="auto"/>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6C59D8" w:rsidR="006C59D8" w:rsidP="00195FC1" w:rsidRDefault="006C59D8" w14:paraId="73A17DF5" w14:textId="77777777">
            <w:pPr>
              <w:spacing w:after="0" w:line="240" w:lineRule="auto"/>
              <w:jc w:val="center"/>
              <w:rPr>
                <w:rFonts w:eastAsia="Times New Roman" w:cstheme="majorHAnsi"/>
                <w:b/>
                <w:bCs/>
                <w:color w:val="000000"/>
                <w:sz w:val="16"/>
                <w:szCs w:val="16"/>
                <w:lang w:eastAsia="es-CO"/>
              </w:rPr>
            </w:pPr>
            <w:r w:rsidRPr="006C59D8">
              <w:rPr>
                <w:rFonts w:eastAsia="Times New Roman" w:cstheme="majorHAnsi"/>
                <w:b/>
                <w:bCs/>
                <w:color w:val="000000"/>
                <w:sz w:val="16"/>
                <w:szCs w:val="16"/>
                <w:lang w:eastAsia="es-CO"/>
              </w:rPr>
              <w:t>FORMA DE PAGO</w:t>
            </w:r>
          </w:p>
        </w:tc>
        <w:tc>
          <w:tcPr>
            <w:tcW w:w="0" w:type="auto"/>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6C59D8" w:rsidR="006C59D8" w:rsidP="00195FC1" w:rsidRDefault="006C59D8" w14:paraId="156A1199" w14:textId="77777777">
            <w:pPr>
              <w:spacing w:after="0" w:line="240" w:lineRule="auto"/>
              <w:jc w:val="center"/>
              <w:rPr>
                <w:rFonts w:eastAsia="Times New Roman" w:cstheme="majorHAnsi"/>
                <w:b/>
                <w:bCs/>
                <w:color w:val="000000"/>
                <w:sz w:val="16"/>
                <w:szCs w:val="16"/>
                <w:lang w:eastAsia="es-CO"/>
              </w:rPr>
            </w:pPr>
            <w:r w:rsidRPr="006C59D8">
              <w:rPr>
                <w:rFonts w:eastAsia="Times New Roman" w:cstheme="majorHAnsi"/>
                <w:b/>
                <w:bCs/>
                <w:color w:val="000000"/>
                <w:sz w:val="16"/>
                <w:szCs w:val="16"/>
                <w:lang w:eastAsia="es-CO"/>
              </w:rPr>
              <w:t>SALDO 31/12/2019</w:t>
            </w:r>
          </w:p>
        </w:tc>
        <w:tc>
          <w:tcPr>
            <w:tcW w:w="0" w:type="auto"/>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6C59D8" w:rsidR="006C59D8" w:rsidP="00195FC1" w:rsidRDefault="006C59D8" w14:paraId="2131DC26" w14:textId="77777777">
            <w:pPr>
              <w:spacing w:after="0" w:line="240" w:lineRule="auto"/>
              <w:jc w:val="center"/>
              <w:rPr>
                <w:rFonts w:eastAsia="Times New Roman" w:cstheme="majorHAnsi"/>
                <w:b/>
                <w:bCs/>
                <w:color w:val="000000"/>
                <w:sz w:val="16"/>
                <w:szCs w:val="16"/>
                <w:lang w:eastAsia="es-CO"/>
              </w:rPr>
            </w:pPr>
            <w:r w:rsidRPr="006C59D8">
              <w:rPr>
                <w:rFonts w:eastAsia="Times New Roman" w:cstheme="majorHAnsi"/>
                <w:b/>
                <w:bCs/>
                <w:color w:val="000000"/>
                <w:sz w:val="16"/>
                <w:szCs w:val="16"/>
                <w:lang w:eastAsia="es-CO"/>
              </w:rPr>
              <w:t>SALDO AL 31/12/2020</w:t>
            </w:r>
          </w:p>
        </w:tc>
        <w:tc>
          <w:tcPr>
            <w:tcW w:w="0" w:type="auto"/>
            <w:vMerge w:val="restart"/>
            <w:tcBorders>
              <w:top w:val="single" w:color="auto" w:sz="4" w:space="0"/>
              <w:left w:val="single" w:color="auto" w:sz="4" w:space="0"/>
              <w:bottom w:val="single" w:color="000000" w:sz="4" w:space="0"/>
              <w:right w:val="single" w:color="auto" w:sz="4" w:space="0"/>
            </w:tcBorders>
            <w:shd w:val="clear" w:color="000000" w:fill="BDD7EE"/>
            <w:vAlign w:val="center"/>
            <w:hideMark/>
          </w:tcPr>
          <w:p w:rsidRPr="006C59D8" w:rsidR="006C59D8" w:rsidP="00195FC1" w:rsidRDefault="006C59D8" w14:paraId="10D74ED0" w14:textId="77777777">
            <w:pPr>
              <w:spacing w:after="0" w:line="240" w:lineRule="auto"/>
              <w:jc w:val="center"/>
              <w:rPr>
                <w:rFonts w:eastAsia="Times New Roman" w:cstheme="majorHAnsi"/>
                <w:b/>
                <w:bCs/>
                <w:color w:val="000000"/>
                <w:sz w:val="16"/>
                <w:szCs w:val="16"/>
                <w:lang w:eastAsia="es-CO"/>
              </w:rPr>
            </w:pPr>
            <w:r w:rsidRPr="006C59D8">
              <w:rPr>
                <w:rFonts w:eastAsia="Times New Roman" w:cstheme="majorHAnsi"/>
                <w:b/>
                <w:bCs/>
                <w:color w:val="000000"/>
                <w:sz w:val="16"/>
                <w:szCs w:val="16"/>
                <w:lang w:eastAsia="es-CO"/>
              </w:rPr>
              <w:t>SALDO AL 31/12/2021</w:t>
            </w:r>
          </w:p>
        </w:tc>
      </w:tr>
      <w:tr w:rsidRPr="006C59D8" w:rsidR="00195FC1" w:rsidTr="00195FC1" w14:paraId="31073E37" w14:textId="77777777">
        <w:trPr>
          <w:trHeight w:val="300"/>
        </w:trPr>
        <w:tc>
          <w:tcPr>
            <w:tcW w:w="0" w:type="auto"/>
            <w:vMerge/>
            <w:tcBorders>
              <w:top w:val="single" w:color="auto" w:sz="4" w:space="0"/>
              <w:left w:val="single" w:color="auto" w:sz="4" w:space="0"/>
              <w:bottom w:val="single" w:color="000000" w:sz="4" w:space="0"/>
              <w:right w:val="single" w:color="auto" w:sz="4" w:space="0"/>
            </w:tcBorders>
            <w:vAlign w:val="center"/>
            <w:hideMark/>
          </w:tcPr>
          <w:p w:rsidRPr="006C59D8" w:rsidR="006C59D8" w:rsidP="00195FC1" w:rsidRDefault="006C59D8" w14:paraId="5B89E003" w14:textId="77777777">
            <w:pPr>
              <w:spacing w:after="0" w:line="240" w:lineRule="auto"/>
              <w:jc w:val="center"/>
              <w:rPr>
                <w:rFonts w:eastAsia="Times New Roman" w:cstheme="majorHAnsi"/>
                <w:b/>
                <w:bCs/>
                <w:color w:val="000000"/>
                <w:sz w:val="16"/>
                <w:szCs w:val="16"/>
                <w:lang w:eastAsia="es-CO"/>
              </w:rPr>
            </w:pPr>
          </w:p>
        </w:tc>
        <w:tc>
          <w:tcPr>
            <w:tcW w:w="0" w:type="auto"/>
            <w:vMerge/>
            <w:tcBorders>
              <w:top w:val="single" w:color="auto" w:sz="4" w:space="0"/>
              <w:left w:val="single" w:color="auto" w:sz="4" w:space="0"/>
              <w:bottom w:val="single" w:color="000000" w:sz="4" w:space="0"/>
              <w:right w:val="single" w:color="auto" w:sz="4" w:space="0"/>
            </w:tcBorders>
            <w:vAlign w:val="center"/>
            <w:hideMark/>
          </w:tcPr>
          <w:p w:rsidRPr="006C59D8" w:rsidR="006C59D8" w:rsidP="00195FC1" w:rsidRDefault="006C59D8" w14:paraId="5363BB50" w14:textId="77777777">
            <w:pPr>
              <w:spacing w:after="0" w:line="240" w:lineRule="auto"/>
              <w:jc w:val="center"/>
              <w:rPr>
                <w:rFonts w:eastAsia="Times New Roman" w:cstheme="majorHAnsi"/>
                <w:b/>
                <w:bCs/>
                <w:color w:val="000000"/>
                <w:sz w:val="16"/>
                <w:szCs w:val="16"/>
                <w:lang w:eastAsia="es-CO"/>
              </w:rPr>
            </w:pPr>
          </w:p>
        </w:tc>
        <w:tc>
          <w:tcPr>
            <w:tcW w:w="0" w:type="auto"/>
            <w:vMerge/>
            <w:tcBorders>
              <w:top w:val="single" w:color="auto" w:sz="4" w:space="0"/>
              <w:left w:val="single" w:color="auto" w:sz="4" w:space="0"/>
              <w:bottom w:val="single" w:color="000000" w:sz="4" w:space="0"/>
              <w:right w:val="single" w:color="auto" w:sz="4" w:space="0"/>
            </w:tcBorders>
            <w:vAlign w:val="center"/>
            <w:hideMark/>
          </w:tcPr>
          <w:p w:rsidRPr="006C59D8" w:rsidR="006C59D8" w:rsidP="00195FC1" w:rsidRDefault="006C59D8" w14:paraId="3415DF4E" w14:textId="77777777">
            <w:pPr>
              <w:spacing w:after="0" w:line="240" w:lineRule="auto"/>
              <w:jc w:val="center"/>
              <w:rPr>
                <w:rFonts w:eastAsia="Times New Roman" w:cstheme="majorHAnsi"/>
                <w:b/>
                <w:bCs/>
                <w:color w:val="000000"/>
                <w:sz w:val="16"/>
                <w:szCs w:val="16"/>
                <w:lang w:eastAsia="es-CO"/>
              </w:rPr>
            </w:pPr>
          </w:p>
        </w:tc>
        <w:tc>
          <w:tcPr>
            <w:tcW w:w="0" w:type="auto"/>
            <w:vMerge/>
            <w:tcBorders>
              <w:top w:val="single" w:color="auto" w:sz="4" w:space="0"/>
              <w:left w:val="single" w:color="auto" w:sz="4" w:space="0"/>
              <w:bottom w:val="single" w:color="000000" w:sz="4" w:space="0"/>
              <w:right w:val="single" w:color="auto" w:sz="4" w:space="0"/>
            </w:tcBorders>
            <w:vAlign w:val="center"/>
            <w:hideMark/>
          </w:tcPr>
          <w:p w:rsidRPr="006C59D8" w:rsidR="006C59D8" w:rsidP="00195FC1" w:rsidRDefault="006C59D8" w14:paraId="462474C0" w14:textId="77777777">
            <w:pPr>
              <w:spacing w:after="0" w:line="240" w:lineRule="auto"/>
              <w:jc w:val="center"/>
              <w:rPr>
                <w:rFonts w:eastAsia="Times New Roman" w:cstheme="majorHAnsi"/>
                <w:b/>
                <w:bCs/>
                <w:color w:val="000000"/>
                <w:sz w:val="16"/>
                <w:szCs w:val="16"/>
                <w:lang w:eastAsia="es-CO"/>
              </w:rPr>
            </w:pPr>
          </w:p>
        </w:tc>
        <w:tc>
          <w:tcPr>
            <w:tcW w:w="0" w:type="auto"/>
            <w:vMerge/>
            <w:tcBorders>
              <w:top w:val="single" w:color="auto" w:sz="4" w:space="0"/>
              <w:left w:val="single" w:color="auto" w:sz="4" w:space="0"/>
              <w:bottom w:val="single" w:color="000000" w:sz="4" w:space="0"/>
              <w:right w:val="single" w:color="auto" w:sz="4" w:space="0"/>
            </w:tcBorders>
            <w:vAlign w:val="center"/>
            <w:hideMark/>
          </w:tcPr>
          <w:p w:rsidRPr="006C59D8" w:rsidR="006C59D8" w:rsidP="00195FC1" w:rsidRDefault="006C59D8" w14:paraId="7F9FB32D" w14:textId="77777777">
            <w:pPr>
              <w:spacing w:after="0" w:line="240" w:lineRule="auto"/>
              <w:jc w:val="center"/>
              <w:rPr>
                <w:rFonts w:eastAsia="Times New Roman" w:cstheme="majorHAnsi"/>
                <w:b/>
                <w:bCs/>
                <w:color w:val="000000"/>
                <w:sz w:val="16"/>
                <w:szCs w:val="16"/>
                <w:lang w:eastAsia="es-CO"/>
              </w:rPr>
            </w:pPr>
          </w:p>
        </w:tc>
        <w:tc>
          <w:tcPr>
            <w:tcW w:w="0" w:type="auto"/>
            <w:vMerge/>
            <w:tcBorders>
              <w:top w:val="single" w:color="auto" w:sz="4" w:space="0"/>
              <w:left w:val="single" w:color="auto" w:sz="4" w:space="0"/>
              <w:bottom w:val="single" w:color="000000" w:sz="4" w:space="0"/>
              <w:right w:val="single" w:color="auto" w:sz="4" w:space="0"/>
            </w:tcBorders>
            <w:vAlign w:val="center"/>
            <w:hideMark/>
          </w:tcPr>
          <w:p w:rsidRPr="006C59D8" w:rsidR="006C59D8" w:rsidP="00195FC1" w:rsidRDefault="006C59D8" w14:paraId="2CA9C5DA" w14:textId="77777777">
            <w:pPr>
              <w:spacing w:after="0" w:line="240" w:lineRule="auto"/>
              <w:jc w:val="center"/>
              <w:rPr>
                <w:rFonts w:eastAsia="Times New Roman" w:cstheme="majorHAnsi"/>
                <w:b/>
                <w:bCs/>
                <w:color w:val="000000"/>
                <w:sz w:val="16"/>
                <w:szCs w:val="16"/>
                <w:lang w:eastAsia="es-CO"/>
              </w:rPr>
            </w:pPr>
          </w:p>
        </w:tc>
        <w:tc>
          <w:tcPr>
            <w:tcW w:w="0" w:type="auto"/>
            <w:vMerge/>
            <w:tcBorders>
              <w:top w:val="single" w:color="auto" w:sz="4" w:space="0"/>
              <w:left w:val="single" w:color="auto" w:sz="4" w:space="0"/>
              <w:bottom w:val="single" w:color="000000" w:sz="4" w:space="0"/>
              <w:right w:val="single" w:color="auto" w:sz="4" w:space="0"/>
            </w:tcBorders>
            <w:vAlign w:val="center"/>
            <w:hideMark/>
          </w:tcPr>
          <w:p w:rsidRPr="006C59D8" w:rsidR="006C59D8" w:rsidP="00195FC1" w:rsidRDefault="006C59D8" w14:paraId="08180375" w14:textId="77777777">
            <w:pPr>
              <w:spacing w:after="0" w:line="240" w:lineRule="auto"/>
              <w:jc w:val="center"/>
              <w:rPr>
                <w:rFonts w:eastAsia="Times New Roman" w:cstheme="majorHAnsi"/>
                <w:b/>
                <w:bCs/>
                <w:color w:val="000000"/>
                <w:sz w:val="16"/>
                <w:szCs w:val="16"/>
                <w:lang w:eastAsia="es-CO"/>
              </w:rPr>
            </w:pPr>
          </w:p>
        </w:tc>
        <w:tc>
          <w:tcPr>
            <w:tcW w:w="0" w:type="auto"/>
            <w:vMerge/>
            <w:tcBorders>
              <w:top w:val="single" w:color="auto" w:sz="4" w:space="0"/>
              <w:left w:val="single" w:color="auto" w:sz="4" w:space="0"/>
              <w:bottom w:val="single" w:color="000000" w:sz="4" w:space="0"/>
              <w:right w:val="single" w:color="auto" w:sz="4" w:space="0"/>
            </w:tcBorders>
            <w:vAlign w:val="center"/>
            <w:hideMark/>
          </w:tcPr>
          <w:p w:rsidRPr="006C59D8" w:rsidR="006C59D8" w:rsidP="00195FC1" w:rsidRDefault="006C59D8" w14:paraId="1C494904" w14:textId="77777777">
            <w:pPr>
              <w:spacing w:after="0" w:line="240" w:lineRule="auto"/>
              <w:jc w:val="center"/>
              <w:rPr>
                <w:rFonts w:eastAsia="Times New Roman" w:cstheme="majorHAnsi"/>
                <w:b/>
                <w:bCs/>
                <w:color w:val="000000"/>
                <w:sz w:val="16"/>
                <w:szCs w:val="16"/>
                <w:lang w:eastAsia="es-CO"/>
              </w:rPr>
            </w:pPr>
          </w:p>
        </w:tc>
        <w:tc>
          <w:tcPr>
            <w:tcW w:w="0" w:type="auto"/>
            <w:vMerge/>
            <w:tcBorders>
              <w:top w:val="single" w:color="auto" w:sz="4" w:space="0"/>
              <w:left w:val="single" w:color="auto" w:sz="4" w:space="0"/>
              <w:bottom w:val="single" w:color="000000" w:sz="4" w:space="0"/>
              <w:right w:val="single" w:color="auto" w:sz="4" w:space="0"/>
            </w:tcBorders>
            <w:vAlign w:val="center"/>
            <w:hideMark/>
          </w:tcPr>
          <w:p w:rsidRPr="006C59D8" w:rsidR="006C59D8" w:rsidP="00195FC1" w:rsidRDefault="006C59D8" w14:paraId="4282EA0E" w14:textId="77777777">
            <w:pPr>
              <w:spacing w:after="0" w:line="240" w:lineRule="auto"/>
              <w:jc w:val="center"/>
              <w:rPr>
                <w:rFonts w:eastAsia="Times New Roman" w:cstheme="majorHAnsi"/>
                <w:b/>
                <w:bCs/>
                <w:color w:val="000000"/>
                <w:sz w:val="16"/>
                <w:szCs w:val="16"/>
                <w:lang w:eastAsia="es-CO"/>
              </w:rPr>
            </w:pPr>
          </w:p>
        </w:tc>
        <w:tc>
          <w:tcPr>
            <w:tcW w:w="0" w:type="auto"/>
            <w:vMerge/>
            <w:tcBorders>
              <w:top w:val="single" w:color="auto" w:sz="4" w:space="0"/>
              <w:left w:val="single" w:color="auto" w:sz="4" w:space="0"/>
              <w:bottom w:val="single" w:color="000000" w:sz="4" w:space="0"/>
              <w:right w:val="single" w:color="auto" w:sz="4" w:space="0"/>
            </w:tcBorders>
            <w:vAlign w:val="center"/>
            <w:hideMark/>
          </w:tcPr>
          <w:p w:rsidRPr="006C59D8" w:rsidR="006C59D8" w:rsidP="00195FC1" w:rsidRDefault="006C59D8" w14:paraId="3359FF7E" w14:textId="77777777">
            <w:pPr>
              <w:spacing w:after="0" w:line="240" w:lineRule="auto"/>
              <w:jc w:val="center"/>
              <w:rPr>
                <w:rFonts w:eastAsia="Times New Roman" w:cstheme="majorHAnsi"/>
                <w:b/>
                <w:bCs/>
                <w:color w:val="000000"/>
                <w:sz w:val="16"/>
                <w:szCs w:val="16"/>
                <w:lang w:eastAsia="es-CO"/>
              </w:rPr>
            </w:pPr>
          </w:p>
        </w:tc>
        <w:tc>
          <w:tcPr>
            <w:tcW w:w="0" w:type="auto"/>
            <w:vMerge/>
            <w:tcBorders>
              <w:top w:val="single" w:color="auto" w:sz="4" w:space="0"/>
              <w:left w:val="single" w:color="auto" w:sz="4" w:space="0"/>
              <w:bottom w:val="single" w:color="000000" w:sz="4" w:space="0"/>
              <w:right w:val="single" w:color="auto" w:sz="4" w:space="0"/>
            </w:tcBorders>
            <w:vAlign w:val="center"/>
            <w:hideMark/>
          </w:tcPr>
          <w:p w:rsidRPr="006C59D8" w:rsidR="006C59D8" w:rsidP="00195FC1" w:rsidRDefault="006C59D8" w14:paraId="1EAB4789" w14:textId="77777777">
            <w:pPr>
              <w:spacing w:after="0" w:line="240" w:lineRule="auto"/>
              <w:jc w:val="center"/>
              <w:rPr>
                <w:rFonts w:eastAsia="Times New Roman" w:cstheme="majorHAnsi"/>
                <w:b/>
                <w:bCs/>
                <w:color w:val="000000"/>
                <w:sz w:val="16"/>
                <w:szCs w:val="16"/>
                <w:lang w:eastAsia="es-CO"/>
              </w:rPr>
            </w:pPr>
          </w:p>
        </w:tc>
        <w:tc>
          <w:tcPr>
            <w:tcW w:w="0" w:type="auto"/>
            <w:vMerge/>
            <w:tcBorders>
              <w:top w:val="single" w:color="auto" w:sz="4" w:space="0"/>
              <w:left w:val="single" w:color="auto" w:sz="4" w:space="0"/>
              <w:bottom w:val="single" w:color="000000" w:sz="4" w:space="0"/>
              <w:right w:val="single" w:color="auto" w:sz="4" w:space="0"/>
            </w:tcBorders>
            <w:vAlign w:val="center"/>
            <w:hideMark/>
          </w:tcPr>
          <w:p w:rsidRPr="006C59D8" w:rsidR="006C59D8" w:rsidP="00195FC1" w:rsidRDefault="006C59D8" w14:paraId="2BE4268A" w14:textId="77777777">
            <w:pPr>
              <w:spacing w:after="0" w:line="240" w:lineRule="auto"/>
              <w:jc w:val="center"/>
              <w:rPr>
                <w:rFonts w:eastAsia="Times New Roman" w:cstheme="majorHAnsi"/>
                <w:b/>
                <w:bCs/>
                <w:color w:val="000000"/>
                <w:sz w:val="16"/>
                <w:szCs w:val="16"/>
                <w:lang w:eastAsia="es-CO"/>
              </w:rPr>
            </w:pPr>
          </w:p>
        </w:tc>
        <w:tc>
          <w:tcPr>
            <w:tcW w:w="0" w:type="auto"/>
            <w:tcBorders>
              <w:top w:val="nil"/>
              <w:left w:val="nil"/>
              <w:bottom w:val="nil"/>
              <w:right w:val="nil"/>
            </w:tcBorders>
            <w:shd w:val="clear" w:color="auto" w:fill="auto"/>
            <w:noWrap/>
            <w:vAlign w:val="center"/>
            <w:hideMark/>
          </w:tcPr>
          <w:p w:rsidRPr="006C59D8" w:rsidR="006C59D8" w:rsidP="00195FC1" w:rsidRDefault="006C59D8" w14:paraId="6AA758D1" w14:textId="77777777">
            <w:pPr>
              <w:spacing w:after="0" w:line="240" w:lineRule="auto"/>
              <w:jc w:val="center"/>
              <w:rPr>
                <w:rFonts w:eastAsia="Times New Roman" w:cstheme="majorHAnsi"/>
                <w:b/>
                <w:bCs/>
                <w:color w:val="000000"/>
                <w:sz w:val="16"/>
                <w:szCs w:val="16"/>
                <w:lang w:eastAsia="es-CO"/>
              </w:rPr>
            </w:pPr>
          </w:p>
        </w:tc>
      </w:tr>
      <w:tr w:rsidRPr="006C59D8" w:rsidR="00822F00" w:rsidTr="00195FC1" w14:paraId="706E8A84" w14:textId="77777777">
        <w:trPr>
          <w:trHeight w:val="1656"/>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6C59D8" w:rsidR="006C59D8" w:rsidP="00195FC1" w:rsidRDefault="006C59D8" w14:paraId="7DEA9A38"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lastRenderedPageBreak/>
              <w:t>1</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2C2B592C"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BID-898/SF-ES</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1608A628" w14:textId="171C2CD5">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18.575.000</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64DB16B5" w14:textId="77777777">
            <w:pPr>
              <w:spacing w:after="0" w:line="240" w:lineRule="auto"/>
              <w:jc w:val="center"/>
              <w:rPr>
                <w:rFonts w:eastAsia="Times New Roman" w:cstheme="majorHAnsi"/>
                <w:sz w:val="16"/>
                <w:szCs w:val="16"/>
                <w:lang w:eastAsia="es-CO"/>
              </w:rPr>
            </w:pPr>
            <w:r w:rsidRPr="006C59D8">
              <w:rPr>
                <w:rFonts w:eastAsia="Times New Roman" w:cstheme="majorHAnsi"/>
                <w:sz w:val="16"/>
                <w:szCs w:val="16"/>
                <w:lang w:eastAsia="es-CO"/>
              </w:rPr>
              <w:t>Programa de rehabilitación de los sistemas de agua potable del plan de reconstrucción nacional</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44031736"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18/03/1993</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459E5D51"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18 de marzo de 2033</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676EB913"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40 años, incluyendo diez (10) años de gracia, contados a partir de la fecha de suscripción del contrato</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1DBF0724"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 anual</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44819F82"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60 cuotas semestrales, la primera el 27 de septiembre de 2003 y la última el 27 de marzo de 2033</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3BD1173E" w14:textId="5E3E0311">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8.823.874</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5F757745" w14:textId="3F76D42F">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8.170.820</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386D726D" w14:textId="1CF02EC4">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7.517.767</w:t>
            </w:r>
          </w:p>
        </w:tc>
        <w:tc>
          <w:tcPr>
            <w:tcW w:w="0" w:type="auto"/>
            <w:vAlign w:val="center"/>
            <w:hideMark/>
          </w:tcPr>
          <w:p w:rsidRPr="006C59D8" w:rsidR="006C59D8" w:rsidP="00195FC1" w:rsidRDefault="006C59D8" w14:paraId="59CB89B3" w14:textId="77777777">
            <w:pPr>
              <w:spacing w:after="0" w:line="240" w:lineRule="auto"/>
              <w:jc w:val="center"/>
              <w:rPr>
                <w:rFonts w:eastAsia="Times New Roman" w:cstheme="majorHAnsi"/>
                <w:sz w:val="16"/>
                <w:szCs w:val="16"/>
                <w:lang w:eastAsia="es-CO"/>
              </w:rPr>
            </w:pPr>
          </w:p>
        </w:tc>
      </w:tr>
      <w:tr w:rsidRPr="006C59D8" w:rsidR="00822F00" w:rsidTr="00195FC1" w14:paraId="3B13221E" w14:textId="77777777">
        <w:trPr>
          <w:trHeight w:val="1656"/>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6C59D8" w:rsidR="006C59D8" w:rsidP="00195FC1" w:rsidRDefault="006C59D8" w14:paraId="5BC4D8C5"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2</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29BCF049"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BID- 813/SF-ES</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505AD784" w14:textId="14692F9A">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166.000.000</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480AC93B" w14:textId="77777777">
            <w:pPr>
              <w:spacing w:after="0" w:line="240" w:lineRule="auto"/>
              <w:jc w:val="center"/>
              <w:rPr>
                <w:rFonts w:eastAsia="Times New Roman" w:cstheme="majorHAnsi"/>
                <w:sz w:val="16"/>
                <w:szCs w:val="16"/>
                <w:lang w:eastAsia="es-CO"/>
              </w:rPr>
            </w:pPr>
            <w:r w:rsidRPr="006C59D8">
              <w:rPr>
                <w:rFonts w:eastAsia="Times New Roman" w:cstheme="majorHAnsi"/>
                <w:sz w:val="16"/>
                <w:szCs w:val="16"/>
                <w:lang w:eastAsia="es-CO"/>
              </w:rPr>
              <w:t>Financiamiento para ejecución de proyecto agua potable y alcantarillado sanitario de San Salvador</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60D6B3F3"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22/01/1988</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27C2511D" w14:textId="2253E3CA">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22 de enero de 2028</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64AE8539"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40 años, incluyendo diez (10) años de gracia, contados a partir de la fecha de suscripción del contrato</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1639C4AF"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 hasta el 22 de enero de 1998 y el 2% desde esa fecha en adelante</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413B3368"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60 cuotas semestrales.</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173001B6" w14:textId="1CE27C02">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43.955.434</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27BE704C" w14:textId="43B43DFF">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38.498.897</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4FE6CA88" w14:textId="4AB8F019">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33.072.675</w:t>
            </w:r>
          </w:p>
        </w:tc>
        <w:tc>
          <w:tcPr>
            <w:tcW w:w="0" w:type="auto"/>
            <w:vAlign w:val="center"/>
            <w:hideMark/>
          </w:tcPr>
          <w:p w:rsidRPr="006C59D8" w:rsidR="006C59D8" w:rsidP="00195FC1" w:rsidRDefault="006C59D8" w14:paraId="63F4A2B7" w14:textId="77777777">
            <w:pPr>
              <w:spacing w:after="0" w:line="240" w:lineRule="auto"/>
              <w:jc w:val="center"/>
              <w:rPr>
                <w:rFonts w:eastAsia="Times New Roman" w:cstheme="majorHAnsi"/>
                <w:sz w:val="16"/>
                <w:szCs w:val="16"/>
                <w:lang w:eastAsia="es-CO"/>
              </w:rPr>
            </w:pPr>
          </w:p>
        </w:tc>
      </w:tr>
      <w:tr w:rsidRPr="006C59D8" w:rsidR="00822F00" w:rsidTr="00195FC1" w14:paraId="2F0928BC" w14:textId="77777777">
        <w:trPr>
          <w:trHeight w:val="765"/>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6C59D8" w:rsidR="006C59D8" w:rsidP="00195FC1" w:rsidRDefault="006C59D8" w14:paraId="6810B85B"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3</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647D64A1"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BID 1102/OC-ES</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398A7212" w14:textId="2E0036D1">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43.700.000</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0F46E081" w14:textId="77777777">
            <w:pPr>
              <w:spacing w:after="0" w:line="240" w:lineRule="auto"/>
              <w:jc w:val="center"/>
              <w:rPr>
                <w:rFonts w:eastAsia="Times New Roman" w:cstheme="majorHAnsi"/>
                <w:sz w:val="16"/>
                <w:szCs w:val="16"/>
                <w:lang w:eastAsia="es-CO"/>
              </w:rPr>
            </w:pPr>
            <w:r w:rsidRPr="006C59D8">
              <w:rPr>
                <w:rFonts w:eastAsia="Times New Roman" w:cstheme="majorHAnsi"/>
                <w:sz w:val="16"/>
                <w:szCs w:val="16"/>
                <w:lang w:eastAsia="es-CO"/>
              </w:rPr>
              <w:t>Programa de reformas del sector hídrico   subsector de agua potable y saneamiento</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2D1F5EAD"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25/03/2000</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277FD3F6" w14:textId="5943C69E">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25 de marzo de 2024</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6DF35849"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24 años, incluyendo 4 años de gracia</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2B8ED325"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Interés devengado s/saldos deudores</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2146F834"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Semestral</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3AAC9A7D" w14:textId="3DB24C5B">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1.333.487</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0AAF7EB6" w14:textId="2AF68E38">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099CC2AB" w14:textId="48D055C5">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w:t>
            </w:r>
          </w:p>
        </w:tc>
        <w:tc>
          <w:tcPr>
            <w:tcW w:w="0" w:type="auto"/>
            <w:vAlign w:val="center"/>
            <w:hideMark/>
          </w:tcPr>
          <w:p w:rsidRPr="006C59D8" w:rsidR="006C59D8" w:rsidP="00195FC1" w:rsidRDefault="006C59D8" w14:paraId="5DE4D696" w14:textId="77777777">
            <w:pPr>
              <w:spacing w:after="0" w:line="240" w:lineRule="auto"/>
              <w:jc w:val="center"/>
              <w:rPr>
                <w:rFonts w:eastAsia="Times New Roman" w:cstheme="majorHAnsi"/>
                <w:sz w:val="16"/>
                <w:szCs w:val="16"/>
                <w:lang w:eastAsia="es-CO"/>
              </w:rPr>
            </w:pPr>
          </w:p>
        </w:tc>
      </w:tr>
      <w:tr w:rsidRPr="006C59D8" w:rsidR="00822F00" w:rsidTr="00195FC1" w14:paraId="0915C73B" w14:textId="77777777">
        <w:trPr>
          <w:trHeight w:val="1104"/>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6C59D8" w:rsidR="006C59D8" w:rsidP="00195FC1" w:rsidRDefault="006C59D8" w14:paraId="0D6C91E3"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4</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19255FEC"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ICO- 01069004.0</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49DDABE3" w14:textId="291CA563">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15.450.644</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5818046C" w14:textId="77777777">
            <w:pPr>
              <w:spacing w:after="0" w:line="240" w:lineRule="auto"/>
              <w:jc w:val="center"/>
              <w:rPr>
                <w:rFonts w:eastAsia="Times New Roman" w:cstheme="majorHAnsi"/>
                <w:sz w:val="16"/>
                <w:szCs w:val="16"/>
                <w:lang w:eastAsia="es-CO"/>
              </w:rPr>
            </w:pPr>
            <w:r w:rsidRPr="006C59D8">
              <w:rPr>
                <w:rFonts w:eastAsia="Times New Roman" w:cstheme="majorHAnsi"/>
                <w:sz w:val="16"/>
                <w:szCs w:val="16"/>
                <w:lang w:eastAsia="es-CO"/>
              </w:rPr>
              <w:t>Financiar la ejecución de contrato de diseño, provisión de equipos y ejecución del proyecto ampliación de mejoras de la planta de tratamiento de sistema de Río Lempa</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2C6E7EB9"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17/05/1999</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260050BB" w14:textId="4B0184EE">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17 de mayo de 2029</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7525E162"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30 años, 10 de gracia</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4944696F"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 anual s/saldos</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608D927A"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cuotas semestrales</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32393347" w14:textId="2F34054A">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7.154.473</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57710648" w14:textId="3362839D">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6.401.371</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260AC9AE" w14:textId="2A84C2C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5.648.268</w:t>
            </w:r>
          </w:p>
        </w:tc>
        <w:tc>
          <w:tcPr>
            <w:tcW w:w="0" w:type="auto"/>
            <w:vAlign w:val="center"/>
            <w:hideMark/>
          </w:tcPr>
          <w:p w:rsidRPr="006C59D8" w:rsidR="006C59D8" w:rsidP="00195FC1" w:rsidRDefault="006C59D8" w14:paraId="06E7E3AB" w14:textId="77777777">
            <w:pPr>
              <w:spacing w:after="0" w:line="240" w:lineRule="auto"/>
              <w:jc w:val="center"/>
              <w:rPr>
                <w:rFonts w:eastAsia="Times New Roman" w:cstheme="majorHAnsi"/>
                <w:sz w:val="16"/>
                <w:szCs w:val="16"/>
                <w:lang w:eastAsia="es-CO"/>
              </w:rPr>
            </w:pPr>
          </w:p>
        </w:tc>
      </w:tr>
      <w:tr w:rsidRPr="006C59D8" w:rsidR="00822F00" w:rsidTr="00195FC1" w14:paraId="094AFE71" w14:textId="77777777">
        <w:trPr>
          <w:trHeight w:val="552"/>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6C59D8" w:rsidR="006C59D8" w:rsidP="00195FC1" w:rsidRDefault="006C59D8" w14:paraId="2388C713"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5</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5149F6EC"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JBIC-ESP-2</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1D929F77" w14:textId="6FAB1963">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10.064.044</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1CFC6901" w14:textId="77777777">
            <w:pPr>
              <w:spacing w:after="0" w:line="240" w:lineRule="auto"/>
              <w:jc w:val="center"/>
              <w:rPr>
                <w:rFonts w:eastAsia="Times New Roman" w:cstheme="majorHAnsi"/>
                <w:sz w:val="16"/>
                <w:szCs w:val="16"/>
                <w:lang w:eastAsia="es-CO"/>
              </w:rPr>
            </w:pPr>
            <w:r w:rsidRPr="006C59D8">
              <w:rPr>
                <w:rFonts w:eastAsia="Times New Roman" w:cstheme="majorHAnsi"/>
                <w:sz w:val="16"/>
                <w:szCs w:val="16"/>
                <w:lang w:eastAsia="es-CO"/>
              </w:rPr>
              <w:t>Financiar el plan de reconstrucción nacional para proyecto de abastecimiento de agua potable.</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1A551DDD"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18/03/1993</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4E675A3C" w14:textId="11F9DFC8">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18 de marzo de 2,023</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6DFD9D6A"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30 años, 10 años de gracia</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358CE1BF"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3% anual s/saldos</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78BD2823"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semestral.</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0BB9B90F" w14:textId="47F5F120">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1.857.734</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6EFD2F1E" w14:textId="71A809EA">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1.406.634</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0205745C" w14:textId="21B91AF3">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757.221</w:t>
            </w:r>
          </w:p>
        </w:tc>
        <w:tc>
          <w:tcPr>
            <w:tcW w:w="0" w:type="auto"/>
            <w:vAlign w:val="center"/>
            <w:hideMark/>
          </w:tcPr>
          <w:p w:rsidRPr="006C59D8" w:rsidR="006C59D8" w:rsidP="00195FC1" w:rsidRDefault="006C59D8" w14:paraId="264D949C" w14:textId="77777777">
            <w:pPr>
              <w:spacing w:after="0" w:line="240" w:lineRule="auto"/>
              <w:jc w:val="center"/>
              <w:rPr>
                <w:rFonts w:eastAsia="Times New Roman" w:cstheme="majorHAnsi"/>
                <w:sz w:val="16"/>
                <w:szCs w:val="16"/>
                <w:lang w:eastAsia="es-CO"/>
              </w:rPr>
            </w:pPr>
          </w:p>
        </w:tc>
      </w:tr>
      <w:tr w:rsidRPr="006C59D8" w:rsidR="00822F00" w:rsidTr="00195FC1" w14:paraId="643219AD" w14:textId="77777777">
        <w:trPr>
          <w:trHeight w:val="828"/>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6C59D8" w:rsidR="006C59D8" w:rsidP="00195FC1" w:rsidRDefault="006C59D8" w14:paraId="1D0FF065"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6</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07862724"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BID -2358/OC-ES</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40983864" w14:textId="53C49803">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15.549.875</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2AB82387" w14:textId="77777777">
            <w:pPr>
              <w:spacing w:after="0" w:line="240" w:lineRule="auto"/>
              <w:jc w:val="center"/>
              <w:rPr>
                <w:rFonts w:eastAsia="Times New Roman" w:cstheme="majorHAnsi"/>
                <w:sz w:val="16"/>
                <w:szCs w:val="16"/>
                <w:lang w:eastAsia="es-CO"/>
              </w:rPr>
            </w:pPr>
            <w:r w:rsidRPr="006C59D8">
              <w:rPr>
                <w:rFonts w:eastAsia="Times New Roman" w:cstheme="majorHAnsi"/>
                <w:sz w:val="16"/>
                <w:szCs w:val="16"/>
                <w:lang w:eastAsia="es-CO"/>
              </w:rPr>
              <w:t>Programa de agua potable y Saneamiento Rural,</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7537CBA7"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22/10/2010</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788CCF29" w14:textId="7028249E">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 xml:space="preserve">22 de </w:t>
            </w:r>
            <w:r w:rsidRPr="006C59D8" w:rsidR="00195FC1">
              <w:rPr>
                <w:rFonts w:eastAsia="Times New Roman" w:cstheme="majorHAnsi"/>
                <w:color w:val="000000"/>
                <w:sz w:val="16"/>
                <w:szCs w:val="16"/>
                <w:lang w:eastAsia="es-CO"/>
              </w:rPr>
              <w:t>octubre</w:t>
            </w:r>
            <w:r w:rsidRPr="006C59D8">
              <w:rPr>
                <w:rFonts w:eastAsia="Times New Roman" w:cstheme="majorHAnsi"/>
                <w:color w:val="000000"/>
                <w:sz w:val="16"/>
                <w:szCs w:val="16"/>
                <w:lang w:eastAsia="es-CO"/>
              </w:rPr>
              <w:t xml:space="preserve"> de 2035</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4CF43DB9"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25 años incluyendo 5 años y 6 meses de gracia</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50F0B65A"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Libor</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3D9073DC"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40 cuotas semestrales consecutivas.</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69B99E9A" w14:textId="784CA540">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12.758.360</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1106786D" w14:textId="70DB65F9">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11.960.963</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4046B874" w14:textId="62887FF0">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11.163.565</w:t>
            </w:r>
          </w:p>
        </w:tc>
        <w:tc>
          <w:tcPr>
            <w:tcW w:w="0" w:type="auto"/>
            <w:vAlign w:val="center"/>
            <w:hideMark/>
          </w:tcPr>
          <w:p w:rsidRPr="006C59D8" w:rsidR="006C59D8" w:rsidP="00195FC1" w:rsidRDefault="006C59D8" w14:paraId="741EFF39" w14:textId="77777777">
            <w:pPr>
              <w:spacing w:after="0" w:line="240" w:lineRule="auto"/>
              <w:jc w:val="center"/>
              <w:rPr>
                <w:rFonts w:eastAsia="Times New Roman" w:cstheme="majorHAnsi"/>
                <w:sz w:val="16"/>
                <w:szCs w:val="16"/>
                <w:lang w:eastAsia="es-CO"/>
              </w:rPr>
            </w:pPr>
          </w:p>
        </w:tc>
      </w:tr>
      <w:tr w:rsidRPr="006C59D8" w:rsidR="00822F00" w:rsidTr="00195FC1" w14:paraId="6C7E3EA9" w14:textId="77777777">
        <w:trPr>
          <w:trHeight w:val="2484"/>
        </w:trPr>
        <w:tc>
          <w:tcPr>
            <w:tcW w:w="0" w:type="auto"/>
            <w:tcBorders>
              <w:top w:val="nil"/>
              <w:left w:val="single" w:color="auto" w:sz="4" w:space="0"/>
              <w:bottom w:val="single" w:color="auto" w:sz="4" w:space="0"/>
              <w:right w:val="single" w:color="auto" w:sz="4" w:space="0"/>
            </w:tcBorders>
            <w:shd w:val="clear" w:color="000000" w:fill="FFFFFF"/>
            <w:noWrap/>
            <w:vAlign w:val="center"/>
            <w:hideMark/>
          </w:tcPr>
          <w:p w:rsidRPr="006C59D8" w:rsidR="006C59D8" w:rsidP="00195FC1" w:rsidRDefault="006C59D8" w14:paraId="710FF84E"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lastRenderedPageBreak/>
              <w:t>7</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0CB5CF36"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NATIXIS C34 OA1</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35DAFC4C" w14:textId="235BED10">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EUR 53,000,000.00 en dólares $59,836,999.50</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2D0DB37F" w14:textId="77777777">
            <w:pPr>
              <w:spacing w:after="0" w:line="240" w:lineRule="auto"/>
              <w:jc w:val="center"/>
              <w:rPr>
                <w:rFonts w:eastAsia="Times New Roman" w:cstheme="majorHAnsi"/>
                <w:sz w:val="16"/>
                <w:szCs w:val="16"/>
                <w:lang w:eastAsia="es-CO"/>
              </w:rPr>
            </w:pPr>
            <w:r w:rsidRPr="006C59D8">
              <w:rPr>
                <w:rFonts w:eastAsia="Times New Roman" w:cstheme="majorHAnsi"/>
                <w:sz w:val="16"/>
                <w:szCs w:val="16"/>
                <w:lang w:eastAsia="es-CO"/>
              </w:rPr>
              <w:t>Financiar complementariamente la ejecución del proyecto: " Proyecto de Rehabilitación de la Planta de Tratamiento de Agua Potable de Las Pavas y su Red de Aducción"</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01ABD859"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8/12/2016</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38976D34" w14:textId="18A2526F">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8 de diciembre de 2046</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24453771"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El plazo total de reembolso de cada tramo del préstamo será de 30 años, que comprende un período de gracia de 4 años y un período de amortización de 26 años.</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0E6CA27A"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0,12%</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78A1CD2D" w14:textId="77777777">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52 cuotas semestrales iguales y consecutivas, la primera de las cuotas vencerá a los 54 meses después del último día del trimestre</w:t>
            </w:r>
          </w:p>
        </w:tc>
        <w:tc>
          <w:tcPr>
            <w:tcW w:w="0" w:type="auto"/>
            <w:tcBorders>
              <w:top w:val="nil"/>
              <w:left w:val="nil"/>
              <w:bottom w:val="single" w:color="auto" w:sz="4" w:space="0"/>
              <w:right w:val="single" w:color="auto" w:sz="4" w:space="0"/>
            </w:tcBorders>
            <w:shd w:val="clear" w:color="000000" w:fill="FFFFFF"/>
            <w:vAlign w:val="center"/>
            <w:hideMark/>
          </w:tcPr>
          <w:p w:rsidRPr="006C59D8" w:rsidR="006C59D8" w:rsidP="00195FC1" w:rsidRDefault="006C59D8" w14:paraId="724933A7" w14:textId="2F841E12">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10.011.973</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7D4F74B1" w14:textId="78C40C68">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16.065.589</w:t>
            </w:r>
          </w:p>
        </w:tc>
        <w:tc>
          <w:tcPr>
            <w:tcW w:w="0" w:type="auto"/>
            <w:tcBorders>
              <w:top w:val="nil"/>
              <w:left w:val="nil"/>
              <w:bottom w:val="single" w:color="auto" w:sz="4" w:space="0"/>
              <w:right w:val="single" w:color="auto" w:sz="4" w:space="0"/>
            </w:tcBorders>
            <w:shd w:val="clear" w:color="000000" w:fill="FFFFFF"/>
            <w:noWrap/>
            <w:vAlign w:val="center"/>
            <w:hideMark/>
          </w:tcPr>
          <w:p w:rsidRPr="006C59D8" w:rsidR="006C59D8" w:rsidP="00195FC1" w:rsidRDefault="006C59D8" w14:paraId="6C3CA136" w14:textId="36BE13CF">
            <w:pPr>
              <w:spacing w:after="0" w:line="240" w:lineRule="auto"/>
              <w:jc w:val="center"/>
              <w:rPr>
                <w:rFonts w:eastAsia="Times New Roman" w:cstheme="majorHAnsi"/>
                <w:color w:val="000000"/>
                <w:sz w:val="16"/>
                <w:szCs w:val="16"/>
                <w:lang w:eastAsia="es-CO"/>
              </w:rPr>
            </w:pPr>
            <w:r w:rsidRPr="006C59D8">
              <w:rPr>
                <w:rFonts w:eastAsia="Times New Roman" w:cstheme="majorHAnsi"/>
                <w:color w:val="000000"/>
                <w:sz w:val="16"/>
                <w:szCs w:val="16"/>
                <w:lang w:eastAsia="es-CO"/>
              </w:rPr>
              <w:t>41.662.092</w:t>
            </w:r>
          </w:p>
        </w:tc>
        <w:tc>
          <w:tcPr>
            <w:tcW w:w="0" w:type="auto"/>
            <w:vAlign w:val="center"/>
            <w:hideMark/>
          </w:tcPr>
          <w:p w:rsidRPr="006C59D8" w:rsidR="006C59D8" w:rsidP="00195FC1" w:rsidRDefault="006C59D8" w14:paraId="6D0178A5" w14:textId="77777777">
            <w:pPr>
              <w:spacing w:after="0" w:line="240" w:lineRule="auto"/>
              <w:jc w:val="center"/>
              <w:rPr>
                <w:rFonts w:eastAsia="Times New Roman" w:cstheme="majorHAnsi"/>
                <w:sz w:val="16"/>
                <w:szCs w:val="16"/>
                <w:lang w:eastAsia="es-CO"/>
              </w:rPr>
            </w:pPr>
          </w:p>
        </w:tc>
      </w:tr>
      <w:tr w:rsidRPr="006C59D8" w:rsidR="00822F00" w:rsidTr="00195FC1" w14:paraId="5E140FF9" w14:textId="77777777">
        <w:trPr>
          <w:trHeight w:val="300"/>
        </w:trPr>
        <w:tc>
          <w:tcPr>
            <w:tcW w:w="0" w:type="auto"/>
            <w:gridSpan w:val="9"/>
            <w:tcBorders>
              <w:top w:val="single" w:color="auto" w:sz="4" w:space="0"/>
              <w:left w:val="single" w:color="auto" w:sz="4" w:space="0"/>
              <w:bottom w:val="single" w:color="auto" w:sz="4" w:space="0"/>
              <w:right w:val="single" w:color="000000" w:sz="4" w:space="0"/>
            </w:tcBorders>
            <w:shd w:val="clear" w:color="000000" w:fill="BDD7EE"/>
            <w:vAlign w:val="center"/>
            <w:hideMark/>
          </w:tcPr>
          <w:p w:rsidRPr="006C59D8" w:rsidR="006C59D8" w:rsidP="00195FC1" w:rsidRDefault="006C59D8" w14:paraId="4236C8D0" w14:textId="77777777">
            <w:pPr>
              <w:spacing w:after="0" w:line="240" w:lineRule="auto"/>
              <w:jc w:val="center"/>
              <w:rPr>
                <w:rFonts w:eastAsia="Times New Roman" w:cstheme="majorHAnsi"/>
                <w:b/>
                <w:bCs/>
                <w:color w:val="000000"/>
                <w:sz w:val="16"/>
                <w:szCs w:val="16"/>
                <w:lang w:eastAsia="es-CO"/>
              </w:rPr>
            </w:pPr>
            <w:r w:rsidRPr="006C59D8">
              <w:rPr>
                <w:rFonts w:eastAsia="Times New Roman" w:cstheme="majorHAnsi"/>
                <w:b/>
                <w:bCs/>
                <w:color w:val="000000"/>
                <w:sz w:val="16"/>
                <w:szCs w:val="16"/>
                <w:lang w:eastAsia="es-CO"/>
              </w:rPr>
              <w:t>TOTAL</w:t>
            </w:r>
          </w:p>
        </w:tc>
        <w:tc>
          <w:tcPr>
            <w:tcW w:w="0" w:type="auto"/>
            <w:tcBorders>
              <w:top w:val="nil"/>
              <w:left w:val="nil"/>
              <w:bottom w:val="single" w:color="auto" w:sz="4" w:space="0"/>
              <w:right w:val="single" w:color="auto" w:sz="4" w:space="0"/>
            </w:tcBorders>
            <w:shd w:val="clear" w:color="000000" w:fill="BDD7EE"/>
            <w:noWrap/>
            <w:vAlign w:val="center"/>
            <w:hideMark/>
          </w:tcPr>
          <w:p w:rsidRPr="006C59D8" w:rsidR="006C59D8" w:rsidP="00195FC1" w:rsidRDefault="006C59D8" w14:paraId="4AC2B14C" w14:textId="7A28561F">
            <w:pPr>
              <w:spacing w:after="0" w:line="240" w:lineRule="auto"/>
              <w:jc w:val="center"/>
              <w:rPr>
                <w:rFonts w:eastAsia="Times New Roman" w:cstheme="majorHAnsi"/>
                <w:b/>
                <w:bCs/>
                <w:sz w:val="16"/>
                <w:szCs w:val="16"/>
                <w:lang w:eastAsia="es-CO"/>
              </w:rPr>
            </w:pPr>
            <w:r w:rsidRPr="006C59D8">
              <w:rPr>
                <w:rFonts w:eastAsia="Times New Roman" w:cstheme="majorHAnsi"/>
                <w:b/>
                <w:bCs/>
                <w:sz w:val="16"/>
                <w:szCs w:val="16"/>
                <w:lang w:eastAsia="es-CO"/>
              </w:rPr>
              <w:t>85.895.335</w:t>
            </w:r>
          </w:p>
        </w:tc>
        <w:tc>
          <w:tcPr>
            <w:tcW w:w="0" w:type="auto"/>
            <w:tcBorders>
              <w:top w:val="nil"/>
              <w:left w:val="nil"/>
              <w:bottom w:val="single" w:color="auto" w:sz="4" w:space="0"/>
              <w:right w:val="single" w:color="auto" w:sz="4" w:space="0"/>
            </w:tcBorders>
            <w:shd w:val="clear" w:color="000000" w:fill="BDD7EE"/>
            <w:noWrap/>
            <w:vAlign w:val="center"/>
            <w:hideMark/>
          </w:tcPr>
          <w:p w:rsidRPr="006C59D8" w:rsidR="006C59D8" w:rsidP="00195FC1" w:rsidRDefault="006C59D8" w14:paraId="2A18935E" w14:textId="66832831">
            <w:pPr>
              <w:spacing w:after="0" w:line="240" w:lineRule="auto"/>
              <w:jc w:val="center"/>
              <w:rPr>
                <w:rFonts w:eastAsia="Times New Roman" w:cstheme="majorHAnsi"/>
                <w:b/>
                <w:bCs/>
                <w:sz w:val="16"/>
                <w:szCs w:val="16"/>
                <w:lang w:eastAsia="es-CO"/>
              </w:rPr>
            </w:pPr>
            <w:r w:rsidRPr="006C59D8">
              <w:rPr>
                <w:rFonts w:eastAsia="Times New Roman" w:cstheme="majorHAnsi"/>
                <w:b/>
                <w:bCs/>
                <w:sz w:val="16"/>
                <w:szCs w:val="16"/>
                <w:lang w:eastAsia="es-CO"/>
              </w:rPr>
              <w:t>82.504.275</w:t>
            </w:r>
          </w:p>
        </w:tc>
        <w:tc>
          <w:tcPr>
            <w:tcW w:w="0" w:type="auto"/>
            <w:tcBorders>
              <w:top w:val="nil"/>
              <w:left w:val="nil"/>
              <w:bottom w:val="single" w:color="auto" w:sz="4" w:space="0"/>
              <w:right w:val="single" w:color="auto" w:sz="4" w:space="0"/>
            </w:tcBorders>
            <w:shd w:val="clear" w:color="000000" w:fill="BDD7EE"/>
            <w:noWrap/>
            <w:vAlign w:val="center"/>
            <w:hideMark/>
          </w:tcPr>
          <w:p w:rsidRPr="006C59D8" w:rsidR="006C59D8" w:rsidP="00195FC1" w:rsidRDefault="006C59D8" w14:paraId="0BDA4010" w14:textId="1AF0127E">
            <w:pPr>
              <w:spacing w:after="0" w:line="240" w:lineRule="auto"/>
              <w:jc w:val="center"/>
              <w:rPr>
                <w:rFonts w:eastAsia="Times New Roman" w:cstheme="majorHAnsi"/>
                <w:b/>
                <w:bCs/>
                <w:sz w:val="16"/>
                <w:szCs w:val="16"/>
                <w:lang w:eastAsia="es-CO"/>
              </w:rPr>
            </w:pPr>
            <w:r w:rsidRPr="006C59D8">
              <w:rPr>
                <w:rFonts w:eastAsia="Times New Roman" w:cstheme="majorHAnsi"/>
                <w:b/>
                <w:bCs/>
                <w:sz w:val="16"/>
                <w:szCs w:val="16"/>
                <w:lang w:eastAsia="es-CO"/>
              </w:rPr>
              <w:t>99.821.589</w:t>
            </w:r>
          </w:p>
        </w:tc>
        <w:tc>
          <w:tcPr>
            <w:tcW w:w="0" w:type="auto"/>
            <w:vAlign w:val="center"/>
            <w:hideMark/>
          </w:tcPr>
          <w:p w:rsidRPr="006C59D8" w:rsidR="006C59D8" w:rsidP="00195FC1" w:rsidRDefault="006C59D8" w14:paraId="4ED86128" w14:textId="77777777">
            <w:pPr>
              <w:spacing w:after="0" w:line="240" w:lineRule="auto"/>
              <w:jc w:val="center"/>
              <w:rPr>
                <w:rFonts w:eastAsia="Times New Roman" w:cstheme="majorHAnsi"/>
                <w:sz w:val="16"/>
                <w:szCs w:val="16"/>
                <w:lang w:eastAsia="es-CO"/>
              </w:rPr>
            </w:pPr>
          </w:p>
        </w:tc>
      </w:tr>
    </w:tbl>
    <w:p w:rsidR="002C2C76" w:rsidP="002C2C76" w:rsidRDefault="002C2C76" w14:paraId="1B6C3F16" w14:textId="25AF958C">
      <w:pPr>
        <w:jc w:val="center"/>
        <w:rPr>
          <w:rFonts w:cstheme="majorHAnsi"/>
          <w:i/>
          <w:iCs/>
          <w:color w:val="44546A" w:themeColor="text2"/>
          <w:sz w:val="20"/>
          <w:szCs w:val="20"/>
        </w:rPr>
      </w:pPr>
      <w:r w:rsidRPr="00D1583C">
        <w:rPr>
          <w:rFonts w:cstheme="majorHAnsi"/>
          <w:i/>
          <w:iCs/>
          <w:color w:val="44546A" w:themeColor="text2"/>
          <w:sz w:val="20"/>
          <w:szCs w:val="20"/>
        </w:rPr>
        <w:t xml:space="preserve">Fuente: </w:t>
      </w:r>
      <w:r>
        <w:rPr>
          <w:rFonts w:cstheme="majorHAnsi"/>
          <w:i/>
          <w:iCs/>
          <w:color w:val="44546A" w:themeColor="text2"/>
          <w:sz w:val="20"/>
          <w:szCs w:val="20"/>
        </w:rPr>
        <w:t>D</w:t>
      </w:r>
      <w:r w:rsidRPr="00D1583C">
        <w:rPr>
          <w:rFonts w:cstheme="majorHAnsi"/>
          <w:i/>
          <w:iCs/>
          <w:color w:val="44546A" w:themeColor="text2"/>
          <w:sz w:val="20"/>
          <w:szCs w:val="20"/>
        </w:rPr>
        <w:t>atos suministrados por la empresa</w:t>
      </w:r>
      <w:r>
        <w:rPr>
          <w:rFonts w:cstheme="majorHAnsi"/>
          <w:i/>
          <w:iCs/>
          <w:color w:val="44546A" w:themeColor="text2"/>
          <w:sz w:val="20"/>
          <w:szCs w:val="20"/>
        </w:rPr>
        <w:t>.</w:t>
      </w:r>
    </w:p>
    <w:p w:rsidR="00666D16" w:rsidP="00F618DF" w:rsidRDefault="00666D16" w14:paraId="6E7CDDB1" w14:textId="73F3B6DD"/>
    <w:p w:rsidRPr="00D9571F" w:rsidR="00D9571F" w:rsidP="00D9571F" w:rsidRDefault="00D9571F" w14:paraId="64A5CE3C" w14:textId="5C00E7D0">
      <w:pPr>
        <w:pStyle w:val="Caption"/>
        <w:rPr>
          <w:rFonts w:cstheme="majorHAnsi"/>
          <w:sz w:val="22"/>
          <w:szCs w:val="22"/>
        </w:rPr>
      </w:pPr>
      <w:bookmarkStart w:name="_Ref103963733" w:id="135"/>
      <w:bookmarkStart w:name="_Toc104306560" w:id="136"/>
      <w:r w:rsidRPr="00D9571F">
        <w:rPr>
          <w:rFonts w:cstheme="majorHAnsi"/>
          <w:sz w:val="22"/>
          <w:szCs w:val="22"/>
        </w:rPr>
        <w:lastRenderedPageBreak/>
        <w:t xml:space="preserve">Anexo </w:t>
      </w:r>
      <w:r w:rsidRPr="00D9571F">
        <w:rPr>
          <w:rFonts w:cstheme="majorHAnsi"/>
          <w:sz w:val="22"/>
          <w:szCs w:val="22"/>
        </w:rPr>
        <w:fldChar w:fldCharType="begin"/>
      </w:r>
      <w:r w:rsidRPr="00D9571F">
        <w:rPr>
          <w:rFonts w:cstheme="majorHAnsi"/>
          <w:sz w:val="22"/>
          <w:szCs w:val="22"/>
        </w:rPr>
        <w:instrText xml:space="preserve"> SEQ Anexo \* ARABIC </w:instrText>
      </w:r>
      <w:r w:rsidRPr="00D9571F">
        <w:rPr>
          <w:rFonts w:cstheme="majorHAnsi"/>
          <w:sz w:val="22"/>
          <w:szCs w:val="22"/>
        </w:rPr>
        <w:fldChar w:fldCharType="separate"/>
      </w:r>
      <w:r w:rsidR="006E6F6A">
        <w:rPr>
          <w:rFonts w:cstheme="majorHAnsi"/>
          <w:noProof/>
          <w:sz w:val="22"/>
          <w:szCs w:val="22"/>
        </w:rPr>
        <w:t>3</w:t>
      </w:r>
      <w:r w:rsidRPr="00D9571F">
        <w:rPr>
          <w:rFonts w:cstheme="majorHAnsi"/>
          <w:sz w:val="22"/>
          <w:szCs w:val="22"/>
        </w:rPr>
        <w:fldChar w:fldCharType="end"/>
      </w:r>
      <w:bookmarkEnd w:id="135"/>
      <w:r>
        <w:rPr>
          <w:rFonts w:cstheme="majorHAnsi"/>
          <w:sz w:val="22"/>
          <w:szCs w:val="22"/>
        </w:rPr>
        <w:t xml:space="preserve"> Estado de resultados Normal case</w:t>
      </w:r>
      <w:bookmarkEnd w:id="136"/>
    </w:p>
    <w:p w:rsidR="00D92E66" w:rsidP="00C90944" w:rsidRDefault="00D92E66" w14:paraId="67BB3BE3" w14:textId="77777777">
      <w:pPr>
        <w:jc w:val="center"/>
      </w:pPr>
      <w:r w:rsidRPr="00D92E66">
        <w:rPr>
          <w:noProof/>
        </w:rPr>
        <w:drawing>
          <wp:inline distT="0" distB="0" distL="0" distR="0" wp14:anchorId="71390F4E" wp14:editId="0F5A5558">
            <wp:extent cx="8460790" cy="3713260"/>
            <wp:effectExtent l="0" t="0" r="0" b="1905"/>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r="40640"/>
                    <a:stretch/>
                  </pic:blipFill>
                  <pic:spPr bwMode="auto">
                    <a:xfrm>
                      <a:off x="0" y="0"/>
                      <a:ext cx="8541069" cy="3748493"/>
                    </a:xfrm>
                    <a:prstGeom prst="rect">
                      <a:avLst/>
                    </a:prstGeom>
                    <a:noFill/>
                    <a:ln>
                      <a:noFill/>
                    </a:ln>
                    <a:extLst>
                      <a:ext uri="{53640926-AAD7-44D8-BBD7-CCE9431645EC}">
                        <a14:shadowObscured xmlns:a14="http://schemas.microsoft.com/office/drawing/2010/main"/>
                      </a:ext>
                    </a:extLst>
                  </pic:spPr>
                </pic:pic>
              </a:graphicData>
            </a:graphic>
          </wp:inline>
        </w:drawing>
      </w:r>
    </w:p>
    <w:p w:rsidR="00C90944" w:rsidP="00C90944" w:rsidRDefault="008E61C3" w14:paraId="3E8D46C1" w14:textId="487797A6">
      <w:pPr>
        <w:jc w:val="center"/>
      </w:pPr>
      <w:r w:rsidRPr="00D92E66">
        <w:rPr>
          <w:noProof/>
        </w:rPr>
        <w:lastRenderedPageBreak/>
        <w:drawing>
          <wp:inline distT="0" distB="0" distL="0" distR="0" wp14:anchorId="0475E497" wp14:editId="0F2783F9">
            <wp:extent cx="2990544" cy="3331596"/>
            <wp:effectExtent l="0" t="0" r="635" b="254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r="76618"/>
                    <a:stretch/>
                  </pic:blipFill>
                  <pic:spPr bwMode="auto">
                    <a:xfrm>
                      <a:off x="0" y="0"/>
                      <a:ext cx="3006991" cy="3349919"/>
                    </a:xfrm>
                    <a:prstGeom prst="rect">
                      <a:avLst/>
                    </a:prstGeom>
                    <a:noFill/>
                    <a:ln>
                      <a:noFill/>
                    </a:ln>
                    <a:extLst>
                      <a:ext uri="{53640926-AAD7-44D8-BBD7-CCE9431645EC}">
                        <a14:shadowObscured xmlns:a14="http://schemas.microsoft.com/office/drawing/2010/main"/>
                      </a:ext>
                    </a:extLst>
                  </pic:spPr>
                </pic:pic>
              </a:graphicData>
            </a:graphic>
          </wp:inline>
        </w:drawing>
      </w:r>
      <w:r w:rsidRPr="00D92E66" w:rsidR="00C90944">
        <w:rPr>
          <w:noProof/>
        </w:rPr>
        <w:drawing>
          <wp:inline distT="0" distB="0" distL="0" distR="0" wp14:anchorId="4E501F2B" wp14:editId="38955094">
            <wp:extent cx="5200153" cy="3329730"/>
            <wp:effectExtent l="0" t="0" r="635" b="444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2">
                      <a:extLst>
                        <a:ext uri="{28A0092B-C50C-407E-A947-70E740481C1C}">
                          <a14:useLocalDpi xmlns:a14="http://schemas.microsoft.com/office/drawing/2010/main" val="0"/>
                        </a:ext>
                      </a:extLst>
                    </a:blip>
                    <a:srcRect l="59324"/>
                    <a:stretch/>
                  </pic:blipFill>
                  <pic:spPr bwMode="auto">
                    <a:xfrm>
                      <a:off x="0" y="0"/>
                      <a:ext cx="5282959" cy="3382752"/>
                    </a:xfrm>
                    <a:prstGeom prst="rect">
                      <a:avLst/>
                    </a:prstGeom>
                    <a:noFill/>
                    <a:ln>
                      <a:noFill/>
                    </a:ln>
                    <a:extLst>
                      <a:ext uri="{53640926-AAD7-44D8-BBD7-CCE9431645EC}">
                        <a14:shadowObscured xmlns:a14="http://schemas.microsoft.com/office/drawing/2010/main"/>
                      </a:ext>
                    </a:extLst>
                  </pic:spPr>
                </pic:pic>
              </a:graphicData>
            </a:graphic>
          </wp:inline>
        </w:drawing>
      </w:r>
    </w:p>
    <w:p w:rsidR="00D9571F" w:rsidP="00D9571F" w:rsidRDefault="00D9571F" w14:paraId="6C2DADD1" w14:textId="77777777">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00BE160F" w:rsidP="00BE160F" w:rsidRDefault="00BE160F" w14:paraId="5179E3DF" w14:textId="4DD36B58">
      <w:pPr>
        <w:pStyle w:val="Caption"/>
      </w:pPr>
      <w:bookmarkStart w:name="_Ref103963748" w:id="137"/>
      <w:bookmarkStart w:name="_Toc104306561" w:id="138"/>
      <w:r w:rsidRPr="00BE160F">
        <w:rPr>
          <w:rFonts w:cstheme="majorHAnsi"/>
          <w:sz w:val="22"/>
          <w:szCs w:val="22"/>
        </w:rPr>
        <w:lastRenderedPageBreak/>
        <w:t xml:space="preserve">Anexo </w:t>
      </w:r>
      <w:r w:rsidRPr="00BE160F">
        <w:rPr>
          <w:rFonts w:cstheme="majorHAnsi"/>
          <w:sz w:val="22"/>
          <w:szCs w:val="22"/>
        </w:rPr>
        <w:fldChar w:fldCharType="begin"/>
      </w:r>
      <w:r w:rsidRPr="00BE160F">
        <w:rPr>
          <w:rFonts w:cstheme="majorHAnsi"/>
          <w:sz w:val="22"/>
          <w:szCs w:val="22"/>
        </w:rPr>
        <w:instrText xml:space="preserve"> SEQ Anexo \* ARABIC </w:instrText>
      </w:r>
      <w:r w:rsidRPr="00BE160F">
        <w:rPr>
          <w:rFonts w:cstheme="majorHAnsi"/>
          <w:sz w:val="22"/>
          <w:szCs w:val="22"/>
        </w:rPr>
        <w:fldChar w:fldCharType="separate"/>
      </w:r>
      <w:r w:rsidR="006E6F6A">
        <w:rPr>
          <w:rFonts w:cstheme="majorHAnsi"/>
          <w:noProof/>
          <w:sz w:val="22"/>
          <w:szCs w:val="22"/>
        </w:rPr>
        <w:t>4</w:t>
      </w:r>
      <w:r w:rsidRPr="00BE160F">
        <w:rPr>
          <w:rFonts w:cstheme="majorHAnsi"/>
          <w:sz w:val="22"/>
          <w:szCs w:val="22"/>
        </w:rPr>
        <w:fldChar w:fldCharType="end"/>
      </w:r>
      <w:bookmarkEnd w:id="137"/>
      <w:r w:rsidRPr="00BE160F">
        <w:rPr>
          <w:rFonts w:cstheme="majorHAnsi"/>
          <w:sz w:val="22"/>
          <w:szCs w:val="22"/>
        </w:rPr>
        <w:t xml:space="preserve"> </w:t>
      </w:r>
      <w:r>
        <w:rPr>
          <w:rFonts w:cstheme="majorHAnsi"/>
          <w:sz w:val="22"/>
          <w:szCs w:val="22"/>
        </w:rPr>
        <w:t>Balance general Normal case</w:t>
      </w:r>
      <w:bookmarkEnd w:id="138"/>
    </w:p>
    <w:p w:rsidR="00D9571F" w:rsidP="00C90944" w:rsidRDefault="004B5E6E" w14:paraId="2F019E96" w14:textId="3A6405AB">
      <w:pPr>
        <w:jc w:val="center"/>
      </w:pPr>
      <w:r w:rsidRPr="004B5E6E">
        <w:rPr>
          <w:noProof/>
        </w:rPr>
        <w:drawing>
          <wp:inline distT="0" distB="0" distL="0" distR="0" wp14:anchorId="2A625E74" wp14:editId="1FF41D6E">
            <wp:extent cx="6985447" cy="4126727"/>
            <wp:effectExtent l="0" t="0" r="6350" b="762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a:extLst>
                        <a:ext uri="{28A0092B-C50C-407E-A947-70E740481C1C}">
                          <a14:useLocalDpi xmlns:a14="http://schemas.microsoft.com/office/drawing/2010/main" val="0"/>
                        </a:ext>
                      </a:extLst>
                    </a:blip>
                    <a:srcRect r="43087"/>
                    <a:stretch/>
                  </pic:blipFill>
                  <pic:spPr bwMode="auto">
                    <a:xfrm>
                      <a:off x="0" y="0"/>
                      <a:ext cx="7005767" cy="4138731"/>
                    </a:xfrm>
                    <a:prstGeom prst="rect">
                      <a:avLst/>
                    </a:prstGeom>
                    <a:noFill/>
                    <a:ln>
                      <a:noFill/>
                    </a:ln>
                    <a:extLst>
                      <a:ext uri="{53640926-AAD7-44D8-BBD7-CCE9431645EC}">
                        <a14:shadowObscured xmlns:a14="http://schemas.microsoft.com/office/drawing/2010/main"/>
                      </a:ext>
                    </a:extLst>
                  </pic:spPr>
                </pic:pic>
              </a:graphicData>
            </a:graphic>
          </wp:inline>
        </w:drawing>
      </w:r>
    </w:p>
    <w:p w:rsidR="00BE160F" w:rsidP="00BE160F" w:rsidRDefault="004B5E6E" w14:paraId="458A4782" w14:textId="3D202791">
      <w:pPr>
        <w:jc w:val="center"/>
      </w:pPr>
      <w:r w:rsidRPr="004B5E6E">
        <w:rPr>
          <w:noProof/>
        </w:rPr>
        <w:lastRenderedPageBreak/>
        <w:drawing>
          <wp:inline distT="0" distB="0" distL="0" distR="0" wp14:anchorId="1A271D91" wp14:editId="4BB2AD39">
            <wp:extent cx="2266122" cy="3658804"/>
            <wp:effectExtent l="0" t="0" r="127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a:extLst>
                        <a:ext uri="{28A0092B-C50C-407E-A947-70E740481C1C}">
                          <a14:useLocalDpi xmlns:a14="http://schemas.microsoft.com/office/drawing/2010/main" val="0"/>
                        </a:ext>
                      </a:extLst>
                    </a:blip>
                    <a:srcRect r="79176"/>
                    <a:stretch/>
                  </pic:blipFill>
                  <pic:spPr bwMode="auto">
                    <a:xfrm>
                      <a:off x="0" y="0"/>
                      <a:ext cx="2281552" cy="3683717"/>
                    </a:xfrm>
                    <a:prstGeom prst="rect">
                      <a:avLst/>
                    </a:prstGeom>
                    <a:noFill/>
                    <a:ln>
                      <a:noFill/>
                    </a:ln>
                    <a:extLst>
                      <a:ext uri="{53640926-AAD7-44D8-BBD7-CCE9431645EC}">
                        <a14:shadowObscured xmlns:a14="http://schemas.microsoft.com/office/drawing/2010/main"/>
                      </a:ext>
                    </a:extLst>
                  </pic:spPr>
                </pic:pic>
              </a:graphicData>
            </a:graphic>
          </wp:inline>
        </w:drawing>
      </w:r>
      <w:r w:rsidRPr="004B5E6E" w:rsidR="00BE160F">
        <w:rPr>
          <w:noProof/>
        </w:rPr>
        <w:drawing>
          <wp:inline distT="0" distB="0" distL="0" distR="0" wp14:anchorId="6E431CFF" wp14:editId="165A157E">
            <wp:extent cx="4718070" cy="3657600"/>
            <wp:effectExtent l="0" t="0" r="635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3">
                      <a:extLst>
                        <a:ext uri="{28A0092B-C50C-407E-A947-70E740481C1C}">
                          <a14:useLocalDpi xmlns:a14="http://schemas.microsoft.com/office/drawing/2010/main" val="0"/>
                        </a:ext>
                      </a:extLst>
                    </a:blip>
                    <a:srcRect l="56630"/>
                    <a:stretch/>
                  </pic:blipFill>
                  <pic:spPr bwMode="auto">
                    <a:xfrm>
                      <a:off x="0" y="0"/>
                      <a:ext cx="4747300" cy="3680260"/>
                    </a:xfrm>
                    <a:prstGeom prst="rect">
                      <a:avLst/>
                    </a:prstGeom>
                    <a:noFill/>
                    <a:ln>
                      <a:noFill/>
                    </a:ln>
                    <a:extLst>
                      <a:ext uri="{53640926-AAD7-44D8-BBD7-CCE9431645EC}">
                        <a14:shadowObscured xmlns:a14="http://schemas.microsoft.com/office/drawing/2010/main"/>
                      </a:ext>
                    </a:extLst>
                  </pic:spPr>
                </pic:pic>
              </a:graphicData>
            </a:graphic>
          </wp:inline>
        </w:drawing>
      </w:r>
    </w:p>
    <w:p w:rsidR="00566330" w:rsidP="00566330" w:rsidRDefault="00566330" w14:paraId="6AAF73C6" w14:textId="77777777">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00566330" w:rsidP="00BE160F" w:rsidRDefault="00566330" w14:paraId="159AB21B" w14:textId="77777777">
      <w:pPr>
        <w:jc w:val="center"/>
      </w:pPr>
    </w:p>
    <w:p w:rsidRPr="00566330" w:rsidR="00566330" w:rsidP="00566330" w:rsidRDefault="00566330" w14:paraId="1CB939C2" w14:textId="7E6AAF79">
      <w:pPr>
        <w:pStyle w:val="Caption"/>
        <w:rPr>
          <w:rFonts w:cstheme="majorHAnsi"/>
          <w:sz w:val="22"/>
          <w:szCs w:val="22"/>
        </w:rPr>
      </w:pPr>
      <w:bookmarkStart w:name="_Ref103963787" w:id="139"/>
      <w:bookmarkStart w:name="_Toc104306562" w:id="140"/>
      <w:r w:rsidRPr="00566330">
        <w:rPr>
          <w:rFonts w:cstheme="majorHAnsi"/>
          <w:sz w:val="22"/>
          <w:szCs w:val="22"/>
        </w:rPr>
        <w:lastRenderedPageBreak/>
        <w:t xml:space="preserve">Anexo </w:t>
      </w:r>
      <w:r w:rsidRPr="00566330">
        <w:rPr>
          <w:rFonts w:cstheme="majorHAnsi"/>
          <w:sz w:val="22"/>
          <w:szCs w:val="22"/>
        </w:rPr>
        <w:fldChar w:fldCharType="begin"/>
      </w:r>
      <w:r w:rsidRPr="00566330">
        <w:rPr>
          <w:rFonts w:cstheme="majorHAnsi"/>
          <w:sz w:val="22"/>
          <w:szCs w:val="22"/>
        </w:rPr>
        <w:instrText xml:space="preserve"> SEQ Anexo \* ARABIC </w:instrText>
      </w:r>
      <w:r w:rsidRPr="00566330">
        <w:rPr>
          <w:rFonts w:cstheme="majorHAnsi"/>
          <w:sz w:val="22"/>
          <w:szCs w:val="22"/>
        </w:rPr>
        <w:fldChar w:fldCharType="separate"/>
      </w:r>
      <w:r w:rsidR="006E6F6A">
        <w:rPr>
          <w:rFonts w:cstheme="majorHAnsi"/>
          <w:noProof/>
          <w:sz w:val="22"/>
          <w:szCs w:val="22"/>
        </w:rPr>
        <w:t>5</w:t>
      </w:r>
      <w:r w:rsidRPr="00566330">
        <w:rPr>
          <w:rFonts w:cstheme="majorHAnsi"/>
          <w:sz w:val="22"/>
          <w:szCs w:val="22"/>
        </w:rPr>
        <w:fldChar w:fldCharType="end"/>
      </w:r>
      <w:bookmarkEnd w:id="139"/>
      <w:r>
        <w:rPr>
          <w:rFonts w:cstheme="majorHAnsi"/>
          <w:sz w:val="22"/>
          <w:szCs w:val="22"/>
        </w:rPr>
        <w:t xml:space="preserve"> Flujo de efectivo Normal case</w:t>
      </w:r>
      <w:bookmarkEnd w:id="140"/>
    </w:p>
    <w:p w:rsidR="00BE160F" w:rsidP="00BE160F" w:rsidRDefault="00AF2496" w14:paraId="739DCA2D" w14:textId="4B0AFA5D">
      <w:pPr>
        <w:jc w:val="center"/>
      </w:pPr>
      <w:r w:rsidRPr="00AF2496">
        <w:rPr>
          <w:noProof/>
        </w:rPr>
        <w:drawing>
          <wp:inline distT="0" distB="0" distL="0" distR="0" wp14:anchorId="7D332133" wp14:editId="38EBE092">
            <wp:extent cx="7140277" cy="3124863"/>
            <wp:effectExtent l="0" t="0" r="3810" b="0"/>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a:extLst>
                        <a:ext uri="{28A0092B-C50C-407E-A947-70E740481C1C}">
                          <a14:useLocalDpi xmlns:a14="http://schemas.microsoft.com/office/drawing/2010/main" val="0"/>
                        </a:ext>
                      </a:extLst>
                    </a:blip>
                    <a:srcRect r="41109"/>
                    <a:stretch/>
                  </pic:blipFill>
                  <pic:spPr bwMode="auto">
                    <a:xfrm>
                      <a:off x="0" y="0"/>
                      <a:ext cx="7157349" cy="3132334"/>
                    </a:xfrm>
                    <a:prstGeom prst="rect">
                      <a:avLst/>
                    </a:prstGeom>
                    <a:noFill/>
                    <a:ln>
                      <a:noFill/>
                    </a:ln>
                    <a:extLst>
                      <a:ext uri="{53640926-AAD7-44D8-BBD7-CCE9431645EC}">
                        <a14:shadowObscured xmlns:a14="http://schemas.microsoft.com/office/drawing/2010/main"/>
                      </a:ext>
                    </a:extLst>
                  </pic:spPr>
                </pic:pic>
              </a:graphicData>
            </a:graphic>
          </wp:inline>
        </w:drawing>
      </w:r>
    </w:p>
    <w:p w:rsidR="00AF2496" w:rsidP="00BE160F" w:rsidRDefault="00AF2496" w14:paraId="7F3399AC" w14:textId="6B4F3223">
      <w:pPr>
        <w:jc w:val="center"/>
      </w:pPr>
      <w:r w:rsidRPr="00AF2496">
        <w:rPr>
          <w:noProof/>
        </w:rPr>
        <w:lastRenderedPageBreak/>
        <w:drawing>
          <wp:inline distT="0" distB="0" distL="0" distR="0" wp14:anchorId="54C0BC99" wp14:editId="3ED86559">
            <wp:extent cx="2627796" cy="2957886"/>
            <wp:effectExtent l="0" t="0" r="127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a:extLst>
                        <a:ext uri="{28A0092B-C50C-407E-A947-70E740481C1C}">
                          <a14:useLocalDpi xmlns:a14="http://schemas.microsoft.com/office/drawing/2010/main" val="0"/>
                        </a:ext>
                      </a:extLst>
                    </a:blip>
                    <a:srcRect l="1" r="77103"/>
                    <a:stretch/>
                  </pic:blipFill>
                  <pic:spPr bwMode="auto">
                    <a:xfrm>
                      <a:off x="0" y="0"/>
                      <a:ext cx="2639254" cy="2970783"/>
                    </a:xfrm>
                    <a:prstGeom prst="rect">
                      <a:avLst/>
                    </a:prstGeom>
                    <a:noFill/>
                    <a:ln>
                      <a:noFill/>
                    </a:ln>
                    <a:extLst>
                      <a:ext uri="{53640926-AAD7-44D8-BBD7-CCE9431645EC}">
                        <a14:shadowObscured xmlns:a14="http://schemas.microsoft.com/office/drawing/2010/main"/>
                      </a:ext>
                    </a:extLst>
                  </pic:spPr>
                </pic:pic>
              </a:graphicData>
            </a:graphic>
          </wp:inline>
        </w:drawing>
      </w:r>
      <w:r w:rsidRPr="00AF2496">
        <w:rPr>
          <w:noProof/>
        </w:rPr>
        <w:drawing>
          <wp:inline distT="0" distB="0" distL="0" distR="0" wp14:anchorId="57EE6330" wp14:editId="63181E7C">
            <wp:extent cx="4739487" cy="2957885"/>
            <wp:effectExtent l="0" t="0" r="4445"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4">
                      <a:extLst>
                        <a:ext uri="{28A0092B-C50C-407E-A947-70E740481C1C}">
                          <a14:useLocalDpi xmlns:a14="http://schemas.microsoft.com/office/drawing/2010/main" val="0"/>
                        </a:ext>
                      </a:extLst>
                    </a:blip>
                    <a:srcRect l="58703"/>
                    <a:stretch/>
                  </pic:blipFill>
                  <pic:spPr bwMode="auto">
                    <a:xfrm>
                      <a:off x="0" y="0"/>
                      <a:ext cx="4768278" cy="2975853"/>
                    </a:xfrm>
                    <a:prstGeom prst="rect">
                      <a:avLst/>
                    </a:prstGeom>
                    <a:noFill/>
                    <a:ln>
                      <a:noFill/>
                    </a:ln>
                    <a:extLst>
                      <a:ext uri="{53640926-AAD7-44D8-BBD7-CCE9431645EC}">
                        <a14:shadowObscured xmlns:a14="http://schemas.microsoft.com/office/drawing/2010/main"/>
                      </a:ext>
                    </a:extLst>
                  </pic:spPr>
                </pic:pic>
              </a:graphicData>
            </a:graphic>
          </wp:inline>
        </w:drawing>
      </w:r>
    </w:p>
    <w:p w:rsidR="00DA5E69" w:rsidP="00DA5E69" w:rsidRDefault="00566330" w14:paraId="168ACC2E" w14:textId="77777777">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00DA5E69" w:rsidP="00DA5E69" w:rsidRDefault="00DA5E69" w14:paraId="3969A656" w14:textId="77777777">
      <w:pPr>
        <w:jc w:val="center"/>
        <w:rPr>
          <w:rFonts w:cstheme="majorHAnsi"/>
          <w:i/>
          <w:iCs/>
          <w:color w:val="44546A" w:themeColor="text2"/>
          <w:sz w:val="20"/>
          <w:szCs w:val="20"/>
        </w:rPr>
      </w:pPr>
    </w:p>
    <w:p w:rsidR="00DA5E69" w:rsidP="00DA5E69" w:rsidRDefault="00DA5E69" w14:paraId="2F3321C1" w14:textId="77777777">
      <w:pPr>
        <w:jc w:val="center"/>
        <w:rPr>
          <w:rFonts w:cstheme="majorHAnsi"/>
          <w:i/>
          <w:iCs/>
          <w:color w:val="44546A" w:themeColor="text2"/>
          <w:sz w:val="20"/>
          <w:szCs w:val="20"/>
        </w:rPr>
      </w:pPr>
    </w:p>
    <w:p w:rsidR="00DA5E69" w:rsidP="00DA5E69" w:rsidRDefault="00DA5E69" w14:paraId="1A9696E2" w14:textId="77777777">
      <w:pPr>
        <w:jc w:val="center"/>
        <w:rPr>
          <w:rFonts w:cstheme="majorHAnsi"/>
          <w:i/>
          <w:iCs/>
          <w:color w:val="44546A" w:themeColor="text2"/>
          <w:sz w:val="20"/>
          <w:szCs w:val="20"/>
        </w:rPr>
      </w:pPr>
    </w:p>
    <w:p w:rsidR="00DA5E69" w:rsidP="00DA5E69" w:rsidRDefault="00DA5E69" w14:paraId="5E4AD2E1" w14:textId="77777777">
      <w:pPr>
        <w:jc w:val="center"/>
        <w:rPr>
          <w:rFonts w:cstheme="majorHAnsi"/>
          <w:i/>
          <w:iCs/>
          <w:color w:val="44546A" w:themeColor="text2"/>
          <w:sz w:val="20"/>
          <w:szCs w:val="20"/>
        </w:rPr>
      </w:pPr>
    </w:p>
    <w:p w:rsidR="00DA5E69" w:rsidP="00DA5E69" w:rsidRDefault="00DA5E69" w14:paraId="5CD49AF7" w14:textId="77777777">
      <w:pPr>
        <w:jc w:val="center"/>
        <w:rPr>
          <w:rFonts w:cstheme="majorHAnsi"/>
          <w:i/>
          <w:iCs/>
          <w:color w:val="44546A" w:themeColor="text2"/>
          <w:sz w:val="20"/>
          <w:szCs w:val="20"/>
        </w:rPr>
      </w:pPr>
    </w:p>
    <w:p w:rsidR="00DA5E69" w:rsidP="00DA5E69" w:rsidRDefault="00DA5E69" w14:paraId="2305D632" w14:textId="77777777">
      <w:pPr>
        <w:jc w:val="center"/>
        <w:rPr>
          <w:rFonts w:cstheme="majorHAnsi"/>
          <w:i/>
          <w:iCs/>
          <w:color w:val="44546A" w:themeColor="text2"/>
          <w:sz w:val="20"/>
          <w:szCs w:val="20"/>
        </w:rPr>
      </w:pPr>
    </w:p>
    <w:p w:rsidR="00DA5E69" w:rsidP="00DA5E69" w:rsidRDefault="006E6F6A" w14:paraId="3743000A" w14:textId="77777777">
      <w:pPr>
        <w:jc w:val="center"/>
        <w:rPr>
          <w:rFonts w:cstheme="majorHAnsi"/>
          <w:color w:val="44546A" w:themeColor="text2"/>
        </w:rPr>
      </w:pPr>
      <w:bookmarkStart w:name="_Toc104306563" w:id="141"/>
      <w:r w:rsidRPr="005D29DA">
        <w:rPr>
          <w:rFonts w:cstheme="majorHAnsi"/>
          <w:color w:val="44546A" w:themeColor="text2"/>
        </w:rPr>
        <w:t xml:space="preserve">Anexo </w:t>
      </w:r>
      <w:r w:rsidRPr="005D29DA">
        <w:rPr>
          <w:rFonts w:cstheme="majorHAnsi"/>
          <w:color w:val="44546A" w:themeColor="text2"/>
        </w:rPr>
        <w:fldChar w:fldCharType="begin"/>
      </w:r>
      <w:r w:rsidRPr="005D29DA">
        <w:rPr>
          <w:rFonts w:cstheme="majorHAnsi"/>
          <w:color w:val="44546A" w:themeColor="text2"/>
        </w:rPr>
        <w:instrText xml:space="preserve"> SEQ Anexo \* ARABIC </w:instrText>
      </w:r>
      <w:r w:rsidRPr="005D29DA">
        <w:rPr>
          <w:rFonts w:cstheme="majorHAnsi"/>
          <w:color w:val="44546A" w:themeColor="text2"/>
        </w:rPr>
        <w:fldChar w:fldCharType="separate"/>
      </w:r>
      <w:r w:rsidRPr="005D29DA">
        <w:rPr>
          <w:rFonts w:cstheme="majorHAnsi"/>
          <w:color w:val="44546A" w:themeColor="text2"/>
        </w:rPr>
        <w:t>6</w:t>
      </w:r>
      <w:r w:rsidRPr="005D29DA">
        <w:rPr>
          <w:rFonts w:cstheme="majorHAnsi"/>
          <w:color w:val="44546A" w:themeColor="text2"/>
        </w:rPr>
        <w:fldChar w:fldCharType="end"/>
      </w:r>
      <w:r w:rsidRPr="005D29DA">
        <w:rPr>
          <w:rFonts w:cstheme="majorHAnsi"/>
          <w:color w:val="44546A" w:themeColor="text2"/>
        </w:rPr>
        <w:t xml:space="preserve"> Estado de resultados Base case</w:t>
      </w:r>
      <w:bookmarkEnd w:id="141"/>
    </w:p>
    <w:p w:rsidR="00DA5E69" w:rsidP="2A2F5FC2" w:rsidRDefault="00AB3FDD" w14:paraId="69E736FB" w14:textId="40887965">
      <w:pPr>
        <w:jc w:val="center"/>
        <w:rPr>
          <w:rFonts w:cs="Calibri Light" w:cstheme="majorAscii"/>
          <w:color w:val="44546A" w:themeColor="text2"/>
        </w:rPr>
      </w:pPr>
      <w:r w:rsidRPr="005D29DA">
        <w:rPr>
          <w:rFonts w:cstheme="majorHAnsi"/>
          <w:noProof/>
        </w:rPr>
        <w:lastRenderedPageBreak/>
        <w:drawing>
          <wp:inline distT="0" distB="0" distL="0" distR="0" wp14:anchorId="2FB6EEDB" wp14:editId="61FA6586">
            <wp:extent cx="7150463" cy="3132814"/>
            <wp:effectExtent l="0" t="0" r="0" b="0"/>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5">
                      <a:extLst>
                        <a:ext uri="{28A0092B-C50C-407E-A947-70E740481C1C}">
                          <a14:useLocalDpi xmlns:a14="http://schemas.microsoft.com/office/drawing/2010/main" val="0"/>
                        </a:ext>
                      </a:extLst>
                    </a:blip>
                    <a:srcRect r="40543"/>
                    <a:stretch/>
                  </pic:blipFill>
                  <pic:spPr bwMode="auto">
                    <a:xfrm>
                      <a:off x="0" y="0"/>
                      <a:ext cx="7169197" cy="3141022"/>
                    </a:xfrm>
                    <a:prstGeom prst="rect">
                      <a:avLst/>
                    </a:prstGeom>
                    <a:noFill/>
                    <a:ln>
                      <a:noFill/>
                    </a:ln>
                    <a:extLst>
                      <a:ext uri="{53640926-AAD7-44D8-BBD7-CCE9431645EC}">
                        <a14:shadowObscured xmlns:a14="http://schemas.microsoft.com/office/drawing/2010/main"/>
                      </a:ext>
                    </a:extLst>
                  </pic:spPr>
                </pic:pic>
              </a:graphicData>
            </a:graphic>
          </wp:inline>
        </w:drawing>
      </w:r>
    </w:p>
    <w:p w:rsidR="00AB3FDD" w:rsidP="2A2F5FC2" w:rsidRDefault="00435A0B" w14:paraId="4EA5E8C3" w14:textId="54F0456F">
      <w:pPr>
        <w:jc w:val="center"/>
        <w:rPr>
          <w:rFonts w:cs="Calibri Light" w:cstheme="majorAscii"/>
          <w:color w:val="44546A" w:themeColor="text2"/>
        </w:rPr>
      </w:pPr>
      <w:r w:rsidRPr="005D29DA">
        <w:rPr>
          <w:rFonts w:cstheme="majorHAnsi"/>
          <w:noProof/>
        </w:rPr>
        <w:lastRenderedPageBreak/>
        <w:drawing>
          <wp:inline distT="0" distB="0" distL="0" distR="0" wp14:anchorId="6D9C3317" wp14:editId="1C60EF72">
            <wp:extent cx="2905335" cy="3252084"/>
            <wp:effectExtent l="0" t="0" r="0" b="571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5">
                      <a:extLst>
                        <a:ext uri="{28A0092B-C50C-407E-A947-70E740481C1C}">
                          <a14:useLocalDpi xmlns:a14="http://schemas.microsoft.com/office/drawing/2010/main" val="0"/>
                        </a:ext>
                      </a:extLst>
                    </a:blip>
                    <a:srcRect r="76726"/>
                    <a:stretch/>
                  </pic:blipFill>
                  <pic:spPr bwMode="auto">
                    <a:xfrm>
                      <a:off x="0" y="0"/>
                      <a:ext cx="2913102" cy="3260778"/>
                    </a:xfrm>
                    <a:prstGeom prst="rect">
                      <a:avLst/>
                    </a:prstGeom>
                    <a:noFill/>
                    <a:ln>
                      <a:noFill/>
                    </a:ln>
                    <a:extLst>
                      <a:ext uri="{53640926-AAD7-44D8-BBD7-CCE9431645EC}">
                        <a14:shadowObscured xmlns:a14="http://schemas.microsoft.com/office/drawing/2010/main"/>
                      </a:ext>
                    </a:extLst>
                  </pic:spPr>
                </pic:pic>
              </a:graphicData>
            </a:graphic>
          </wp:inline>
        </w:drawing>
      </w:r>
      <w:r w:rsidRPr="005D29DA" w:rsidR="005A2D7C">
        <w:rPr>
          <w:rFonts w:cstheme="majorHAnsi"/>
          <w:noProof/>
        </w:rPr>
        <w:drawing>
          <wp:inline distT="0" distB="0" distL="0" distR="0" wp14:anchorId="2E636310" wp14:editId="35DC1EFA">
            <wp:extent cx="5082537" cy="3252084"/>
            <wp:effectExtent l="0" t="0" r="4445" b="5715"/>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45">
                      <a:extLst>
                        <a:ext uri="{28A0092B-C50C-407E-A947-70E740481C1C}">
                          <a14:useLocalDpi xmlns:a14="http://schemas.microsoft.com/office/drawing/2010/main" val="0"/>
                        </a:ext>
                      </a:extLst>
                    </a:blip>
                    <a:srcRect l="59285"/>
                    <a:stretch/>
                  </pic:blipFill>
                  <pic:spPr bwMode="auto">
                    <a:xfrm>
                      <a:off x="0" y="0"/>
                      <a:ext cx="5106877" cy="3267658"/>
                    </a:xfrm>
                    <a:prstGeom prst="rect">
                      <a:avLst/>
                    </a:prstGeom>
                    <a:noFill/>
                    <a:ln>
                      <a:noFill/>
                    </a:ln>
                    <a:extLst>
                      <a:ext uri="{53640926-AAD7-44D8-BBD7-CCE9431645EC}">
                        <a14:shadowObscured xmlns:a14="http://schemas.microsoft.com/office/drawing/2010/main"/>
                      </a:ext>
                    </a:extLst>
                  </pic:spPr>
                </pic:pic>
              </a:graphicData>
            </a:graphic>
          </wp:inline>
        </w:drawing>
      </w:r>
    </w:p>
    <w:p w:rsidR="00122AEC" w:rsidP="00DA5E69" w:rsidRDefault="00122AEC" w14:paraId="42180CA0" w14:textId="3B9B08CB">
      <w:pPr>
        <w:jc w:val="center"/>
        <w:rPr>
          <w:rFonts w:cstheme="majorHAnsi"/>
          <w:i/>
          <w:iCs/>
          <w:color w:val="44546A" w:themeColor="text2"/>
          <w:sz w:val="20"/>
          <w:szCs w:val="20"/>
        </w:rPr>
      </w:pPr>
      <w:r w:rsidRPr="005D29DA">
        <w:rPr>
          <w:rFonts w:cstheme="majorHAnsi"/>
          <w:i/>
          <w:iCs/>
          <w:color w:val="44546A" w:themeColor="text2"/>
          <w:sz w:val="20"/>
          <w:szCs w:val="20"/>
        </w:rPr>
        <w:t>Fuente: Elaboración propia.</w:t>
      </w:r>
    </w:p>
    <w:p w:rsidR="00233046" w:rsidP="00DA5E69" w:rsidRDefault="00233046" w14:paraId="45AD3A19" w14:textId="3F96A164">
      <w:pPr>
        <w:jc w:val="center"/>
        <w:rPr>
          <w:rFonts w:cstheme="majorHAnsi"/>
          <w:i/>
          <w:iCs/>
          <w:color w:val="44546A" w:themeColor="text2"/>
          <w:sz w:val="20"/>
          <w:szCs w:val="20"/>
        </w:rPr>
      </w:pPr>
    </w:p>
    <w:p w:rsidR="00233046" w:rsidP="00DA5E69" w:rsidRDefault="00233046" w14:paraId="10BA5EC9" w14:textId="4A7002DE">
      <w:pPr>
        <w:jc w:val="center"/>
        <w:rPr>
          <w:rFonts w:cstheme="majorHAnsi"/>
          <w:i/>
          <w:iCs/>
          <w:color w:val="44546A" w:themeColor="text2"/>
          <w:sz w:val="20"/>
          <w:szCs w:val="20"/>
        </w:rPr>
      </w:pPr>
    </w:p>
    <w:p w:rsidR="00233046" w:rsidP="00DA5E69" w:rsidRDefault="00233046" w14:paraId="462AE7FF" w14:textId="23E0F804">
      <w:pPr>
        <w:jc w:val="center"/>
        <w:rPr>
          <w:rFonts w:cstheme="majorHAnsi"/>
          <w:i/>
          <w:iCs/>
          <w:color w:val="44546A" w:themeColor="text2"/>
          <w:sz w:val="20"/>
          <w:szCs w:val="20"/>
        </w:rPr>
      </w:pPr>
    </w:p>
    <w:p w:rsidRPr="00DA5E69" w:rsidR="00233046" w:rsidP="00DA5E69" w:rsidRDefault="00233046" w14:paraId="08977D22" w14:textId="77777777">
      <w:pPr>
        <w:jc w:val="center"/>
        <w:rPr>
          <w:rFonts w:cstheme="majorHAnsi"/>
          <w:i/>
          <w:iCs/>
          <w:color w:val="44546A" w:themeColor="text2"/>
          <w:sz w:val="20"/>
          <w:szCs w:val="20"/>
        </w:rPr>
      </w:pPr>
    </w:p>
    <w:p w:rsidR="0068202D" w:rsidP="009E575D" w:rsidRDefault="00C0687E" w14:paraId="39D25490" w14:textId="496F55BE">
      <w:pPr>
        <w:pStyle w:val="Caption"/>
        <w:rPr>
          <w:rFonts w:cstheme="majorHAnsi"/>
          <w:sz w:val="22"/>
          <w:szCs w:val="22"/>
        </w:rPr>
      </w:pPr>
      <w:bookmarkStart w:name="_Ref103963853" w:id="142"/>
      <w:bookmarkStart w:name="_Toc104306564" w:id="143"/>
      <w:r w:rsidRPr="00C0687E">
        <w:rPr>
          <w:rFonts w:cstheme="majorHAnsi"/>
          <w:sz w:val="22"/>
          <w:szCs w:val="22"/>
        </w:rPr>
        <w:lastRenderedPageBreak/>
        <w:t xml:space="preserve">Anexo </w:t>
      </w:r>
      <w:r w:rsidRPr="00C0687E">
        <w:rPr>
          <w:rFonts w:cstheme="majorHAnsi"/>
          <w:sz w:val="22"/>
          <w:szCs w:val="22"/>
        </w:rPr>
        <w:fldChar w:fldCharType="begin"/>
      </w:r>
      <w:r w:rsidRPr="00C0687E">
        <w:rPr>
          <w:rFonts w:cstheme="majorHAnsi"/>
          <w:sz w:val="22"/>
          <w:szCs w:val="22"/>
        </w:rPr>
        <w:instrText xml:space="preserve"> SEQ Anexo \* ARABIC </w:instrText>
      </w:r>
      <w:r w:rsidRPr="00C0687E">
        <w:rPr>
          <w:rFonts w:cstheme="majorHAnsi"/>
          <w:sz w:val="22"/>
          <w:szCs w:val="22"/>
        </w:rPr>
        <w:fldChar w:fldCharType="separate"/>
      </w:r>
      <w:r w:rsidR="006E6F6A">
        <w:rPr>
          <w:rFonts w:cstheme="majorHAnsi"/>
          <w:sz w:val="22"/>
          <w:szCs w:val="22"/>
        </w:rPr>
        <w:t>7</w:t>
      </w:r>
      <w:r w:rsidRPr="00C0687E">
        <w:rPr>
          <w:rFonts w:cstheme="majorHAnsi"/>
          <w:sz w:val="22"/>
          <w:szCs w:val="22"/>
        </w:rPr>
        <w:fldChar w:fldCharType="end"/>
      </w:r>
      <w:bookmarkEnd w:id="142"/>
      <w:r w:rsidRPr="00C0687E">
        <w:rPr>
          <w:rFonts w:cstheme="majorHAnsi"/>
          <w:sz w:val="22"/>
          <w:szCs w:val="22"/>
        </w:rPr>
        <w:t xml:space="preserve"> </w:t>
      </w:r>
      <w:r>
        <w:rPr>
          <w:rFonts w:cstheme="majorHAnsi"/>
          <w:sz w:val="22"/>
          <w:szCs w:val="22"/>
        </w:rPr>
        <w:t xml:space="preserve">Balance general </w:t>
      </w:r>
      <w:r w:rsidR="00DD0B74">
        <w:rPr>
          <w:rFonts w:cstheme="majorHAnsi"/>
          <w:sz w:val="22"/>
          <w:szCs w:val="22"/>
        </w:rPr>
        <w:t xml:space="preserve">Base </w:t>
      </w:r>
      <w:r>
        <w:rPr>
          <w:rFonts w:cstheme="majorHAnsi"/>
          <w:sz w:val="22"/>
          <w:szCs w:val="22"/>
        </w:rPr>
        <w:t>cas</w:t>
      </w:r>
      <w:r w:rsidR="00B05A3B">
        <w:rPr>
          <w:rFonts w:cstheme="majorHAnsi"/>
          <w:sz w:val="22"/>
          <w:szCs w:val="22"/>
        </w:rPr>
        <w:t>e</w:t>
      </w:r>
      <w:bookmarkEnd w:id="143"/>
    </w:p>
    <w:p w:rsidR="003C7BFF" w:rsidP="00233046" w:rsidRDefault="00DE7A9D" w14:paraId="101A1194" w14:textId="77777777">
      <w:pPr>
        <w:jc w:val="center"/>
      </w:pPr>
      <w:r w:rsidRPr="0068202D">
        <w:rPr>
          <w:noProof/>
        </w:rPr>
        <w:drawing>
          <wp:inline distT="0" distB="0" distL="0" distR="0" wp14:anchorId="3805B76B" wp14:editId="1857B73B">
            <wp:extent cx="6664466" cy="3943847"/>
            <wp:effectExtent l="0" t="0" r="3175" b="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a:extLst>
                        <a:ext uri="{28A0092B-C50C-407E-A947-70E740481C1C}">
                          <a14:useLocalDpi xmlns:a14="http://schemas.microsoft.com/office/drawing/2010/main" val="0"/>
                        </a:ext>
                      </a:extLst>
                    </a:blip>
                    <a:srcRect r="43182"/>
                    <a:stretch/>
                  </pic:blipFill>
                  <pic:spPr bwMode="auto">
                    <a:xfrm>
                      <a:off x="0" y="0"/>
                      <a:ext cx="6681970" cy="3954205"/>
                    </a:xfrm>
                    <a:prstGeom prst="rect">
                      <a:avLst/>
                    </a:prstGeom>
                    <a:noFill/>
                    <a:ln>
                      <a:noFill/>
                    </a:ln>
                    <a:extLst>
                      <a:ext uri="{53640926-AAD7-44D8-BBD7-CCE9431645EC}">
                        <a14:shadowObscured xmlns:a14="http://schemas.microsoft.com/office/drawing/2010/main"/>
                      </a:ext>
                    </a:extLst>
                  </pic:spPr>
                </pic:pic>
              </a:graphicData>
            </a:graphic>
          </wp:inline>
        </w:drawing>
      </w:r>
      <w:r w:rsidRPr="00DE6107" w:rsidR="00DE6107">
        <w:rPr/>
        <w:t xml:space="preserve"> </w:t>
      </w:r>
    </w:p>
    <w:p w:rsidRPr="00233046" w:rsidR="00233046" w:rsidP="00233046" w:rsidRDefault="00DE6107" w14:paraId="4F393343" w14:textId="5436F4E7">
      <w:pPr>
        <w:jc w:val="center"/>
      </w:pPr>
      <w:r w:rsidRPr="0068202D">
        <w:rPr>
          <w:noProof/>
        </w:rPr>
        <w:lastRenderedPageBreak/>
        <w:drawing>
          <wp:inline distT="0" distB="0" distL="0" distR="0" wp14:anchorId="1FA3D7E3" wp14:editId="6B9DD124">
            <wp:extent cx="2504661" cy="4062326"/>
            <wp:effectExtent l="0" t="0" r="0" b="0"/>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a:extLst>
                        <a:ext uri="{28A0092B-C50C-407E-A947-70E740481C1C}">
                          <a14:useLocalDpi xmlns:a14="http://schemas.microsoft.com/office/drawing/2010/main" val="0"/>
                        </a:ext>
                      </a:extLst>
                    </a:blip>
                    <a:srcRect r="79270"/>
                    <a:stretch/>
                  </pic:blipFill>
                  <pic:spPr bwMode="auto">
                    <a:xfrm>
                      <a:off x="0" y="0"/>
                      <a:ext cx="2511456" cy="4073346"/>
                    </a:xfrm>
                    <a:prstGeom prst="rect">
                      <a:avLst/>
                    </a:prstGeom>
                    <a:noFill/>
                    <a:ln>
                      <a:noFill/>
                    </a:ln>
                    <a:extLst>
                      <a:ext uri="{53640926-AAD7-44D8-BBD7-CCE9431645EC}">
                        <a14:shadowObscured xmlns:a14="http://schemas.microsoft.com/office/drawing/2010/main"/>
                      </a:ext>
                    </a:extLst>
                  </pic:spPr>
                </pic:pic>
              </a:graphicData>
            </a:graphic>
          </wp:inline>
        </w:drawing>
      </w:r>
      <w:r w:rsidRPr="0068202D" w:rsidR="003C7BFF">
        <w:rPr>
          <w:noProof/>
        </w:rPr>
        <w:drawing>
          <wp:inline distT="0" distB="0" distL="0" distR="0" wp14:anchorId="50580737" wp14:editId="5C19A943">
            <wp:extent cx="5229776" cy="4063117"/>
            <wp:effectExtent l="0" t="0" r="9525" b="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6">
                      <a:extLst>
                        <a:ext uri="{28A0092B-C50C-407E-A947-70E740481C1C}">
                          <a14:useLocalDpi xmlns:a14="http://schemas.microsoft.com/office/drawing/2010/main" val="0"/>
                        </a:ext>
                      </a:extLst>
                    </a:blip>
                    <a:srcRect l="56724"/>
                    <a:stretch/>
                  </pic:blipFill>
                  <pic:spPr bwMode="auto">
                    <a:xfrm>
                      <a:off x="0" y="0"/>
                      <a:ext cx="5260540" cy="4087018"/>
                    </a:xfrm>
                    <a:prstGeom prst="rect">
                      <a:avLst/>
                    </a:prstGeom>
                    <a:noFill/>
                    <a:ln>
                      <a:noFill/>
                    </a:ln>
                    <a:extLst>
                      <a:ext uri="{53640926-AAD7-44D8-BBD7-CCE9431645EC}">
                        <a14:shadowObscured xmlns:a14="http://schemas.microsoft.com/office/drawing/2010/main"/>
                      </a:ext>
                    </a:extLst>
                  </pic:spPr>
                </pic:pic>
              </a:graphicData>
            </a:graphic>
          </wp:inline>
        </w:drawing>
      </w:r>
    </w:p>
    <w:p w:rsidR="00DD0B74" w:rsidP="00DD0B74" w:rsidRDefault="00DD0B74" w14:paraId="3FE72627" w14:textId="48823651">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00DE5B14" w:rsidP="00DD0B74" w:rsidRDefault="00DE5B14" w14:paraId="466AAC93" w14:textId="77777777">
      <w:pPr>
        <w:jc w:val="center"/>
        <w:rPr>
          <w:rFonts w:cstheme="majorHAnsi"/>
          <w:i/>
          <w:iCs/>
          <w:color w:val="44546A" w:themeColor="text2"/>
          <w:sz w:val="20"/>
          <w:szCs w:val="20"/>
        </w:rPr>
      </w:pPr>
    </w:p>
    <w:p w:rsidR="00DD0B74" w:rsidP="00696C52" w:rsidRDefault="006047CA" w14:paraId="5EC5A10B" w14:textId="2277C2C5">
      <w:pPr>
        <w:pStyle w:val="Caption"/>
        <w:rPr>
          <w:rFonts w:cstheme="majorHAnsi"/>
          <w:sz w:val="22"/>
          <w:szCs w:val="22"/>
        </w:rPr>
      </w:pPr>
      <w:bookmarkStart w:name="_Ref103963860" w:id="144"/>
      <w:bookmarkStart w:name="_Toc104306565" w:id="145"/>
      <w:r w:rsidRPr="006047CA">
        <w:rPr>
          <w:rFonts w:cstheme="majorHAnsi"/>
          <w:sz w:val="22"/>
          <w:szCs w:val="22"/>
        </w:rPr>
        <w:lastRenderedPageBreak/>
        <w:t xml:space="preserve">Anexo </w:t>
      </w:r>
      <w:r w:rsidRPr="006047CA">
        <w:rPr>
          <w:rFonts w:cstheme="majorHAnsi"/>
          <w:sz w:val="22"/>
          <w:szCs w:val="22"/>
        </w:rPr>
        <w:fldChar w:fldCharType="begin"/>
      </w:r>
      <w:r w:rsidRPr="006047CA">
        <w:rPr>
          <w:rFonts w:cstheme="majorHAnsi"/>
          <w:sz w:val="22"/>
          <w:szCs w:val="22"/>
        </w:rPr>
        <w:instrText xml:space="preserve"> SEQ Anexo \* ARABIC </w:instrText>
      </w:r>
      <w:r w:rsidRPr="006047CA">
        <w:rPr>
          <w:rFonts w:cstheme="majorHAnsi"/>
          <w:sz w:val="22"/>
          <w:szCs w:val="22"/>
        </w:rPr>
        <w:fldChar w:fldCharType="separate"/>
      </w:r>
      <w:r w:rsidR="006E6F6A">
        <w:rPr>
          <w:rFonts w:cstheme="majorHAnsi"/>
          <w:noProof/>
          <w:sz w:val="22"/>
          <w:szCs w:val="22"/>
        </w:rPr>
        <w:t>8</w:t>
      </w:r>
      <w:r w:rsidRPr="006047CA">
        <w:rPr>
          <w:rFonts w:cstheme="majorHAnsi"/>
          <w:sz w:val="22"/>
          <w:szCs w:val="22"/>
        </w:rPr>
        <w:fldChar w:fldCharType="end"/>
      </w:r>
      <w:bookmarkEnd w:id="144"/>
      <w:r w:rsidRPr="006047CA">
        <w:rPr>
          <w:rFonts w:cstheme="majorHAnsi"/>
          <w:sz w:val="22"/>
          <w:szCs w:val="22"/>
        </w:rPr>
        <w:t xml:space="preserve"> </w:t>
      </w:r>
      <w:r>
        <w:rPr>
          <w:rFonts w:cstheme="majorHAnsi"/>
          <w:sz w:val="22"/>
          <w:szCs w:val="22"/>
        </w:rPr>
        <w:t xml:space="preserve">Flujo de efectivo </w:t>
      </w:r>
      <w:r w:rsidR="005403F9">
        <w:rPr>
          <w:rFonts w:cstheme="majorHAnsi"/>
          <w:sz w:val="22"/>
          <w:szCs w:val="22"/>
        </w:rPr>
        <w:t>Base</w:t>
      </w:r>
      <w:r>
        <w:rPr>
          <w:rFonts w:cstheme="majorHAnsi"/>
          <w:sz w:val="22"/>
          <w:szCs w:val="22"/>
        </w:rPr>
        <w:t xml:space="preserve"> case</w:t>
      </w:r>
      <w:bookmarkEnd w:id="145"/>
    </w:p>
    <w:p w:rsidR="00DE5B14" w:rsidP="00DE5B14" w:rsidRDefault="006E40BF" w14:paraId="6777C373" w14:textId="4CAD68B4">
      <w:pPr>
        <w:jc w:val="center"/>
      </w:pPr>
      <w:r w:rsidRPr="006E40BF">
        <w:rPr>
          <w:noProof/>
        </w:rPr>
        <w:drawing>
          <wp:inline distT="0" distB="0" distL="0" distR="0" wp14:anchorId="30861015" wp14:editId="6B7B2909">
            <wp:extent cx="7378810" cy="3346471"/>
            <wp:effectExtent l="0" t="0" r="0" b="635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a:extLst>
                        <a:ext uri="{28A0092B-C50C-407E-A947-70E740481C1C}">
                          <a14:useLocalDpi xmlns:a14="http://schemas.microsoft.com/office/drawing/2010/main" val="0"/>
                        </a:ext>
                      </a:extLst>
                    </a:blip>
                    <a:srcRect r="41014"/>
                    <a:stretch/>
                  </pic:blipFill>
                  <pic:spPr bwMode="auto">
                    <a:xfrm>
                      <a:off x="0" y="0"/>
                      <a:ext cx="7396083" cy="3354305"/>
                    </a:xfrm>
                    <a:prstGeom prst="rect">
                      <a:avLst/>
                    </a:prstGeom>
                    <a:noFill/>
                    <a:ln>
                      <a:noFill/>
                    </a:ln>
                    <a:extLst>
                      <a:ext uri="{53640926-AAD7-44D8-BBD7-CCE9431645EC}">
                        <a14:shadowObscured xmlns:a14="http://schemas.microsoft.com/office/drawing/2010/main"/>
                      </a:ext>
                    </a:extLst>
                  </pic:spPr>
                </pic:pic>
              </a:graphicData>
            </a:graphic>
          </wp:inline>
        </w:drawing>
      </w:r>
    </w:p>
    <w:p w:rsidRPr="00DE5B14" w:rsidR="008F4FF8" w:rsidP="00DE5B14" w:rsidRDefault="008212D6" w14:paraId="3BDA8BFB" w14:textId="1279C215">
      <w:pPr>
        <w:jc w:val="center"/>
      </w:pPr>
      <w:r w:rsidRPr="006E40BF">
        <w:rPr>
          <w:noProof/>
        </w:rPr>
        <w:lastRenderedPageBreak/>
        <w:drawing>
          <wp:inline distT="0" distB="0" distL="0" distR="0" wp14:anchorId="64174C36" wp14:editId="6CD39060">
            <wp:extent cx="2920369" cy="3323646"/>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a:extLst>
                        <a:ext uri="{28A0092B-C50C-407E-A947-70E740481C1C}">
                          <a14:useLocalDpi xmlns:a14="http://schemas.microsoft.com/office/drawing/2010/main" val="0"/>
                        </a:ext>
                      </a:extLst>
                    </a:blip>
                    <a:srcRect r="76494"/>
                    <a:stretch/>
                  </pic:blipFill>
                  <pic:spPr bwMode="auto">
                    <a:xfrm>
                      <a:off x="0" y="0"/>
                      <a:ext cx="2935789" cy="3341195"/>
                    </a:xfrm>
                    <a:prstGeom prst="rect">
                      <a:avLst/>
                    </a:prstGeom>
                    <a:noFill/>
                    <a:ln>
                      <a:noFill/>
                    </a:ln>
                    <a:extLst>
                      <a:ext uri="{53640926-AAD7-44D8-BBD7-CCE9431645EC}">
                        <a14:shadowObscured xmlns:a14="http://schemas.microsoft.com/office/drawing/2010/main"/>
                      </a:ext>
                    </a:extLst>
                  </pic:spPr>
                </pic:pic>
              </a:graphicData>
            </a:graphic>
          </wp:inline>
        </w:drawing>
      </w:r>
      <w:r w:rsidRPr="006E40BF" w:rsidR="006E40BF">
        <w:rPr>
          <w:noProof/>
        </w:rPr>
        <w:drawing>
          <wp:inline distT="0" distB="0" distL="0" distR="0" wp14:anchorId="01130B64" wp14:editId="5E7E57E0">
            <wp:extent cx="5086930" cy="332340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7">
                      <a:extLst>
                        <a:ext uri="{28A0092B-C50C-407E-A947-70E740481C1C}">
                          <a14:useLocalDpi xmlns:a14="http://schemas.microsoft.com/office/drawing/2010/main" val="0"/>
                        </a:ext>
                      </a:extLst>
                    </a:blip>
                    <a:srcRect l="59053"/>
                    <a:stretch/>
                  </pic:blipFill>
                  <pic:spPr bwMode="auto">
                    <a:xfrm>
                      <a:off x="0" y="0"/>
                      <a:ext cx="5112696" cy="3340241"/>
                    </a:xfrm>
                    <a:prstGeom prst="rect">
                      <a:avLst/>
                    </a:prstGeom>
                    <a:noFill/>
                    <a:ln>
                      <a:noFill/>
                    </a:ln>
                    <a:extLst>
                      <a:ext uri="{53640926-AAD7-44D8-BBD7-CCE9431645EC}">
                        <a14:shadowObscured xmlns:a14="http://schemas.microsoft.com/office/drawing/2010/main"/>
                      </a:ext>
                    </a:extLst>
                  </pic:spPr>
                </pic:pic>
              </a:graphicData>
            </a:graphic>
          </wp:inline>
        </w:drawing>
      </w:r>
    </w:p>
    <w:p w:rsidR="006047CA" w:rsidP="006047CA" w:rsidRDefault="006047CA" w14:paraId="551062C6" w14:textId="77777777">
      <w:pPr>
        <w:jc w:val="center"/>
        <w:rPr>
          <w:rFonts w:cstheme="majorHAnsi"/>
          <w:i/>
          <w:iCs/>
          <w:color w:val="44546A" w:themeColor="text2"/>
          <w:sz w:val="20"/>
          <w:szCs w:val="20"/>
        </w:rPr>
      </w:pPr>
      <w:r w:rsidRPr="0056476D">
        <w:rPr>
          <w:rFonts w:cstheme="majorHAnsi"/>
          <w:i/>
          <w:iCs/>
          <w:color w:val="44546A" w:themeColor="text2"/>
          <w:sz w:val="20"/>
          <w:szCs w:val="20"/>
        </w:rPr>
        <w:t>Fuente: Elaboración propia.</w:t>
      </w:r>
    </w:p>
    <w:p w:rsidRPr="006047CA" w:rsidR="006047CA" w:rsidP="006047CA" w:rsidRDefault="006047CA" w14:paraId="0CD150AB" w14:textId="77777777"/>
    <w:sectPr w:rsidRPr="006047CA" w:rsidR="006047CA" w:rsidSect="00C50699">
      <w:pgSz w:w="15840" w:h="12240" w:orient="landscape"/>
      <w:pgMar w:top="1701" w:right="1417"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D764C" w:rsidP="00F0050F" w:rsidRDefault="00FD764C" w14:paraId="00F2C0CD" w14:textId="77777777">
      <w:pPr>
        <w:spacing w:after="0" w:line="240" w:lineRule="auto"/>
      </w:pPr>
      <w:r>
        <w:separator/>
      </w:r>
    </w:p>
  </w:endnote>
  <w:endnote w:type="continuationSeparator" w:id="0">
    <w:p w:rsidR="00FD764C" w:rsidP="00F0050F" w:rsidRDefault="00FD764C" w14:paraId="1FA8382E" w14:textId="77777777">
      <w:pPr>
        <w:spacing w:after="0" w:line="240" w:lineRule="auto"/>
      </w:pPr>
      <w:r>
        <w:continuationSeparator/>
      </w:r>
    </w:p>
  </w:endnote>
  <w:endnote w:type="continuationNotice" w:id="1">
    <w:p w:rsidR="00FD764C" w:rsidRDefault="00FD764C" w14:paraId="316FCD9B"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4338437"/>
      <w:docPartObj>
        <w:docPartGallery w:val="Page Numbers (Bottom of Page)"/>
        <w:docPartUnique/>
      </w:docPartObj>
    </w:sdtPr>
    <w:sdtEndPr/>
    <w:sdtContent>
      <w:p w:rsidR="00863507" w:rsidRDefault="00863507" w14:paraId="6B85F1FC" w14:textId="35978770">
        <w:pPr>
          <w:pStyle w:val="Footer"/>
          <w:jc w:val="right"/>
        </w:pPr>
        <w:r>
          <w:fldChar w:fldCharType="begin"/>
        </w:r>
        <w:r>
          <w:instrText>PAGE   \* MERGEFORMAT</w:instrText>
        </w:r>
        <w:r>
          <w:fldChar w:fldCharType="separate"/>
        </w:r>
        <w:r>
          <w:rPr>
            <w:lang w:val="es-ES"/>
          </w:rPr>
          <w:t>2</w:t>
        </w:r>
        <w:r>
          <w:fldChar w:fldCharType="end"/>
        </w:r>
      </w:p>
    </w:sdtContent>
  </w:sdt>
  <w:p w:rsidR="00863507" w:rsidRDefault="00863507" w14:paraId="09947D3D" w14:textId="5F212BD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3507" w:rsidP="00851A78" w:rsidRDefault="00863507" w14:paraId="5B0D0B0B" w14:textId="69C59CB4">
    <w:pPr>
      <w:pStyle w:val="Footer"/>
      <w:jc w:val="right"/>
    </w:pPr>
    <w:r w:rsidRPr="00851A78">
      <w:t xml:space="preserve"> </w:t>
    </w:r>
  </w:p>
  <w:p w:rsidR="00863507" w:rsidRDefault="00863507" w14:paraId="67CC165B" w14:textId="1E6D87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D764C" w:rsidP="00F0050F" w:rsidRDefault="00FD764C" w14:paraId="08F4BA27" w14:textId="77777777">
      <w:pPr>
        <w:spacing w:after="0" w:line="240" w:lineRule="auto"/>
      </w:pPr>
      <w:r>
        <w:separator/>
      </w:r>
    </w:p>
  </w:footnote>
  <w:footnote w:type="continuationSeparator" w:id="0">
    <w:p w:rsidR="00FD764C" w:rsidP="00F0050F" w:rsidRDefault="00FD764C" w14:paraId="2F23FBC9" w14:textId="77777777">
      <w:pPr>
        <w:spacing w:after="0" w:line="240" w:lineRule="auto"/>
      </w:pPr>
      <w:r>
        <w:continuationSeparator/>
      </w:r>
    </w:p>
  </w:footnote>
  <w:footnote w:type="continuationNotice" w:id="1">
    <w:p w:rsidR="00FD764C" w:rsidRDefault="00FD764C" w14:paraId="2F7FDEC1" w14:textId="77777777">
      <w:pPr>
        <w:spacing w:after="0" w:line="240" w:lineRule="auto"/>
      </w:pPr>
    </w:p>
  </w:footnote>
  <w:footnote w:id="2">
    <w:p w:rsidR="00863507" w:rsidRDefault="00863507" w14:paraId="3669C5E2" w14:textId="1EA68007">
      <w:pPr>
        <w:pStyle w:val="FootnoteText"/>
      </w:pPr>
      <w:r>
        <w:rPr>
          <w:rStyle w:val="FootnoteReference"/>
        </w:rPr>
        <w:footnoteRef/>
      </w:r>
      <w:r>
        <w:t xml:space="preserve"> Los usuarios comerciales hacen referencia a los usuarios categorizados por ANDA como no domiciliares.</w:t>
      </w:r>
    </w:p>
  </w:footnote>
  <w:footnote w:id="3">
    <w:p w:rsidR="00863507" w:rsidP="00FE384E" w:rsidRDefault="00863507" w14:paraId="48BC0D24" w14:textId="13549E9B">
      <w:pPr>
        <w:pStyle w:val="FootnoteText"/>
      </w:pPr>
      <w:r>
        <w:rPr>
          <w:rStyle w:val="FootnoteReference"/>
        </w:rPr>
        <w:footnoteRef/>
      </w:r>
      <w:r>
        <w:t xml:space="preserve"> El fondo general hace referencia al </w:t>
      </w:r>
      <w:r w:rsidRPr="00877E21">
        <w:t>Fondo De Inversión Social De El Salvador</w:t>
      </w:r>
      <w:r>
        <w:t xml:space="preserve"> creado mediante el decreto legislativo 610, con el objetivo fundamental del promover la generación de riquezas y el desarrollo local con la participación de los gobiernos municipales, las comunidades, la empresa privada y las instituciones del gobierno central, que implementen proyectos de infraestructura social y económica.</w:t>
      </w:r>
    </w:p>
  </w:footnote>
  <w:footnote w:id="4">
    <w:p w:rsidRPr="00330985" w:rsidR="00863507" w:rsidP="002D25C0" w:rsidRDefault="00863507" w14:paraId="3D18E487" w14:textId="77777777">
      <w:pPr>
        <w:pStyle w:val="FootnoteText"/>
        <w:rPr>
          <w:sz w:val="18"/>
          <w:szCs w:val="18"/>
        </w:rPr>
      </w:pPr>
      <w:r w:rsidRPr="00330985">
        <w:rPr>
          <w:rStyle w:val="FootnoteReference"/>
          <w:sz w:val="18"/>
          <w:szCs w:val="18"/>
        </w:rPr>
        <w:footnoteRef/>
      </w:r>
      <w:r w:rsidRPr="00330985">
        <w:rPr>
          <w:sz w:val="18"/>
          <w:szCs w:val="18"/>
        </w:rPr>
        <w:t>Porcentaje de endeudamiento: Total obligaciones / total recursos.</w:t>
      </w:r>
    </w:p>
  </w:footnote>
  <w:footnote w:id="5">
    <w:p w:rsidRPr="00300EE8" w:rsidR="00863507" w:rsidRDefault="00863507" w14:paraId="6D99E255" w14:textId="001AB565">
      <w:pPr>
        <w:pStyle w:val="FootnoteText"/>
        <w:rPr>
          <w:lang w:val="en-US"/>
        </w:rPr>
      </w:pPr>
      <w:r>
        <w:rPr>
          <w:rStyle w:val="FootnoteReference"/>
        </w:rPr>
        <w:footnoteRef/>
      </w:r>
      <w:r w:rsidRPr="00300EE8">
        <w:rPr>
          <w:lang w:val="en-US"/>
        </w:rPr>
        <w:t xml:space="preserve"> Earnings before interest, taxes, depreciation, and amortization</w:t>
      </w:r>
    </w:p>
  </w:footnote>
  <w:footnote w:id="6">
    <w:p w:rsidR="00863507" w:rsidP="00F9443F" w:rsidRDefault="00863507" w14:paraId="40DF8162" w14:textId="77777777">
      <w:pPr>
        <w:pStyle w:val="FootnoteText"/>
      </w:pPr>
      <w:r>
        <w:rPr>
          <w:rStyle w:val="FootnoteReference"/>
        </w:rPr>
        <w:footnoteRef/>
      </w:r>
      <w:r>
        <w:t xml:space="preserve"> </w:t>
      </w:r>
      <w:r w:rsidRPr="0034718F">
        <w:rPr>
          <w:sz w:val="18"/>
          <w:szCs w:val="18"/>
        </w:rPr>
        <w:t>Indicador de cobertura de costos y gastos: Total ingresos / total costos y gastos.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p w:rsidR="00863507" w:rsidRDefault="00863507" w14:paraId="445EF0F2" w14:textId="6E1FC681">
    <w:r w:rsidRPr="002304F6">
      <w:rPr>
        <w:noProof/>
      </w:rPr>
      <mc:AlternateContent>
        <mc:Choice Requires="wps">
          <w:drawing>
            <wp:anchor distT="0" distB="0" distL="114300" distR="114300" simplePos="0" relativeHeight="251658241" behindDoc="0" locked="0" layoutInCell="1" allowOverlap="1" wp14:anchorId="094E4165" wp14:editId="75056CF0">
              <wp:simplePos x="0" y="0"/>
              <wp:positionH relativeFrom="page">
                <wp:align>right</wp:align>
              </wp:positionH>
              <wp:positionV relativeFrom="paragraph">
                <wp:posOffset>-197485</wp:posOffset>
              </wp:positionV>
              <wp:extent cx="2089150" cy="259080"/>
              <wp:effectExtent l="0" t="0" r="0" b="7620"/>
              <wp:wrapNone/>
              <wp:docPr id="19" name="Cuadro de texto 19"/>
              <wp:cNvGraphicFramePr/>
              <a:graphic xmlns:a="http://schemas.openxmlformats.org/drawingml/2006/main">
                <a:graphicData uri="http://schemas.microsoft.com/office/word/2010/wordprocessingShape">
                  <wps:wsp>
                    <wps:cNvSpPr txBox="1"/>
                    <wps:spPr>
                      <a:xfrm>
                        <a:off x="0" y="0"/>
                        <a:ext cx="2089150" cy="259080"/>
                      </a:xfrm>
                      <a:prstGeom prst="rect">
                        <a:avLst/>
                      </a:prstGeom>
                      <a:noFill/>
                      <a:ln w="6350">
                        <a:noFill/>
                      </a:ln>
                    </wps:spPr>
                    <wps:txbx>
                      <w:txbxContent>
                        <w:p w:rsidRPr="002304F6" w:rsidR="00863507" w:rsidP="00AA7563" w:rsidRDefault="00863507" w14:paraId="63261E3A" w14:textId="6A4905EB">
                          <w:pPr>
                            <w:spacing w:line="288" w:lineRule="auto"/>
                            <w:rPr>
                              <w:rFonts w:cstheme="majorHAnsi"/>
                              <w:sz w:val="16"/>
                              <w:szCs w:val="16"/>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31DC923B">
            <v:shapetype id="_x0000_t202" coordsize="21600,21600" o:spt="202" path="m,l,21600r21600,l21600,xe" w14:anchorId="094E4165">
              <v:stroke joinstyle="miter"/>
              <v:path gradientshapeok="t" o:connecttype="rect"/>
            </v:shapetype>
            <v:shape id="Cuadro de texto 19" style="position:absolute;left:0;text-align:left;margin-left:113.3pt;margin-top:-15.55pt;width:164.5pt;height:20.4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">
              <v:textbox>
                <w:txbxContent>
                  <w:p w:rsidRPr="002304F6" w:rsidR="00863507" w:rsidP="00AA7563" w:rsidRDefault="00863507" w14:paraId="672A6659" w14:textId="6A4905EB">
                    <w:pPr>
                      <w:spacing w:line="288" w:lineRule="auto"/>
                      <w:rPr>
                        <w:rFonts w:cstheme="majorHAnsi"/>
                        <w:sz w:val="16"/>
                        <w:szCs w:val="16"/>
                        <w:lang w:val="es-ES"/>
                      </w:rPr>
                    </w:pPr>
                  </w:p>
                </w:txbxContent>
              </v:textbox>
              <w10:wrap anchorx="page"/>
            </v:shape>
          </w:pict>
        </mc:Fallback>
      </mc:AlternateContent>
    </w:r>
    <w:r w:rsidRPr="002304F6">
      <w:rPr>
        <w:noProof/>
      </w:rPr>
      <mc:AlternateContent>
        <mc:Choice Requires="wps">
          <w:drawing>
            <wp:anchor distT="0" distB="0" distL="114300" distR="114300" simplePos="0" relativeHeight="251658240" behindDoc="0" locked="0" layoutInCell="1" allowOverlap="1" wp14:anchorId="2853D674" wp14:editId="730F9E71">
              <wp:simplePos x="0" y="0"/>
              <wp:positionH relativeFrom="column">
                <wp:posOffset>-485775</wp:posOffset>
              </wp:positionH>
              <wp:positionV relativeFrom="paragraph">
                <wp:posOffset>-247650</wp:posOffset>
              </wp:positionV>
              <wp:extent cx="2476500" cy="539750"/>
              <wp:effectExtent l="0" t="0" r="0" b="0"/>
              <wp:wrapNone/>
              <wp:docPr id="20" name="Cuadro de texto 20"/>
              <wp:cNvGraphicFramePr/>
              <a:graphic xmlns:a="http://schemas.openxmlformats.org/drawingml/2006/main">
                <a:graphicData uri="http://schemas.microsoft.com/office/word/2010/wordprocessingShape">
                  <wps:wsp>
                    <wps:cNvSpPr txBox="1"/>
                    <wps:spPr>
                      <a:xfrm>
                        <a:off x="0" y="0"/>
                        <a:ext cx="2476500" cy="539750"/>
                      </a:xfrm>
                      <a:prstGeom prst="rect">
                        <a:avLst/>
                      </a:prstGeom>
                      <a:noFill/>
                      <a:ln w="6350">
                        <a:noFill/>
                      </a:ln>
                    </wps:spPr>
                    <wps:txbx>
                      <w:txbxContent>
                        <w:p w:rsidRPr="002304F6" w:rsidR="00863507" w:rsidP="0084331F" w:rsidRDefault="00863507" w14:paraId="079A5DE4" w14:textId="45E7D7A7">
                          <w:pPr>
                            <w:spacing w:line="288" w:lineRule="auto"/>
                            <w:rPr>
                              <w:rFonts w:cstheme="majorHAnsi"/>
                              <w:sz w:val="16"/>
                              <w:szCs w:val="16"/>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3F82A617">
            <v:shape id="Cuadro de texto 20" style="position:absolute;left:0;text-align:left;margin-left:-38.25pt;margin-top:-19.5pt;width:195pt;height:42.5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" w14:anchorId="2853D674">
              <v:textbox>
                <w:txbxContent>
                  <w:p w:rsidRPr="002304F6" w:rsidR="00863507" w:rsidP="0084331F" w:rsidRDefault="00863507" w14:paraId="0A37501D" w14:textId="45E7D7A7">
                    <w:pPr>
                      <w:spacing w:line="288" w:lineRule="auto"/>
                      <w:rPr>
                        <w:rFonts w:cstheme="majorHAnsi"/>
                        <w:sz w:val="16"/>
                        <w:szCs w:val="16"/>
                        <w:lang w:val="es-ES"/>
                      </w:rPr>
                    </w:pPr>
                  </w:p>
                </w:txbxContent>
              </v:textbox>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63507" w:rsidRDefault="00863507" w14:paraId="0495E9F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D1FB2"/>
    <w:multiLevelType w:val="hybridMultilevel"/>
    <w:tmpl w:val="A8C2B85E"/>
    <w:lvl w:ilvl="0" w:tplc="240A0005">
      <w:start w:val="1"/>
      <w:numFmt w:val="bullet"/>
      <w:lvlText w:val=""/>
      <w:lvlJc w:val="left"/>
      <w:pPr>
        <w:ind w:left="2136" w:hanging="360"/>
      </w:pPr>
      <w:rPr>
        <w:rFonts w:hint="default" w:ascii="Wingdings" w:hAnsi="Wingdings"/>
      </w:rPr>
    </w:lvl>
    <w:lvl w:ilvl="1" w:tplc="240A0003" w:tentative="1">
      <w:start w:val="1"/>
      <w:numFmt w:val="bullet"/>
      <w:lvlText w:val="o"/>
      <w:lvlJc w:val="left"/>
      <w:pPr>
        <w:ind w:left="2856" w:hanging="360"/>
      </w:pPr>
      <w:rPr>
        <w:rFonts w:hint="default" w:ascii="Courier New" w:hAnsi="Courier New" w:cs="Courier New"/>
      </w:rPr>
    </w:lvl>
    <w:lvl w:ilvl="2" w:tplc="240A0005" w:tentative="1">
      <w:start w:val="1"/>
      <w:numFmt w:val="bullet"/>
      <w:lvlText w:val=""/>
      <w:lvlJc w:val="left"/>
      <w:pPr>
        <w:ind w:left="3576" w:hanging="360"/>
      </w:pPr>
      <w:rPr>
        <w:rFonts w:hint="default" w:ascii="Wingdings" w:hAnsi="Wingdings"/>
      </w:rPr>
    </w:lvl>
    <w:lvl w:ilvl="3" w:tplc="240A0001" w:tentative="1">
      <w:start w:val="1"/>
      <w:numFmt w:val="bullet"/>
      <w:lvlText w:val=""/>
      <w:lvlJc w:val="left"/>
      <w:pPr>
        <w:ind w:left="4296" w:hanging="360"/>
      </w:pPr>
      <w:rPr>
        <w:rFonts w:hint="default" w:ascii="Symbol" w:hAnsi="Symbol"/>
      </w:rPr>
    </w:lvl>
    <w:lvl w:ilvl="4" w:tplc="240A0003" w:tentative="1">
      <w:start w:val="1"/>
      <w:numFmt w:val="bullet"/>
      <w:lvlText w:val="o"/>
      <w:lvlJc w:val="left"/>
      <w:pPr>
        <w:ind w:left="5016" w:hanging="360"/>
      </w:pPr>
      <w:rPr>
        <w:rFonts w:hint="default" w:ascii="Courier New" w:hAnsi="Courier New" w:cs="Courier New"/>
      </w:rPr>
    </w:lvl>
    <w:lvl w:ilvl="5" w:tplc="240A0005" w:tentative="1">
      <w:start w:val="1"/>
      <w:numFmt w:val="bullet"/>
      <w:lvlText w:val=""/>
      <w:lvlJc w:val="left"/>
      <w:pPr>
        <w:ind w:left="5736" w:hanging="360"/>
      </w:pPr>
      <w:rPr>
        <w:rFonts w:hint="default" w:ascii="Wingdings" w:hAnsi="Wingdings"/>
      </w:rPr>
    </w:lvl>
    <w:lvl w:ilvl="6" w:tplc="240A0001" w:tentative="1">
      <w:start w:val="1"/>
      <w:numFmt w:val="bullet"/>
      <w:lvlText w:val=""/>
      <w:lvlJc w:val="left"/>
      <w:pPr>
        <w:ind w:left="6456" w:hanging="360"/>
      </w:pPr>
      <w:rPr>
        <w:rFonts w:hint="default" w:ascii="Symbol" w:hAnsi="Symbol"/>
      </w:rPr>
    </w:lvl>
    <w:lvl w:ilvl="7" w:tplc="240A0003" w:tentative="1">
      <w:start w:val="1"/>
      <w:numFmt w:val="bullet"/>
      <w:lvlText w:val="o"/>
      <w:lvlJc w:val="left"/>
      <w:pPr>
        <w:ind w:left="7176" w:hanging="360"/>
      </w:pPr>
      <w:rPr>
        <w:rFonts w:hint="default" w:ascii="Courier New" w:hAnsi="Courier New" w:cs="Courier New"/>
      </w:rPr>
    </w:lvl>
    <w:lvl w:ilvl="8" w:tplc="240A0005" w:tentative="1">
      <w:start w:val="1"/>
      <w:numFmt w:val="bullet"/>
      <w:lvlText w:val=""/>
      <w:lvlJc w:val="left"/>
      <w:pPr>
        <w:ind w:left="7896" w:hanging="360"/>
      </w:pPr>
      <w:rPr>
        <w:rFonts w:hint="default" w:ascii="Wingdings" w:hAnsi="Wingdings"/>
      </w:rPr>
    </w:lvl>
  </w:abstractNum>
  <w:abstractNum w:abstractNumId="1" w15:restartNumberingAfterBreak="0">
    <w:nsid w:val="04211F3F"/>
    <w:multiLevelType w:val="hybridMultilevel"/>
    <w:tmpl w:val="E3FAA39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 w15:restartNumberingAfterBreak="0">
    <w:nsid w:val="0646693B"/>
    <w:multiLevelType w:val="hybridMultilevel"/>
    <w:tmpl w:val="8BA491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6DB384B"/>
    <w:multiLevelType w:val="hybridMultilevel"/>
    <w:tmpl w:val="A5CAC050"/>
    <w:lvl w:ilvl="0" w:tplc="240A0005">
      <w:start w:val="1"/>
      <w:numFmt w:val="bullet"/>
      <w:lvlText w:val=""/>
      <w:lvlJc w:val="left"/>
      <w:pPr>
        <w:ind w:left="2484" w:hanging="360"/>
      </w:pPr>
      <w:rPr>
        <w:rFonts w:hint="default" w:ascii="Wingdings" w:hAnsi="Wingdings"/>
      </w:rPr>
    </w:lvl>
    <w:lvl w:ilvl="1" w:tplc="240A0003" w:tentative="1">
      <w:start w:val="1"/>
      <w:numFmt w:val="bullet"/>
      <w:lvlText w:val="o"/>
      <w:lvlJc w:val="left"/>
      <w:pPr>
        <w:ind w:left="3204" w:hanging="360"/>
      </w:pPr>
      <w:rPr>
        <w:rFonts w:hint="default" w:ascii="Courier New" w:hAnsi="Courier New" w:cs="Courier New"/>
      </w:rPr>
    </w:lvl>
    <w:lvl w:ilvl="2" w:tplc="240A0005" w:tentative="1">
      <w:start w:val="1"/>
      <w:numFmt w:val="bullet"/>
      <w:lvlText w:val=""/>
      <w:lvlJc w:val="left"/>
      <w:pPr>
        <w:ind w:left="3924" w:hanging="360"/>
      </w:pPr>
      <w:rPr>
        <w:rFonts w:hint="default" w:ascii="Wingdings" w:hAnsi="Wingdings"/>
      </w:rPr>
    </w:lvl>
    <w:lvl w:ilvl="3" w:tplc="240A0001" w:tentative="1">
      <w:start w:val="1"/>
      <w:numFmt w:val="bullet"/>
      <w:lvlText w:val=""/>
      <w:lvlJc w:val="left"/>
      <w:pPr>
        <w:ind w:left="4644" w:hanging="360"/>
      </w:pPr>
      <w:rPr>
        <w:rFonts w:hint="default" w:ascii="Symbol" w:hAnsi="Symbol"/>
      </w:rPr>
    </w:lvl>
    <w:lvl w:ilvl="4" w:tplc="240A0003" w:tentative="1">
      <w:start w:val="1"/>
      <w:numFmt w:val="bullet"/>
      <w:lvlText w:val="o"/>
      <w:lvlJc w:val="left"/>
      <w:pPr>
        <w:ind w:left="5364" w:hanging="360"/>
      </w:pPr>
      <w:rPr>
        <w:rFonts w:hint="default" w:ascii="Courier New" w:hAnsi="Courier New" w:cs="Courier New"/>
      </w:rPr>
    </w:lvl>
    <w:lvl w:ilvl="5" w:tplc="240A0005" w:tentative="1">
      <w:start w:val="1"/>
      <w:numFmt w:val="bullet"/>
      <w:lvlText w:val=""/>
      <w:lvlJc w:val="left"/>
      <w:pPr>
        <w:ind w:left="6084" w:hanging="360"/>
      </w:pPr>
      <w:rPr>
        <w:rFonts w:hint="default" w:ascii="Wingdings" w:hAnsi="Wingdings"/>
      </w:rPr>
    </w:lvl>
    <w:lvl w:ilvl="6" w:tplc="240A0001" w:tentative="1">
      <w:start w:val="1"/>
      <w:numFmt w:val="bullet"/>
      <w:lvlText w:val=""/>
      <w:lvlJc w:val="left"/>
      <w:pPr>
        <w:ind w:left="6804" w:hanging="360"/>
      </w:pPr>
      <w:rPr>
        <w:rFonts w:hint="default" w:ascii="Symbol" w:hAnsi="Symbol"/>
      </w:rPr>
    </w:lvl>
    <w:lvl w:ilvl="7" w:tplc="240A0003" w:tentative="1">
      <w:start w:val="1"/>
      <w:numFmt w:val="bullet"/>
      <w:lvlText w:val="o"/>
      <w:lvlJc w:val="left"/>
      <w:pPr>
        <w:ind w:left="7524" w:hanging="360"/>
      </w:pPr>
      <w:rPr>
        <w:rFonts w:hint="default" w:ascii="Courier New" w:hAnsi="Courier New" w:cs="Courier New"/>
      </w:rPr>
    </w:lvl>
    <w:lvl w:ilvl="8" w:tplc="240A0005" w:tentative="1">
      <w:start w:val="1"/>
      <w:numFmt w:val="bullet"/>
      <w:lvlText w:val=""/>
      <w:lvlJc w:val="left"/>
      <w:pPr>
        <w:ind w:left="8244" w:hanging="360"/>
      </w:pPr>
      <w:rPr>
        <w:rFonts w:hint="default" w:ascii="Wingdings" w:hAnsi="Wingdings"/>
      </w:rPr>
    </w:lvl>
  </w:abstractNum>
  <w:abstractNum w:abstractNumId="4" w15:restartNumberingAfterBreak="0">
    <w:nsid w:val="07C65818"/>
    <w:multiLevelType w:val="hybridMultilevel"/>
    <w:tmpl w:val="B7FAAA58"/>
    <w:lvl w:ilvl="0" w:tplc="240A0001">
      <w:start w:val="1"/>
      <w:numFmt w:val="bullet"/>
      <w:lvlText w:val=""/>
      <w:lvlJc w:val="left"/>
      <w:pPr>
        <w:ind w:left="720" w:hanging="360"/>
      </w:pPr>
      <w:rPr>
        <w:rFonts w:hint="default" w:ascii="Symbol" w:hAnsi="Symbol"/>
      </w:rPr>
    </w:lvl>
    <w:lvl w:ilvl="1" w:tplc="6EBA329C">
      <w:start w:val="1"/>
      <w:numFmt w:val="decimal"/>
      <w:lvlText w:val="%2."/>
      <w:lvlJc w:val="left"/>
      <w:pPr>
        <w:ind w:left="1440" w:hanging="360"/>
      </w:pPr>
      <w:rPr>
        <w:rFonts w:asciiTheme="minorHAnsi" w:hAnsiTheme="minorHAnsi" w:eastAsiaTheme="minorHAnsi" w:cstheme="minorBidi"/>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5" w15:restartNumberingAfterBreak="0">
    <w:nsid w:val="0D3967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DEB1142"/>
    <w:multiLevelType w:val="hybridMultilevel"/>
    <w:tmpl w:val="7A7E9F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 w15:restartNumberingAfterBreak="0">
    <w:nsid w:val="0E5B649C"/>
    <w:multiLevelType w:val="multilevel"/>
    <w:tmpl w:val="08DC41D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0E8004D4"/>
    <w:multiLevelType w:val="hybridMultilevel"/>
    <w:tmpl w:val="6C5A2490"/>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9" w15:restartNumberingAfterBreak="0">
    <w:nsid w:val="123357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4DB3DC8"/>
    <w:multiLevelType w:val="hybridMultilevel"/>
    <w:tmpl w:val="34A86CDA"/>
    <w:lvl w:ilvl="0" w:tplc="240A000F">
      <w:start w:val="1"/>
      <w:numFmt w:val="decimal"/>
      <w:lvlText w:val="%1."/>
      <w:lvlJc w:val="left"/>
      <w:pPr>
        <w:ind w:left="720" w:hanging="360"/>
      </w:pPr>
      <w:rPr>
        <w:rFonts w:hint="default"/>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abstractNum w:abstractNumId="11" w15:restartNumberingAfterBreak="0">
    <w:nsid w:val="16D949C4"/>
    <w:multiLevelType w:val="hybridMultilevel"/>
    <w:tmpl w:val="61E284AC"/>
    <w:lvl w:ilvl="0" w:tplc="240A0005">
      <w:start w:val="1"/>
      <w:numFmt w:val="bullet"/>
      <w:lvlText w:val=""/>
      <w:lvlJc w:val="left"/>
      <w:pPr>
        <w:ind w:left="1776" w:hanging="360"/>
      </w:pPr>
      <w:rPr>
        <w:rFonts w:hint="default" w:ascii="Wingdings" w:hAnsi="Wingdings"/>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12" w15:restartNumberingAfterBreak="0">
    <w:nsid w:val="1ACD677E"/>
    <w:multiLevelType w:val="hybridMultilevel"/>
    <w:tmpl w:val="472E35E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3" w15:restartNumberingAfterBreak="0">
    <w:nsid w:val="1BE43F91"/>
    <w:multiLevelType w:val="hybridMultilevel"/>
    <w:tmpl w:val="C0CCD2D2"/>
    <w:lvl w:ilvl="0" w:tplc="4FC21AE8">
      <w:start w:val="1"/>
      <w:numFmt w:val="lowerLetter"/>
      <w:lvlText w:val="%1."/>
      <w:lvlJc w:val="left"/>
      <w:pPr>
        <w:ind w:left="717" w:hanging="360"/>
      </w:pPr>
      <w:rPr>
        <w:rFonts w:hint="default"/>
      </w:rPr>
    </w:lvl>
    <w:lvl w:ilvl="1" w:tplc="240A0019" w:tentative="1">
      <w:start w:val="1"/>
      <w:numFmt w:val="lowerLetter"/>
      <w:lvlText w:val="%2."/>
      <w:lvlJc w:val="left"/>
      <w:pPr>
        <w:ind w:left="1437" w:hanging="360"/>
      </w:pPr>
    </w:lvl>
    <w:lvl w:ilvl="2" w:tplc="240A001B" w:tentative="1">
      <w:start w:val="1"/>
      <w:numFmt w:val="lowerRoman"/>
      <w:lvlText w:val="%3."/>
      <w:lvlJc w:val="right"/>
      <w:pPr>
        <w:ind w:left="2157" w:hanging="180"/>
      </w:pPr>
    </w:lvl>
    <w:lvl w:ilvl="3" w:tplc="240A000F" w:tentative="1">
      <w:start w:val="1"/>
      <w:numFmt w:val="decimal"/>
      <w:lvlText w:val="%4."/>
      <w:lvlJc w:val="left"/>
      <w:pPr>
        <w:ind w:left="2877" w:hanging="360"/>
      </w:pPr>
    </w:lvl>
    <w:lvl w:ilvl="4" w:tplc="240A0019" w:tentative="1">
      <w:start w:val="1"/>
      <w:numFmt w:val="lowerLetter"/>
      <w:lvlText w:val="%5."/>
      <w:lvlJc w:val="left"/>
      <w:pPr>
        <w:ind w:left="3597" w:hanging="360"/>
      </w:pPr>
    </w:lvl>
    <w:lvl w:ilvl="5" w:tplc="240A001B" w:tentative="1">
      <w:start w:val="1"/>
      <w:numFmt w:val="lowerRoman"/>
      <w:lvlText w:val="%6."/>
      <w:lvlJc w:val="right"/>
      <w:pPr>
        <w:ind w:left="4317" w:hanging="180"/>
      </w:pPr>
    </w:lvl>
    <w:lvl w:ilvl="6" w:tplc="240A000F" w:tentative="1">
      <w:start w:val="1"/>
      <w:numFmt w:val="decimal"/>
      <w:lvlText w:val="%7."/>
      <w:lvlJc w:val="left"/>
      <w:pPr>
        <w:ind w:left="5037" w:hanging="360"/>
      </w:pPr>
    </w:lvl>
    <w:lvl w:ilvl="7" w:tplc="240A0019" w:tentative="1">
      <w:start w:val="1"/>
      <w:numFmt w:val="lowerLetter"/>
      <w:lvlText w:val="%8."/>
      <w:lvlJc w:val="left"/>
      <w:pPr>
        <w:ind w:left="5757" w:hanging="360"/>
      </w:pPr>
    </w:lvl>
    <w:lvl w:ilvl="8" w:tplc="240A001B" w:tentative="1">
      <w:start w:val="1"/>
      <w:numFmt w:val="lowerRoman"/>
      <w:lvlText w:val="%9."/>
      <w:lvlJc w:val="right"/>
      <w:pPr>
        <w:ind w:left="6477" w:hanging="180"/>
      </w:pPr>
    </w:lvl>
  </w:abstractNum>
  <w:abstractNum w:abstractNumId="14" w15:restartNumberingAfterBreak="0">
    <w:nsid w:val="1C9A0828"/>
    <w:multiLevelType w:val="hybridMultilevel"/>
    <w:tmpl w:val="0BF65A0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5" w15:restartNumberingAfterBreak="0">
    <w:nsid w:val="207846DC"/>
    <w:multiLevelType w:val="hybridMultilevel"/>
    <w:tmpl w:val="88F004B6"/>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6" w15:restartNumberingAfterBreak="0">
    <w:nsid w:val="222A61B3"/>
    <w:multiLevelType w:val="hybridMultilevel"/>
    <w:tmpl w:val="95C40C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23F81821"/>
    <w:multiLevelType w:val="hybridMultilevel"/>
    <w:tmpl w:val="0C3A6F18"/>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5AD298F"/>
    <w:multiLevelType w:val="hybridMultilevel"/>
    <w:tmpl w:val="D1D22334"/>
    <w:lvl w:ilvl="0" w:tplc="03CE752E">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28F610FE"/>
    <w:multiLevelType w:val="hybridMultilevel"/>
    <w:tmpl w:val="1CECD16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0" w15:restartNumberingAfterBreak="0">
    <w:nsid w:val="298F10B5"/>
    <w:multiLevelType w:val="hybridMultilevel"/>
    <w:tmpl w:val="6740599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1" w15:restartNumberingAfterBreak="0">
    <w:nsid w:val="31A71E18"/>
    <w:multiLevelType w:val="hybridMultilevel"/>
    <w:tmpl w:val="6C9C1C4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22" w15:restartNumberingAfterBreak="0">
    <w:nsid w:val="357A4111"/>
    <w:multiLevelType w:val="hybridMultilevel"/>
    <w:tmpl w:val="E8989E92"/>
    <w:lvl w:ilvl="0" w:tplc="240A0005">
      <w:start w:val="1"/>
      <w:numFmt w:val="bullet"/>
      <w:lvlText w:val=""/>
      <w:lvlJc w:val="left"/>
      <w:pPr>
        <w:ind w:left="1776" w:hanging="360"/>
      </w:pPr>
      <w:rPr>
        <w:rFonts w:hint="default" w:ascii="Wingdings" w:hAnsi="Wingdings"/>
      </w:rPr>
    </w:lvl>
    <w:lvl w:ilvl="1" w:tplc="240A0003" w:tentative="1">
      <w:start w:val="1"/>
      <w:numFmt w:val="bullet"/>
      <w:lvlText w:val="o"/>
      <w:lvlJc w:val="left"/>
      <w:pPr>
        <w:ind w:left="2496" w:hanging="360"/>
      </w:pPr>
      <w:rPr>
        <w:rFonts w:hint="default" w:ascii="Courier New" w:hAnsi="Courier New" w:cs="Courier New"/>
      </w:rPr>
    </w:lvl>
    <w:lvl w:ilvl="2" w:tplc="240A0005" w:tentative="1">
      <w:start w:val="1"/>
      <w:numFmt w:val="bullet"/>
      <w:lvlText w:val=""/>
      <w:lvlJc w:val="left"/>
      <w:pPr>
        <w:ind w:left="3216" w:hanging="360"/>
      </w:pPr>
      <w:rPr>
        <w:rFonts w:hint="default" w:ascii="Wingdings" w:hAnsi="Wingdings"/>
      </w:rPr>
    </w:lvl>
    <w:lvl w:ilvl="3" w:tplc="240A0001" w:tentative="1">
      <w:start w:val="1"/>
      <w:numFmt w:val="bullet"/>
      <w:lvlText w:val=""/>
      <w:lvlJc w:val="left"/>
      <w:pPr>
        <w:ind w:left="3936" w:hanging="360"/>
      </w:pPr>
      <w:rPr>
        <w:rFonts w:hint="default" w:ascii="Symbol" w:hAnsi="Symbol"/>
      </w:rPr>
    </w:lvl>
    <w:lvl w:ilvl="4" w:tplc="240A0003" w:tentative="1">
      <w:start w:val="1"/>
      <w:numFmt w:val="bullet"/>
      <w:lvlText w:val="o"/>
      <w:lvlJc w:val="left"/>
      <w:pPr>
        <w:ind w:left="4656" w:hanging="360"/>
      </w:pPr>
      <w:rPr>
        <w:rFonts w:hint="default" w:ascii="Courier New" w:hAnsi="Courier New" w:cs="Courier New"/>
      </w:rPr>
    </w:lvl>
    <w:lvl w:ilvl="5" w:tplc="240A0005" w:tentative="1">
      <w:start w:val="1"/>
      <w:numFmt w:val="bullet"/>
      <w:lvlText w:val=""/>
      <w:lvlJc w:val="left"/>
      <w:pPr>
        <w:ind w:left="5376" w:hanging="360"/>
      </w:pPr>
      <w:rPr>
        <w:rFonts w:hint="default" w:ascii="Wingdings" w:hAnsi="Wingdings"/>
      </w:rPr>
    </w:lvl>
    <w:lvl w:ilvl="6" w:tplc="240A0001" w:tentative="1">
      <w:start w:val="1"/>
      <w:numFmt w:val="bullet"/>
      <w:lvlText w:val=""/>
      <w:lvlJc w:val="left"/>
      <w:pPr>
        <w:ind w:left="6096" w:hanging="360"/>
      </w:pPr>
      <w:rPr>
        <w:rFonts w:hint="default" w:ascii="Symbol" w:hAnsi="Symbol"/>
      </w:rPr>
    </w:lvl>
    <w:lvl w:ilvl="7" w:tplc="240A0003" w:tentative="1">
      <w:start w:val="1"/>
      <w:numFmt w:val="bullet"/>
      <w:lvlText w:val="o"/>
      <w:lvlJc w:val="left"/>
      <w:pPr>
        <w:ind w:left="6816" w:hanging="360"/>
      </w:pPr>
      <w:rPr>
        <w:rFonts w:hint="default" w:ascii="Courier New" w:hAnsi="Courier New" w:cs="Courier New"/>
      </w:rPr>
    </w:lvl>
    <w:lvl w:ilvl="8" w:tplc="240A0005" w:tentative="1">
      <w:start w:val="1"/>
      <w:numFmt w:val="bullet"/>
      <w:lvlText w:val=""/>
      <w:lvlJc w:val="left"/>
      <w:pPr>
        <w:ind w:left="7536" w:hanging="360"/>
      </w:pPr>
      <w:rPr>
        <w:rFonts w:hint="default" w:ascii="Wingdings" w:hAnsi="Wingdings"/>
      </w:rPr>
    </w:lvl>
  </w:abstractNum>
  <w:abstractNum w:abstractNumId="23" w15:restartNumberingAfterBreak="0">
    <w:nsid w:val="359B4991"/>
    <w:multiLevelType w:val="multilevel"/>
    <w:tmpl w:val="A4F4C8E6"/>
    <w:lvl w:ilvl="0">
      <w:start w:val="1"/>
      <w:numFmt w:val="upperRoman"/>
      <w:lvlRestart w:val="0"/>
      <w:pStyle w:val="Chapter"/>
      <w:lvlText w:val="%1."/>
      <w:lvlJc w:val="center"/>
      <w:pPr>
        <w:tabs>
          <w:tab w:val="num" w:pos="1800"/>
        </w:tabs>
        <w:ind w:left="1152" w:firstLine="288"/>
      </w:pPr>
      <w:rPr>
        <w:b/>
        <w:i w:val="0"/>
      </w:rPr>
    </w:lvl>
    <w:lvl w:ilvl="1">
      <w:start w:val="1"/>
      <w:numFmt w:val="decimal"/>
      <w:pStyle w:val="Paragraph"/>
      <w:lvlText w:val="%1.%2"/>
      <w:lvlJc w:val="left"/>
      <w:pPr>
        <w:tabs>
          <w:tab w:val="num" w:pos="2448"/>
        </w:tabs>
        <w:ind w:left="2448" w:hanging="1296"/>
      </w:pPr>
    </w:lvl>
    <w:lvl w:ilvl="2">
      <w:start w:val="1"/>
      <w:numFmt w:val="lowerLetter"/>
      <w:pStyle w:val="subpar"/>
      <w:lvlText w:val="%3."/>
      <w:lvlJc w:val="left"/>
      <w:pPr>
        <w:tabs>
          <w:tab w:val="num" w:pos="2304"/>
        </w:tabs>
        <w:ind w:left="2304" w:hanging="432"/>
      </w:pPr>
    </w:lvl>
    <w:lvl w:ilvl="3">
      <w:start w:val="1"/>
      <w:numFmt w:val="lowerRoman"/>
      <w:pStyle w:val="SubSubPar"/>
      <w:lvlText w:val="%4."/>
      <w:lvlJc w:val="right"/>
      <w:pPr>
        <w:tabs>
          <w:tab w:val="num" w:pos="2736"/>
        </w:tabs>
        <w:ind w:left="2736" w:hanging="288"/>
      </w:pPr>
    </w:lvl>
    <w:lvl w:ilvl="4">
      <w:start w:val="1"/>
      <w:numFmt w:val="decimal"/>
      <w:lvlText w:val="%1.%2.%3.%4.%5"/>
      <w:lvlJc w:val="left"/>
      <w:pPr>
        <w:ind w:left="2160" w:hanging="1008"/>
      </w:pPr>
    </w:lvl>
    <w:lvl w:ilvl="5">
      <w:start w:val="1"/>
      <w:numFmt w:val="decimal"/>
      <w:lvlText w:val="%1.%2.%3.%4.%5.%6"/>
      <w:lvlJc w:val="left"/>
      <w:pPr>
        <w:ind w:left="2304" w:hanging="1152"/>
      </w:pPr>
    </w:lvl>
    <w:lvl w:ilvl="6">
      <w:start w:val="1"/>
      <w:numFmt w:val="decimal"/>
      <w:lvlText w:val="%1.%2.%3.%4.%5.%6.%7"/>
      <w:lvlJc w:val="left"/>
      <w:pPr>
        <w:ind w:left="2448" w:hanging="1296"/>
      </w:pPr>
    </w:lvl>
    <w:lvl w:ilvl="7">
      <w:start w:val="1"/>
      <w:numFmt w:val="decimal"/>
      <w:lvlText w:val="%1.%2.%3.%4.%5.%6.%7.%8"/>
      <w:lvlJc w:val="left"/>
      <w:pPr>
        <w:ind w:left="2592" w:hanging="1440"/>
      </w:pPr>
    </w:lvl>
    <w:lvl w:ilvl="8">
      <w:start w:val="1"/>
      <w:numFmt w:val="decimal"/>
      <w:lvlText w:val="%1.%2.%3.%4.%5.%6.%7.%8.%9"/>
      <w:lvlJc w:val="left"/>
      <w:pPr>
        <w:ind w:left="2736" w:hanging="1584"/>
      </w:pPr>
    </w:lvl>
  </w:abstractNum>
  <w:abstractNum w:abstractNumId="24" w15:restartNumberingAfterBreak="0">
    <w:nsid w:val="39C17230"/>
    <w:multiLevelType w:val="hybridMultilevel"/>
    <w:tmpl w:val="E960A1A4"/>
    <w:lvl w:ilvl="0" w:tplc="240A0001">
      <w:start w:val="1"/>
      <w:numFmt w:val="bullet"/>
      <w:lvlText w:val=""/>
      <w:lvlJc w:val="left"/>
      <w:pPr>
        <w:ind w:left="1434" w:hanging="360"/>
      </w:pPr>
      <w:rPr>
        <w:rFonts w:hint="default" w:ascii="Symbol" w:hAnsi="Symbol"/>
      </w:rPr>
    </w:lvl>
    <w:lvl w:ilvl="1" w:tplc="240A0003" w:tentative="1">
      <w:start w:val="1"/>
      <w:numFmt w:val="bullet"/>
      <w:lvlText w:val="o"/>
      <w:lvlJc w:val="left"/>
      <w:pPr>
        <w:ind w:left="2154" w:hanging="360"/>
      </w:pPr>
      <w:rPr>
        <w:rFonts w:hint="default" w:ascii="Courier New" w:hAnsi="Courier New" w:cs="Courier New"/>
      </w:rPr>
    </w:lvl>
    <w:lvl w:ilvl="2" w:tplc="240A0005" w:tentative="1">
      <w:start w:val="1"/>
      <w:numFmt w:val="bullet"/>
      <w:lvlText w:val=""/>
      <w:lvlJc w:val="left"/>
      <w:pPr>
        <w:ind w:left="2874" w:hanging="360"/>
      </w:pPr>
      <w:rPr>
        <w:rFonts w:hint="default" w:ascii="Wingdings" w:hAnsi="Wingdings"/>
      </w:rPr>
    </w:lvl>
    <w:lvl w:ilvl="3" w:tplc="240A0001" w:tentative="1">
      <w:start w:val="1"/>
      <w:numFmt w:val="bullet"/>
      <w:lvlText w:val=""/>
      <w:lvlJc w:val="left"/>
      <w:pPr>
        <w:ind w:left="3594" w:hanging="360"/>
      </w:pPr>
      <w:rPr>
        <w:rFonts w:hint="default" w:ascii="Symbol" w:hAnsi="Symbol"/>
      </w:rPr>
    </w:lvl>
    <w:lvl w:ilvl="4" w:tplc="240A0003" w:tentative="1">
      <w:start w:val="1"/>
      <w:numFmt w:val="bullet"/>
      <w:lvlText w:val="o"/>
      <w:lvlJc w:val="left"/>
      <w:pPr>
        <w:ind w:left="4314" w:hanging="360"/>
      </w:pPr>
      <w:rPr>
        <w:rFonts w:hint="default" w:ascii="Courier New" w:hAnsi="Courier New" w:cs="Courier New"/>
      </w:rPr>
    </w:lvl>
    <w:lvl w:ilvl="5" w:tplc="240A0005" w:tentative="1">
      <w:start w:val="1"/>
      <w:numFmt w:val="bullet"/>
      <w:lvlText w:val=""/>
      <w:lvlJc w:val="left"/>
      <w:pPr>
        <w:ind w:left="5034" w:hanging="360"/>
      </w:pPr>
      <w:rPr>
        <w:rFonts w:hint="default" w:ascii="Wingdings" w:hAnsi="Wingdings"/>
      </w:rPr>
    </w:lvl>
    <w:lvl w:ilvl="6" w:tplc="240A0001" w:tentative="1">
      <w:start w:val="1"/>
      <w:numFmt w:val="bullet"/>
      <w:lvlText w:val=""/>
      <w:lvlJc w:val="left"/>
      <w:pPr>
        <w:ind w:left="5754" w:hanging="360"/>
      </w:pPr>
      <w:rPr>
        <w:rFonts w:hint="default" w:ascii="Symbol" w:hAnsi="Symbol"/>
      </w:rPr>
    </w:lvl>
    <w:lvl w:ilvl="7" w:tplc="240A0003" w:tentative="1">
      <w:start w:val="1"/>
      <w:numFmt w:val="bullet"/>
      <w:lvlText w:val="o"/>
      <w:lvlJc w:val="left"/>
      <w:pPr>
        <w:ind w:left="6474" w:hanging="360"/>
      </w:pPr>
      <w:rPr>
        <w:rFonts w:hint="default" w:ascii="Courier New" w:hAnsi="Courier New" w:cs="Courier New"/>
      </w:rPr>
    </w:lvl>
    <w:lvl w:ilvl="8" w:tplc="240A0005" w:tentative="1">
      <w:start w:val="1"/>
      <w:numFmt w:val="bullet"/>
      <w:lvlText w:val=""/>
      <w:lvlJc w:val="left"/>
      <w:pPr>
        <w:ind w:left="7194" w:hanging="360"/>
      </w:pPr>
      <w:rPr>
        <w:rFonts w:hint="default" w:ascii="Wingdings" w:hAnsi="Wingdings"/>
      </w:rPr>
    </w:lvl>
  </w:abstractNum>
  <w:abstractNum w:abstractNumId="25" w15:restartNumberingAfterBreak="0">
    <w:nsid w:val="3C3F0E86"/>
    <w:multiLevelType w:val="hybridMultilevel"/>
    <w:tmpl w:val="BC32402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544728B"/>
    <w:multiLevelType w:val="hybridMultilevel"/>
    <w:tmpl w:val="85B88962"/>
    <w:lvl w:ilvl="0" w:tplc="2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7" w15:restartNumberingAfterBreak="0">
    <w:nsid w:val="4AB674A8"/>
    <w:multiLevelType w:val="multilevel"/>
    <w:tmpl w:val="11D4797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C940BBE"/>
    <w:multiLevelType w:val="hybridMultilevel"/>
    <w:tmpl w:val="2DE03ED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941A61"/>
    <w:multiLevelType w:val="hybridMultilevel"/>
    <w:tmpl w:val="623C28A8"/>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0" w15:restartNumberingAfterBreak="0">
    <w:nsid w:val="52F25194"/>
    <w:multiLevelType w:val="hybridMultilevel"/>
    <w:tmpl w:val="10B8AFD0"/>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54BF7AC6"/>
    <w:multiLevelType w:val="hybridMultilevel"/>
    <w:tmpl w:val="9ACC12E2"/>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2" w15:restartNumberingAfterBreak="0">
    <w:nsid w:val="569B5084"/>
    <w:multiLevelType w:val="hybridMultilevel"/>
    <w:tmpl w:val="511C36C4"/>
    <w:lvl w:ilvl="0" w:tplc="633EB7FA">
      <w:numFmt w:val="bullet"/>
      <w:lvlText w:val=""/>
      <w:lvlJc w:val="left"/>
      <w:pPr>
        <w:ind w:left="822" w:hanging="360"/>
      </w:pPr>
      <w:rPr>
        <w:rFonts w:hint="default" w:ascii="Symbol" w:hAnsi="Symbol" w:eastAsia="Symbol" w:cs="Symbol"/>
        <w:w w:val="100"/>
        <w:sz w:val="22"/>
        <w:szCs w:val="22"/>
        <w:lang w:val="es-ES" w:eastAsia="en-US" w:bidi="ar-SA"/>
      </w:rPr>
    </w:lvl>
    <w:lvl w:ilvl="1" w:tplc="7AFE0932">
      <w:numFmt w:val="bullet"/>
      <w:lvlText w:val="•"/>
      <w:lvlJc w:val="left"/>
      <w:pPr>
        <w:ind w:left="1712" w:hanging="360"/>
      </w:pPr>
      <w:rPr>
        <w:rFonts w:hint="default"/>
        <w:lang w:val="es-ES" w:eastAsia="en-US" w:bidi="ar-SA"/>
      </w:rPr>
    </w:lvl>
    <w:lvl w:ilvl="2" w:tplc="41826C32">
      <w:numFmt w:val="bullet"/>
      <w:lvlText w:val="•"/>
      <w:lvlJc w:val="left"/>
      <w:pPr>
        <w:ind w:left="2604" w:hanging="360"/>
      </w:pPr>
      <w:rPr>
        <w:rFonts w:hint="default"/>
        <w:lang w:val="es-ES" w:eastAsia="en-US" w:bidi="ar-SA"/>
      </w:rPr>
    </w:lvl>
    <w:lvl w:ilvl="3" w:tplc="2CA8ADB4">
      <w:numFmt w:val="bullet"/>
      <w:lvlText w:val="•"/>
      <w:lvlJc w:val="left"/>
      <w:pPr>
        <w:ind w:left="3496" w:hanging="360"/>
      </w:pPr>
      <w:rPr>
        <w:rFonts w:hint="default"/>
        <w:lang w:val="es-ES" w:eastAsia="en-US" w:bidi="ar-SA"/>
      </w:rPr>
    </w:lvl>
    <w:lvl w:ilvl="4" w:tplc="441097DC">
      <w:numFmt w:val="bullet"/>
      <w:lvlText w:val="•"/>
      <w:lvlJc w:val="left"/>
      <w:pPr>
        <w:ind w:left="4388" w:hanging="360"/>
      </w:pPr>
      <w:rPr>
        <w:rFonts w:hint="default"/>
        <w:lang w:val="es-ES" w:eastAsia="en-US" w:bidi="ar-SA"/>
      </w:rPr>
    </w:lvl>
    <w:lvl w:ilvl="5" w:tplc="4E744366">
      <w:numFmt w:val="bullet"/>
      <w:lvlText w:val="•"/>
      <w:lvlJc w:val="left"/>
      <w:pPr>
        <w:ind w:left="5280" w:hanging="360"/>
      </w:pPr>
      <w:rPr>
        <w:rFonts w:hint="default"/>
        <w:lang w:val="es-ES" w:eastAsia="en-US" w:bidi="ar-SA"/>
      </w:rPr>
    </w:lvl>
    <w:lvl w:ilvl="6" w:tplc="2E84EF98">
      <w:numFmt w:val="bullet"/>
      <w:lvlText w:val="•"/>
      <w:lvlJc w:val="left"/>
      <w:pPr>
        <w:ind w:left="6172" w:hanging="360"/>
      </w:pPr>
      <w:rPr>
        <w:rFonts w:hint="default"/>
        <w:lang w:val="es-ES" w:eastAsia="en-US" w:bidi="ar-SA"/>
      </w:rPr>
    </w:lvl>
    <w:lvl w:ilvl="7" w:tplc="3B103CE0">
      <w:numFmt w:val="bullet"/>
      <w:lvlText w:val="•"/>
      <w:lvlJc w:val="left"/>
      <w:pPr>
        <w:ind w:left="7064" w:hanging="360"/>
      </w:pPr>
      <w:rPr>
        <w:rFonts w:hint="default"/>
        <w:lang w:val="es-ES" w:eastAsia="en-US" w:bidi="ar-SA"/>
      </w:rPr>
    </w:lvl>
    <w:lvl w:ilvl="8" w:tplc="E716B930">
      <w:numFmt w:val="bullet"/>
      <w:lvlText w:val="•"/>
      <w:lvlJc w:val="left"/>
      <w:pPr>
        <w:ind w:left="7956" w:hanging="360"/>
      </w:pPr>
      <w:rPr>
        <w:rFonts w:hint="default"/>
        <w:lang w:val="es-ES" w:eastAsia="en-US" w:bidi="ar-SA"/>
      </w:rPr>
    </w:lvl>
  </w:abstractNum>
  <w:abstractNum w:abstractNumId="33" w15:restartNumberingAfterBreak="0">
    <w:nsid w:val="575F1D96"/>
    <w:multiLevelType w:val="hybridMultilevel"/>
    <w:tmpl w:val="002CD682"/>
    <w:lvl w:ilvl="0" w:tplc="E9505480">
      <w:start w:val="1"/>
      <w:numFmt w:val="decimal"/>
      <w:lvlText w:val="%1."/>
      <w:lvlJc w:val="left"/>
      <w:pPr>
        <w:ind w:left="720" w:hanging="360"/>
      </w:pPr>
      <w:rPr>
        <w:rFonts w:hint="default"/>
        <w:b/>
        <w:bCs/>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4" w15:restartNumberingAfterBreak="0">
    <w:nsid w:val="649B6232"/>
    <w:multiLevelType w:val="hybridMultilevel"/>
    <w:tmpl w:val="26AC091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658861B7"/>
    <w:multiLevelType w:val="hybridMultilevel"/>
    <w:tmpl w:val="C430F88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6" w15:restartNumberingAfterBreak="0">
    <w:nsid w:val="67E04249"/>
    <w:multiLevelType w:val="hybridMultilevel"/>
    <w:tmpl w:val="5D1EB94E"/>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7" w15:restartNumberingAfterBreak="0">
    <w:nsid w:val="680A0AD6"/>
    <w:multiLevelType w:val="multilevel"/>
    <w:tmpl w:val="BB8C7D1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8" w15:restartNumberingAfterBreak="0">
    <w:nsid w:val="68780140"/>
    <w:multiLevelType w:val="hybridMultilevel"/>
    <w:tmpl w:val="38FEBF0A"/>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68B00741"/>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691A4BC4"/>
    <w:multiLevelType w:val="hybridMultilevel"/>
    <w:tmpl w:val="C3E82DDE"/>
    <w:lvl w:ilvl="0" w:tplc="216691E8">
      <w:start w:val="1"/>
      <w:numFmt w:val="bullet"/>
      <w:lvlText w:val="•"/>
      <w:lvlJc w:val="left"/>
      <w:pPr>
        <w:tabs>
          <w:tab w:val="num" w:pos="720"/>
        </w:tabs>
        <w:ind w:left="720" w:hanging="360"/>
      </w:pPr>
      <w:rPr>
        <w:rFonts w:hint="default" w:ascii="Times New Roman" w:hAnsi="Times New Roman"/>
      </w:rPr>
    </w:lvl>
    <w:lvl w:ilvl="1" w:tplc="E722AD1E" w:tentative="1">
      <w:start w:val="1"/>
      <w:numFmt w:val="bullet"/>
      <w:lvlText w:val="•"/>
      <w:lvlJc w:val="left"/>
      <w:pPr>
        <w:tabs>
          <w:tab w:val="num" w:pos="1440"/>
        </w:tabs>
        <w:ind w:left="1440" w:hanging="360"/>
      </w:pPr>
      <w:rPr>
        <w:rFonts w:hint="default" w:ascii="Times New Roman" w:hAnsi="Times New Roman"/>
      </w:rPr>
    </w:lvl>
    <w:lvl w:ilvl="2" w:tplc="DBCA90EE" w:tentative="1">
      <w:start w:val="1"/>
      <w:numFmt w:val="bullet"/>
      <w:lvlText w:val="•"/>
      <w:lvlJc w:val="left"/>
      <w:pPr>
        <w:tabs>
          <w:tab w:val="num" w:pos="2160"/>
        </w:tabs>
        <w:ind w:left="2160" w:hanging="360"/>
      </w:pPr>
      <w:rPr>
        <w:rFonts w:hint="default" w:ascii="Times New Roman" w:hAnsi="Times New Roman"/>
      </w:rPr>
    </w:lvl>
    <w:lvl w:ilvl="3" w:tplc="5ED237A6" w:tentative="1">
      <w:start w:val="1"/>
      <w:numFmt w:val="bullet"/>
      <w:lvlText w:val="•"/>
      <w:lvlJc w:val="left"/>
      <w:pPr>
        <w:tabs>
          <w:tab w:val="num" w:pos="2880"/>
        </w:tabs>
        <w:ind w:left="2880" w:hanging="360"/>
      </w:pPr>
      <w:rPr>
        <w:rFonts w:hint="default" w:ascii="Times New Roman" w:hAnsi="Times New Roman"/>
      </w:rPr>
    </w:lvl>
    <w:lvl w:ilvl="4" w:tplc="257C63B4" w:tentative="1">
      <w:start w:val="1"/>
      <w:numFmt w:val="bullet"/>
      <w:lvlText w:val="•"/>
      <w:lvlJc w:val="left"/>
      <w:pPr>
        <w:tabs>
          <w:tab w:val="num" w:pos="3600"/>
        </w:tabs>
        <w:ind w:left="3600" w:hanging="360"/>
      </w:pPr>
      <w:rPr>
        <w:rFonts w:hint="default" w:ascii="Times New Roman" w:hAnsi="Times New Roman"/>
      </w:rPr>
    </w:lvl>
    <w:lvl w:ilvl="5" w:tplc="7FDED848" w:tentative="1">
      <w:start w:val="1"/>
      <w:numFmt w:val="bullet"/>
      <w:lvlText w:val="•"/>
      <w:lvlJc w:val="left"/>
      <w:pPr>
        <w:tabs>
          <w:tab w:val="num" w:pos="4320"/>
        </w:tabs>
        <w:ind w:left="4320" w:hanging="360"/>
      </w:pPr>
      <w:rPr>
        <w:rFonts w:hint="default" w:ascii="Times New Roman" w:hAnsi="Times New Roman"/>
      </w:rPr>
    </w:lvl>
    <w:lvl w:ilvl="6" w:tplc="BE0A2FA8" w:tentative="1">
      <w:start w:val="1"/>
      <w:numFmt w:val="bullet"/>
      <w:lvlText w:val="•"/>
      <w:lvlJc w:val="left"/>
      <w:pPr>
        <w:tabs>
          <w:tab w:val="num" w:pos="5040"/>
        </w:tabs>
        <w:ind w:left="5040" w:hanging="360"/>
      </w:pPr>
      <w:rPr>
        <w:rFonts w:hint="default" w:ascii="Times New Roman" w:hAnsi="Times New Roman"/>
      </w:rPr>
    </w:lvl>
    <w:lvl w:ilvl="7" w:tplc="CF84A6B4" w:tentative="1">
      <w:start w:val="1"/>
      <w:numFmt w:val="bullet"/>
      <w:lvlText w:val="•"/>
      <w:lvlJc w:val="left"/>
      <w:pPr>
        <w:tabs>
          <w:tab w:val="num" w:pos="5760"/>
        </w:tabs>
        <w:ind w:left="5760" w:hanging="360"/>
      </w:pPr>
      <w:rPr>
        <w:rFonts w:hint="default" w:ascii="Times New Roman" w:hAnsi="Times New Roman"/>
      </w:rPr>
    </w:lvl>
    <w:lvl w:ilvl="8" w:tplc="B566BA42" w:tentative="1">
      <w:start w:val="1"/>
      <w:numFmt w:val="bullet"/>
      <w:lvlText w:val="•"/>
      <w:lvlJc w:val="left"/>
      <w:pPr>
        <w:tabs>
          <w:tab w:val="num" w:pos="6480"/>
        </w:tabs>
        <w:ind w:left="6480" w:hanging="360"/>
      </w:pPr>
      <w:rPr>
        <w:rFonts w:hint="default" w:ascii="Times New Roman" w:hAnsi="Times New Roman"/>
      </w:rPr>
    </w:lvl>
  </w:abstractNum>
  <w:abstractNum w:abstractNumId="41" w15:restartNumberingAfterBreak="0">
    <w:nsid w:val="6B3A4EA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6C3A475D"/>
    <w:multiLevelType w:val="hybridMultilevel"/>
    <w:tmpl w:val="3936466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3" w15:restartNumberingAfterBreak="0">
    <w:nsid w:val="6E3066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706D4C85"/>
    <w:multiLevelType w:val="hybridMultilevel"/>
    <w:tmpl w:val="9F76EF3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5" w15:restartNumberingAfterBreak="0">
    <w:nsid w:val="778C7E6D"/>
    <w:multiLevelType w:val="hybridMultilevel"/>
    <w:tmpl w:val="AAE826A4"/>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46" w15:restartNumberingAfterBreak="0">
    <w:nsid w:val="78D14A16"/>
    <w:multiLevelType w:val="hybridMultilevel"/>
    <w:tmpl w:val="E4646A8A"/>
    <w:lvl w:ilvl="0" w:tplc="240A000F">
      <w:start w:val="1"/>
      <w:numFmt w:val="decimal"/>
      <w:lvlText w:val="%1."/>
      <w:lvlJc w:val="left"/>
      <w:pPr>
        <w:ind w:left="720" w:hanging="360"/>
      </w:pPr>
      <w:rPr>
        <w:rFonts w:hint="default"/>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start w:val="1"/>
      <w:numFmt w:val="bullet"/>
      <w:lvlText w:val=""/>
      <w:lvlJc w:val="left"/>
      <w:pPr>
        <w:ind w:left="2880" w:hanging="360"/>
      </w:pPr>
      <w:rPr>
        <w:rFonts w:hint="default" w:ascii="Symbol" w:hAnsi="Symbol"/>
      </w:rPr>
    </w:lvl>
    <w:lvl w:ilvl="4" w:tplc="240A0003">
      <w:start w:val="1"/>
      <w:numFmt w:val="bullet"/>
      <w:lvlText w:val="o"/>
      <w:lvlJc w:val="left"/>
      <w:pPr>
        <w:ind w:left="3600" w:hanging="360"/>
      </w:pPr>
      <w:rPr>
        <w:rFonts w:hint="default" w:ascii="Courier New" w:hAnsi="Courier New" w:cs="Courier New"/>
      </w:rPr>
    </w:lvl>
    <w:lvl w:ilvl="5" w:tplc="240A0005">
      <w:start w:val="1"/>
      <w:numFmt w:val="bullet"/>
      <w:lvlText w:val=""/>
      <w:lvlJc w:val="left"/>
      <w:pPr>
        <w:ind w:left="4320" w:hanging="360"/>
      </w:pPr>
      <w:rPr>
        <w:rFonts w:hint="default" w:ascii="Wingdings" w:hAnsi="Wingdings"/>
      </w:rPr>
    </w:lvl>
    <w:lvl w:ilvl="6" w:tplc="240A0001">
      <w:start w:val="1"/>
      <w:numFmt w:val="bullet"/>
      <w:lvlText w:val=""/>
      <w:lvlJc w:val="left"/>
      <w:pPr>
        <w:ind w:left="5040" w:hanging="360"/>
      </w:pPr>
      <w:rPr>
        <w:rFonts w:hint="default" w:ascii="Symbol" w:hAnsi="Symbol"/>
      </w:rPr>
    </w:lvl>
    <w:lvl w:ilvl="7" w:tplc="240A0003">
      <w:start w:val="1"/>
      <w:numFmt w:val="bullet"/>
      <w:lvlText w:val="o"/>
      <w:lvlJc w:val="left"/>
      <w:pPr>
        <w:ind w:left="5760" w:hanging="360"/>
      </w:pPr>
      <w:rPr>
        <w:rFonts w:hint="default" w:ascii="Courier New" w:hAnsi="Courier New" w:cs="Courier New"/>
      </w:rPr>
    </w:lvl>
    <w:lvl w:ilvl="8" w:tplc="240A0005">
      <w:start w:val="1"/>
      <w:numFmt w:val="bullet"/>
      <w:lvlText w:val=""/>
      <w:lvlJc w:val="left"/>
      <w:pPr>
        <w:ind w:left="6480" w:hanging="360"/>
      </w:pPr>
      <w:rPr>
        <w:rFonts w:hint="default" w:ascii="Wingdings" w:hAnsi="Wingdings"/>
      </w:rPr>
    </w:lvl>
  </w:abstractNum>
  <w:num w:numId="1" w16cid:durableId="1159544680">
    <w:abstractNumId w:val="42"/>
  </w:num>
  <w:num w:numId="2" w16cid:durableId="1991520695">
    <w:abstractNumId w:val="27"/>
  </w:num>
  <w:num w:numId="3" w16cid:durableId="1766464045">
    <w:abstractNumId w:val="5"/>
  </w:num>
  <w:num w:numId="4" w16cid:durableId="827599296">
    <w:abstractNumId w:val="43"/>
  </w:num>
  <w:num w:numId="5" w16cid:durableId="1594820245">
    <w:abstractNumId w:val="9"/>
  </w:num>
  <w:num w:numId="6" w16cid:durableId="469399821">
    <w:abstractNumId w:val="7"/>
  </w:num>
  <w:num w:numId="7" w16cid:durableId="949439175">
    <w:abstractNumId w:val="39"/>
  </w:num>
  <w:num w:numId="8" w16cid:durableId="545719892">
    <w:abstractNumId w:val="37"/>
  </w:num>
  <w:num w:numId="9" w16cid:durableId="1963729920">
    <w:abstractNumId w:val="7"/>
  </w:num>
  <w:num w:numId="10" w16cid:durableId="1637486463">
    <w:abstractNumId w:val="7"/>
  </w:num>
  <w:num w:numId="11" w16cid:durableId="772549706">
    <w:abstractNumId w:val="7"/>
  </w:num>
  <w:num w:numId="12" w16cid:durableId="1628580720">
    <w:abstractNumId w:val="17"/>
  </w:num>
  <w:num w:numId="13" w16cid:durableId="437484395">
    <w:abstractNumId w:val="7"/>
  </w:num>
  <w:num w:numId="14" w16cid:durableId="1031303991">
    <w:abstractNumId w:val="7"/>
  </w:num>
  <w:num w:numId="15" w16cid:durableId="1491558639">
    <w:abstractNumId w:val="7"/>
  </w:num>
  <w:num w:numId="16" w16cid:durableId="682366935">
    <w:abstractNumId w:val="7"/>
  </w:num>
  <w:num w:numId="17" w16cid:durableId="880048179">
    <w:abstractNumId w:val="30"/>
  </w:num>
  <w:num w:numId="18" w16cid:durableId="379790134">
    <w:abstractNumId w:val="40"/>
  </w:num>
  <w:num w:numId="19" w16cid:durableId="892276600">
    <w:abstractNumId w:val="12"/>
  </w:num>
  <w:num w:numId="20" w16cid:durableId="234315202">
    <w:abstractNumId w:val="14"/>
  </w:num>
  <w:num w:numId="21" w16cid:durableId="1564876298">
    <w:abstractNumId w:val="36"/>
  </w:num>
  <w:num w:numId="22" w16cid:durableId="1931617461">
    <w:abstractNumId w:val="1"/>
  </w:num>
  <w:num w:numId="23" w16cid:durableId="1211113557">
    <w:abstractNumId w:val="20"/>
  </w:num>
  <w:num w:numId="24" w16cid:durableId="1378968340">
    <w:abstractNumId w:val="46"/>
  </w:num>
  <w:num w:numId="25" w16cid:durableId="450709743">
    <w:abstractNumId w:val="4"/>
  </w:num>
  <w:num w:numId="26" w16cid:durableId="754670340">
    <w:abstractNumId w:val="11"/>
  </w:num>
  <w:num w:numId="27" w16cid:durableId="674842974">
    <w:abstractNumId w:val="3"/>
  </w:num>
  <w:num w:numId="28" w16cid:durableId="757019007">
    <w:abstractNumId w:val="22"/>
  </w:num>
  <w:num w:numId="29" w16cid:durableId="320276659">
    <w:abstractNumId w:val="0"/>
  </w:num>
  <w:num w:numId="30" w16cid:durableId="1709064644">
    <w:abstractNumId w:val="10"/>
  </w:num>
  <w:num w:numId="31" w16cid:durableId="1481774453">
    <w:abstractNumId w:val="8"/>
  </w:num>
  <w:num w:numId="32" w16cid:durableId="353727380">
    <w:abstractNumId w:val="45"/>
  </w:num>
  <w:num w:numId="33" w16cid:durableId="468521949">
    <w:abstractNumId w:val="32"/>
  </w:num>
  <w:num w:numId="34" w16cid:durableId="708795984">
    <w:abstractNumId w:val="41"/>
  </w:num>
  <w:num w:numId="35" w16cid:durableId="1460763355">
    <w:abstractNumId w:val="34"/>
  </w:num>
  <w:num w:numId="36" w16cid:durableId="1540505253">
    <w:abstractNumId w:val="19"/>
  </w:num>
  <w:num w:numId="37" w16cid:durableId="1195385486">
    <w:abstractNumId w:val="31"/>
  </w:num>
  <w:num w:numId="38" w16cid:durableId="1374035412">
    <w:abstractNumId w:val="29"/>
  </w:num>
  <w:num w:numId="39" w16cid:durableId="566262457">
    <w:abstractNumId w:val="13"/>
  </w:num>
  <w:num w:numId="40" w16cid:durableId="88889887">
    <w:abstractNumId w:val="24"/>
  </w:num>
  <w:num w:numId="41" w16cid:durableId="563957083">
    <w:abstractNumId w:val="2"/>
  </w:num>
  <w:num w:numId="42" w16cid:durableId="2102798604">
    <w:abstractNumId w:val="25"/>
  </w:num>
  <w:num w:numId="43" w16cid:durableId="668292912">
    <w:abstractNumId w:val="21"/>
  </w:num>
  <w:num w:numId="44" w16cid:durableId="119879541">
    <w:abstractNumId w:val="35"/>
  </w:num>
  <w:num w:numId="45" w16cid:durableId="901063887">
    <w:abstractNumId w:val="16"/>
  </w:num>
  <w:num w:numId="46" w16cid:durableId="996494868">
    <w:abstractNumId w:val="28"/>
  </w:num>
  <w:num w:numId="47" w16cid:durableId="1199126883">
    <w:abstractNumId w:val="6"/>
  </w:num>
  <w:num w:numId="48" w16cid:durableId="1650475221">
    <w:abstractNumId w:val="44"/>
  </w:num>
  <w:num w:numId="49" w16cid:durableId="611860909">
    <w:abstractNumId w:val="33"/>
  </w:num>
  <w:num w:numId="50" w16cid:durableId="547452435">
    <w:abstractNumId w:val="38"/>
  </w:num>
  <w:num w:numId="51" w16cid:durableId="1246912786">
    <w:abstractNumId w:val="18"/>
  </w:num>
  <w:num w:numId="52" w16cid:durableId="4401329">
    <w:abstractNumId w:val="15"/>
  </w:num>
  <w:num w:numId="53" w16cid:durableId="81337995">
    <w:abstractNumId w:val="26"/>
  </w:num>
  <w:num w:numId="54" w16cid:durableId="1202939770">
    <w:abstractNumId w:val="23"/>
  </w:num>
  <w:numIdMacAtCleanup w:val="51"/>
</w:numbering>
</file>

<file path=word/people.xml><?xml version="1.0" encoding="utf-8"?>
<w15:people xmlns:mc="http://schemas.openxmlformats.org/markup-compatibility/2006" xmlns:w15="http://schemas.microsoft.com/office/word/2012/wordml" mc:Ignorable="w15"/>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BC3"/>
    <w:rsid w:val="00000603"/>
    <w:rsid w:val="00001639"/>
    <w:rsid w:val="0000168A"/>
    <w:rsid w:val="00001DAD"/>
    <w:rsid w:val="000026B3"/>
    <w:rsid w:val="0000276E"/>
    <w:rsid w:val="00003646"/>
    <w:rsid w:val="00004ADA"/>
    <w:rsid w:val="0000505B"/>
    <w:rsid w:val="000055FF"/>
    <w:rsid w:val="00005B9F"/>
    <w:rsid w:val="00006C77"/>
    <w:rsid w:val="00007396"/>
    <w:rsid w:val="0001068D"/>
    <w:rsid w:val="000107A0"/>
    <w:rsid w:val="0001092F"/>
    <w:rsid w:val="00011268"/>
    <w:rsid w:val="00011CF0"/>
    <w:rsid w:val="00011E67"/>
    <w:rsid w:val="00011F4E"/>
    <w:rsid w:val="00011FCD"/>
    <w:rsid w:val="000127D3"/>
    <w:rsid w:val="00013FF4"/>
    <w:rsid w:val="00014041"/>
    <w:rsid w:val="00015290"/>
    <w:rsid w:val="000158AA"/>
    <w:rsid w:val="00016336"/>
    <w:rsid w:val="00017500"/>
    <w:rsid w:val="000176C0"/>
    <w:rsid w:val="0002023B"/>
    <w:rsid w:val="00020316"/>
    <w:rsid w:val="00020D7D"/>
    <w:rsid w:val="00020ED3"/>
    <w:rsid w:val="00020FAF"/>
    <w:rsid w:val="00021218"/>
    <w:rsid w:val="00021850"/>
    <w:rsid w:val="000218F5"/>
    <w:rsid w:val="00021F9F"/>
    <w:rsid w:val="000220AC"/>
    <w:rsid w:val="00022C51"/>
    <w:rsid w:val="000230AF"/>
    <w:rsid w:val="00023D78"/>
    <w:rsid w:val="00023DBF"/>
    <w:rsid w:val="00023DCC"/>
    <w:rsid w:val="00023E1F"/>
    <w:rsid w:val="00024D54"/>
    <w:rsid w:val="00025096"/>
    <w:rsid w:val="0002543E"/>
    <w:rsid w:val="0002550A"/>
    <w:rsid w:val="000256B3"/>
    <w:rsid w:val="00026018"/>
    <w:rsid w:val="000277FE"/>
    <w:rsid w:val="00030630"/>
    <w:rsid w:val="00030875"/>
    <w:rsid w:val="00030DE7"/>
    <w:rsid w:val="0003129B"/>
    <w:rsid w:val="00032877"/>
    <w:rsid w:val="00033890"/>
    <w:rsid w:val="00035293"/>
    <w:rsid w:val="00035409"/>
    <w:rsid w:val="00035E61"/>
    <w:rsid w:val="00037ADD"/>
    <w:rsid w:val="000401D7"/>
    <w:rsid w:val="00040680"/>
    <w:rsid w:val="00040B0E"/>
    <w:rsid w:val="00040F5E"/>
    <w:rsid w:val="00040F72"/>
    <w:rsid w:val="00041E7A"/>
    <w:rsid w:val="000428EE"/>
    <w:rsid w:val="00042A4D"/>
    <w:rsid w:val="00042C56"/>
    <w:rsid w:val="00042E60"/>
    <w:rsid w:val="00042F96"/>
    <w:rsid w:val="0004350E"/>
    <w:rsid w:val="00043BEA"/>
    <w:rsid w:val="00044745"/>
    <w:rsid w:val="00044B76"/>
    <w:rsid w:val="000450BF"/>
    <w:rsid w:val="00045D94"/>
    <w:rsid w:val="00045E0B"/>
    <w:rsid w:val="00047345"/>
    <w:rsid w:val="00047733"/>
    <w:rsid w:val="00047BC9"/>
    <w:rsid w:val="0005022D"/>
    <w:rsid w:val="000503F1"/>
    <w:rsid w:val="00050552"/>
    <w:rsid w:val="00050FEC"/>
    <w:rsid w:val="000510D8"/>
    <w:rsid w:val="00051DDE"/>
    <w:rsid w:val="0005314A"/>
    <w:rsid w:val="00053F84"/>
    <w:rsid w:val="000546FE"/>
    <w:rsid w:val="00055168"/>
    <w:rsid w:val="000558E9"/>
    <w:rsid w:val="00056038"/>
    <w:rsid w:val="000566F9"/>
    <w:rsid w:val="000567F1"/>
    <w:rsid w:val="00056BA8"/>
    <w:rsid w:val="00056DEA"/>
    <w:rsid w:val="00057805"/>
    <w:rsid w:val="000601E0"/>
    <w:rsid w:val="000608A6"/>
    <w:rsid w:val="000620EC"/>
    <w:rsid w:val="0006291B"/>
    <w:rsid w:val="0006355C"/>
    <w:rsid w:val="00063D2C"/>
    <w:rsid w:val="00063D86"/>
    <w:rsid w:val="0006414D"/>
    <w:rsid w:val="0006596F"/>
    <w:rsid w:val="00066D32"/>
    <w:rsid w:val="00067053"/>
    <w:rsid w:val="000671B2"/>
    <w:rsid w:val="00067B7A"/>
    <w:rsid w:val="00070644"/>
    <w:rsid w:val="00070981"/>
    <w:rsid w:val="00071393"/>
    <w:rsid w:val="00071927"/>
    <w:rsid w:val="00071AD6"/>
    <w:rsid w:val="00071FE1"/>
    <w:rsid w:val="00073544"/>
    <w:rsid w:val="00073626"/>
    <w:rsid w:val="00073878"/>
    <w:rsid w:val="00073EB0"/>
    <w:rsid w:val="0007407C"/>
    <w:rsid w:val="000740D9"/>
    <w:rsid w:val="00074578"/>
    <w:rsid w:val="000745C2"/>
    <w:rsid w:val="000758C3"/>
    <w:rsid w:val="000759C4"/>
    <w:rsid w:val="00076090"/>
    <w:rsid w:val="000762EB"/>
    <w:rsid w:val="000764EB"/>
    <w:rsid w:val="00076E3A"/>
    <w:rsid w:val="0007726B"/>
    <w:rsid w:val="00077295"/>
    <w:rsid w:val="00080F40"/>
    <w:rsid w:val="000810D0"/>
    <w:rsid w:val="00081426"/>
    <w:rsid w:val="00081DB1"/>
    <w:rsid w:val="00081F50"/>
    <w:rsid w:val="00082130"/>
    <w:rsid w:val="00083356"/>
    <w:rsid w:val="0008430C"/>
    <w:rsid w:val="0008432B"/>
    <w:rsid w:val="00084436"/>
    <w:rsid w:val="00085264"/>
    <w:rsid w:val="00085302"/>
    <w:rsid w:val="000861C2"/>
    <w:rsid w:val="00087467"/>
    <w:rsid w:val="00091115"/>
    <w:rsid w:val="00091388"/>
    <w:rsid w:val="00091D52"/>
    <w:rsid w:val="00092003"/>
    <w:rsid w:val="00092067"/>
    <w:rsid w:val="000925D0"/>
    <w:rsid w:val="00092991"/>
    <w:rsid w:val="00092B9B"/>
    <w:rsid w:val="00093CD4"/>
    <w:rsid w:val="00093DBA"/>
    <w:rsid w:val="00094BA7"/>
    <w:rsid w:val="000952DD"/>
    <w:rsid w:val="00095E94"/>
    <w:rsid w:val="00095F84"/>
    <w:rsid w:val="0009711D"/>
    <w:rsid w:val="000974E9"/>
    <w:rsid w:val="000978CE"/>
    <w:rsid w:val="00097926"/>
    <w:rsid w:val="00097C94"/>
    <w:rsid w:val="000A0775"/>
    <w:rsid w:val="000A0BD0"/>
    <w:rsid w:val="000A1753"/>
    <w:rsid w:val="000A2A57"/>
    <w:rsid w:val="000A4712"/>
    <w:rsid w:val="000A4840"/>
    <w:rsid w:val="000A4A11"/>
    <w:rsid w:val="000A50F2"/>
    <w:rsid w:val="000A6FF6"/>
    <w:rsid w:val="000A7484"/>
    <w:rsid w:val="000A77C9"/>
    <w:rsid w:val="000A78E3"/>
    <w:rsid w:val="000B003A"/>
    <w:rsid w:val="000B05C8"/>
    <w:rsid w:val="000B0A32"/>
    <w:rsid w:val="000B0D51"/>
    <w:rsid w:val="000B14EC"/>
    <w:rsid w:val="000B1D35"/>
    <w:rsid w:val="000B3283"/>
    <w:rsid w:val="000B3A73"/>
    <w:rsid w:val="000B53B9"/>
    <w:rsid w:val="000B5860"/>
    <w:rsid w:val="000B5BF6"/>
    <w:rsid w:val="000B65C0"/>
    <w:rsid w:val="000B6939"/>
    <w:rsid w:val="000B6ADD"/>
    <w:rsid w:val="000B774B"/>
    <w:rsid w:val="000B798B"/>
    <w:rsid w:val="000B7B30"/>
    <w:rsid w:val="000B7FEF"/>
    <w:rsid w:val="000C00D0"/>
    <w:rsid w:val="000C0A1D"/>
    <w:rsid w:val="000C0BA4"/>
    <w:rsid w:val="000C0BD6"/>
    <w:rsid w:val="000C1ABC"/>
    <w:rsid w:val="000C3597"/>
    <w:rsid w:val="000C41C5"/>
    <w:rsid w:val="000C447D"/>
    <w:rsid w:val="000C45A0"/>
    <w:rsid w:val="000C45CF"/>
    <w:rsid w:val="000C4F9E"/>
    <w:rsid w:val="000C5824"/>
    <w:rsid w:val="000C5F58"/>
    <w:rsid w:val="000C64EF"/>
    <w:rsid w:val="000C66BA"/>
    <w:rsid w:val="000C783C"/>
    <w:rsid w:val="000C7EB1"/>
    <w:rsid w:val="000D1AE2"/>
    <w:rsid w:val="000D2495"/>
    <w:rsid w:val="000D2592"/>
    <w:rsid w:val="000D2E4D"/>
    <w:rsid w:val="000D2EFD"/>
    <w:rsid w:val="000D3012"/>
    <w:rsid w:val="000D31EF"/>
    <w:rsid w:val="000D322F"/>
    <w:rsid w:val="000D4711"/>
    <w:rsid w:val="000D4CCA"/>
    <w:rsid w:val="000D590D"/>
    <w:rsid w:val="000D69F1"/>
    <w:rsid w:val="000D7677"/>
    <w:rsid w:val="000E09F8"/>
    <w:rsid w:val="000E0D4D"/>
    <w:rsid w:val="000E0EBF"/>
    <w:rsid w:val="000E119D"/>
    <w:rsid w:val="000E14AC"/>
    <w:rsid w:val="000E20F1"/>
    <w:rsid w:val="000E22B0"/>
    <w:rsid w:val="000E24A3"/>
    <w:rsid w:val="000E2BF0"/>
    <w:rsid w:val="000E38A5"/>
    <w:rsid w:val="000E5427"/>
    <w:rsid w:val="000E54C9"/>
    <w:rsid w:val="000E6BA0"/>
    <w:rsid w:val="000E7C3D"/>
    <w:rsid w:val="000F0A8C"/>
    <w:rsid w:val="000F0B1E"/>
    <w:rsid w:val="000F1646"/>
    <w:rsid w:val="000F1A9E"/>
    <w:rsid w:val="000F1C5B"/>
    <w:rsid w:val="000F1D6E"/>
    <w:rsid w:val="000F23E6"/>
    <w:rsid w:val="000F271E"/>
    <w:rsid w:val="000F2E7E"/>
    <w:rsid w:val="000F377A"/>
    <w:rsid w:val="000F38FE"/>
    <w:rsid w:val="000F4D63"/>
    <w:rsid w:val="000F7B6C"/>
    <w:rsid w:val="00101158"/>
    <w:rsid w:val="00101581"/>
    <w:rsid w:val="001017D4"/>
    <w:rsid w:val="00101805"/>
    <w:rsid w:val="00101BF3"/>
    <w:rsid w:val="00101EC9"/>
    <w:rsid w:val="0010365C"/>
    <w:rsid w:val="001036E9"/>
    <w:rsid w:val="00103836"/>
    <w:rsid w:val="001038E4"/>
    <w:rsid w:val="00103AEB"/>
    <w:rsid w:val="00103BD5"/>
    <w:rsid w:val="00103E24"/>
    <w:rsid w:val="001048FD"/>
    <w:rsid w:val="0010497F"/>
    <w:rsid w:val="00104D61"/>
    <w:rsid w:val="00104E96"/>
    <w:rsid w:val="0010771C"/>
    <w:rsid w:val="001101C9"/>
    <w:rsid w:val="00110A12"/>
    <w:rsid w:val="00110E55"/>
    <w:rsid w:val="00110E6E"/>
    <w:rsid w:val="00110E75"/>
    <w:rsid w:val="00110FFD"/>
    <w:rsid w:val="001117D8"/>
    <w:rsid w:val="00111948"/>
    <w:rsid w:val="001125D2"/>
    <w:rsid w:val="001141B6"/>
    <w:rsid w:val="001141BC"/>
    <w:rsid w:val="0011472C"/>
    <w:rsid w:val="00115A4C"/>
    <w:rsid w:val="00115B3C"/>
    <w:rsid w:val="0011628B"/>
    <w:rsid w:val="00120116"/>
    <w:rsid w:val="0012087B"/>
    <w:rsid w:val="001212D9"/>
    <w:rsid w:val="00121E5C"/>
    <w:rsid w:val="001222FC"/>
    <w:rsid w:val="00122AEC"/>
    <w:rsid w:val="00122EF7"/>
    <w:rsid w:val="00122FC4"/>
    <w:rsid w:val="001242BD"/>
    <w:rsid w:val="00124D65"/>
    <w:rsid w:val="00125E82"/>
    <w:rsid w:val="001265A0"/>
    <w:rsid w:val="00126B9C"/>
    <w:rsid w:val="0012780D"/>
    <w:rsid w:val="0012799B"/>
    <w:rsid w:val="00127D00"/>
    <w:rsid w:val="00130085"/>
    <w:rsid w:val="00130407"/>
    <w:rsid w:val="00130536"/>
    <w:rsid w:val="00130D31"/>
    <w:rsid w:val="0013173C"/>
    <w:rsid w:val="001322FD"/>
    <w:rsid w:val="00132513"/>
    <w:rsid w:val="00132525"/>
    <w:rsid w:val="0013262D"/>
    <w:rsid w:val="00133568"/>
    <w:rsid w:val="00133FD2"/>
    <w:rsid w:val="001344AE"/>
    <w:rsid w:val="00134AF7"/>
    <w:rsid w:val="001357DD"/>
    <w:rsid w:val="00135BA1"/>
    <w:rsid w:val="0013739E"/>
    <w:rsid w:val="0013757C"/>
    <w:rsid w:val="001376E0"/>
    <w:rsid w:val="0014039A"/>
    <w:rsid w:val="00140870"/>
    <w:rsid w:val="00140CC8"/>
    <w:rsid w:val="00141158"/>
    <w:rsid w:val="0014196D"/>
    <w:rsid w:val="00141AD2"/>
    <w:rsid w:val="001423A1"/>
    <w:rsid w:val="0014419D"/>
    <w:rsid w:val="00144318"/>
    <w:rsid w:val="00144EEA"/>
    <w:rsid w:val="0014546B"/>
    <w:rsid w:val="00145D91"/>
    <w:rsid w:val="0014633B"/>
    <w:rsid w:val="001463EE"/>
    <w:rsid w:val="001468E0"/>
    <w:rsid w:val="00146DCE"/>
    <w:rsid w:val="001472EA"/>
    <w:rsid w:val="00150859"/>
    <w:rsid w:val="00151DE8"/>
    <w:rsid w:val="00152119"/>
    <w:rsid w:val="00152B15"/>
    <w:rsid w:val="00153168"/>
    <w:rsid w:val="0015384C"/>
    <w:rsid w:val="00153BAE"/>
    <w:rsid w:val="00153BBC"/>
    <w:rsid w:val="00153CBB"/>
    <w:rsid w:val="00153F5B"/>
    <w:rsid w:val="001547C8"/>
    <w:rsid w:val="00156CB2"/>
    <w:rsid w:val="00157361"/>
    <w:rsid w:val="00157363"/>
    <w:rsid w:val="00157BFB"/>
    <w:rsid w:val="00160290"/>
    <w:rsid w:val="00160CA0"/>
    <w:rsid w:val="00160DD8"/>
    <w:rsid w:val="001614BE"/>
    <w:rsid w:val="00161836"/>
    <w:rsid w:val="001622E7"/>
    <w:rsid w:val="0016259F"/>
    <w:rsid w:val="00162A23"/>
    <w:rsid w:val="00162BE8"/>
    <w:rsid w:val="00164624"/>
    <w:rsid w:val="0016469D"/>
    <w:rsid w:val="001648E4"/>
    <w:rsid w:val="00164ABD"/>
    <w:rsid w:val="001664FF"/>
    <w:rsid w:val="0016666B"/>
    <w:rsid w:val="00170057"/>
    <w:rsid w:val="001710B5"/>
    <w:rsid w:val="00171E69"/>
    <w:rsid w:val="00173214"/>
    <w:rsid w:val="001734A1"/>
    <w:rsid w:val="001734BD"/>
    <w:rsid w:val="00173EEB"/>
    <w:rsid w:val="001744FE"/>
    <w:rsid w:val="00175A9C"/>
    <w:rsid w:val="00176AD7"/>
    <w:rsid w:val="00176BB3"/>
    <w:rsid w:val="00177693"/>
    <w:rsid w:val="001777D1"/>
    <w:rsid w:val="00180721"/>
    <w:rsid w:val="00181370"/>
    <w:rsid w:val="0018163E"/>
    <w:rsid w:val="001818A1"/>
    <w:rsid w:val="001823AF"/>
    <w:rsid w:val="00182DDD"/>
    <w:rsid w:val="00182FE8"/>
    <w:rsid w:val="001834B7"/>
    <w:rsid w:val="001835CE"/>
    <w:rsid w:val="0018478F"/>
    <w:rsid w:val="00184901"/>
    <w:rsid w:val="00184C9A"/>
    <w:rsid w:val="00186076"/>
    <w:rsid w:val="00186C0A"/>
    <w:rsid w:val="0019063B"/>
    <w:rsid w:val="00190B7D"/>
    <w:rsid w:val="00191260"/>
    <w:rsid w:val="0019192F"/>
    <w:rsid w:val="00191C6E"/>
    <w:rsid w:val="0019205D"/>
    <w:rsid w:val="00192187"/>
    <w:rsid w:val="001927FF"/>
    <w:rsid w:val="00192A81"/>
    <w:rsid w:val="001939FF"/>
    <w:rsid w:val="00194B61"/>
    <w:rsid w:val="001952C3"/>
    <w:rsid w:val="00195FC1"/>
    <w:rsid w:val="00196031"/>
    <w:rsid w:val="001963D8"/>
    <w:rsid w:val="00196CC1"/>
    <w:rsid w:val="00197867"/>
    <w:rsid w:val="00197A0A"/>
    <w:rsid w:val="001A0478"/>
    <w:rsid w:val="001A1DD9"/>
    <w:rsid w:val="001A25DC"/>
    <w:rsid w:val="001A3258"/>
    <w:rsid w:val="001A4946"/>
    <w:rsid w:val="001A4AD6"/>
    <w:rsid w:val="001A4D90"/>
    <w:rsid w:val="001A537A"/>
    <w:rsid w:val="001A7BE8"/>
    <w:rsid w:val="001B0A35"/>
    <w:rsid w:val="001B1C4A"/>
    <w:rsid w:val="001B2161"/>
    <w:rsid w:val="001B3137"/>
    <w:rsid w:val="001B417E"/>
    <w:rsid w:val="001B4693"/>
    <w:rsid w:val="001B49A2"/>
    <w:rsid w:val="001B5F1F"/>
    <w:rsid w:val="001B6710"/>
    <w:rsid w:val="001B6FDF"/>
    <w:rsid w:val="001B7214"/>
    <w:rsid w:val="001B7BA0"/>
    <w:rsid w:val="001C0347"/>
    <w:rsid w:val="001C07CF"/>
    <w:rsid w:val="001C0CFD"/>
    <w:rsid w:val="001C0E82"/>
    <w:rsid w:val="001C22D0"/>
    <w:rsid w:val="001C294F"/>
    <w:rsid w:val="001C31AF"/>
    <w:rsid w:val="001C42B9"/>
    <w:rsid w:val="001C45B6"/>
    <w:rsid w:val="001C53A2"/>
    <w:rsid w:val="001C56F2"/>
    <w:rsid w:val="001C6137"/>
    <w:rsid w:val="001C6A65"/>
    <w:rsid w:val="001C6FB1"/>
    <w:rsid w:val="001C7D3C"/>
    <w:rsid w:val="001D0C55"/>
    <w:rsid w:val="001D0E69"/>
    <w:rsid w:val="001D1573"/>
    <w:rsid w:val="001D170E"/>
    <w:rsid w:val="001D1B50"/>
    <w:rsid w:val="001D2215"/>
    <w:rsid w:val="001D235F"/>
    <w:rsid w:val="001D23EA"/>
    <w:rsid w:val="001D2746"/>
    <w:rsid w:val="001D2FFC"/>
    <w:rsid w:val="001D3C2D"/>
    <w:rsid w:val="001D41BE"/>
    <w:rsid w:val="001D42C0"/>
    <w:rsid w:val="001D4412"/>
    <w:rsid w:val="001D47DA"/>
    <w:rsid w:val="001D4879"/>
    <w:rsid w:val="001D4AAE"/>
    <w:rsid w:val="001D6992"/>
    <w:rsid w:val="001D7140"/>
    <w:rsid w:val="001D7214"/>
    <w:rsid w:val="001D7435"/>
    <w:rsid w:val="001E0E72"/>
    <w:rsid w:val="001E0EA6"/>
    <w:rsid w:val="001E10F7"/>
    <w:rsid w:val="001E181A"/>
    <w:rsid w:val="001E217D"/>
    <w:rsid w:val="001E3227"/>
    <w:rsid w:val="001E4379"/>
    <w:rsid w:val="001E46D0"/>
    <w:rsid w:val="001E4ADE"/>
    <w:rsid w:val="001E5A8A"/>
    <w:rsid w:val="001E5E4D"/>
    <w:rsid w:val="001E7DFB"/>
    <w:rsid w:val="001F03B0"/>
    <w:rsid w:val="001F0615"/>
    <w:rsid w:val="001F0B93"/>
    <w:rsid w:val="001F0D17"/>
    <w:rsid w:val="001F1EFB"/>
    <w:rsid w:val="001F277D"/>
    <w:rsid w:val="001F2AB6"/>
    <w:rsid w:val="001F31E8"/>
    <w:rsid w:val="001F3702"/>
    <w:rsid w:val="001F3893"/>
    <w:rsid w:val="001F3AC4"/>
    <w:rsid w:val="001F401F"/>
    <w:rsid w:val="001F486A"/>
    <w:rsid w:val="001F489E"/>
    <w:rsid w:val="001F507D"/>
    <w:rsid w:val="001F5945"/>
    <w:rsid w:val="001F6787"/>
    <w:rsid w:val="001F7842"/>
    <w:rsid w:val="001F79FA"/>
    <w:rsid w:val="00200010"/>
    <w:rsid w:val="00200288"/>
    <w:rsid w:val="00200329"/>
    <w:rsid w:val="002007BC"/>
    <w:rsid w:val="0020272A"/>
    <w:rsid w:val="00203069"/>
    <w:rsid w:val="00203A96"/>
    <w:rsid w:val="0020464F"/>
    <w:rsid w:val="00204B90"/>
    <w:rsid w:val="00205247"/>
    <w:rsid w:val="0020654E"/>
    <w:rsid w:val="0020696A"/>
    <w:rsid w:val="00210167"/>
    <w:rsid w:val="002102A4"/>
    <w:rsid w:val="0021100F"/>
    <w:rsid w:val="00212847"/>
    <w:rsid w:val="00212919"/>
    <w:rsid w:val="00212BE2"/>
    <w:rsid w:val="002130A7"/>
    <w:rsid w:val="00213931"/>
    <w:rsid w:val="00213963"/>
    <w:rsid w:val="00214076"/>
    <w:rsid w:val="002141CB"/>
    <w:rsid w:val="002157A1"/>
    <w:rsid w:val="002158CA"/>
    <w:rsid w:val="002167F4"/>
    <w:rsid w:val="00216DBB"/>
    <w:rsid w:val="00217147"/>
    <w:rsid w:val="002176F2"/>
    <w:rsid w:val="00217DDC"/>
    <w:rsid w:val="0022047D"/>
    <w:rsid w:val="00220D74"/>
    <w:rsid w:val="0022135C"/>
    <w:rsid w:val="00221B6A"/>
    <w:rsid w:val="00221C03"/>
    <w:rsid w:val="00222882"/>
    <w:rsid w:val="002231CD"/>
    <w:rsid w:val="002233F5"/>
    <w:rsid w:val="00223F01"/>
    <w:rsid w:val="0022411B"/>
    <w:rsid w:val="00224402"/>
    <w:rsid w:val="002244A7"/>
    <w:rsid w:val="00224E6C"/>
    <w:rsid w:val="00225916"/>
    <w:rsid w:val="00225F03"/>
    <w:rsid w:val="00227980"/>
    <w:rsid w:val="00227D3E"/>
    <w:rsid w:val="002301C9"/>
    <w:rsid w:val="002303F4"/>
    <w:rsid w:val="002309EA"/>
    <w:rsid w:val="00230C13"/>
    <w:rsid w:val="0023100E"/>
    <w:rsid w:val="0023117F"/>
    <w:rsid w:val="002311FC"/>
    <w:rsid w:val="002313A7"/>
    <w:rsid w:val="00231448"/>
    <w:rsid w:val="002315F2"/>
    <w:rsid w:val="00231EB8"/>
    <w:rsid w:val="002322F1"/>
    <w:rsid w:val="00233046"/>
    <w:rsid w:val="002333EB"/>
    <w:rsid w:val="002334F2"/>
    <w:rsid w:val="00233C51"/>
    <w:rsid w:val="00234D31"/>
    <w:rsid w:val="00235707"/>
    <w:rsid w:val="00235B06"/>
    <w:rsid w:val="00236159"/>
    <w:rsid w:val="002362C3"/>
    <w:rsid w:val="002364E8"/>
    <w:rsid w:val="00236A2B"/>
    <w:rsid w:val="00237DDA"/>
    <w:rsid w:val="00242017"/>
    <w:rsid w:val="00242091"/>
    <w:rsid w:val="0024238C"/>
    <w:rsid w:val="0024297E"/>
    <w:rsid w:val="00242E0A"/>
    <w:rsid w:val="0024301F"/>
    <w:rsid w:val="00243942"/>
    <w:rsid w:val="00243DCD"/>
    <w:rsid w:val="00244FF3"/>
    <w:rsid w:val="002455A0"/>
    <w:rsid w:val="0024578D"/>
    <w:rsid w:val="00246A1B"/>
    <w:rsid w:val="0024736A"/>
    <w:rsid w:val="002513EE"/>
    <w:rsid w:val="0025177A"/>
    <w:rsid w:val="00251922"/>
    <w:rsid w:val="00252158"/>
    <w:rsid w:val="00252162"/>
    <w:rsid w:val="002521E9"/>
    <w:rsid w:val="00252588"/>
    <w:rsid w:val="00252A19"/>
    <w:rsid w:val="00252C25"/>
    <w:rsid w:val="0025314E"/>
    <w:rsid w:val="00253C27"/>
    <w:rsid w:val="002569B2"/>
    <w:rsid w:val="00256F57"/>
    <w:rsid w:val="002577DB"/>
    <w:rsid w:val="00257DCF"/>
    <w:rsid w:val="00260AFC"/>
    <w:rsid w:val="00260BEF"/>
    <w:rsid w:val="0026186E"/>
    <w:rsid w:val="0026232B"/>
    <w:rsid w:val="00262AF9"/>
    <w:rsid w:val="002634C4"/>
    <w:rsid w:val="00263728"/>
    <w:rsid w:val="00263AFB"/>
    <w:rsid w:val="00264559"/>
    <w:rsid w:val="002651B6"/>
    <w:rsid w:val="00265328"/>
    <w:rsid w:val="0026569A"/>
    <w:rsid w:val="00266529"/>
    <w:rsid w:val="0026659C"/>
    <w:rsid w:val="00266B1E"/>
    <w:rsid w:val="00267950"/>
    <w:rsid w:val="00267D28"/>
    <w:rsid w:val="002700C7"/>
    <w:rsid w:val="00270ACD"/>
    <w:rsid w:val="00271ECB"/>
    <w:rsid w:val="00272CEE"/>
    <w:rsid w:val="00272DAD"/>
    <w:rsid w:val="00272F03"/>
    <w:rsid w:val="00273396"/>
    <w:rsid w:val="002740EA"/>
    <w:rsid w:val="0027453B"/>
    <w:rsid w:val="00274712"/>
    <w:rsid w:val="00274A37"/>
    <w:rsid w:val="00275529"/>
    <w:rsid w:val="002756B3"/>
    <w:rsid w:val="00275E63"/>
    <w:rsid w:val="00275E94"/>
    <w:rsid w:val="00276B1E"/>
    <w:rsid w:val="00276C44"/>
    <w:rsid w:val="00276D0D"/>
    <w:rsid w:val="002808ED"/>
    <w:rsid w:val="00280922"/>
    <w:rsid w:val="00280D32"/>
    <w:rsid w:val="0028158D"/>
    <w:rsid w:val="0028189D"/>
    <w:rsid w:val="0028253B"/>
    <w:rsid w:val="00283484"/>
    <w:rsid w:val="00283DA7"/>
    <w:rsid w:val="00284CB0"/>
    <w:rsid w:val="00284EE4"/>
    <w:rsid w:val="002856D3"/>
    <w:rsid w:val="00285ACB"/>
    <w:rsid w:val="00286E99"/>
    <w:rsid w:val="0028748F"/>
    <w:rsid w:val="0029020E"/>
    <w:rsid w:val="0029122D"/>
    <w:rsid w:val="002915F3"/>
    <w:rsid w:val="002916BD"/>
    <w:rsid w:val="002917FD"/>
    <w:rsid w:val="00291937"/>
    <w:rsid w:val="00291B99"/>
    <w:rsid w:val="00292B3B"/>
    <w:rsid w:val="00292FAE"/>
    <w:rsid w:val="00293517"/>
    <w:rsid w:val="002937AD"/>
    <w:rsid w:val="00293FD1"/>
    <w:rsid w:val="002945B0"/>
    <w:rsid w:val="00295250"/>
    <w:rsid w:val="00295BE3"/>
    <w:rsid w:val="002960F9"/>
    <w:rsid w:val="0029698A"/>
    <w:rsid w:val="00296B9C"/>
    <w:rsid w:val="00296D65"/>
    <w:rsid w:val="00297890"/>
    <w:rsid w:val="002A12FB"/>
    <w:rsid w:val="002A20AC"/>
    <w:rsid w:val="002A2643"/>
    <w:rsid w:val="002A2A7D"/>
    <w:rsid w:val="002A2D19"/>
    <w:rsid w:val="002A3104"/>
    <w:rsid w:val="002A3956"/>
    <w:rsid w:val="002A4169"/>
    <w:rsid w:val="002A41A8"/>
    <w:rsid w:val="002A53BC"/>
    <w:rsid w:val="002A63D1"/>
    <w:rsid w:val="002A7257"/>
    <w:rsid w:val="002A78F9"/>
    <w:rsid w:val="002A7941"/>
    <w:rsid w:val="002A79A6"/>
    <w:rsid w:val="002A7A80"/>
    <w:rsid w:val="002B0442"/>
    <w:rsid w:val="002B0742"/>
    <w:rsid w:val="002B09C6"/>
    <w:rsid w:val="002B0F19"/>
    <w:rsid w:val="002B0FD4"/>
    <w:rsid w:val="002B1209"/>
    <w:rsid w:val="002B189C"/>
    <w:rsid w:val="002B1B38"/>
    <w:rsid w:val="002B1D0C"/>
    <w:rsid w:val="002B1D51"/>
    <w:rsid w:val="002B20DC"/>
    <w:rsid w:val="002B2896"/>
    <w:rsid w:val="002B3C33"/>
    <w:rsid w:val="002B3C81"/>
    <w:rsid w:val="002B3F15"/>
    <w:rsid w:val="002B4328"/>
    <w:rsid w:val="002B6089"/>
    <w:rsid w:val="002B73AC"/>
    <w:rsid w:val="002B740C"/>
    <w:rsid w:val="002C117E"/>
    <w:rsid w:val="002C1C61"/>
    <w:rsid w:val="002C1EC6"/>
    <w:rsid w:val="002C2B32"/>
    <w:rsid w:val="002C2C76"/>
    <w:rsid w:val="002C3A18"/>
    <w:rsid w:val="002C63BC"/>
    <w:rsid w:val="002C7C07"/>
    <w:rsid w:val="002D011F"/>
    <w:rsid w:val="002D0400"/>
    <w:rsid w:val="002D0911"/>
    <w:rsid w:val="002D0E8C"/>
    <w:rsid w:val="002D1CDC"/>
    <w:rsid w:val="002D25C0"/>
    <w:rsid w:val="002D2B2D"/>
    <w:rsid w:val="002D2C42"/>
    <w:rsid w:val="002D38BD"/>
    <w:rsid w:val="002D3A2D"/>
    <w:rsid w:val="002D418F"/>
    <w:rsid w:val="002D4537"/>
    <w:rsid w:val="002D462E"/>
    <w:rsid w:val="002D500C"/>
    <w:rsid w:val="002D51F4"/>
    <w:rsid w:val="002D63FF"/>
    <w:rsid w:val="002E08E2"/>
    <w:rsid w:val="002E0C6C"/>
    <w:rsid w:val="002E10C4"/>
    <w:rsid w:val="002E23ED"/>
    <w:rsid w:val="002E37B0"/>
    <w:rsid w:val="002E431D"/>
    <w:rsid w:val="002E46E4"/>
    <w:rsid w:val="002E608B"/>
    <w:rsid w:val="002E616D"/>
    <w:rsid w:val="002E7C19"/>
    <w:rsid w:val="002E7F19"/>
    <w:rsid w:val="002F07CF"/>
    <w:rsid w:val="002F0B5D"/>
    <w:rsid w:val="002F0F19"/>
    <w:rsid w:val="002F16D2"/>
    <w:rsid w:val="002F1C2C"/>
    <w:rsid w:val="002F1D53"/>
    <w:rsid w:val="002F2686"/>
    <w:rsid w:val="002F314C"/>
    <w:rsid w:val="002F353F"/>
    <w:rsid w:val="002F4E13"/>
    <w:rsid w:val="002F593F"/>
    <w:rsid w:val="002F64B4"/>
    <w:rsid w:val="002F6B14"/>
    <w:rsid w:val="002F6D24"/>
    <w:rsid w:val="002F6EB6"/>
    <w:rsid w:val="002F701A"/>
    <w:rsid w:val="002F762F"/>
    <w:rsid w:val="002F7659"/>
    <w:rsid w:val="002F76F1"/>
    <w:rsid w:val="002F785F"/>
    <w:rsid w:val="002F7E4A"/>
    <w:rsid w:val="00300A78"/>
    <w:rsid w:val="00300EE8"/>
    <w:rsid w:val="00300FD5"/>
    <w:rsid w:val="00301008"/>
    <w:rsid w:val="00302087"/>
    <w:rsid w:val="003023C8"/>
    <w:rsid w:val="003026A8"/>
    <w:rsid w:val="00302A12"/>
    <w:rsid w:val="00302C48"/>
    <w:rsid w:val="00302E19"/>
    <w:rsid w:val="003035CD"/>
    <w:rsid w:val="00303A96"/>
    <w:rsid w:val="00303F10"/>
    <w:rsid w:val="00303FD3"/>
    <w:rsid w:val="0030417A"/>
    <w:rsid w:val="00304300"/>
    <w:rsid w:val="00304B1F"/>
    <w:rsid w:val="00304E9C"/>
    <w:rsid w:val="0030566C"/>
    <w:rsid w:val="003103C2"/>
    <w:rsid w:val="00310403"/>
    <w:rsid w:val="00310850"/>
    <w:rsid w:val="003116BE"/>
    <w:rsid w:val="003126BE"/>
    <w:rsid w:val="00313236"/>
    <w:rsid w:val="00313B4B"/>
    <w:rsid w:val="00314E38"/>
    <w:rsid w:val="00315155"/>
    <w:rsid w:val="00315A5E"/>
    <w:rsid w:val="003163C4"/>
    <w:rsid w:val="00316923"/>
    <w:rsid w:val="00317197"/>
    <w:rsid w:val="00317246"/>
    <w:rsid w:val="003209A8"/>
    <w:rsid w:val="00321963"/>
    <w:rsid w:val="00321C94"/>
    <w:rsid w:val="00321FC5"/>
    <w:rsid w:val="003225DC"/>
    <w:rsid w:val="003226E5"/>
    <w:rsid w:val="0032328A"/>
    <w:rsid w:val="00323B99"/>
    <w:rsid w:val="00323C32"/>
    <w:rsid w:val="00324020"/>
    <w:rsid w:val="00324023"/>
    <w:rsid w:val="003244A3"/>
    <w:rsid w:val="00326363"/>
    <w:rsid w:val="00326CAF"/>
    <w:rsid w:val="003273E2"/>
    <w:rsid w:val="00330985"/>
    <w:rsid w:val="00330C3A"/>
    <w:rsid w:val="003318AE"/>
    <w:rsid w:val="003329C5"/>
    <w:rsid w:val="00332F24"/>
    <w:rsid w:val="00333E67"/>
    <w:rsid w:val="00333EC1"/>
    <w:rsid w:val="003351E5"/>
    <w:rsid w:val="003355D2"/>
    <w:rsid w:val="0033567E"/>
    <w:rsid w:val="0033572A"/>
    <w:rsid w:val="0033691A"/>
    <w:rsid w:val="00336A8E"/>
    <w:rsid w:val="003371B2"/>
    <w:rsid w:val="003378A7"/>
    <w:rsid w:val="00337D4C"/>
    <w:rsid w:val="00340E49"/>
    <w:rsid w:val="003410AD"/>
    <w:rsid w:val="003412E5"/>
    <w:rsid w:val="003417BB"/>
    <w:rsid w:val="003425FD"/>
    <w:rsid w:val="00342A0C"/>
    <w:rsid w:val="003437D9"/>
    <w:rsid w:val="0034382A"/>
    <w:rsid w:val="00343917"/>
    <w:rsid w:val="00345520"/>
    <w:rsid w:val="00345554"/>
    <w:rsid w:val="00345886"/>
    <w:rsid w:val="00345A3D"/>
    <w:rsid w:val="00345B45"/>
    <w:rsid w:val="003462F6"/>
    <w:rsid w:val="003469AF"/>
    <w:rsid w:val="003470DA"/>
    <w:rsid w:val="0034718F"/>
    <w:rsid w:val="00347584"/>
    <w:rsid w:val="00347C05"/>
    <w:rsid w:val="00347F67"/>
    <w:rsid w:val="003511D6"/>
    <w:rsid w:val="003527F9"/>
    <w:rsid w:val="00353A43"/>
    <w:rsid w:val="00353AE8"/>
    <w:rsid w:val="00353C6A"/>
    <w:rsid w:val="00354261"/>
    <w:rsid w:val="003542EA"/>
    <w:rsid w:val="00355315"/>
    <w:rsid w:val="0035556A"/>
    <w:rsid w:val="00355B85"/>
    <w:rsid w:val="0035603F"/>
    <w:rsid w:val="003560CD"/>
    <w:rsid w:val="00356607"/>
    <w:rsid w:val="00356AFE"/>
    <w:rsid w:val="00356D0A"/>
    <w:rsid w:val="00356D28"/>
    <w:rsid w:val="00356D4D"/>
    <w:rsid w:val="00357147"/>
    <w:rsid w:val="003571AD"/>
    <w:rsid w:val="00357CEC"/>
    <w:rsid w:val="00357DD1"/>
    <w:rsid w:val="00357E32"/>
    <w:rsid w:val="00357EF2"/>
    <w:rsid w:val="00357F1F"/>
    <w:rsid w:val="00360393"/>
    <w:rsid w:val="00360EA0"/>
    <w:rsid w:val="0036223D"/>
    <w:rsid w:val="00362D1F"/>
    <w:rsid w:val="00365118"/>
    <w:rsid w:val="0036576D"/>
    <w:rsid w:val="00365A07"/>
    <w:rsid w:val="00366134"/>
    <w:rsid w:val="003665B9"/>
    <w:rsid w:val="003669A2"/>
    <w:rsid w:val="00367310"/>
    <w:rsid w:val="0036779F"/>
    <w:rsid w:val="00367CE1"/>
    <w:rsid w:val="00367FDC"/>
    <w:rsid w:val="00370667"/>
    <w:rsid w:val="00370E0B"/>
    <w:rsid w:val="00371064"/>
    <w:rsid w:val="0037165A"/>
    <w:rsid w:val="003718A9"/>
    <w:rsid w:val="003719F5"/>
    <w:rsid w:val="0037370E"/>
    <w:rsid w:val="00373E5E"/>
    <w:rsid w:val="00373FDF"/>
    <w:rsid w:val="00374B78"/>
    <w:rsid w:val="0037568F"/>
    <w:rsid w:val="00375E59"/>
    <w:rsid w:val="0037643E"/>
    <w:rsid w:val="003768D9"/>
    <w:rsid w:val="00376A5E"/>
    <w:rsid w:val="00376D7A"/>
    <w:rsid w:val="0037777A"/>
    <w:rsid w:val="00380CBD"/>
    <w:rsid w:val="00380FA2"/>
    <w:rsid w:val="00380FF2"/>
    <w:rsid w:val="00381241"/>
    <w:rsid w:val="00381CD0"/>
    <w:rsid w:val="003822DC"/>
    <w:rsid w:val="00382391"/>
    <w:rsid w:val="0038239A"/>
    <w:rsid w:val="0038258D"/>
    <w:rsid w:val="003825EB"/>
    <w:rsid w:val="00382647"/>
    <w:rsid w:val="003828EA"/>
    <w:rsid w:val="00382EE5"/>
    <w:rsid w:val="00383C58"/>
    <w:rsid w:val="00383FC4"/>
    <w:rsid w:val="00384775"/>
    <w:rsid w:val="00385FDD"/>
    <w:rsid w:val="0038609D"/>
    <w:rsid w:val="00386497"/>
    <w:rsid w:val="003868D0"/>
    <w:rsid w:val="00386D4E"/>
    <w:rsid w:val="003920E1"/>
    <w:rsid w:val="00392999"/>
    <w:rsid w:val="0039356B"/>
    <w:rsid w:val="00393AC9"/>
    <w:rsid w:val="00395062"/>
    <w:rsid w:val="003950F9"/>
    <w:rsid w:val="00395426"/>
    <w:rsid w:val="0039587F"/>
    <w:rsid w:val="003961D5"/>
    <w:rsid w:val="0039661E"/>
    <w:rsid w:val="003974C8"/>
    <w:rsid w:val="003977C2"/>
    <w:rsid w:val="003977EA"/>
    <w:rsid w:val="00397889"/>
    <w:rsid w:val="003A0288"/>
    <w:rsid w:val="003A0A6B"/>
    <w:rsid w:val="003A0FAF"/>
    <w:rsid w:val="003A1695"/>
    <w:rsid w:val="003A1F5F"/>
    <w:rsid w:val="003A2ACA"/>
    <w:rsid w:val="003A3FDE"/>
    <w:rsid w:val="003A4BF2"/>
    <w:rsid w:val="003A4E36"/>
    <w:rsid w:val="003A5E02"/>
    <w:rsid w:val="003A5EF2"/>
    <w:rsid w:val="003A7379"/>
    <w:rsid w:val="003A7534"/>
    <w:rsid w:val="003A7A3B"/>
    <w:rsid w:val="003B08EF"/>
    <w:rsid w:val="003B0B27"/>
    <w:rsid w:val="003B1390"/>
    <w:rsid w:val="003B214C"/>
    <w:rsid w:val="003B2DEC"/>
    <w:rsid w:val="003B2F12"/>
    <w:rsid w:val="003B3905"/>
    <w:rsid w:val="003B3D56"/>
    <w:rsid w:val="003B478D"/>
    <w:rsid w:val="003B48BA"/>
    <w:rsid w:val="003B565E"/>
    <w:rsid w:val="003B58B4"/>
    <w:rsid w:val="003B5FCE"/>
    <w:rsid w:val="003B6185"/>
    <w:rsid w:val="003B6A98"/>
    <w:rsid w:val="003B6D17"/>
    <w:rsid w:val="003B71BD"/>
    <w:rsid w:val="003B73AB"/>
    <w:rsid w:val="003B74DE"/>
    <w:rsid w:val="003B7607"/>
    <w:rsid w:val="003B76F6"/>
    <w:rsid w:val="003C1A5B"/>
    <w:rsid w:val="003C219F"/>
    <w:rsid w:val="003C3AF8"/>
    <w:rsid w:val="003C5215"/>
    <w:rsid w:val="003C75E6"/>
    <w:rsid w:val="003C7A41"/>
    <w:rsid w:val="003C7BFF"/>
    <w:rsid w:val="003D0743"/>
    <w:rsid w:val="003D0748"/>
    <w:rsid w:val="003D0B1C"/>
    <w:rsid w:val="003D1155"/>
    <w:rsid w:val="003D1851"/>
    <w:rsid w:val="003D1EBC"/>
    <w:rsid w:val="003D202C"/>
    <w:rsid w:val="003D24E3"/>
    <w:rsid w:val="003D3436"/>
    <w:rsid w:val="003D39B8"/>
    <w:rsid w:val="003D3B40"/>
    <w:rsid w:val="003D3D72"/>
    <w:rsid w:val="003D4E2F"/>
    <w:rsid w:val="003D5323"/>
    <w:rsid w:val="003D61E7"/>
    <w:rsid w:val="003D6979"/>
    <w:rsid w:val="003D6B04"/>
    <w:rsid w:val="003D6D65"/>
    <w:rsid w:val="003D70C9"/>
    <w:rsid w:val="003D71A4"/>
    <w:rsid w:val="003D7690"/>
    <w:rsid w:val="003E0918"/>
    <w:rsid w:val="003E0BD4"/>
    <w:rsid w:val="003E1DE5"/>
    <w:rsid w:val="003E2E0C"/>
    <w:rsid w:val="003E3107"/>
    <w:rsid w:val="003E3277"/>
    <w:rsid w:val="003E37DC"/>
    <w:rsid w:val="003E3920"/>
    <w:rsid w:val="003E3DE5"/>
    <w:rsid w:val="003E4749"/>
    <w:rsid w:val="003E4939"/>
    <w:rsid w:val="003E5210"/>
    <w:rsid w:val="003E56F8"/>
    <w:rsid w:val="003E5F08"/>
    <w:rsid w:val="003E5F3F"/>
    <w:rsid w:val="003E60F6"/>
    <w:rsid w:val="003E6DD1"/>
    <w:rsid w:val="003E7429"/>
    <w:rsid w:val="003E7AEA"/>
    <w:rsid w:val="003F023B"/>
    <w:rsid w:val="003F07B1"/>
    <w:rsid w:val="003F0D42"/>
    <w:rsid w:val="003F15F0"/>
    <w:rsid w:val="003F1BD4"/>
    <w:rsid w:val="003F1CF3"/>
    <w:rsid w:val="003F23C3"/>
    <w:rsid w:val="003F23EC"/>
    <w:rsid w:val="003F2A72"/>
    <w:rsid w:val="003F391C"/>
    <w:rsid w:val="003F3A04"/>
    <w:rsid w:val="003F3A08"/>
    <w:rsid w:val="003F3FD1"/>
    <w:rsid w:val="003F5490"/>
    <w:rsid w:val="003F5C67"/>
    <w:rsid w:val="003F5D09"/>
    <w:rsid w:val="003F60E0"/>
    <w:rsid w:val="003F6FC5"/>
    <w:rsid w:val="00400416"/>
    <w:rsid w:val="00400572"/>
    <w:rsid w:val="004007A9"/>
    <w:rsid w:val="00401005"/>
    <w:rsid w:val="00401AD0"/>
    <w:rsid w:val="00401BB1"/>
    <w:rsid w:val="00402867"/>
    <w:rsid w:val="00404397"/>
    <w:rsid w:val="00404554"/>
    <w:rsid w:val="00404E6E"/>
    <w:rsid w:val="00404FB8"/>
    <w:rsid w:val="004061D9"/>
    <w:rsid w:val="0040635D"/>
    <w:rsid w:val="004070D9"/>
    <w:rsid w:val="00407724"/>
    <w:rsid w:val="0040779E"/>
    <w:rsid w:val="00407D60"/>
    <w:rsid w:val="0041046C"/>
    <w:rsid w:val="00410562"/>
    <w:rsid w:val="00410814"/>
    <w:rsid w:val="00410FAE"/>
    <w:rsid w:val="0041275F"/>
    <w:rsid w:val="00412F96"/>
    <w:rsid w:val="00413598"/>
    <w:rsid w:val="00413E02"/>
    <w:rsid w:val="0041430C"/>
    <w:rsid w:val="00414495"/>
    <w:rsid w:val="004144FF"/>
    <w:rsid w:val="004159B6"/>
    <w:rsid w:val="004159C1"/>
    <w:rsid w:val="00415C23"/>
    <w:rsid w:val="00420844"/>
    <w:rsid w:val="00421C6E"/>
    <w:rsid w:val="00422E83"/>
    <w:rsid w:val="00423FDF"/>
    <w:rsid w:val="00424B84"/>
    <w:rsid w:val="0042582F"/>
    <w:rsid w:val="00426ED9"/>
    <w:rsid w:val="00427D1A"/>
    <w:rsid w:val="00430586"/>
    <w:rsid w:val="00430BB9"/>
    <w:rsid w:val="00430D4C"/>
    <w:rsid w:val="00431D6F"/>
    <w:rsid w:val="00433B77"/>
    <w:rsid w:val="00433F33"/>
    <w:rsid w:val="0043496C"/>
    <w:rsid w:val="00434A03"/>
    <w:rsid w:val="004353B8"/>
    <w:rsid w:val="004359BA"/>
    <w:rsid w:val="00435A0B"/>
    <w:rsid w:val="00435DC4"/>
    <w:rsid w:val="00436354"/>
    <w:rsid w:val="00436DB2"/>
    <w:rsid w:val="00437486"/>
    <w:rsid w:val="004376A8"/>
    <w:rsid w:val="00437BBC"/>
    <w:rsid w:val="00440153"/>
    <w:rsid w:val="004402A6"/>
    <w:rsid w:val="00443039"/>
    <w:rsid w:val="0044393E"/>
    <w:rsid w:val="00444273"/>
    <w:rsid w:val="004452D4"/>
    <w:rsid w:val="00445CEE"/>
    <w:rsid w:val="00445DF4"/>
    <w:rsid w:val="00446278"/>
    <w:rsid w:val="00446773"/>
    <w:rsid w:val="004468CD"/>
    <w:rsid w:val="00447A9A"/>
    <w:rsid w:val="00447F69"/>
    <w:rsid w:val="00450579"/>
    <w:rsid w:val="004505D1"/>
    <w:rsid w:val="00450992"/>
    <w:rsid w:val="00450AD8"/>
    <w:rsid w:val="0045176C"/>
    <w:rsid w:val="00453266"/>
    <w:rsid w:val="004539B4"/>
    <w:rsid w:val="0045436D"/>
    <w:rsid w:val="00454390"/>
    <w:rsid w:val="00455541"/>
    <w:rsid w:val="00455A6D"/>
    <w:rsid w:val="00455E69"/>
    <w:rsid w:val="004568B6"/>
    <w:rsid w:val="004571BE"/>
    <w:rsid w:val="00460518"/>
    <w:rsid w:val="0046123E"/>
    <w:rsid w:val="004613FC"/>
    <w:rsid w:val="004624A3"/>
    <w:rsid w:val="00462801"/>
    <w:rsid w:val="0046302F"/>
    <w:rsid w:val="004630A6"/>
    <w:rsid w:val="00463491"/>
    <w:rsid w:val="004639B9"/>
    <w:rsid w:val="004639FF"/>
    <w:rsid w:val="00463AC0"/>
    <w:rsid w:val="00463AE1"/>
    <w:rsid w:val="00463F58"/>
    <w:rsid w:val="00465581"/>
    <w:rsid w:val="004657D0"/>
    <w:rsid w:val="00466537"/>
    <w:rsid w:val="004666D2"/>
    <w:rsid w:val="00466720"/>
    <w:rsid w:val="00466B0B"/>
    <w:rsid w:val="00466C2F"/>
    <w:rsid w:val="0046705F"/>
    <w:rsid w:val="004672A8"/>
    <w:rsid w:val="004716E9"/>
    <w:rsid w:val="00473D94"/>
    <w:rsid w:val="00474178"/>
    <w:rsid w:val="004742F0"/>
    <w:rsid w:val="00476040"/>
    <w:rsid w:val="004764A6"/>
    <w:rsid w:val="0047665B"/>
    <w:rsid w:val="0047685C"/>
    <w:rsid w:val="00476B5F"/>
    <w:rsid w:val="004779A9"/>
    <w:rsid w:val="00477B12"/>
    <w:rsid w:val="00477FA1"/>
    <w:rsid w:val="00480B02"/>
    <w:rsid w:val="00480CEB"/>
    <w:rsid w:val="0048108E"/>
    <w:rsid w:val="00481A79"/>
    <w:rsid w:val="00483179"/>
    <w:rsid w:val="00483EAC"/>
    <w:rsid w:val="00485A31"/>
    <w:rsid w:val="0048632A"/>
    <w:rsid w:val="004870A3"/>
    <w:rsid w:val="004873A7"/>
    <w:rsid w:val="00487BA4"/>
    <w:rsid w:val="00487D53"/>
    <w:rsid w:val="00490204"/>
    <w:rsid w:val="0049035A"/>
    <w:rsid w:val="004904A5"/>
    <w:rsid w:val="00490679"/>
    <w:rsid w:val="00491407"/>
    <w:rsid w:val="00491BF8"/>
    <w:rsid w:val="004920B1"/>
    <w:rsid w:val="004926BE"/>
    <w:rsid w:val="00492762"/>
    <w:rsid w:val="004934B2"/>
    <w:rsid w:val="00493958"/>
    <w:rsid w:val="00494168"/>
    <w:rsid w:val="00494253"/>
    <w:rsid w:val="00494634"/>
    <w:rsid w:val="0049497F"/>
    <w:rsid w:val="00494DB4"/>
    <w:rsid w:val="00494E6F"/>
    <w:rsid w:val="004957D6"/>
    <w:rsid w:val="0049661D"/>
    <w:rsid w:val="00496CA9"/>
    <w:rsid w:val="00497289"/>
    <w:rsid w:val="00497C88"/>
    <w:rsid w:val="004A0B71"/>
    <w:rsid w:val="004A0E40"/>
    <w:rsid w:val="004A15FC"/>
    <w:rsid w:val="004A2604"/>
    <w:rsid w:val="004A32D5"/>
    <w:rsid w:val="004A3307"/>
    <w:rsid w:val="004A3B39"/>
    <w:rsid w:val="004A449A"/>
    <w:rsid w:val="004A4B70"/>
    <w:rsid w:val="004A4BE5"/>
    <w:rsid w:val="004A5BB4"/>
    <w:rsid w:val="004A6250"/>
    <w:rsid w:val="004A6740"/>
    <w:rsid w:val="004A69FB"/>
    <w:rsid w:val="004A6B02"/>
    <w:rsid w:val="004A7261"/>
    <w:rsid w:val="004A7566"/>
    <w:rsid w:val="004A786D"/>
    <w:rsid w:val="004A7E82"/>
    <w:rsid w:val="004B0546"/>
    <w:rsid w:val="004B0964"/>
    <w:rsid w:val="004B0E44"/>
    <w:rsid w:val="004B14C8"/>
    <w:rsid w:val="004B14DB"/>
    <w:rsid w:val="004B1987"/>
    <w:rsid w:val="004B1CCF"/>
    <w:rsid w:val="004B1FA0"/>
    <w:rsid w:val="004B223A"/>
    <w:rsid w:val="004B22FC"/>
    <w:rsid w:val="004B26F5"/>
    <w:rsid w:val="004B2C58"/>
    <w:rsid w:val="004B31FD"/>
    <w:rsid w:val="004B32F3"/>
    <w:rsid w:val="004B3400"/>
    <w:rsid w:val="004B3487"/>
    <w:rsid w:val="004B3635"/>
    <w:rsid w:val="004B378C"/>
    <w:rsid w:val="004B3A6E"/>
    <w:rsid w:val="004B4323"/>
    <w:rsid w:val="004B4373"/>
    <w:rsid w:val="004B542C"/>
    <w:rsid w:val="004B5E6E"/>
    <w:rsid w:val="004B7938"/>
    <w:rsid w:val="004B7A17"/>
    <w:rsid w:val="004B7FF7"/>
    <w:rsid w:val="004C0119"/>
    <w:rsid w:val="004C0977"/>
    <w:rsid w:val="004C0E92"/>
    <w:rsid w:val="004C156C"/>
    <w:rsid w:val="004C228B"/>
    <w:rsid w:val="004C2A92"/>
    <w:rsid w:val="004C3534"/>
    <w:rsid w:val="004C55D6"/>
    <w:rsid w:val="004C56C9"/>
    <w:rsid w:val="004C5C1B"/>
    <w:rsid w:val="004C5F29"/>
    <w:rsid w:val="004C655D"/>
    <w:rsid w:val="004C715D"/>
    <w:rsid w:val="004C76CB"/>
    <w:rsid w:val="004C7791"/>
    <w:rsid w:val="004D06D9"/>
    <w:rsid w:val="004D07B4"/>
    <w:rsid w:val="004D0987"/>
    <w:rsid w:val="004D0CE2"/>
    <w:rsid w:val="004D17CC"/>
    <w:rsid w:val="004D2871"/>
    <w:rsid w:val="004D2E8B"/>
    <w:rsid w:val="004D5186"/>
    <w:rsid w:val="004D55C5"/>
    <w:rsid w:val="004E03D4"/>
    <w:rsid w:val="004E0875"/>
    <w:rsid w:val="004E12BF"/>
    <w:rsid w:val="004E26A8"/>
    <w:rsid w:val="004E2926"/>
    <w:rsid w:val="004E3275"/>
    <w:rsid w:val="004E3A3A"/>
    <w:rsid w:val="004E3AB0"/>
    <w:rsid w:val="004E3CBB"/>
    <w:rsid w:val="004E4533"/>
    <w:rsid w:val="004E4A89"/>
    <w:rsid w:val="004E538A"/>
    <w:rsid w:val="004E66FA"/>
    <w:rsid w:val="004E6B21"/>
    <w:rsid w:val="004E70BF"/>
    <w:rsid w:val="004E71B9"/>
    <w:rsid w:val="004E77D7"/>
    <w:rsid w:val="004E78D5"/>
    <w:rsid w:val="004E7CD3"/>
    <w:rsid w:val="004F05BC"/>
    <w:rsid w:val="004F115C"/>
    <w:rsid w:val="004F1727"/>
    <w:rsid w:val="004F1A1D"/>
    <w:rsid w:val="004F24F3"/>
    <w:rsid w:val="004F2700"/>
    <w:rsid w:val="004F2B86"/>
    <w:rsid w:val="004F38C9"/>
    <w:rsid w:val="004F678B"/>
    <w:rsid w:val="004F6F9E"/>
    <w:rsid w:val="004F776F"/>
    <w:rsid w:val="004F7C28"/>
    <w:rsid w:val="0050131B"/>
    <w:rsid w:val="00501964"/>
    <w:rsid w:val="0050267F"/>
    <w:rsid w:val="005055A7"/>
    <w:rsid w:val="00505770"/>
    <w:rsid w:val="0050611E"/>
    <w:rsid w:val="0050731F"/>
    <w:rsid w:val="0051072E"/>
    <w:rsid w:val="005112CD"/>
    <w:rsid w:val="00512727"/>
    <w:rsid w:val="00512A50"/>
    <w:rsid w:val="00513223"/>
    <w:rsid w:val="00513531"/>
    <w:rsid w:val="005137EB"/>
    <w:rsid w:val="0051475A"/>
    <w:rsid w:val="0051476D"/>
    <w:rsid w:val="005150F4"/>
    <w:rsid w:val="00516918"/>
    <w:rsid w:val="00517861"/>
    <w:rsid w:val="0052003A"/>
    <w:rsid w:val="00520089"/>
    <w:rsid w:val="005206B0"/>
    <w:rsid w:val="005206F3"/>
    <w:rsid w:val="00520CEC"/>
    <w:rsid w:val="00520F8C"/>
    <w:rsid w:val="00521227"/>
    <w:rsid w:val="00521602"/>
    <w:rsid w:val="005219A6"/>
    <w:rsid w:val="0052281B"/>
    <w:rsid w:val="00522AB8"/>
    <w:rsid w:val="00523179"/>
    <w:rsid w:val="005234BC"/>
    <w:rsid w:val="005238CB"/>
    <w:rsid w:val="005253A6"/>
    <w:rsid w:val="00525649"/>
    <w:rsid w:val="005259D1"/>
    <w:rsid w:val="00525F5E"/>
    <w:rsid w:val="005266EC"/>
    <w:rsid w:val="00526C0C"/>
    <w:rsid w:val="00527EA4"/>
    <w:rsid w:val="00531F94"/>
    <w:rsid w:val="005323A0"/>
    <w:rsid w:val="00532454"/>
    <w:rsid w:val="00532F1A"/>
    <w:rsid w:val="00534ADD"/>
    <w:rsid w:val="00534E37"/>
    <w:rsid w:val="00534ECB"/>
    <w:rsid w:val="00535636"/>
    <w:rsid w:val="00536396"/>
    <w:rsid w:val="005365D0"/>
    <w:rsid w:val="00536BA3"/>
    <w:rsid w:val="00537025"/>
    <w:rsid w:val="0053722D"/>
    <w:rsid w:val="00537337"/>
    <w:rsid w:val="005378E1"/>
    <w:rsid w:val="00537E57"/>
    <w:rsid w:val="005403F9"/>
    <w:rsid w:val="00540C61"/>
    <w:rsid w:val="00540CD0"/>
    <w:rsid w:val="00541CBE"/>
    <w:rsid w:val="005431BE"/>
    <w:rsid w:val="00543A8D"/>
    <w:rsid w:val="00543FDB"/>
    <w:rsid w:val="005446CF"/>
    <w:rsid w:val="00544F7E"/>
    <w:rsid w:val="0054529B"/>
    <w:rsid w:val="0054613C"/>
    <w:rsid w:val="00546FC4"/>
    <w:rsid w:val="00547620"/>
    <w:rsid w:val="00547FDB"/>
    <w:rsid w:val="005501B5"/>
    <w:rsid w:val="005510B2"/>
    <w:rsid w:val="005510DB"/>
    <w:rsid w:val="00551ED7"/>
    <w:rsid w:val="00552194"/>
    <w:rsid w:val="00552A81"/>
    <w:rsid w:val="00552D27"/>
    <w:rsid w:val="00552F8F"/>
    <w:rsid w:val="0055382A"/>
    <w:rsid w:val="00553934"/>
    <w:rsid w:val="00554F8C"/>
    <w:rsid w:val="0055599C"/>
    <w:rsid w:val="00555CAC"/>
    <w:rsid w:val="00555D98"/>
    <w:rsid w:val="0055659F"/>
    <w:rsid w:val="00556985"/>
    <w:rsid w:val="00557879"/>
    <w:rsid w:val="00560A61"/>
    <w:rsid w:val="00561614"/>
    <w:rsid w:val="00561B15"/>
    <w:rsid w:val="005620B1"/>
    <w:rsid w:val="00563087"/>
    <w:rsid w:val="005641AC"/>
    <w:rsid w:val="0056476D"/>
    <w:rsid w:val="00565524"/>
    <w:rsid w:val="005655EE"/>
    <w:rsid w:val="00566330"/>
    <w:rsid w:val="005669EF"/>
    <w:rsid w:val="005702CC"/>
    <w:rsid w:val="0057295B"/>
    <w:rsid w:val="00573759"/>
    <w:rsid w:val="005740FB"/>
    <w:rsid w:val="0057434D"/>
    <w:rsid w:val="005773EB"/>
    <w:rsid w:val="00577859"/>
    <w:rsid w:val="00577CA5"/>
    <w:rsid w:val="00580401"/>
    <w:rsid w:val="00580D15"/>
    <w:rsid w:val="00581526"/>
    <w:rsid w:val="005819C8"/>
    <w:rsid w:val="00581CAF"/>
    <w:rsid w:val="005825FE"/>
    <w:rsid w:val="00582CF6"/>
    <w:rsid w:val="0058390A"/>
    <w:rsid w:val="00583CDD"/>
    <w:rsid w:val="0058590D"/>
    <w:rsid w:val="005863FD"/>
    <w:rsid w:val="00587194"/>
    <w:rsid w:val="00587D25"/>
    <w:rsid w:val="0059081B"/>
    <w:rsid w:val="00590F0C"/>
    <w:rsid w:val="00591C9E"/>
    <w:rsid w:val="005934DF"/>
    <w:rsid w:val="00593CB5"/>
    <w:rsid w:val="00593D08"/>
    <w:rsid w:val="0059410D"/>
    <w:rsid w:val="005944D8"/>
    <w:rsid w:val="00594CD7"/>
    <w:rsid w:val="00594CDE"/>
    <w:rsid w:val="0059727B"/>
    <w:rsid w:val="00597498"/>
    <w:rsid w:val="0059799A"/>
    <w:rsid w:val="00597C42"/>
    <w:rsid w:val="00597F7B"/>
    <w:rsid w:val="005A025B"/>
    <w:rsid w:val="005A0319"/>
    <w:rsid w:val="005A0772"/>
    <w:rsid w:val="005A087B"/>
    <w:rsid w:val="005A0DD4"/>
    <w:rsid w:val="005A14CF"/>
    <w:rsid w:val="005A1C73"/>
    <w:rsid w:val="005A232B"/>
    <w:rsid w:val="005A2B0E"/>
    <w:rsid w:val="005A2D7C"/>
    <w:rsid w:val="005A32C2"/>
    <w:rsid w:val="005A34E8"/>
    <w:rsid w:val="005A46FF"/>
    <w:rsid w:val="005A4872"/>
    <w:rsid w:val="005A50B0"/>
    <w:rsid w:val="005A613D"/>
    <w:rsid w:val="005A66EF"/>
    <w:rsid w:val="005B010D"/>
    <w:rsid w:val="005B0771"/>
    <w:rsid w:val="005B1C46"/>
    <w:rsid w:val="005B2DE6"/>
    <w:rsid w:val="005B30B3"/>
    <w:rsid w:val="005B443D"/>
    <w:rsid w:val="005B520D"/>
    <w:rsid w:val="005B7E0D"/>
    <w:rsid w:val="005C0A17"/>
    <w:rsid w:val="005C0D7C"/>
    <w:rsid w:val="005C1609"/>
    <w:rsid w:val="005C1C2B"/>
    <w:rsid w:val="005C26B1"/>
    <w:rsid w:val="005C29B4"/>
    <w:rsid w:val="005C2AAA"/>
    <w:rsid w:val="005C3789"/>
    <w:rsid w:val="005C3AF3"/>
    <w:rsid w:val="005C4415"/>
    <w:rsid w:val="005C4DFE"/>
    <w:rsid w:val="005C5097"/>
    <w:rsid w:val="005C5E8B"/>
    <w:rsid w:val="005C61A2"/>
    <w:rsid w:val="005C630C"/>
    <w:rsid w:val="005C6375"/>
    <w:rsid w:val="005C6671"/>
    <w:rsid w:val="005C74D9"/>
    <w:rsid w:val="005C76C7"/>
    <w:rsid w:val="005C7706"/>
    <w:rsid w:val="005D0980"/>
    <w:rsid w:val="005D1FC0"/>
    <w:rsid w:val="005D2524"/>
    <w:rsid w:val="005D29DA"/>
    <w:rsid w:val="005D300A"/>
    <w:rsid w:val="005D47A4"/>
    <w:rsid w:val="005D4F2D"/>
    <w:rsid w:val="005D57C5"/>
    <w:rsid w:val="005D5803"/>
    <w:rsid w:val="005D5CA2"/>
    <w:rsid w:val="005D63AA"/>
    <w:rsid w:val="005D64DB"/>
    <w:rsid w:val="005D6905"/>
    <w:rsid w:val="005D70D0"/>
    <w:rsid w:val="005D7310"/>
    <w:rsid w:val="005E0729"/>
    <w:rsid w:val="005E0F11"/>
    <w:rsid w:val="005E1DFC"/>
    <w:rsid w:val="005E2093"/>
    <w:rsid w:val="005E2800"/>
    <w:rsid w:val="005E28FA"/>
    <w:rsid w:val="005E2E08"/>
    <w:rsid w:val="005E34F7"/>
    <w:rsid w:val="005E3597"/>
    <w:rsid w:val="005E546A"/>
    <w:rsid w:val="005E58E2"/>
    <w:rsid w:val="005E5AB8"/>
    <w:rsid w:val="005E60C2"/>
    <w:rsid w:val="005E767D"/>
    <w:rsid w:val="005E7B73"/>
    <w:rsid w:val="005F072C"/>
    <w:rsid w:val="005F0BEA"/>
    <w:rsid w:val="005F0F11"/>
    <w:rsid w:val="005F0F6F"/>
    <w:rsid w:val="005F1400"/>
    <w:rsid w:val="005F22D2"/>
    <w:rsid w:val="005F2573"/>
    <w:rsid w:val="005F2687"/>
    <w:rsid w:val="005F2AA8"/>
    <w:rsid w:val="005F472E"/>
    <w:rsid w:val="005F50BA"/>
    <w:rsid w:val="005F5777"/>
    <w:rsid w:val="005F5D1A"/>
    <w:rsid w:val="005F5F6B"/>
    <w:rsid w:val="005F6228"/>
    <w:rsid w:val="005F649E"/>
    <w:rsid w:val="005F6584"/>
    <w:rsid w:val="005F65B1"/>
    <w:rsid w:val="005F66F3"/>
    <w:rsid w:val="005F6896"/>
    <w:rsid w:val="005F6D32"/>
    <w:rsid w:val="005F783E"/>
    <w:rsid w:val="005F7A6E"/>
    <w:rsid w:val="005F7CE3"/>
    <w:rsid w:val="006002F2"/>
    <w:rsid w:val="00600371"/>
    <w:rsid w:val="0060106B"/>
    <w:rsid w:val="00601321"/>
    <w:rsid w:val="006018DB"/>
    <w:rsid w:val="00601F40"/>
    <w:rsid w:val="00602299"/>
    <w:rsid w:val="00602354"/>
    <w:rsid w:val="006027A6"/>
    <w:rsid w:val="006027AA"/>
    <w:rsid w:val="006030AA"/>
    <w:rsid w:val="00603966"/>
    <w:rsid w:val="0060413F"/>
    <w:rsid w:val="006047CA"/>
    <w:rsid w:val="00605DF8"/>
    <w:rsid w:val="006066DE"/>
    <w:rsid w:val="00606963"/>
    <w:rsid w:val="00606992"/>
    <w:rsid w:val="00606C9F"/>
    <w:rsid w:val="00606DB1"/>
    <w:rsid w:val="00606F13"/>
    <w:rsid w:val="00607170"/>
    <w:rsid w:val="00607418"/>
    <w:rsid w:val="00607456"/>
    <w:rsid w:val="00607490"/>
    <w:rsid w:val="006075C4"/>
    <w:rsid w:val="006075FB"/>
    <w:rsid w:val="00610111"/>
    <w:rsid w:val="006103E0"/>
    <w:rsid w:val="00611786"/>
    <w:rsid w:val="00611789"/>
    <w:rsid w:val="006130CA"/>
    <w:rsid w:val="00613388"/>
    <w:rsid w:val="00613BC9"/>
    <w:rsid w:val="00613EAA"/>
    <w:rsid w:val="0061421D"/>
    <w:rsid w:val="006144E3"/>
    <w:rsid w:val="00614685"/>
    <w:rsid w:val="00614B10"/>
    <w:rsid w:val="00615086"/>
    <w:rsid w:val="0061594A"/>
    <w:rsid w:val="00615F5F"/>
    <w:rsid w:val="0061662D"/>
    <w:rsid w:val="0061723C"/>
    <w:rsid w:val="00617F01"/>
    <w:rsid w:val="0062019F"/>
    <w:rsid w:val="0062095D"/>
    <w:rsid w:val="00621A76"/>
    <w:rsid w:val="00622C02"/>
    <w:rsid w:val="00624040"/>
    <w:rsid w:val="00624239"/>
    <w:rsid w:val="00624971"/>
    <w:rsid w:val="00624AD8"/>
    <w:rsid w:val="00624D64"/>
    <w:rsid w:val="00625A66"/>
    <w:rsid w:val="00625A99"/>
    <w:rsid w:val="00625B20"/>
    <w:rsid w:val="00626497"/>
    <w:rsid w:val="0062655B"/>
    <w:rsid w:val="0062685E"/>
    <w:rsid w:val="00626A91"/>
    <w:rsid w:val="00626CFD"/>
    <w:rsid w:val="006270F1"/>
    <w:rsid w:val="00630689"/>
    <w:rsid w:val="00630693"/>
    <w:rsid w:val="00630992"/>
    <w:rsid w:val="00630F7D"/>
    <w:rsid w:val="006310D2"/>
    <w:rsid w:val="006313DF"/>
    <w:rsid w:val="00632019"/>
    <w:rsid w:val="00632C01"/>
    <w:rsid w:val="006332D5"/>
    <w:rsid w:val="00633B68"/>
    <w:rsid w:val="00633CE3"/>
    <w:rsid w:val="006344E7"/>
    <w:rsid w:val="00635171"/>
    <w:rsid w:val="006356CE"/>
    <w:rsid w:val="00635E5A"/>
    <w:rsid w:val="00636B04"/>
    <w:rsid w:val="00636B0C"/>
    <w:rsid w:val="0063713D"/>
    <w:rsid w:val="00637AD8"/>
    <w:rsid w:val="0064168C"/>
    <w:rsid w:val="00641B0A"/>
    <w:rsid w:val="006429B2"/>
    <w:rsid w:val="00643193"/>
    <w:rsid w:val="00643254"/>
    <w:rsid w:val="006432FE"/>
    <w:rsid w:val="006439D2"/>
    <w:rsid w:val="00643F42"/>
    <w:rsid w:val="00645C4A"/>
    <w:rsid w:val="00646279"/>
    <w:rsid w:val="0064639A"/>
    <w:rsid w:val="006463FD"/>
    <w:rsid w:val="00646722"/>
    <w:rsid w:val="00646E8B"/>
    <w:rsid w:val="00647CE5"/>
    <w:rsid w:val="00647DBB"/>
    <w:rsid w:val="00647EFE"/>
    <w:rsid w:val="0065023D"/>
    <w:rsid w:val="006510F2"/>
    <w:rsid w:val="00651A38"/>
    <w:rsid w:val="00652A48"/>
    <w:rsid w:val="00652A94"/>
    <w:rsid w:val="00654737"/>
    <w:rsid w:val="006547AD"/>
    <w:rsid w:val="00655D89"/>
    <w:rsid w:val="0065620B"/>
    <w:rsid w:val="00656D39"/>
    <w:rsid w:val="00656E78"/>
    <w:rsid w:val="00657034"/>
    <w:rsid w:val="00657676"/>
    <w:rsid w:val="00657890"/>
    <w:rsid w:val="00657CBE"/>
    <w:rsid w:val="00657D4D"/>
    <w:rsid w:val="00660070"/>
    <w:rsid w:val="00660508"/>
    <w:rsid w:val="00660DD1"/>
    <w:rsid w:val="00661587"/>
    <w:rsid w:val="00661D83"/>
    <w:rsid w:val="00661F28"/>
    <w:rsid w:val="0066289D"/>
    <w:rsid w:val="00662F27"/>
    <w:rsid w:val="00663B51"/>
    <w:rsid w:val="006641BB"/>
    <w:rsid w:val="00664279"/>
    <w:rsid w:val="0066448B"/>
    <w:rsid w:val="006650FC"/>
    <w:rsid w:val="00665839"/>
    <w:rsid w:val="00665A3E"/>
    <w:rsid w:val="00665E14"/>
    <w:rsid w:val="00666836"/>
    <w:rsid w:val="00666D16"/>
    <w:rsid w:val="006674E2"/>
    <w:rsid w:val="006700C0"/>
    <w:rsid w:val="006708D0"/>
    <w:rsid w:val="0067104A"/>
    <w:rsid w:val="0067124C"/>
    <w:rsid w:val="00671A83"/>
    <w:rsid w:val="00671C41"/>
    <w:rsid w:val="00672297"/>
    <w:rsid w:val="0067288A"/>
    <w:rsid w:val="00672A6A"/>
    <w:rsid w:val="006730BA"/>
    <w:rsid w:val="00675739"/>
    <w:rsid w:val="006761DC"/>
    <w:rsid w:val="00676D04"/>
    <w:rsid w:val="006773D3"/>
    <w:rsid w:val="00680128"/>
    <w:rsid w:val="006818B3"/>
    <w:rsid w:val="0068194A"/>
    <w:rsid w:val="00681D03"/>
    <w:rsid w:val="00681EF6"/>
    <w:rsid w:val="00681F15"/>
    <w:rsid w:val="0068202D"/>
    <w:rsid w:val="006824C7"/>
    <w:rsid w:val="00682BC4"/>
    <w:rsid w:val="00682C1D"/>
    <w:rsid w:val="006834C2"/>
    <w:rsid w:val="00683CA4"/>
    <w:rsid w:val="00683DBB"/>
    <w:rsid w:val="006847A8"/>
    <w:rsid w:val="00684BD3"/>
    <w:rsid w:val="00684CD5"/>
    <w:rsid w:val="00685905"/>
    <w:rsid w:val="00685B23"/>
    <w:rsid w:val="00685D3D"/>
    <w:rsid w:val="006864F7"/>
    <w:rsid w:val="006869DD"/>
    <w:rsid w:val="00686AF2"/>
    <w:rsid w:val="006872D5"/>
    <w:rsid w:val="006874F8"/>
    <w:rsid w:val="00687B48"/>
    <w:rsid w:val="00690F27"/>
    <w:rsid w:val="00691BD0"/>
    <w:rsid w:val="00692629"/>
    <w:rsid w:val="00692E13"/>
    <w:rsid w:val="0069303A"/>
    <w:rsid w:val="00693506"/>
    <w:rsid w:val="00693979"/>
    <w:rsid w:val="00693B90"/>
    <w:rsid w:val="00693CF5"/>
    <w:rsid w:val="00693F21"/>
    <w:rsid w:val="006943F4"/>
    <w:rsid w:val="00694521"/>
    <w:rsid w:val="006945E5"/>
    <w:rsid w:val="006951F6"/>
    <w:rsid w:val="00696744"/>
    <w:rsid w:val="00696C52"/>
    <w:rsid w:val="00696E9F"/>
    <w:rsid w:val="00697237"/>
    <w:rsid w:val="006972BB"/>
    <w:rsid w:val="00697452"/>
    <w:rsid w:val="00697D9F"/>
    <w:rsid w:val="006A0DF1"/>
    <w:rsid w:val="006A21FA"/>
    <w:rsid w:val="006A2293"/>
    <w:rsid w:val="006A3BD7"/>
    <w:rsid w:val="006A5A42"/>
    <w:rsid w:val="006A6078"/>
    <w:rsid w:val="006A60C4"/>
    <w:rsid w:val="006A6438"/>
    <w:rsid w:val="006A6A79"/>
    <w:rsid w:val="006A7A20"/>
    <w:rsid w:val="006B11D8"/>
    <w:rsid w:val="006B1999"/>
    <w:rsid w:val="006B1FEE"/>
    <w:rsid w:val="006B236E"/>
    <w:rsid w:val="006B3BEB"/>
    <w:rsid w:val="006B411F"/>
    <w:rsid w:val="006B486E"/>
    <w:rsid w:val="006B77C5"/>
    <w:rsid w:val="006C0CE8"/>
    <w:rsid w:val="006C1BCF"/>
    <w:rsid w:val="006C2217"/>
    <w:rsid w:val="006C22CF"/>
    <w:rsid w:val="006C25A0"/>
    <w:rsid w:val="006C371E"/>
    <w:rsid w:val="006C3EC4"/>
    <w:rsid w:val="006C41FF"/>
    <w:rsid w:val="006C55CB"/>
    <w:rsid w:val="006C57B0"/>
    <w:rsid w:val="006C59D8"/>
    <w:rsid w:val="006C6458"/>
    <w:rsid w:val="006C67AE"/>
    <w:rsid w:val="006C71E4"/>
    <w:rsid w:val="006C7402"/>
    <w:rsid w:val="006C7AAA"/>
    <w:rsid w:val="006C7D05"/>
    <w:rsid w:val="006D14B4"/>
    <w:rsid w:val="006D19F0"/>
    <w:rsid w:val="006D19F2"/>
    <w:rsid w:val="006D2275"/>
    <w:rsid w:val="006D2287"/>
    <w:rsid w:val="006D2A7D"/>
    <w:rsid w:val="006D2ABA"/>
    <w:rsid w:val="006D3152"/>
    <w:rsid w:val="006D43E7"/>
    <w:rsid w:val="006D5B80"/>
    <w:rsid w:val="006D5C28"/>
    <w:rsid w:val="006D6096"/>
    <w:rsid w:val="006D6540"/>
    <w:rsid w:val="006D6DAC"/>
    <w:rsid w:val="006D6FDD"/>
    <w:rsid w:val="006D7029"/>
    <w:rsid w:val="006D70E0"/>
    <w:rsid w:val="006D7914"/>
    <w:rsid w:val="006D7ECD"/>
    <w:rsid w:val="006E01A7"/>
    <w:rsid w:val="006E04AE"/>
    <w:rsid w:val="006E28A6"/>
    <w:rsid w:val="006E2B50"/>
    <w:rsid w:val="006E3ADA"/>
    <w:rsid w:val="006E3E5B"/>
    <w:rsid w:val="006E404E"/>
    <w:rsid w:val="006E40BF"/>
    <w:rsid w:val="006E471C"/>
    <w:rsid w:val="006E4F0B"/>
    <w:rsid w:val="006E5506"/>
    <w:rsid w:val="006E587E"/>
    <w:rsid w:val="006E5C9D"/>
    <w:rsid w:val="006E6CB7"/>
    <w:rsid w:val="006E6E5B"/>
    <w:rsid w:val="006E6F6A"/>
    <w:rsid w:val="006E7482"/>
    <w:rsid w:val="006E7B7F"/>
    <w:rsid w:val="006E7F7D"/>
    <w:rsid w:val="006F0553"/>
    <w:rsid w:val="006F0C42"/>
    <w:rsid w:val="006F0F93"/>
    <w:rsid w:val="006F10F3"/>
    <w:rsid w:val="006F1258"/>
    <w:rsid w:val="006F1FDB"/>
    <w:rsid w:val="006F20F1"/>
    <w:rsid w:val="006F232B"/>
    <w:rsid w:val="006F2484"/>
    <w:rsid w:val="006F29B3"/>
    <w:rsid w:val="006F2E59"/>
    <w:rsid w:val="006F3039"/>
    <w:rsid w:val="006F32A0"/>
    <w:rsid w:val="006F3DE2"/>
    <w:rsid w:val="006F3F14"/>
    <w:rsid w:val="006F40BD"/>
    <w:rsid w:val="006F429E"/>
    <w:rsid w:val="006F432C"/>
    <w:rsid w:val="006F4334"/>
    <w:rsid w:val="006F44E0"/>
    <w:rsid w:val="006F4BE6"/>
    <w:rsid w:val="006F4FB0"/>
    <w:rsid w:val="006F608F"/>
    <w:rsid w:val="006F6583"/>
    <w:rsid w:val="006F65C4"/>
    <w:rsid w:val="006F673E"/>
    <w:rsid w:val="006F6C4B"/>
    <w:rsid w:val="006F76E6"/>
    <w:rsid w:val="00700491"/>
    <w:rsid w:val="00700655"/>
    <w:rsid w:val="00700EB6"/>
    <w:rsid w:val="00701635"/>
    <w:rsid w:val="007028F2"/>
    <w:rsid w:val="007036CC"/>
    <w:rsid w:val="00703993"/>
    <w:rsid w:val="00703A8E"/>
    <w:rsid w:val="0070468A"/>
    <w:rsid w:val="00705424"/>
    <w:rsid w:val="00705743"/>
    <w:rsid w:val="00706110"/>
    <w:rsid w:val="00706195"/>
    <w:rsid w:val="007066F1"/>
    <w:rsid w:val="007069DA"/>
    <w:rsid w:val="00706C1A"/>
    <w:rsid w:val="007077F8"/>
    <w:rsid w:val="00707863"/>
    <w:rsid w:val="00710103"/>
    <w:rsid w:val="007103B2"/>
    <w:rsid w:val="00711AF6"/>
    <w:rsid w:val="007121F4"/>
    <w:rsid w:val="00712209"/>
    <w:rsid w:val="007123C9"/>
    <w:rsid w:val="00712755"/>
    <w:rsid w:val="007129F8"/>
    <w:rsid w:val="00712EF2"/>
    <w:rsid w:val="00713983"/>
    <w:rsid w:val="00713E2F"/>
    <w:rsid w:val="007144B1"/>
    <w:rsid w:val="00714D95"/>
    <w:rsid w:val="00714F19"/>
    <w:rsid w:val="00715448"/>
    <w:rsid w:val="00716FA9"/>
    <w:rsid w:val="0072014C"/>
    <w:rsid w:val="007203F4"/>
    <w:rsid w:val="007209CE"/>
    <w:rsid w:val="00720E71"/>
    <w:rsid w:val="0072129E"/>
    <w:rsid w:val="0072147D"/>
    <w:rsid w:val="00721671"/>
    <w:rsid w:val="007217DD"/>
    <w:rsid w:val="007219F5"/>
    <w:rsid w:val="00721EED"/>
    <w:rsid w:val="00722CC1"/>
    <w:rsid w:val="00722DAC"/>
    <w:rsid w:val="00722F86"/>
    <w:rsid w:val="0072336D"/>
    <w:rsid w:val="00724029"/>
    <w:rsid w:val="00724237"/>
    <w:rsid w:val="007258ED"/>
    <w:rsid w:val="00725F2D"/>
    <w:rsid w:val="007260DA"/>
    <w:rsid w:val="00726F03"/>
    <w:rsid w:val="00727062"/>
    <w:rsid w:val="00727213"/>
    <w:rsid w:val="007272AC"/>
    <w:rsid w:val="00727A56"/>
    <w:rsid w:val="00730126"/>
    <w:rsid w:val="00730881"/>
    <w:rsid w:val="007313F1"/>
    <w:rsid w:val="00732437"/>
    <w:rsid w:val="00732970"/>
    <w:rsid w:val="00732AF8"/>
    <w:rsid w:val="00733BC7"/>
    <w:rsid w:val="0073416F"/>
    <w:rsid w:val="00734F1B"/>
    <w:rsid w:val="007355E0"/>
    <w:rsid w:val="00735739"/>
    <w:rsid w:val="00735D59"/>
    <w:rsid w:val="00736A5F"/>
    <w:rsid w:val="007427E7"/>
    <w:rsid w:val="007437B4"/>
    <w:rsid w:val="00743826"/>
    <w:rsid w:val="00743A80"/>
    <w:rsid w:val="00744286"/>
    <w:rsid w:val="007444EB"/>
    <w:rsid w:val="00744607"/>
    <w:rsid w:val="00744F2D"/>
    <w:rsid w:val="0074534A"/>
    <w:rsid w:val="00745846"/>
    <w:rsid w:val="00745A7F"/>
    <w:rsid w:val="00745EA4"/>
    <w:rsid w:val="00746468"/>
    <w:rsid w:val="007464D0"/>
    <w:rsid w:val="00747543"/>
    <w:rsid w:val="00750343"/>
    <w:rsid w:val="00751648"/>
    <w:rsid w:val="00751F38"/>
    <w:rsid w:val="007525CC"/>
    <w:rsid w:val="00752925"/>
    <w:rsid w:val="00752F79"/>
    <w:rsid w:val="00753515"/>
    <w:rsid w:val="007536BC"/>
    <w:rsid w:val="00753723"/>
    <w:rsid w:val="0075399A"/>
    <w:rsid w:val="00753DDB"/>
    <w:rsid w:val="00754445"/>
    <w:rsid w:val="00754789"/>
    <w:rsid w:val="00755A5E"/>
    <w:rsid w:val="007568B0"/>
    <w:rsid w:val="00756D58"/>
    <w:rsid w:val="00756FFD"/>
    <w:rsid w:val="007572C6"/>
    <w:rsid w:val="0075740F"/>
    <w:rsid w:val="007579C0"/>
    <w:rsid w:val="00760D04"/>
    <w:rsid w:val="007613C2"/>
    <w:rsid w:val="00761F4A"/>
    <w:rsid w:val="007624E2"/>
    <w:rsid w:val="0076269C"/>
    <w:rsid w:val="0076283E"/>
    <w:rsid w:val="0076315F"/>
    <w:rsid w:val="007644EF"/>
    <w:rsid w:val="00764741"/>
    <w:rsid w:val="00764C6C"/>
    <w:rsid w:val="00765A11"/>
    <w:rsid w:val="00766772"/>
    <w:rsid w:val="00767747"/>
    <w:rsid w:val="007705A4"/>
    <w:rsid w:val="00771181"/>
    <w:rsid w:val="00771381"/>
    <w:rsid w:val="00771FEF"/>
    <w:rsid w:val="007733DF"/>
    <w:rsid w:val="007740B7"/>
    <w:rsid w:val="00774574"/>
    <w:rsid w:val="007747CD"/>
    <w:rsid w:val="00774831"/>
    <w:rsid w:val="00774FEC"/>
    <w:rsid w:val="0077544F"/>
    <w:rsid w:val="00776966"/>
    <w:rsid w:val="00776B6F"/>
    <w:rsid w:val="00776E35"/>
    <w:rsid w:val="00777AD2"/>
    <w:rsid w:val="00777B9F"/>
    <w:rsid w:val="00777DA7"/>
    <w:rsid w:val="00777E7F"/>
    <w:rsid w:val="00780396"/>
    <w:rsid w:val="00780620"/>
    <w:rsid w:val="007818CC"/>
    <w:rsid w:val="00782695"/>
    <w:rsid w:val="0078299C"/>
    <w:rsid w:val="00783EA1"/>
    <w:rsid w:val="007843B6"/>
    <w:rsid w:val="0078460E"/>
    <w:rsid w:val="007846A9"/>
    <w:rsid w:val="00784DBF"/>
    <w:rsid w:val="00784EB5"/>
    <w:rsid w:val="007856D4"/>
    <w:rsid w:val="00786438"/>
    <w:rsid w:val="00786629"/>
    <w:rsid w:val="00787B49"/>
    <w:rsid w:val="00791EF1"/>
    <w:rsid w:val="007922F6"/>
    <w:rsid w:val="0079263F"/>
    <w:rsid w:val="007928CB"/>
    <w:rsid w:val="00792C4C"/>
    <w:rsid w:val="007934CB"/>
    <w:rsid w:val="0079447D"/>
    <w:rsid w:val="00794910"/>
    <w:rsid w:val="007952A7"/>
    <w:rsid w:val="007955F3"/>
    <w:rsid w:val="007956C0"/>
    <w:rsid w:val="007959D9"/>
    <w:rsid w:val="00795A98"/>
    <w:rsid w:val="00795BD1"/>
    <w:rsid w:val="00796A1C"/>
    <w:rsid w:val="007970A4"/>
    <w:rsid w:val="00797379"/>
    <w:rsid w:val="007A1325"/>
    <w:rsid w:val="007A24BD"/>
    <w:rsid w:val="007A2DB0"/>
    <w:rsid w:val="007A306C"/>
    <w:rsid w:val="007A3E4B"/>
    <w:rsid w:val="007A6031"/>
    <w:rsid w:val="007A6C12"/>
    <w:rsid w:val="007A76C5"/>
    <w:rsid w:val="007A7AF7"/>
    <w:rsid w:val="007A7C01"/>
    <w:rsid w:val="007B02FF"/>
    <w:rsid w:val="007B08DC"/>
    <w:rsid w:val="007B0FE9"/>
    <w:rsid w:val="007B110E"/>
    <w:rsid w:val="007B16D1"/>
    <w:rsid w:val="007B2A30"/>
    <w:rsid w:val="007B2E57"/>
    <w:rsid w:val="007B3D87"/>
    <w:rsid w:val="007B42AD"/>
    <w:rsid w:val="007B4D30"/>
    <w:rsid w:val="007B6790"/>
    <w:rsid w:val="007B71FC"/>
    <w:rsid w:val="007B76BF"/>
    <w:rsid w:val="007B7D84"/>
    <w:rsid w:val="007C1D8F"/>
    <w:rsid w:val="007C1F29"/>
    <w:rsid w:val="007C1F78"/>
    <w:rsid w:val="007C2907"/>
    <w:rsid w:val="007C2ABE"/>
    <w:rsid w:val="007C2D7D"/>
    <w:rsid w:val="007C304E"/>
    <w:rsid w:val="007C4FD3"/>
    <w:rsid w:val="007C5BCF"/>
    <w:rsid w:val="007C5DAE"/>
    <w:rsid w:val="007C5F41"/>
    <w:rsid w:val="007C5FAE"/>
    <w:rsid w:val="007C61C0"/>
    <w:rsid w:val="007C6AC5"/>
    <w:rsid w:val="007C6BD1"/>
    <w:rsid w:val="007D017E"/>
    <w:rsid w:val="007D05E5"/>
    <w:rsid w:val="007D0A76"/>
    <w:rsid w:val="007D0AFF"/>
    <w:rsid w:val="007D0DA6"/>
    <w:rsid w:val="007D2266"/>
    <w:rsid w:val="007D29C4"/>
    <w:rsid w:val="007D2C95"/>
    <w:rsid w:val="007D2E98"/>
    <w:rsid w:val="007D3369"/>
    <w:rsid w:val="007D3B44"/>
    <w:rsid w:val="007D4395"/>
    <w:rsid w:val="007D5480"/>
    <w:rsid w:val="007D57B3"/>
    <w:rsid w:val="007D5810"/>
    <w:rsid w:val="007D72E7"/>
    <w:rsid w:val="007D7558"/>
    <w:rsid w:val="007D784A"/>
    <w:rsid w:val="007D7F7E"/>
    <w:rsid w:val="007E0654"/>
    <w:rsid w:val="007E07F8"/>
    <w:rsid w:val="007E1202"/>
    <w:rsid w:val="007E1E22"/>
    <w:rsid w:val="007E2BE3"/>
    <w:rsid w:val="007E351F"/>
    <w:rsid w:val="007E3CFE"/>
    <w:rsid w:val="007E47C9"/>
    <w:rsid w:val="007E47DF"/>
    <w:rsid w:val="007E4EC2"/>
    <w:rsid w:val="007E529B"/>
    <w:rsid w:val="007E5648"/>
    <w:rsid w:val="007E57DD"/>
    <w:rsid w:val="007E5C0F"/>
    <w:rsid w:val="007E696B"/>
    <w:rsid w:val="007E7195"/>
    <w:rsid w:val="007E75E4"/>
    <w:rsid w:val="007E7F3D"/>
    <w:rsid w:val="007F0FEB"/>
    <w:rsid w:val="007F11CD"/>
    <w:rsid w:val="007F1364"/>
    <w:rsid w:val="007F197C"/>
    <w:rsid w:val="007F1BF5"/>
    <w:rsid w:val="007F1D55"/>
    <w:rsid w:val="007F1FA5"/>
    <w:rsid w:val="007F293C"/>
    <w:rsid w:val="007F2F06"/>
    <w:rsid w:val="007F439C"/>
    <w:rsid w:val="007F5464"/>
    <w:rsid w:val="007F5D14"/>
    <w:rsid w:val="007F62DC"/>
    <w:rsid w:val="007F69D2"/>
    <w:rsid w:val="007F6C1A"/>
    <w:rsid w:val="008006E1"/>
    <w:rsid w:val="00800B9F"/>
    <w:rsid w:val="00800F7A"/>
    <w:rsid w:val="0080117D"/>
    <w:rsid w:val="008012A1"/>
    <w:rsid w:val="00801306"/>
    <w:rsid w:val="008017FC"/>
    <w:rsid w:val="008018E8"/>
    <w:rsid w:val="00802545"/>
    <w:rsid w:val="008026A8"/>
    <w:rsid w:val="008028E6"/>
    <w:rsid w:val="00803C65"/>
    <w:rsid w:val="00803DE9"/>
    <w:rsid w:val="00803EAA"/>
    <w:rsid w:val="0080427E"/>
    <w:rsid w:val="008045A8"/>
    <w:rsid w:val="00804632"/>
    <w:rsid w:val="00804D08"/>
    <w:rsid w:val="00804F44"/>
    <w:rsid w:val="008054E4"/>
    <w:rsid w:val="00805831"/>
    <w:rsid w:val="0080594C"/>
    <w:rsid w:val="00805FE2"/>
    <w:rsid w:val="00806D24"/>
    <w:rsid w:val="008075CF"/>
    <w:rsid w:val="00807EB1"/>
    <w:rsid w:val="00810257"/>
    <w:rsid w:val="00810DDA"/>
    <w:rsid w:val="00811ACF"/>
    <w:rsid w:val="00812279"/>
    <w:rsid w:val="008124BE"/>
    <w:rsid w:val="00812E9A"/>
    <w:rsid w:val="00813069"/>
    <w:rsid w:val="00813F6F"/>
    <w:rsid w:val="00814123"/>
    <w:rsid w:val="008144BF"/>
    <w:rsid w:val="0081511F"/>
    <w:rsid w:val="00815D66"/>
    <w:rsid w:val="00816D1E"/>
    <w:rsid w:val="00817B0B"/>
    <w:rsid w:val="0082039A"/>
    <w:rsid w:val="0082090C"/>
    <w:rsid w:val="008212D6"/>
    <w:rsid w:val="00821A72"/>
    <w:rsid w:val="008227E1"/>
    <w:rsid w:val="00822B66"/>
    <w:rsid w:val="00822F00"/>
    <w:rsid w:val="0082320E"/>
    <w:rsid w:val="00823265"/>
    <w:rsid w:val="0082326E"/>
    <w:rsid w:val="00823628"/>
    <w:rsid w:val="00823CFC"/>
    <w:rsid w:val="008253CE"/>
    <w:rsid w:val="00825E43"/>
    <w:rsid w:val="00825E6E"/>
    <w:rsid w:val="0082697C"/>
    <w:rsid w:val="00826B30"/>
    <w:rsid w:val="00826EA4"/>
    <w:rsid w:val="00827359"/>
    <w:rsid w:val="008318A5"/>
    <w:rsid w:val="0083308A"/>
    <w:rsid w:val="0083350A"/>
    <w:rsid w:val="00834423"/>
    <w:rsid w:val="008349EB"/>
    <w:rsid w:val="00834EFB"/>
    <w:rsid w:val="008352FD"/>
    <w:rsid w:val="0083554B"/>
    <w:rsid w:val="0083560B"/>
    <w:rsid w:val="00835C77"/>
    <w:rsid w:val="00836C36"/>
    <w:rsid w:val="00841D56"/>
    <w:rsid w:val="008421F8"/>
    <w:rsid w:val="00843041"/>
    <w:rsid w:val="0084331F"/>
    <w:rsid w:val="00843F2C"/>
    <w:rsid w:val="008444E1"/>
    <w:rsid w:val="0084471D"/>
    <w:rsid w:val="00844AF9"/>
    <w:rsid w:val="00844FF2"/>
    <w:rsid w:val="0084567C"/>
    <w:rsid w:val="00845C08"/>
    <w:rsid w:val="00845F65"/>
    <w:rsid w:val="008460B1"/>
    <w:rsid w:val="0084697C"/>
    <w:rsid w:val="008477B6"/>
    <w:rsid w:val="00850004"/>
    <w:rsid w:val="00850347"/>
    <w:rsid w:val="00850BF0"/>
    <w:rsid w:val="00850E60"/>
    <w:rsid w:val="00850EF2"/>
    <w:rsid w:val="008513AC"/>
    <w:rsid w:val="00851608"/>
    <w:rsid w:val="00851957"/>
    <w:rsid w:val="00851A78"/>
    <w:rsid w:val="00852AA9"/>
    <w:rsid w:val="00852CC4"/>
    <w:rsid w:val="00853E83"/>
    <w:rsid w:val="00854203"/>
    <w:rsid w:val="008543B5"/>
    <w:rsid w:val="008544EE"/>
    <w:rsid w:val="00854C0F"/>
    <w:rsid w:val="00855766"/>
    <w:rsid w:val="00855AE5"/>
    <w:rsid w:val="00856588"/>
    <w:rsid w:val="008570C4"/>
    <w:rsid w:val="008571A3"/>
    <w:rsid w:val="008575D4"/>
    <w:rsid w:val="00857E1D"/>
    <w:rsid w:val="0086087D"/>
    <w:rsid w:val="00861137"/>
    <w:rsid w:val="00861D58"/>
    <w:rsid w:val="0086257F"/>
    <w:rsid w:val="00863507"/>
    <w:rsid w:val="00864024"/>
    <w:rsid w:val="00864379"/>
    <w:rsid w:val="00864659"/>
    <w:rsid w:val="00864699"/>
    <w:rsid w:val="0086469F"/>
    <w:rsid w:val="008647FF"/>
    <w:rsid w:val="0086735D"/>
    <w:rsid w:val="00867A7F"/>
    <w:rsid w:val="00870954"/>
    <w:rsid w:val="008715B0"/>
    <w:rsid w:val="00872F7C"/>
    <w:rsid w:val="008730E9"/>
    <w:rsid w:val="008734A4"/>
    <w:rsid w:val="00873982"/>
    <w:rsid w:val="00874AED"/>
    <w:rsid w:val="00876259"/>
    <w:rsid w:val="008762A8"/>
    <w:rsid w:val="008774B9"/>
    <w:rsid w:val="00877AAE"/>
    <w:rsid w:val="00877E21"/>
    <w:rsid w:val="00880CCB"/>
    <w:rsid w:val="0088116C"/>
    <w:rsid w:val="0088174F"/>
    <w:rsid w:val="00882904"/>
    <w:rsid w:val="00882C17"/>
    <w:rsid w:val="00882D92"/>
    <w:rsid w:val="00882F07"/>
    <w:rsid w:val="008834B2"/>
    <w:rsid w:val="0088407B"/>
    <w:rsid w:val="008849EC"/>
    <w:rsid w:val="00884ABF"/>
    <w:rsid w:val="00884B1A"/>
    <w:rsid w:val="00884B94"/>
    <w:rsid w:val="00884D4C"/>
    <w:rsid w:val="00884E62"/>
    <w:rsid w:val="00884F7D"/>
    <w:rsid w:val="00885EF8"/>
    <w:rsid w:val="00886232"/>
    <w:rsid w:val="008863A8"/>
    <w:rsid w:val="00886B7F"/>
    <w:rsid w:val="00887323"/>
    <w:rsid w:val="00887399"/>
    <w:rsid w:val="00890BDA"/>
    <w:rsid w:val="00893BC9"/>
    <w:rsid w:val="00893C8C"/>
    <w:rsid w:val="00893D03"/>
    <w:rsid w:val="00894670"/>
    <w:rsid w:val="00894BCE"/>
    <w:rsid w:val="0089538D"/>
    <w:rsid w:val="008953DC"/>
    <w:rsid w:val="00895A34"/>
    <w:rsid w:val="008975F7"/>
    <w:rsid w:val="00897D2B"/>
    <w:rsid w:val="008A10B9"/>
    <w:rsid w:val="008A1627"/>
    <w:rsid w:val="008A174E"/>
    <w:rsid w:val="008A29B9"/>
    <w:rsid w:val="008A2C77"/>
    <w:rsid w:val="008A2EF9"/>
    <w:rsid w:val="008A3220"/>
    <w:rsid w:val="008A4075"/>
    <w:rsid w:val="008A57AC"/>
    <w:rsid w:val="008A59F5"/>
    <w:rsid w:val="008A7ADA"/>
    <w:rsid w:val="008B0A7D"/>
    <w:rsid w:val="008B1C9A"/>
    <w:rsid w:val="008B2453"/>
    <w:rsid w:val="008B2805"/>
    <w:rsid w:val="008B28BD"/>
    <w:rsid w:val="008B28D2"/>
    <w:rsid w:val="008B2B58"/>
    <w:rsid w:val="008B3223"/>
    <w:rsid w:val="008B3FED"/>
    <w:rsid w:val="008B4057"/>
    <w:rsid w:val="008B45B6"/>
    <w:rsid w:val="008B48AC"/>
    <w:rsid w:val="008B4E80"/>
    <w:rsid w:val="008B605A"/>
    <w:rsid w:val="008B622C"/>
    <w:rsid w:val="008B6B5C"/>
    <w:rsid w:val="008B6CB6"/>
    <w:rsid w:val="008B714B"/>
    <w:rsid w:val="008B7478"/>
    <w:rsid w:val="008B7D58"/>
    <w:rsid w:val="008B7DD2"/>
    <w:rsid w:val="008C07B8"/>
    <w:rsid w:val="008C0816"/>
    <w:rsid w:val="008C0E23"/>
    <w:rsid w:val="008C0F94"/>
    <w:rsid w:val="008C18C8"/>
    <w:rsid w:val="008C2BEA"/>
    <w:rsid w:val="008C33D1"/>
    <w:rsid w:val="008C3B18"/>
    <w:rsid w:val="008C3EEC"/>
    <w:rsid w:val="008C45F9"/>
    <w:rsid w:val="008C4BF5"/>
    <w:rsid w:val="008C4E60"/>
    <w:rsid w:val="008C585B"/>
    <w:rsid w:val="008C5DD3"/>
    <w:rsid w:val="008C64BC"/>
    <w:rsid w:val="008C6741"/>
    <w:rsid w:val="008C73F4"/>
    <w:rsid w:val="008C7E6E"/>
    <w:rsid w:val="008C7FAD"/>
    <w:rsid w:val="008D084F"/>
    <w:rsid w:val="008D0D5A"/>
    <w:rsid w:val="008D14FE"/>
    <w:rsid w:val="008D1A28"/>
    <w:rsid w:val="008D2DEC"/>
    <w:rsid w:val="008D3636"/>
    <w:rsid w:val="008D3693"/>
    <w:rsid w:val="008D41F7"/>
    <w:rsid w:val="008D50E6"/>
    <w:rsid w:val="008D5838"/>
    <w:rsid w:val="008D6584"/>
    <w:rsid w:val="008D6BCF"/>
    <w:rsid w:val="008D7063"/>
    <w:rsid w:val="008D734C"/>
    <w:rsid w:val="008D7E31"/>
    <w:rsid w:val="008E049C"/>
    <w:rsid w:val="008E0AD1"/>
    <w:rsid w:val="008E0D3E"/>
    <w:rsid w:val="008E1136"/>
    <w:rsid w:val="008E1A9A"/>
    <w:rsid w:val="008E1C8A"/>
    <w:rsid w:val="008E29D6"/>
    <w:rsid w:val="008E2EDA"/>
    <w:rsid w:val="008E3A5C"/>
    <w:rsid w:val="008E3BAC"/>
    <w:rsid w:val="008E3FCA"/>
    <w:rsid w:val="008E41AF"/>
    <w:rsid w:val="008E4A61"/>
    <w:rsid w:val="008E55DA"/>
    <w:rsid w:val="008E56B4"/>
    <w:rsid w:val="008E61C3"/>
    <w:rsid w:val="008E6753"/>
    <w:rsid w:val="008E6797"/>
    <w:rsid w:val="008E6C66"/>
    <w:rsid w:val="008E7365"/>
    <w:rsid w:val="008F040E"/>
    <w:rsid w:val="008F06E6"/>
    <w:rsid w:val="008F1215"/>
    <w:rsid w:val="008F43A6"/>
    <w:rsid w:val="008F4C31"/>
    <w:rsid w:val="008F4E7E"/>
    <w:rsid w:val="008F4FF8"/>
    <w:rsid w:val="008F51E1"/>
    <w:rsid w:val="008F532F"/>
    <w:rsid w:val="008F5C0D"/>
    <w:rsid w:val="008F680F"/>
    <w:rsid w:val="0090086B"/>
    <w:rsid w:val="009015AC"/>
    <w:rsid w:val="0090186D"/>
    <w:rsid w:val="00901D87"/>
    <w:rsid w:val="00901E4C"/>
    <w:rsid w:val="00901F58"/>
    <w:rsid w:val="00902036"/>
    <w:rsid w:val="0090210B"/>
    <w:rsid w:val="00902DA2"/>
    <w:rsid w:val="00902F84"/>
    <w:rsid w:val="009039FC"/>
    <w:rsid w:val="00904539"/>
    <w:rsid w:val="009052F4"/>
    <w:rsid w:val="00905902"/>
    <w:rsid w:val="00905928"/>
    <w:rsid w:val="00905BDD"/>
    <w:rsid w:val="00905D1D"/>
    <w:rsid w:val="0090614D"/>
    <w:rsid w:val="009065ED"/>
    <w:rsid w:val="00906BC6"/>
    <w:rsid w:val="009071E3"/>
    <w:rsid w:val="0090738B"/>
    <w:rsid w:val="00907734"/>
    <w:rsid w:val="00907763"/>
    <w:rsid w:val="00907783"/>
    <w:rsid w:val="00907E1A"/>
    <w:rsid w:val="00910A84"/>
    <w:rsid w:val="00912200"/>
    <w:rsid w:val="009123F6"/>
    <w:rsid w:val="009124BB"/>
    <w:rsid w:val="009124CB"/>
    <w:rsid w:val="00912B40"/>
    <w:rsid w:val="00912E4E"/>
    <w:rsid w:val="0091372F"/>
    <w:rsid w:val="00913CBF"/>
    <w:rsid w:val="00914092"/>
    <w:rsid w:val="009148B1"/>
    <w:rsid w:val="00915237"/>
    <w:rsid w:val="00915B25"/>
    <w:rsid w:val="00915DF6"/>
    <w:rsid w:val="009164AA"/>
    <w:rsid w:val="00916A1A"/>
    <w:rsid w:val="00916B4C"/>
    <w:rsid w:val="00916D54"/>
    <w:rsid w:val="0091703D"/>
    <w:rsid w:val="00917D12"/>
    <w:rsid w:val="009200A6"/>
    <w:rsid w:val="009200CB"/>
    <w:rsid w:val="00920682"/>
    <w:rsid w:val="00920A86"/>
    <w:rsid w:val="0092249A"/>
    <w:rsid w:val="00923F7F"/>
    <w:rsid w:val="009243D1"/>
    <w:rsid w:val="009245C1"/>
    <w:rsid w:val="0092593A"/>
    <w:rsid w:val="00925AE7"/>
    <w:rsid w:val="00926B42"/>
    <w:rsid w:val="00930D7F"/>
    <w:rsid w:val="00931804"/>
    <w:rsid w:val="0093185C"/>
    <w:rsid w:val="009325EF"/>
    <w:rsid w:val="00932CB1"/>
    <w:rsid w:val="00933D13"/>
    <w:rsid w:val="00934A63"/>
    <w:rsid w:val="009350E5"/>
    <w:rsid w:val="0093528B"/>
    <w:rsid w:val="00935AFA"/>
    <w:rsid w:val="0093627E"/>
    <w:rsid w:val="009367A7"/>
    <w:rsid w:val="00936C80"/>
    <w:rsid w:val="00937B51"/>
    <w:rsid w:val="00937D8C"/>
    <w:rsid w:val="00940474"/>
    <w:rsid w:val="00940A34"/>
    <w:rsid w:val="00940A95"/>
    <w:rsid w:val="00941D08"/>
    <w:rsid w:val="009420F4"/>
    <w:rsid w:val="009422C4"/>
    <w:rsid w:val="00942C4E"/>
    <w:rsid w:val="00943DAE"/>
    <w:rsid w:val="0094542C"/>
    <w:rsid w:val="00945EEE"/>
    <w:rsid w:val="009470F0"/>
    <w:rsid w:val="00947403"/>
    <w:rsid w:val="00950600"/>
    <w:rsid w:val="0095085A"/>
    <w:rsid w:val="00950E62"/>
    <w:rsid w:val="00951050"/>
    <w:rsid w:val="00951669"/>
    <w:rsid w:val="0095175A"/>
    <w:rsid w:val="00954249"/>
    <w:rsid w:val="009545A2"/>
    <w:rsid w:val="00954996"/>
    <w:rsid w:val="00955120"/>
    <w:rsid w:val="00955B5B"/>
    <w:rsid w:val="00955F1F"/>
    <w:rsid w:val="00955FF2"/>
    <w:rsid w:val="00956A8E"/>
    <w:rsid w:val="00956F98"/>
    <w:rsid w:val="00960587"/>
    <w:rsid w:val="00960E95"/>
    <w:rsid w:val="0096200A"/>
    <w:rsid w:val="00962B70"/>
    <w:rsid w:val="0096422F"/>
    <w:rsid w:val="009649A3"/>
    <w:rsid w:val="00964BAC"/>
    <w:rsid w:val="009657FD"/>
    <w:rsid w:val="00966144"/>
    <w:rsid w:val="00966DCC"/>
    <w:rsid w:val="00967020"/>
    <w:rsid w:val="00967233"/>
    <w:rsid w:val="009674FF"/>
    <w:rsid w:val="009676F9"/>
    <w:rsid w:val="00967703"/>
    <w:rsid w:val="00970D1D"/>
    <w:rsid w:val="0097172C"/>
    <w:rsid w:val="00971B34"/>
    <w:rsid w:val="00971E48"/>
    <w:rsid w:val="009726EE"/>
    <w:rsid w:val="00973EFF"/>
    <w:rsid w:val="00974E30"/>
    <w:rsid w:val="0097509F"/>
    <w:rsid w:val="009751D3"/>
    <w:rsid w:val="0097577A"/>
    <w:rsid w:val="00976552"/>
    <w:rsid w:val="00976957"/>
    <w:rsid w:val="009770B9"/>
    <w:rsid w:val="009772D9"/>
    <w:rsid w:val="009776CF"/>
    <w:rsid w:val="0097796B"/>
    <w:rsid w:val="00977F38"/>
    <w:rsid w:val="0098007F"/>
    <w:rsid w:val="009806C8"/>
    <w:rsid w:val="00981A89"/>
    <w:rsid w:val="009829C0"/>
    <w:rsid w:val="009851CD"/>
    <w:rsid w:val="00985CFF"/>
    <w:rsid w:val="00986EA3"/>
    <w:rsid w:val="00987078"/>
    <w:rsid w:val="00987344"/>
    <w:rsid w:val="00987BC1"/>
    <w:rsid w:val="009902EB"/>
    <w:rsid w:val="0099037C"/>
    <w:rsid w:val="00991321"/>
    <w:rsid w:val="00991B68"/>
    <w:rsid w:val="00991FDD"/>
    <w:rsid w:val="009921E0"/>
    <w:rsid w:val="009922AF"/>
    <w:rsid w:val="00993B2C"/>
    <w:rsid w:val="00994BB2"/>
    <w:rsid w:val="00995633"/>
    <w:rsid w:val="00995BE5"/>
    <w:rsid w:val="00995C90"/>
    <w:rsid w:val="00995F99"/>
    <w:rsid w:val="00996656"/>
    <w:rsid w:val="009974AD"/>
    <w:rsid w:val="00997968"/>
    <w:rsid w:val="009A086B"/>
    <w:rsid w:val="009A0D4F"/>
    <w:rsid w:val="009A11B4"/>
    <w:rsid w:val="009A136C"/>
    <w:rsid w:val="009A1529"/>
    <w:rsid w:val="009A1696"/>
    <w:rsid w:val="009A2691"/>
    <w:rsid w:val="009A26C6"/>
    <w:rsid w:val="009A3411"/>
    <w:rsid w:val="009A3433"/>
    <w:rsid w:val="009A3AC1"/>
    <w:rsid w:val="009A3F35"/>
    <w:rsid w:val="009A41F1"/>
    <w:rsid w:val="009A42F5"/>
    <w:rsid w:val="009A4F99"/>
    <w:rsid w:val="009A51F0"/>
    <w:rsid w:val="009A69CC"/>
    <w:rsid w:val="009A779F"/>
    <w:rsid w:val="009B119D"/>
    <w:rsid w:val="009B1485"/>
    <w:rsid w:val="009B18DE"/>
    <w:rsid w:val="009B18FB"/>
    <w:rsid w:val="009B1FDB"/>
    <w:rsid w:val="009B23C8"/>
    <w:rsid w:val="009B241A"/>
    <w:rsid w:val="009B29D8"/>
    <w:rsid w:val="009B585A"/>
    <w:rsid w:val="009B5C2E"/>
    <w:rsid w:val="009B6563"/>
    <w:rsid w:val="009B6DD0"/>
    <w:rsid w:val="009B75C9"/>
    <w:rsid w:val="009B7BC3"/>
    <w:rsid w:val="009B7D3A"/>
    <w:rsid w:val="009C0C56"/>
    <w:rsid w:val="009C1020"/>
    <w:rsid w:val="009C1E8F"/>
    <w:rsid w:val="009C2B3F"/>
    <w:rsid w:val="009C30DA"/>
    <w:rsid w:val="009C3789"/>
    <w:rsid w:val="009C4061"/>
    <w:rsid w:val="009C492D"/>
    <w:rsid w:val="009C4BFE"/>
    <w:rsid w:val="009C4C09"/>
    <w:rsid w:val="009C4CF9"/>
    <w:rsid w:val="009C5227"/>
    <w:rsid w:val="009C572C"/>
    <w:rsid w:val="009C69F5"/>
    <w:rsid w:val="009C7E60"/>
    <w:rsid w:val="009D0887"/>
    <w:rsid w:val="009D18F4"/>
    <w:rsid w:val="009D356E"/>
    <w:rsid w:val="009D3A87"/>
    <w:rsid w:val="009D3E4B"/>
    <w:rsid w:val="009D451D"/>
    <w:rsid w:val="009D4934"/>
    <w:rsid w:val="009D4CFC"/>
    <w:rsid w:val="009D518A"/>
    <w:rsid w:val="009D5E43"/>
    <w:rsid w:val="009D6678"/>
    <w:rsid w:val="009D67CB"/>
    <w:rsid w:val="009D69E3"/>
    <w:rsid w:val="009D6D25"/>
    <w:rsid w:val="009D736D"/>
    <w:rsid w:val="009D7735"/>
    <w:rsid w:val="009E081B"/>
    <w:rsid w:val="009E188E"/>
    <w:rsid w:val="009E1BA4"/>
    <w:rsid w:val="009E202D"/>
    <w:rsid w:val="009E2534"/>
    <w:rsid w:val="009E25E5"/>
    <w:rsid w:val="009E2F22"/>
    <w:rsid w:val="009E37F6"/>
    <w:rsid w:val="009E3DC8"/>
    <w:rsid w:val="009E575D"/>
    <w:rsid w:val="009E5830"/>
    <w:rsid w:val="009E62B5"/>
    <w:rsid w:val="009E6BFA"/>
    <w:rsid w:val="009E78D1"/>
    <w:rsid w:val="009F0AD0"/>
    <w:rsid w:val="009F0B12"/>
    <w:rsid w:val="009F0BD1"/>
    <w:rsid w:val="009F1716"/>
    <w:rsid w:val="009F24FA"/>
    <w:rsid w:val="009F25D4"/>
    <w:rsid w:val="009F2F52"/>
    <w:rsid w:val="009F3A28"/>
    <w:rsid w:val="009F3CA1"/>
    <w:rsid w:val="009F4643"/>
    <w:rsid w:val="009F4840"/>
    <w:rsid w:val="009F50CE"/>
    <w:rsid w:val="009F5367"/>
    <w:rsid w:val="009F57D4"/>
    <w:rsid w:val="009F5925"/>
    <w:rsid w:val="009F5CAB"/>
    <w:rsid w:val="009F5CAF"/>
    <w:rsid w:val="009F5E08"/>
    <w:rsid w:val="009F685E"/>
    <w:rsid w:val="009F69A2"/>
    <w:rsid w:val="009F6C7D"/>
    <w:rsid w:val="00A00568"/>
    <w:rsid w:val="00A01152"/>
    <w:rsid w:val="00A01734"/>
    <w:rsid w:val="00A01E08"/>
    <w:rsid w:val="00A0249F"/>
    <w:rsid w:val="00A02A43"/>
    <w:rsid w:val="00A02FE6"/>
    <w:rsid w:val="00A03698"/>
    <w:rsid w:val="00A03CF9"/>
    <w:rsid w:val="00A04705"/>
    <w:rsid w:val="00A05532"/>
    <w:rsid w:val="00A055B5"/>
    <w:rsid w:val="00A060C4"/>
    <w:rsid w:val="00A065E4"/>
    <w:rsid w:val="00A0660D"/>
    <w:rsid w:val="00A06B9C"/>
    <w:rsid w:val="00A06D7B"/>
    <w:rsid w:val="00A07299"/>
    <w:rsid w:val="00A072DD"/>
    <w:rsid w:val="00A0780C"/>
    <w:rsid w:val="00A07A3D"/>
    <w:rsid w:val="00A10E3A"/>
    <w:rsid w:val="00A118E2"/>
    <w:rsid w:val="00A11C8E"/>
    <w:rsid w:val="00A1300D"/>
    <w:rsid w:val="00A134E1"/>
    <w:rsid w:val="00A143FA"/>
    <w:rsid w:val="00A1447B"/>
    <w:rsid w:val="00A15224"/>
    <w:rsid w:val="00A1695B"/>
    <w:rsid w:val="00A20803"/>
    <w:rsid w:val="00A21453"/>
    <w:rsid w:val="00A236FA"/>
    <w:rsid w:val="00A23F13"/>
    <w:rsid w:val="00A249BE"/>
    <w:rsid w:val="00A25171"/>
    <w:rsid w:val="00A25412"/>
    <w:rsid w:val="00A25933"/>
    <w:rsid w:val="00A25E74"/>
    <w:rsid w:val="00A270A5"/>
    <w:rsid w:val="00A27B42"/>
    <w:rsid w:val="00A3033D"/>
    <w:rsid w:val="00A30FAA"/>
    <w:rsid w:val="00A31224"/>
    <w:rsid w:val="00A314F4"/>
    <w:rsid w:val="00A31A8E"/>
    <w:rsid w:val="00A31C2E"/>
    <w:rsid w:val="00A31F0B"/>
    <w:rsid w:val="00A3230D"/>
    <w:rsid w:val="00A347D6"/>
    <w:rsid w:val="00A34884"/>
    <w:rsid w:val="00A359D2"/>
    <w:rsid w:val="00A35D8E"/>
    <w:rsid w:val="00A36500"/>
    <w:rsid w:val="00A368B4"/>
    <w:rsid w:val="00A36A50"/>
    <w:rsid w:val="00A373FF"/>
    <w:rsid w:val="00A37983"/>
    <w:rsid w:val="00A4087F"/>
    <w:rsid w:val="00A40D4F"/>
    <w:rsid w:val="00A40FD7"/>
    <w:rsid w:val="00A41784"/>
    <w:rsid w:val="00A417EE"/>
    <w:rsid w:val="00A41DC6"/>
    <w:rsid w:val="00A41DEE"/>
    <w:rsid w:val="00A42A35"/>
    <w:rsid w:val="00A42E84"/>
    <w:rsid w:val="00A43751"/>
    <w:rsid w:val="00A444E9"/>
    <w:rsid w:val="00A449A2"/>
    <w:rsid w:val="00A458D5"/>
    <w:rsid w:val="00A45E2D"/>
    <w:rsid w:val="00A46AF1"/>
    <w:rsid w:val="00A4778A"/>
    <w:rsid w:val="00A47C68"/>
    <w:rsid w:val="00A47F38"/>
    <w:rsid w:val="00A50C80"/>
    <w:rsid w:val="00A5196B"/>
    <w:rsid w:val="00A51992"/>
    <w:rsid w:val="00A519B8"/>
    <w:rsid w:val="00A51C7A"/>
    <w:rsid w:val="00A52D8C"/>
    <w:rsid w:val="00A530B4"/>
    <w:rsid w:val="00A538DD"/>
    <w:rsid w:val="00A53A82"/>
    <w:rsid w:val="00A54307"/>
    <w:rsid w:val="00A54392"/>
    <w:rsid w:val="00A545BD"/>
    <w:rsid w:val="00A54A77"/>
    <w:rsid w:val="00A5534B"/>
    <w:rsid w:val="00A55359"/>
    <w:rsid w:val="00A553F2"/>
    <w:rsid w:val="00A55D9B"/>
    <w:rsid w:val="00A56EFC"/>
    <w:rsid w:val="00A57026"/>
    <w:rsid w:val="00A57038"/>
    <w:rsid w:val="00A572C2"/>
    <w:rsid w:val="00A57525"/>
    <w:rsid w:val="00A60180"/>
    <w:rsid w:val="00A60813"/>
    <w:rsid w:val="00A610A4"/>
    <w:rsid w:val="00A61FFD"/>
    <w:rsid w:val="00A6208A"/>
    <w:rsid w:val="00A62ED2"/>
    <w:rsid w:val="00A63245"/>
    <w:rsid w:val="00A6423F"/>
    <w:rsid w:val="00A64289"/>
    <w:rsid w:val="00A64555"/>
    <w:rsid w:val="00A645E2"/>
    <w:rsid w:val="00A64CEE"/>
    <w:rsid w:val="00A65EB2"/>
    <w:rsid w:val="00A65FB3"/>
    <w:rsid w:val="00A665BB"/>
    <w:rsid w:val="00A66FAB"/>
    <w:rsid w:val="00A66FE4"/>
    <w:rsid w:val="00A70E51"/>
    <w:rsid w:val="00A720DA"/>
    <w:rsid w:val="00A72331"/>
    <w:rsid w:val="00A72F33"/>
    <w:rsid w:val="00A73215"/>
    <w:rsid w:val="00A74CE9"/>
    <w:rsid w:val="00A75388"/>
    <w:rsid w:val="00A753CB"/>
    <w:rsid w:val="00A757E4"/>
    <w:rsid w:val="00A75E9B"/>
    <w:rsid w:val="00A76339"/>
    <w:rsid w:val="00A76EC7"/>
    <w:rsid w:val="00A7755C"/>
    <w:rsid w:val="00A7799B"/>
    <w:rsid w:val="00A77CEF"/>
    <w:rsid w:val="00A80021"/>
    <w:rsid w:val="00A80278"/>
    <w:rsid w:val="00A80BA3"/>
    <w:rsid w:val="00A8221D"/>
    <w:rsid w:val="00A82672"/>
    <w:rsid w:val="00A828E0"/>
    <w:rsid w:val="00A8336E"/>
    <w:rsid w:val="00A836EF"/>
    <w:rsid w:val="00A83D1A"/>
    <w:rsid w:val="00A85895"/>
    <w:rsid w:val="00A8632A"/>
    <w:rsid w:val="00A873A3"/>
    <w:rsid w:val="00A8763D"/>
    <w:rsid w:val="00A906AF"/>
    <w:rsid w:val="00A90B26"/>
    <w:rsid w:val="00A90B8F"/>
    <w:rsid w:val="00A911CC"/>
    <w:rsid w:val="00A91935"/>
    <w:rsid w:val="00A91A03"/>
    <w:rsid w:val="00A92242"/>
    <w:rsid w:val="00A93B4A"/>
    <w:rsid w:val="00A96384"/>
    <w:rsid w:val="00AA0E90"/>
    <w:rsid w:val="00AA0EB6"/>
    <w:rsid w:val="00AA23E2"/>
    <w:rsid w:val="00AA2A7E"/>
    <w:rsid w:val="00AA317A"/>
    <w:rsid w:val="00AA33B0"/>
    <w:rsid w:val="00AA374F"/>
    <w:rsid w:val="00AA3D50"/>
    <w:rsid w:val="00AA3E4B"/>
    <w:rsid w:val="00AA3FA9"/>
    <w:rsid w:val="00AA4438"/>
    <w:rsid w:val="00AA6DF9"/>
    <w:rsid w:val="00AA7096"/>
    <w:rsid w:val="00AA716F"/>
    <w:rsid w:val="00AA7563"/>
    <w:rsid w:val="00AB0898"/>
    <w:rsid w:val="00AB1449"/>
    <w:rsid w:val="00AB2C34"/>
    <w:rsid w:val="00AB3FDD"/>
    <w:rsid w:val="00AB4A49"/>
    <w:rsid w:val="00AB51DE"/>
    <w:rsid w:val="00AB58CF"/>
    <w:rsid w:val="00AB6945"/>
    <w:rsid w:val="00AB6B7B"/>
    <w:rsid w:val="00AB7829"/>
    <w:rsid w:val="00AB7C99"/>
    <w:rsid w:val="00AB7D51"/>
    <w:rsid w:val="00AC1107"/>
    <w:rsid w:val="00AC1B8E"/>
    <w:rsid w:val="00AC219E"/>
    <w:rsid w:val="00AC22FF"/>
    <w:rsid w:val="00AC26A3"/>
    <w:rsid w:val="00AC3220"/>
    <w:rsid w:val="00AC3FA3"/>
    <w:rsid w:val="00AC4621"/>
    <w:rsid w:val="00AC4A9D"/>
    <w:rsid w:val="00AC4F56"/>
    <w:rsid w:val="00AC5BEA"/>
    <w:rsid w:val="00AC5D66"/>
    <w:rsid w:val="00AC5F27"/>
    <w:rsid w:val="00AC61F2"/>
    <w:rsid w:val="00AC644B"/>
    <w:rsid w:val="00AC6947"/>
    <w:rsid w:val="00AC69A5"/>
    <w:rsid w:val="00AC6D47"/>
    <w:rsid w:val="00AD0BDD"/>
    <w:rsid w:val="00AD1BD1"/>
    <w:rsid w:val="00AD1D5B"/>
    <w:rsid w:val="00AD333F"/>
    <w:rsid w:val="00AD38F0"/>
    <w:rsid w:val="00AD3FFC"/>
    <w:rsid w:val="00AD44EC"/>
    <w:rsid w:val="00AD47C0"/>
    <w:rsid w:val="00AD4FE3"/>
    <w:rsid w:val="00AD6D08"/>
    <w:rsid w:val="00AD709B"/>
    <w:rsid w:val="00AD70FB"/>
    <w:rsid w:val="00AD7387"/>
    <w:rsid w:val="00AD754A"/>
    <w:rsid w:val="00AE0709"/>
    <w:rsid w:val="00AE0767"/>
    <w:rsid w:val="00AE08F3"/>
    <w:rsid w:val="00AE0B5D"/>
    <w:rsid w:val="00AE0C12"/>
    <w:rsid w:val="00AE0EE7"/>
    <w:rsid w:val="00AE120C"/>
    <w:rsid w:val="00AE1A96"/>
    <w:rsid w:val="00AE2955"/>
    <w:rsid w:val="00AE3668"/>
    <w:rsid w:val="00AE376A"/>
    <w:rsid w:val="00AE3F83"/>
    <w:rsid w:val="00AE426C"/>
    <w:rsid w:val="00AE55A6"/>
    <w:rsid w:val="00AE62EC"/>
    <w:rsid w:val="00AE6494"/>
    <w:rsid w:val="00AE6A9A"/>
    <w:rsid w:val="00AE72E4"/>
    <w:rsid w:val="00AE7555"/>
    <w:rsid w:val="00AE7B16"/>
    <w:rsid w:val="00AE7D02"/>
    <w:rsid w:val="00AF0B0A"/>
    <w:rsid w:val="00AF0C3C"/>
    <w:rsid w:val="00AF0E0F"/>
    <w:rsid w:val="00AF1210"/>
    <w:rsid w:val="00AF2131"/>
    <w:rsid w:val="00AF2496"/>
    <w:rsid w:val="00AF4C6D"/>
    <w:rsid w:val="00AF4E52"/>
    <w:rsid w:val="00AF5D92"/>
    <w:rsid w:val="00AF6204"/>
    <w:rsid w:val="00AF63E0"/>
    <w:rsid w:val="00AF6FD6"/>
    <w:rsid w:val="00AF7CEA"/>
    <w:rsid w:val="00AF7E41"/>
    <w:rsid w:val="00AF7F6F"/>
    <w:rsid w:val="00B0107E"/>
    <w:rsid w:val="00B021E0"/>
    <w:rsid w:val="00B038F0"/>
    <w:rsid w:val="00B05A3B"/>
    <w:rsid w:val="00B06CF7"/>
    <w:rsid w:val="00B07422"/>
    <w:rsid w:val="00B07827"/>
    <w:rsid w:val="00B0791F"/>
    <w:rsid w:val="00B07C5A"/>
    <w:rsid w:val="00B10BC3"/>
    <w:rsid w:val="00B10F5D"/>
    <w:rsid w:val="00B117B4"/>
    <w:rsid w:val="00B12D42"/>
    <w:rsid w:val="00B133DB"/>
    <w:rsid w:val="00B144F6"/>
    <w:rsid w:val="00B14BB9"/>
    <w:rsid w:val="00B1501E"/>
    <w:rsid w:val="00B154E9"/>
    <w:rsid w:val="00B15EB3"/>
    <w:rsid w:val="00B160EE"/>
    <w:rsid w:val="00B17513"/>
    <w:rsid w:val="00B175ED"/>
    <w:rsid w:val="00B17ED5"/>
    <w:rsid w:val="00B21A80"/>
    <w:rsid w:val="00B22BF6"/>
    <w:rsid w:val="00B22C83"/>
    <w:rsid w:val="00B23D02"/>
    <w:rsid w:val="00B241CB"/>
    <w:rsid w:val="00B2478E"/>
    <w:rsid w:val="00B254BA"/>
    <w:rsid w:val="00B255A7"/>
    <w:rsid w:val="00B255C7"/>
    <w:rsid w:val="00B2633F"/>
    <w:rsid w:val="00B2683A"/>
    <w:rsid w:val="00B26871"/>
    <w:rsid w:val="00B27495"/>
    <w:rsid w:val="00B30BCF"/>
    <w:rsid w:val="00B31518"/>
    <w:rsid w:val="00B316E2"/>
    <w:rsid w:val="00B31B6E"/>
    <w:rsid w:val="00B32D1C"/>
    <w:rsid w:val="00B33197"/>
    <w:rsid w:val="00B34266"/>
    <w:rsid w:val="00B34CEB"/>
    <w:rsid w:val="00B35928"/>
    <w:rsid w:val="00B363AA"/>
    <w:rsid w:val="00B366D9"/>
    <w:rsid w:val="00B37614"/>
    <w:rsid w:val="00B37DE3"/>
    <w:rsid w:val="00B37DF7"/>
    <w:rsid w:val="00B40CCC"/>
    <w:rsid w:val="00B40FA4"/>
    <w:rsid w:val="00B410D7"/>
    <w:rsid w:val="00B41896"/>
    <w:rsid w:val="00B430E6"/>
    <w:rsid w:val="00B431EE"/>
    <w:rsid w:val="00B4374E"/>
    <w:rsid w:val="00B43975"/>
    <w:rsid w:val="00B43D91"/>
    <w:rsid w:val="00B441C5"/>
    <w:rsid w:val="00B445AD"/>
    <w:rsid w:val="00B44C67"/>
    <w:rsid w:val="00B44CD9"/>
    <w:rsid w:val="00B450AA"/>
    <w:rsid w:val="00B451CD"/>
    <w:rsid w:val="00B4529E"/>
    <w:rsid w:val="00B4642F"/>
    <w:rsid w:val="00B46BD4"/>
    <w:rsid w:val="00B4746D"/>
    <w:rsid w:val="00B47A74"/>
    <w:rsid w:val="00B50125"/>
    <w:rsid w:val="00B5096B"/>
    <w:rsid w:val="00B51007"/>
    <w:rsid w:val="00B5108E"/>
    <w:rsid w:val="00B512B2"/>
    <w:rsid w:val="00B51338"/>
    <w:rsid w:val="00B5197B"/>
    <w:rsid w:val="00B51BEE"/>
    <w:rsid w:val="00B52AA9"/>
    <w:rsid w:val="00B52EBA"/>
    <w:rsid w:val="00B5360D"/>
    <w:rsid w:val="00B54FE1"/>
    <w:rsid w:val="00B55152"/>
    <w:rsid w:val="00B552E6"/>
    <w:rsid w:val="00B5614B"/>
    <w:rsid w:val="00B56EF6"/>
    <w:rsid w:val="00B570A8"/>
    <w:rsid w:val="00B572E2"/>
    <w:rsid w:val="00B5745B"/>
    <w:rsid w:val="00B60C21"/>
    <w:rsid w:val="00B61F77"/>
    <w:rsid w:val="00B6207C"/>
    <w:rsid w:val="00B63B8C"/>
    <w:rsid w:val="00B63E4F"/>
    <w:rsid w:val="00B64406"/>
    <w:rsid w:val="00B645A4"/>
    <w:rsid w:val="00B64961"/>
    <w:rsid w:val="00B67309"/>
    <w:rsid w:val="00B6780C"/>
    <w:rsid w:val="00B7007A"/>
    <w:rsid w:val="00B703ED"/>
    <w:rsid w:val="00B70AF3"/>
    <w:rsid w:val="00B70CFA"/>
    <w:rsid w:val="00B70D74"/>
    <w:rsid w:val="00B72823"/>
    <w:rsid w:val="00B72A73"/>
    <w:rsid w:val="00B73DFC"/>
    <w:rsid w:val="00B73E6E"/>
    <w:rsid w:val="00B75CC8"/>
    <w:rsid w:val="00B75DF7"/>
    <w:rsid w:val="00B7650E"/>
    <w:rsid w:val="00B765C1"/>
    <w:rsid w:val="00B76900"/>
    <w:rsid w:val="00B76B69"/>
    <w:rsid w:val="00B76EAE"/>
    <w:rsid w:val="00B77249"/>
    <w:rsid w:val="00B772AF"/>
    <w:rsid w:val="00B819B8"/>
    <w:rsid w:val="00B829BB"/>
    <w:rsid w:val="00B83087"/>
    <w:rsid w:val="00B84313"/>
    <w:rsid w:val="00B84582"/>
    <w:rsid w:val="00B84C7E"/>
    <w:rsid w:val="00B84DF1"/>
    <w:rsid w:val="00B84F20"/>
    <w:rsid w:val="00B855ED"/>
    <w:rsid w:val="00B863DC"/>
    <w:rsid w:val="00B867DB"/>
    <w:rsid w:val="00B86B05"/>
    <w:rsid w:val="00B9025C"/>
    <w:rsid w:val="00B91660"/>
    <w:rsid w:val="00B9196C"/>
    <w:rsid w:val="00B924A6"/>
    <w:rsid w:val="00B9315C"/>
    <w:rsid w:val="00B93226"/>
    <w:rsid w:val="00B93E32"/>
    <w:rsid w:val="00B94245"/>
    <w:rsid w:val="00B959F9"/>
    <w:rsid w:val="00B9661A"/>
    <w:rsid w:val="00B96807"/>
    <w:rsid w:val="00B9699A"/>
    <w:rsid w:val="00B96A9A"/>
    <w:rsid w:val="00B97A7B"/>
    <w:rsid w:val="00B97F53"/>
    <w:rsid w:val="00BA06FB"/>
    <w:rsid w:val="00BA12C6"/>
    <w:rsid w:val="00BA14DB"/>
    <w:rsid w:val="00BA2573"/>
    <w:rsid w:val="00BA26AD"/>
    <w:rsid w:val="00BA2A99"/>
    <w:rsid w:val="00BA2D40"/>
    <w:rsid w:val="00BA3AA2"/>
    <w:rsid w:val="00BA3AD8"/>
    <w:rsid w:val="00BA3ED0"/>
    <w:rsid w:val="00BA3FA3"/>
    <w:rsid w:val="00BA4563"/>
    <w:rsid w:val="00BA4932"/>
    <w:rsid w:val="00BA4AE4"/>
    <w:rsid w:val="00BA5116"/>
    <w:rsid w:val="00BA55FD"/>
    <w:rsid w:val="00BA58EC"/>
    <w:rsid w:val="00BA6B30"/>
    <w:rsid w:val="00BA6E37"/>
    <w:rsid w:val="00BA6E98"/>
    <w:rsid w:val="00BB003D"/>
    <w:rsid w:val="00BB06DC"/>
    <w:rsid w:val="00BB0789"/>
    <w:rsid w:val="00BB0C41"/>
    <w:rsid w:val="00BB0C98"/>
    <w:rsid w:val="00BB0D73"/>
    <w:rsid w:val="00BB131A"/>
    <w:rsid w:val="00BB1323"/>
    <w:rsid w:val="00BB16B6"/>
    <w:rsid w:val="00BB2B3B"/>
    <w:rsid w:val="00BB3288"/>
    <w:rsid w:val="00BB35AD"/>
    <w:rsid w:val="00BB3852"/>
    <w:rsid w:val="00BB3C08"/>
    <w:rsid w:val="00BB4DC7"/>
    <w:rsid w:val="00BB4F4E"/>
    <w:rsid w:val="00BB54F6"/>
    <w:rsid w:val="00BB5A37"/>
    <w:rsid w:val="00BC13EB"/>
    <w:rsid w:val="00BC1E99"/>
    <w:rsid w:val="00BC213F"/>
    <w:rsid w:val="00BC237C"/>
    <w:rsid w:val="00BC2564"/>
    <w:rsid w:val="00BC265F"/>
    <w:rsid w:val="00BC2732"/>
    <w:rsid w:val="00BC3A5B"/>
    <w:rsid w:val="00BC3DC1"/>
    <w:rsid w:val="00BC3FF7"/>
    <w:rsid w:val="00BC4DAF"/>
    <w:rsid w:val="00BC4F82"/>
    <w:rsid w:val="00BC551D"/>
    <w:rsid w:val="00BC55E1"/>
    <w:rsid w:val="00BC5890"/>
    <w:rsid w:val="00BC59E8"/>
    <w:rsid w:val="00BC5E24"/>
    <w:rsid w:val="00BC5EB0"/>
    <w:rsid w:val="00BC5FB5"/>
    <w:rsid w:val="00BC6936"/>
    <w:rsid w:val="00BC6CFE"/>
    <w:rsid w:val="00BC74AE"/>
    <w:rsid w:val="00BC75E0"/>
    <w:rsid w:val="00BC77D9"/>
    <w:rsid w:val="00BD0185"/>
    <w:rsid w:val="00BD01F3"/>
    <w:rsid w:val="00BD0251"/>
    <w:rsid w:val="00BD0400"/>
    <w:rsid w:val="00BD06C2"/>
    <w:rsid w:val="00BD0C31"/>
    <w:rsid w:val="00BD1350"/>
    <w:rsid w:val="00BD14CB"/>
    <w:rsid w:val="00BD1B7E"/>
    <w:rsid w:val="00BD1E2A"/>
    <w:rsid w:val="00BD3F00"/>
    <w:rsid w:val="00BD73C6"/>
    <w:rsid w:val="00BD77BF"/>
    <w:rsid w:val="00BD7A24"/>
    <w:rsid w:val="00BD7ED1"/>
    <w:rsid w:val="00BE0A39"/>
    <w:rsid w:val="00BE160F"/>
    <w:rsid w:val="00BE1DEB"/>
    <w:rsid w:val="00BE1E77"/>
    <w:rsid w:val="00BE1FF4"/>
    <w:rsid w:val="00BE31EA"/>
    <w:rsid w:val="00BE358B"/>
    <w:rsid w:val="00BE3A65"/>
    <w:rsid w:val="00BE4A65"/>
    <w:rsid w:val="00BE571E"/>
    <w:rsid w:val="00BE5C66"/>
    <w:rsid w:val="00BE5F7E"/>
    <w:rsid w:val="00BE642D"/>
    <w:rsid w:val="00BE64D9"/>
    <w:rsid w:val="00BE67DD"/>
    <w:rsid w:val="00BE6B53"/>
    <w:rsid w:val="00BE7061"/>
    <w:rsid w:val="00BE76F2"/>
    <w:rsid w:val="00BE796B"/>
    <w:rsid w:val="00BF01DA"/>
    <w:rsid w:val="00BF13F0"/>
    <w:rsid w:val="00BF1879"/>
    <w:rsid w:val="00BF31DE"/>
    <w:rsid w:val="00BF3AFA"/>
    <w:rsid w:val="00BF440E"/>
    <w:rsid w:val="00BF485D"/>
    <w:rsid w:val="00BF5C32"/>
    <w:rsid w:val="00BF62C4"/>
    <w:rsid w:val="00BF6B26"/>
    <w:rsid w:val="00BF6C07"/>
    <w:rsid w:val="00BF6F5C"/>
    <w:rsid w:val="00BF75AE"/>
    <w:rsid w:val="00BF7993"/>
    <w:rsid w:val="00BF7A6A"/>
    <w:rsid w:val="00C005AF"/>
    <w:rsid w:val="00C0094B"/>
    <w:rsid w:val="00C00976"/>
    <w:rsid w:val="00C01ADC"/>
    <w:rsid w:val="00C021CA"/>
    <w:rsid w:val="00C02849"/>
    <w:rsid w:val="00C02E8F"/>
    <w:rsid w:val="00C052F1"/>
    <w:rsid w:val="00C0687E"/>
    <w:rsid w:val="00C06923"/>
    <w:rsid w:val="00C06C6D"/>
    <w:rsid w:val="00C06FD2"/>
    <w:rsid w:val="00C07B56"/>
    <w:rsid w:val="00C10221"/>
    <w:rsid w:val="00C112CB"/>
    <w:rsid w:val="00C1164C"/>
    <w:rsid w:val="00C1184E"/>
    <w:rsid w:val="00C119D7"/>
    <w:rsid w:val="00C12ADB"/>
    <w:rsid w:val="00C14005"/>
    <w:rsid w:val="00C1480F"/>
    <w:rsid w:val="00C15128"/>
    <w:rsid w:val="00C1551A"/>
    <w:rsid w:val="00C15703"/>
    <w:rsid w:val="00C15B02"/>
    <w:rsid w:val="00C16286"/>
    <w:rsid w:val="00C1645B"/>
    <w:rsid w:val="00C165EA"/>
    <w:rsid w:val="00C1667F"/>
    <w:rsid w:val="00C17267"/>
    <w:rsid w:val="00C17D45"/>
    <w:rsid w:val="00C20A0A"/>
    <w:rsid w:val="00C22841"/>
    <w:rsid w:val="00C22F72"/>
    <w:rsid w:val="00C2436C"/>
    <w:rsid w:val="00C250F0"/>
    <w:rsid w:val="00C27DCD"/>
    <w:rsid w:val="00C31717"/>
    <w:rsid w:val="00C320DD"/>
    <w:rsid w:val="00C3251B"/>
    <w:rsid w:val="00C3291F"/>
    <w:rsid w:val="00C32B93"/>
    <w:rsid w:val="00C3317D"/>
    <w:rsid w:val="00C3389F"/>
    <w:rsid w:val="00C33BBA"/>
    <w:rsid w:val="00C3429E"/>
    <w:rsid w:val="00C3450E"/>
    <w:rsid w:val="00C360AB"/>
    <w:rsid w:val="00C36616"/>
    <w:rsid w:val="00C3692B"/>
    <w:rsid w:val="00C36C1E"/>
    <w:rsid w:val="00C36DF2"/>
    <w:rsid w:val="00C36F19"/>
    <w:rsid w:val="00C40452"/>
    <w:rsid w:val="00C4077F"/>
    <w:rsid w:val="00C40D57"/>
    <w:rsid w:val="00C41092"/>
    <w:rsid w:val="00C4127F"/>
    <w:rsid w:val="00C41409"/>
    <w:rsid w:val="00C42A39"/>
    <w:rsid w:val="00C430E5"/>
    <w:rsid w:val="00C43982"/>
    <w:rsid w:val="00C43D68"/>
    <w:rsid w:val="00C4421F"/>
    <w:rsid w:val="00C448EC"/>
    <w:rsid w:val="00C44E5E"/>
    <w:rsid w:val="00C44F11"/>
    <w:rsid w:val="00C458E4"/>
    <w:rsid w:val="00C468B1"/>
    <w:rsid w:val="00C46A1F"/>
    <w:rsid w:val="00C46AC0"/>
    <w:rsid w:val="00C46B77"/>
    <w:rsid w:val="00C473FE"/>
    <w:rsid w:val="00C47EC3"/>
    <w:rsid w:val="00C50644"/>
    <w:rsid w:val="00C50699"/>
    <w:rsid w:val="00C5086F"/>
    <w:rsid w:val="00C50AF3"/>
    <w:rsid w:val="00C50B20"/>
    <w:rsid w:val="00C51388"/>
    <w:rsid w:val="00C52C4E"/>
    <w:rsid w:val="00C52DBB"/>
    <w:rsid w:val="00C53282"/>
    <w:rsid w:val="00C532CA"/>
    <w:rsid w:val="00C53301"/>
    <w:rsid w:val="00C5397C"/>
    <w:rsid w:val="00C54586"/>
    <w:rsid w:val="00C549AF"/>
    <w:rsid w:val="00C5529A"/>
    <w:rsid w:val="00C5546F"/>
    <w:rsid w:val="00C554DB"/>
    <w:rsid w:val="00C55D34"/>
    <w:rsid w:val="00C563B7"/>
    <w:rsid w:val="00C568DF"/>
    <w:rsid w:val="00C574FA"/>
    <w:rsid w:val="00C57C64"/>
    <w:rsid w:val="00C57F21"/>
    <w:rsid w:val="00C6011D"/>
    <w:rsid w:val="00C604E1"/>
    <w:rsid w:val="00C613E9"/>
    <w:rsid w:val="00C61816"/>
    <w:rsid w:val="00C6268F"/>
    <w:rsid w:val="00C62789"/>
    <w:rsid w:val="00C64042"/>
    <w:rsid w:val="00C64CFA"/>
    <w:rsid w:val="00C65AF5"/>
    <w:rsid w:val="00C66678"/>
    <w:rsid w:val="00C668FB"/>
    <w:rsid w:val="00C6693D"/>
    <w:rsid w:val="00C66955"/>
    <w:rsid w:val="00C675F4"/>
    <w:rsid w:val="00C7094C"/>
    <w:rsid w:val="00C71055"/>
    <w:rsid w:val="00C7146E"/>
    <w:rsid w:val="00C717BE"/>
    <w:rsid w:val="00C71BEA"/>
    <w:rsid w:val="00C71F21"/>
    <w:rsid w:val="00C724CB"/>
    <w:rsid w:val="00C729FC"/>
    <w:rsid w:val="00C7472D"/>
    <w:rsid w:val="00C74D45"/>
    <w:rsid w:val="00C76217"/>
    <w:rsid w:val="00C7657A"/>
    <w:rsid w:val="00C80045"/>
    <w:rsid w:val="00C80065"/>
    <w:rsid w:val="00C80333"/>
    <w:rsid w:val="00C80601"/>
    <w:rsid w:val="00C81108"/>
    <w:rsid w:val="00C81765"/>
    <w:rsid w:val="00C81A40"/>
    <w:rsid w:val="00C82B89"/>
    <w:rsid w:val="00C83803"/>
    <w:rsid w:val="00C854BE"/>
    <w:rsid w:val="00C85AC1"/>
    <w:rsid w:val="00C86461"/>
    <w:rsid w:val="00C867D6"/>
    <w:rsid w:val="00C87777"/>
    <w:rsid w:val="00C87FB7"/>
    <w:rsid w:val="00C90944"/>
    <w:rsid w:val="00C90FD0"/>
    <w:rsid w:val="00C92095"/>
    <w:rsid w:val="00C9223A"/>
    <w:rsid w:val="00C926A0"/>
    <w:rsid w:val="00C927CF"/>
    <w:rsid w:val="00C93C28"/>
    <w:rsid w:val="00C93FFF"/>
    <w:rsid w:val="00C94369"/>
    <w:rsid w:val="00C944F9"/>
    <w:rsid w:val="00C949A7"/>
    <w:rsid w:val="00C94A47"/>
    <w:rsid w:val="00C953AA"/>
    <w:rsid w:val="00C956F5"/>
    <w:rsid w:val="00C95D01"/>
    <w:rsid w:val="00C95EE1"/>
    <w:rsid w:val="00C962BF"/>
    <w:rsid w:val="00C96308"/>
    <w:rsid w:val="00C96550"/>
    <w:rsid w:val="00C96A06"/>
    <w:rsid w:val="00CA01C0"/>
    <w:rsid w:val="00CA0231"/>
    <w:rsid w:val="00CA064E"/>
    <w:rsid w:val="00CA0D4A"/>
    <w:rsid w:val="00CA138F"/>
    <w:rsid w:val="00CA13D0"/>
    <w:rsid w:val="00CA14FB"/>
    <w:rsid w:val="00CA1D18"/>
    <w:rsid w:val="00CA2169"/>
    <w:rsid w:val="00CA24B8"/>
    <w:rsid w:val="00CA2680"/>
    <w:rsid w:val="00CA26FA"/>
    <w:rsid w:val="00CA2979"/>
    <w:rsid w:val="00CA2E53"/>
    <w:rsid w:val="00CA32B4"/>
    <w:rsid w:val="00CA36A4"/>
    <w:rsid w:val="00CA4E0C"/>
    <w:rsid w:val="00CA5433"/>
    <w:rsid w:val="00CA5467"/>
    <w:rsid w:val="00CA5545"/>
    <w:rsid w:val="00CA5AF8"/>
    <w:rsid w:val="00CA6F64"/>
    <w:rsid w:val="00CB046B"/>
    <w:rsid w:val="00CB0738"/>
    <w:rsid w:val="00CB1CA1"/>
    <w:rsid w:val="00CB2364"/>
    <w:rsid w:val="00CB25A2"/>
    <w:rsid w:val="00CB29A7"/>
    <w:rsid w:val="00CB31CA"/>
    <w:rsid w:val="00CB3D99"/>
    <w:rsid w:val="00CB47F1"/>
    <w:rsid w:val="00CB49C4"/>
    <w:rsid w:val="00CB4E3B"/>
    <w:rsid w:val="00CB4EF9"/>
    <w:rsid w:val="00CB505B"/>
    <w:rsid w:val="00CB56BE"/>
    <w:rsid w:val="00CB5E43"/>
    <w:rsid w:val="00CB6B25"/>
    <w:rsid w:val="00CB7490"/>
    <w:rsid w:val="00CB7B05"/>
    <w:rsid w:val="00CC0A9D"/>
    <w:rsid w:val="00CC1452"/>
    <w:rsid w:val="00CC1A59"/>
    <w:rsid w:val="00CC1F41"/>
    <w:rsid w:val="00CC2576"/>
    <w:rsid w:val="00CC2C2C"/>
    <w:rsid w:val="00CC3F41"/>
    <w:rsid w:val="00CC43A4"/>
    <w:rsid w:val="00CC46D3"/>
    <w:rsid w:val="00CC4ADA"/>
    <w:rsid w:val="00CC4BE6"/>
    <w:rsid w:val="00CC4E9B"/>
    <w:rsid w:val="00CC52F9"/>
    <w:rsid w:val="00CC6056"/>
    <w:rsid w:val="00CC6C97"/>
    <w:rsid w:val="00CC76D0"/>
    <w:rsid w:val="00CC7820"/>
    <w:rsid w:val="00CC7F3D"/>
    <w:rsid w:val="00CD024D"/>
    <w:rsid w:val="00CD109C"/>
    <w:rsid w:val="00CD10F5"/>
    <w:rsid w:val="00CD1AD2"/>
    <w:rsid w:val="00CD2122"/>
    <w:rsid w:val="00CD2C89"/>
    <w:rsid w:val="00CD4623"/>
    <w:rsid w:val="00CD4650"/>
    <w:rsid w:val="00CD4898"/>
    <w:rsid w:val="00CD499F"/>
    <w:rsid w:val="00CD4DF6"/>
    <w:rsid w:val="00CE00E3"/>
    <w:rsid w:val="00CE0504"/>
    <w:rsid w:val="00CE0C32"/>
    <w:rsid w:val="00CE0D19"/>
    <w:rsid w:val="00CE2802"/>
    <w:rsid w:val="00CE397A"/>
    <w:rsid w:val="00CE3E5A"/>
    <w:rsid w:val="00CE5321"/>
    <w:rsid w:val="00CE65B9"/>
    <w:rsid w:val="00CE6F6C"/>
    <w:rsid w:val="00CE7E90"/>
    <w:rsid w:val="00CF01C4"/>
    <w:rsid w:val="00CF0747"/>
    <w:rsid w:val="00CF07B0"/>
    <w:rsid w:val="00CF09FD"/>
    <w:rsid w:val="00CF155F"/>
    <w:rsid w:val="00CF22A1"/>
    <w:rsid w:val="00CF2334"/>
    <w:rsid w:val="00CF249D"/>
    <w:rsid w:val="00CF2793"/>
    <w:rsid w:val="00CF2C3E"/>
    <w:rsid w:val="00CF34EE"/>
    <w:rsid w:val="00CF3E13"/>
    <w:rsid w:val="00CF423A"/>
    <w:rsid w:val="00CF43C8"/>
    <w:rsid w:val="00CF4B96"/>
    <w:rsid w:val="00CF530D"/>
    <w:rsid w:val="00CF590F"/>
    <w:rsid w:val="00CF5EC6"/>
    <w:rsid w:val="00CF6B01"/>
    <w:rsid w:val="00CF74B6"/>
    <w:rsid w:val="00CF78A7"/>
    <w:rsid w:val="00D007FF"/>
    <w:rsid w:val="00D00BBB"/>
    <w:rsid w:val="00D00EA6"/>
    <w:rsid w:val="00D012FA"/>
    <w:rsid w:val="00D023F8"/>
    <w:rsid w:val="00D0296D"/>
    <w:rsid w:val="00D03059"/>
    <w:rsid w:val="00D03141"/>
    <w:rsid w:val="00D03A44"/>
    <w:rsid w:val="00D03D1A"/>
    <w:rsid w:val="00D046DB"/>
    <w:rsid w:val="00D04A12"/>
    <w:rsid w:val="00D04F62"/>
    <w:rsid w:val="00D06BC8"/>
    <w:rsid w:val="00D06D42"/>
    <w:rsid w:val="00D06E8F"/>
    <w:rsid w:val="00D072BB"/>
    <w:rsid w:val="00D10619"/>
    <w:rsid w:val="00D106E4"/>
    <w:rsid w:val="00D10AB0"/>
    <w:rsid w:val="00D11EF2"/>
    <w:rsid w:val="00D134B5"/>
    <w:rsid w:val="00D1583C"/>
    <w:rsid w:val="00D161C8"/>
    <w:rsid w:val="00D161EC"/>
    <w:rsid w:val="00D162D6"/>
    <w:rsid w:val="00D16EDF"/>
    <w:rsid w:val="00D16FD4"/>
    <w:rsid w:val="00D16FDF"/>
    <w:rsid w:val="00D17008"/>
    <w:rsid w:val="00D17356"/>
    <w:rsid w:val="00D174A3"/>
    <w:rsid w:val="00D208C5"/>
    <w:rsid w:val="00D219E1"/>
    <w:rsid w:val="00D21FFB"/>
    <w:rsid w:val="00D22426"/>
    <w:rsid w:val="00D2293E"/>
    <w:rsid w:val="00D22E99"/>
    <w:rsid w:val="00D23325"/>
    <w:rsid w:val="00D23619"/>
    <w:rsid w:val="00D24543"/>
    <w:rsid w:val="00D2583D"/>
    <w:rsid w:val="00D268CE"/>
    <w:rsid w:val="00D26924"/>
    <w:rsid w:val="00D26D84"/>
    <w:rsid w:val="00D30183"/>
    <w:rsid w:val="00D30D5D"/>
    <w:rsid w:val="00D3101D"/>
    <w:rsid w:val="00D31260"/>
    <w:rsid w:val="00D32701"/>
    <w:rsid w:val="00D32734"/>
    <w:rsid w:val="00D33BE5"/>
    <w:rsid w:val="00D34BD4"/>
    <w:rsid w:val="00D353F2"/>
    <w:rsid w:val="00D409B6"/>
    <w:rsid w:val="00D40AD1"/>
    <w:rsid w:val="00D42163"/>
    <w:rsid w:val="00D42FE8"/>
    <w:rsid w:val="00D432AB"/>
    <w:rsid w:val="00D458E3"/>
    <w:rsid w:val="00D45CFB"/>
    <w:rsid w:val="00D45DEC"/>
    <w:rsid w:val="00D46D6B"/>
    <w:rsid w:val="00D46E41"/>
    <w:rsid w:val="00D510D9"/>
    <w:rsid w:val="00D51695"/>
    <w:rsid w:val="00D520F6"/>
    <w:rsid w:val="00D549AF"/>
    <w:rsid w:val="00D54A0E"/>
    <w:rsid w:val="00D555B4"/>
    <w:rsid w:val="00D5630E"/>
    <w:rsid w:val="00D56CDD"/>
    <w:rsid w:val="00D57CF2"/>
    <w:rsid w:val="00D57F55"/>
    <w:rsid w:val="00D61D2B"/>
    <w:rsid w:val="00D6295B"/>
    <w:rsid w:val="00D62CBE"/>
    <w:rsid w:val="00D64D78"/>
    <w:rsid w:val="00D65FFD"/>
    <w:rsid w:val="00D6625C"/>
    <w:rsid w:val="00D66571"/>
    <w:rsid w:val="00D66826"/>
    <w:rsid w:val="00D66C75"/>
    <w:rsid w:val="00D67419"/>
    <w:rsid w:val="00D6761B"/>
    <w:rsid w:val="00D71738"/>
    <w:rsid w:val="00D71850"/>
    <w:rsid w:val="00D71E5A"/>
    <w:rsid w:val="00D7270E"/>
    <w:rsid w:val="00D73925"/>
    <w:rsid w:val="00D73A5B"/>
    <w:rsid w:val="00D741D0"/>
    <w:rsid w:val="00D74A9A"/>
    <w:rsid w:val="00D77A2E"/>
    <w:rsid w:val="00D77C14"/>
    <w:rsid w:val="00D80B08"/>
    <w:rsid w:val="00D80BC6"/>
    <w:rsid w:val="00D80E4F"/>
    <w:rsid w:val="00D80F9F"/>
    <w:rsid w:val="00D81259"/>
    <w:rsid w:val="00D81C1C"/>
    <w:rsid w:val="00D8468A"/>
    <w:rsid w:val="00D84FDA"/>
    <w:rsid w:val="00D85294"/>
    <w:rsid w:val="00D85860"/>
    <w:rsid w:val="00D85E51"/>
    <w:rsid w:val="00D85F0D"/>
    <w:rsid w:val="00D86296"/>
    <w:rsid w:val="00D864DC"/>
    <w:rsid w:val="00D86B0E"/>
    <w:rsid w:val="00D86C2F"/>
    <w:rsid w:val="00D86E9A"/>
    <w:rsid w:val="00D87332"/>
    <w:rsid w:val="00D87A3C"/>
    <w:rsid w:val="00D87D7C"/>
    <w:rsid w:val="00D90CB7"/>
    <w:rsid w:val="00D920CC"/>
    <w:rsid w:val="00D926EC"/>
    <w:rsid w:val="00D92C3C"/>
    <w:rsid w:val="00D92E66"/>
    <w:rsid w:val="00D92FBB"/>
    <w:rsid w:val="00D92FE4"/>
    <w:rsid w:val="00D92FFA"/>
    <w:rsid w:val="00D934D5"/>
    <w:rsid w:val="00D95181"/>
    <w:rsid w:val="00D9571F"/>
    <w:rsid w:val="00D95A72"/>
    <w:rsid w:val="00D95F15"/>
    <w:rsid w:val="00D96EED"/>
    <w:rsid w:val="00D9726F"/>
    <w:rsid w:val="00D9748B"/>
    <w:rsid w:val="00D9771A"/>
    <w:rsid w:val="00DA0131"/>
    <w:rsid w:val="00DA1309"/>
    <w:rsid w:val="00DA1B7A"/>
    <w:rsid w:val="00DA1B90"/>
    <w:rsid w:val="00DA1F23"/>
    <w:rsid w:val="00DA1FC3"/>
    <w:rsid w:val="00DA21C0"/>
    <w:rsid w:val="00DA2377"/>
    <w:rsid w:val="00DA2925"/>
    <w:rsid w:val="00DA2A86"/>
    <w:rsid w:val="00DA2F9F"/>
    <w:rsid w:val="00DA3466"/>
    <w:rsid w:val="00DA3CDA"/>
    <w:rsid w:val="00DA582B"/>
    <w:rsid w:val="00DA5E69"/>
    <w:rsid w:val="00DA5F50"/>
    <w:rsid w:val="00DA6292"/>
    <w:rsid w:val="00DA62A7"/>
    <w:rsid w:val="00DA68C5"/>
    <w:rsid w:val="00DA6B98"/>
    <w:rsid w:val="00DA6CAF"/>
    <w:rsid w:val="00DA6E0C"/>
    <w:rsid w:val="00DB03BF"/>
    <w:rsid w:val="00DB0B1D"/>
    <w:rsid w:val="00DB11D3"/>
    <w:rsid w:val="00DB11DF"/>
    <w:rsid w:val="00DB12A6"/>
    <w:rsid w:val="00DB16A9"/>
    <w:rsid w:val="00DB1ABD"/>
    <w:rsid w:val="00DB2AC1"/>
    <w:rsid w:val="00DB2B3A"/>
    <w:rsid w:val="00DB3AB5"/>
    <w:rsid w:val="00DB48CE"/>
    <w:rsid w:val="00DB53C0"/>
    <w:rsid w:val="00DB5646"/>
    <w:rsid w:val="00DB6110"/>
    <w:rsid w:val="00DB65CE"/>
    <w:rsid w:val="00DB746F"/>
    <w:rsid w:val="00DB7478"/>
    <w:rsid w:val="00DB781F"/>
    <w:rsid w:val="00DB7C4E"/>
    <w:rsid w:val="00DC02A6"/>
    <w:rsid w:val="00DC042A"/>
    <w:rsid w:val="00DC0B30"/>
    <w:rsid w:val="00DC1476"/>
    <w:rsid w:val="00DC25DA"/>
    <w:rsid w:val="00DC26D4"/>
    <w:rsid w:val="00DC2DBB"/>
    <w:rsid w:val="00DC378D"/>
    <w:rsid w:val="00DC4862"/>
    <w:rsid w:val="00DC4E07"/>
    <w:rsid w:val="00DC51AC"/>
    <w:rsid w:val="00DC5B60"/>
    <w:rsid w:val="00DC5F00"/>
    <w:rsid w:val="00DC66E5"/>
    <w:rsid w:val="00DC6B92"/>
    <w:rsid w:val="00DC736C"/>
    <w:rsid w:val="00DC7C63"/>
    <w:rsid w:val="00DC7F22"/>
    <w:rsid w:val="00DD0B74"/>
    <w:rsid w:val="00DD0C22"/>
    <w:rsid w:val="00DD0E73"/>
    <w:rsid w:val="00DD189E"/>
    <w:rsid w:val="00DD34D2"/>
    <w:rsid w:val="00DD3946"/>
    <w:rsid w:val="00DD3DAB"/>
    <w:rsid w:val="00DD503B"/>
    <w:rsid w:val="00DD5071"/>
    <w:rsid w:val="00DD52A9"/>
    <w:rsid w:val="00DD58BC"/>
    <w:rsid w:val="00DD6B51"/>
    <w:rsid w:val="00DD779C"/>
    <w:rsid w:val="00DD78FB"/>
    <w:rsid w:val="00DD7C79"/>
    <w:rsid w:val="00DE1173"/>
    <w:rsid w:val="00DE2379"/>
    <w:rsid w:val="00DE2ACC"/>
    <w:rsid w:val="00DE3EAE"/>
    <w:rsid w:val="00DE5B14"/>
    <w:rsid w:val="00DE6107"/>
    <w:rsid w:val="00DE704E"/>
    <w:rsid w:val="00DE720D"/>
    <w:rsid w:val="00DE7A9D"/>
    <w:rsid w:val="00DF0063"/>
    <w:rsid w:val="00DF0404"/>
    <w:rsid w:val="00DF086D"/>
    <w:rsid w:val="00DF0A08"/>
    <w:rsid w:val="00DF0A94"/>
    <w:rsid w:val="00DF1092"/>
    <w:rsid w:val="00DF1424"/>
    <w:rsid w:val="00DF191F"/>
    <w:rsid w:val="00DF1CC1"/>
    <w:rsid w:val="00DF200F"/>
    <w:rsid w:val="00DF22D5"/>
    <w:rsid w:val="00DF3599"/>
    <w:rsid w:val="00DF4264"/>
    <w:rsid w:val="00DF52CF"/>
    <w:rsid w:val="00DF5B94"/>
    <w:rsid w:val="00DF5E00"/>
    <w:rsid w:val="00DF5EC2"/>
    <w:rsid w:val="00DF680F"/>
    <w:rsid w:val="00DF6C13"/>
    <w:rsid w:val="00DF7299"/>
    <w:rsid w:val="00E0062A"/>
    <w:rsid w:val="00E00D4E"/>
    <w:rsid w:val="00E00E04"/>
    <w:rsid w:val="00E00F7E"/>
    <w:rsid w:val="00E00F9F"/>
    <w:rsid w:val="00E01351"/>
    <w:rsid w:val="00E01399"/>
    <w:rsid w:val="00E018A6"/>
    <w:rsid w:val="00E01C8E"/>
    <w:rsid w:val="00E0269F"/>
    <w:rsid w:val="00E027D4"/>
    <w:rsid w:val="00E028AC"/>
    <w:rsid w:val="00E0296D"/>
    <w:rsid w:val="00E02ED8"/>
    <w:rsid w:val="00E035BE"/>
    <w:rsid w:val="00E0405E"/>
    <w:rsid w:val="00E0470E"/>
    <w:rsid w:val="00E051C7"/>
    <w:rsid w:val="00E07372"/>
    <w:rsid w:val="00E07FB8"/>
    <w:rsid w:val="00E1024C"/>
    <w:rsid w:val="00E10DAC"/>
    <w:rsid w:val="00E10DD3"/>
    <w:rsid w:val="00E12674"/>
    <w:rsid w:val="00E126C0"/>
    <w:rsid w:val="00E126F2"/>
    <w:rsid w:val="00E1284D"/>
    <w:rsid w:val="00E131AA"/>
    <w:rsid w:val="00E1392F"/>
    <w:rsid w:val="00E141F5"/>
    <w:rsid w:val="00E14837"/>
    <w:rsid w:val="00E166DC"/>
    <w:rsid w:val="00E173D7"/>
    <w:rsid w:val="00E200D6"/>
    <w:rsid w:val="00E2038E"/>
    <w:rsid w:val="00E2084A"/>
    <w:rsid w:val="00E21310"/>
    <w:rsid w:val="00E21E17"/>
    <w:rsid w:val="00E24389"/>
    <w:rsid w:val="00E24D70"/>
    <w:rsid w:val="00E24D7A"/>
    <w:rsid w:val="00E24FC5"/>
    <w:rsid w:val="00E25004"/>
    <w:rsid w:val="00E25181"/>
    <w:rsid w:val="00E27342"/>
    <w:rsid w:val="00E308BB"/>
    <w:rsid w:val="00E3341C"/>
    <w:rsid w:val="00E33B68"/>
    <w:rsid w:val="00E33C8E"/>
    <w:rsid w:val="00E34F51"/>
    <w:rsid w:val="00E35A15"/>
    <w:rsid w:val="00E35FED"/>
    <w:rsid w:val="00E36D5B"/>
    <w:rsid w:val="00E36F52"/>
    <w:rsid w:val="00E373BC"/>
    <w:rsid w:val="00E40314"/>
    <w:rsid w:val="00E403F7"/>
    <w:rsid w:val="00E40A6D"/>
    <w:rsid w:val="00E40B70"/>
    <w:rsid w:val="00E42436"/>
    <w:rsid w:val="00E4266D"/>
    <w:rsid w:val="00E4380E"/>
    <w:rsid w:val="00E44C44"/>
    <w:rsid w:val="00E45452"/>
    <w:rsid w:val="00E465EA"/>
    <w:rsid w:val="00E46BB8"/>
    <w:rsid w:val="00E46FCC"/>
    <w:rsid w:val="00E50251"/>
    <w:rsid w:val="00E520D5"/>
    <w:rsid w:val="00E527EE"/>
    <w:rsid w:val="00E528AF"/>
    <w:rsid w:val="00E52AD9"/>
    <w:rsid w:val="00E53613"/>
    <w:rsid w:val="00E54209"/>
    <w:rsid w:val="00E548C8"/>
    <w:rsid w:val="00E559B7"/>
    <w:rsid w:val="00E55BA2"/>
    <w:rsid w:val="00E5673D"/>
    <w:rsid w:val="00E5727D"/>
    <w:rsid w:val="00E57980"/>
    <w:rsid w:val="00E579EC"/>
    <w:rsid w:val="00E604D1"/>
    <w:rsid w:val="00E6300B"/>
    <w:rsid w:val="00E6312F"/>
    <w:rsid w:val="00E64019"/>
    <w:rsid w:val="00E64407"/>
    <w:rsid w:val="00E6632F"/>
    <w:rsid w:val="00E66444"/>
    <w:rsid w:val="00E67390"/>
    <w:rsid w:val="00E706AA"/>
    <w:rsid w:val="00E72B89"/>
    <w:rsid w:val="00E72C88"/>
    <w:rsid w:val="00E73921"/>
    <w:rsid w:val="00E7496F"/>
    <w:rsid w:val="00E74A41"/>
    <w:rsid w:val="00E75DCB"/>
    <w:rsid w:val="00E7605E"/>
    <w:rsid w:val="00E76358"/>
    <w:rsid w:val="00E76C6A"/>
    <w:rsid w:val="00E76D47"/>
    <w:rsid w:val="00E80931"/>
    <w:rsid w:val="00E8126E"/>
    <w:rsid w:val="00E81372"/>
    <w:rsid w:val="00E8152A"/>
    <w:rsid w:val="00E81850"/>
    <w:rsid w:val="00E819D2"/>
    <w:rsid w:val="00E828D3"/>
    <w:rsid w:val="00E82B07"/>
    <w:rsid w:val="00E82E5B"/>
    <w:rsid w:val="00E82EE5"/>
    <w:rsid w:val="00E82F4C"/>
    <w:rsid w:val="00E83418"/>
    <w:rsid w:val="00E83923"/>
    <w:rsid w:val="00E83F9B"/>
    <w:rsid w:val="00E843CB"/>
    <w:rsid w:val="00E8470C"/>
    <w:rsid w:val="00E860B5"/>
    <w:rsid w:val="00E86600"/>
    <w:rsid w:val="00E86993"/>
    <w:rsid w:val="00E86EFD"/>
    <w:rsid w:val="00E902A3"/>
    <w:rsid w:val="00E90AB1"/>
    <w:rsid w:val="00E90D3F"/>
    <w:rsid w:val="00E91FED"/>
    <w:rsid w:val="00E9234B"/>
    <w:rsid w:val="00E926F2"/>
    <w:rsid w:val="00E92923"/>
    <w:rsid w:val="00E92D28"/>
    <w:rsid w:val="00E92FDE"/>
    <w:rsid w:val="00E93813"/>
    <w:rsid w:val="00E945F2"/>
    <w:rsid w:val="00E94AD5"/>
    <w:rsid w:val="00E9557D"/>
    <w:rsid w:val="00E959CD"/>
    <w:rsid w:val="00E9650C"/>
    <w:rsid w:val="00E96A60"/>
    <w:rsid w:val="00E970B2"/>
    <w:rsid w:val="00E97470"/>
    <w:rsid w:val="00E97F02"/>
    <w:rsid w:val="00E97F0E"/>
    <w:rsid w:val="00EA0FFC"/>
    <w:rsid w:val="00EA1C86"/>
    <w:rsid w:val="00EA1FB6"/>
    <w:rsid w:val="00EA200A"/>
    <w:rsid w:val="00EA21EE"/>
    <w:rsid w:val="00EA25EA"/>
    <w:rsid w:val="00EA2901"/>
    <w:rsid w:val="00EA55B8"/>
    <w:rsid w:val="00EA58AB"/>
    <w:rsid w:val="00EA6D95"/>
    <w:rsid w:val="00EA74F4"/>
    <w:rsid w:val="00EA7606"/>
    <w:rsid w:val="00EA797D"/>
    <w:rsid w:val="00EB055C"/>
    <w:rsid w:val="00EB0743"/>
    <w:rsid w:val="00EB1B67"/>
    <w:rsid w:val="00EB26C1"/>
    <w:rsid w:val="00EB2778"/>
    <w:rsid w:val="00EB30CB"/>
    <w:rsid w:val="00EB33CF"/>
    <w:rsid w:val="00EB3C34"/>
    <w:rsid w:val="00EB3EDC"/>
    <w:rsid w:val="00EB3F99"/>
    <w:rsid w:val="00EB4775"/>
    <w:rsid w:val="00EB4FD1"/>
    <w:rsid w:val="00EB65E9"/>
    <w:rsid w:val="00EB6DDC"/>
    <w:rsid w:val="00EC0AE8"/>
    <w:rsid w:val="00EC0F56"/>
    <w:rsid w:val="00EC109C"/>
    <w:rsid w:val="00EC1D39"/>
    <w:rsid w:val="00EC2F28"/>
    <w:rsid w:val="00EC319F"/>
    <w:rsid w:val="00EC330F"/>
    <w:rsid w:val="00EC3B02"/>
    <w:rsid w:val="00EC3C25"/>
    <w:rsid w:val="00EC4FDE"/>
    <w:rsid w:val="00EC6EE4"/>
    <w:rsid w:val="00EC7499"/>
    <w:rsid w:val="00EC7B6F"/>
    <w:rsid w:val="00EC7C9A"/>
    <w:rsid w:val="00EC7DF5"/>
    <w:rsid w:val="00ED01A1"/>
    <w:rsid w:val="00ED0241"/>
    <w:rsid w:val="00ED14A7"/>
    <w:rsid w:val="00ED1B98"/>
    <w:rsid w:val="00ED1EEB"/>
    <w:rsid w:val="00ED24B8"/>
    <w:rsid w:val="00ED290F"/>
    <w:rsid w:val="00ED385A"/>
    <w:rsid w:val="00ED3D0C"/>
    <w:rsid w:val="00ED41B4"/>
    <w:rsid w:val="00ED4319"/>
    <w:rsid w:val="00ED4807"/>
    <w:rsid w:val="00ED55F7"/>
    <w:rsid w:val="00ED5ABB"/>
    <w:rsid w:val="00ED68AC"/>
    <w:rsid w:val="00ED68CB"/>
    <w:rsid w:val="00ED6CF0"/>
    <w:rsid w:val="00ED6D4B"/>
    <w:rsid w:val="00ED714B"/>
    <w:rsid w:val="00ED7F7B"/>
    <w:rsid w:val="00ED7FAB"/>
    <w:rsid w:val="00EE1056"/>
    <w:rsid w:val="00EE1366"/>
    <w:rsid w:val="00EE231E"/>
    <w:rsid w:val="00EE2CC8"/>
    <w:rsid w:val="00EE3186"/>
    <w:rsid w:val="00EE32F1"/>
    <w:rsid w:val="00EE4234"/>
    <w:rsid w:val="00EE453A"/>
    <w:rsid w:val="00EE4A26"/>
    <w:rsid w:val="00EE4A45"/>
    <w:rsid w:val="00EE55DB"/>
    <w:rsid w:val="00EE59F9"/>
    <w:rsid w:val="00EE6750"/>
    <w:rsid w:val="00EE69F7"/>
    <w:rsid w:val="00EE6B04"/>
    <w:rsid w:val="00EE6D5A"/>
    <w:rsid w:val="00EE6E9B"/>
    <w:rsid w:val="00EE75CA"/>
    <w:rsid w:val="00EE7706"/>
    <w:rsid w:val="00EE78C0"/>
    <w:rsid w:val="00EF1330"/>
    <w:rsid w:val="00EF1CDD"/>
    <w:rsid w:val="00EF1EF9"/>
    <w:rsid w:val="00EF2194"/>
    <w:rsid w:val="00EF23DE"/>
    <w:rsid w:val="00EF3334"/>
    <w:rsid w:val="00EF349E"/>
    <w:rsid w:val="00EF37A7"/>
    <w:rsid w:val="00EF3B52"/>
    <w:rsid w:val="00EF43F0"/>
    <w:rsid w:val="00EF473B"/>
    <w:rsid w:val="00EF4747"/>
    <w:rsid w:val="00EF4D32"/>
    <w:rsid w:val="00EF4D87"/>
    <w:rsid w:val="00EF5238"/>
    <w:rsid w:val="00EF5B04"/>
    <w:rsid w:val="00EF6376"/>
    <w:rsid w:val="00EF661B"/>
    <w:rsid w:val="00EF6A96"/>
    <w:rsid w:val="00EF715F"/>
    <w:rsid w:val="00EF74C6"/>
    <w:rsid w:val="00EF7638"/>
    <w:rsid w:val="00EF78F8"/>
    <w:rsid w:val="00F00266"/>
    <w:rsid w:val="00F0038E"/>
    <w:rsid w:val="00F0050F"/>
    <w:rsid w:val="00F008BC"/>
    <w:rsid w:val="00F00998"/>
    <w:rsid w:val="00F00CF0"/>
    <w:rsid w:val="00F01B5B"/>
    <w:rsid w:val="00F020F9"/>
    <w:rsid w:val="00F03D2F"/>
    <w:rsid w:val="00F04668"/>
    <w:rsid w:val="00F0470D"/>
    <w:rsid w:val="00F06816"/>
    <w:rsid w:val="00F06CF2"/>
    <w:rsid w:val="00F07651"/>
    <w:rsid w:val="00F076CF"/>
    <w:rsid w:val="00F07FBA"/>
    <w:rsid w:val="00F10247"/>
    <w:rsid w:val="00F105D1"/>
    <w:rsid w:val="00F10758"/>
    <w:rsid w:val="00F10E1C"/>
    <w:rsid w:val="00F11848"/>
    <w:rsid w:val="00F11CAD"/>
    <w:rsid w:val="00F11E05"/>
    <w:rsid w:val="00F12F48"/>
    <w:rsid w:val="00F137BF"/>
    <w:rsid w:val="00F14239"/>
    <w:rsid w:val="00F14ED1"/>
    <w:rsid w:val="00F1521B"/>
    <w:rsid w:val="00F15D5B"/>
    <w:rsid w:val="00F15E49"/>
    <w:rsid w:val="00F1734C"/>
    <w:rsid w:val="00F17F84"/>
    <w:rsid w:val="00F20CA1"/>
    <w:rsid w:val="00F220DB"/>
    <w:rsid w:val="00F22703"/>
    <w:rsid w:val="00F234F0"/>
    <w:rsid w:val="00F24AAF"/>
    <w:rsid w:val="00F2509C"/>
    <w:rsid w:val="00F277F1"/>
    <w:rsid w:val="00F301A5"/>
    <w:rsid w:val="00F31158"/>
    <w:rsid w:val="00F314D5"/>
    <w:rsid w:val="00F31E2C"/>
    <w:rsid w:val="00F327A1"/>
    <w:rsid w:val="00F32D8E"/>
    <w:rsid w:val="00F331FE"/>
    <w:rsid w:val="00F34343"/>
    <w:rsid w:val="00F34B0F"/>
    <w:rsid w:val="00F351B0"/>
    <w:rsid w:val="00F35370"/>
    <w:rsid w:val="00F355F8"/>
    <w:rsid w:val="00F35909"/>
    <w:rsid w:val="00F36968"/>
    <w:rsid w:val="00F372EB"/>
    <w:rsid w:val="00F37903"/>
    <w:rsid w:val="00F3797C"/>
    <w:rsid w:val="00F37C4D"/>
    <w:rsid w:val="00F40620"/>
    <w:rsid w:val="00F4078D"/>
    <w:rsid w:val="00F41896"/>
    <w:rsid w:val="00F41A25"/>
    <w:rsid w:val="00F41A53"/>
    <w:rsid w:val="00F41FDA"/>
    <w:rsid w:val="00F42666"/>
    <w:rsid w:val="00F42B57"/>
    <w:rsid w:val="00F42EF7"/>
    <w:rsid w:val="00F4323A"/>
    <w:rsid w:val="00F43B4B"/>
    <w:rsid w:val="00F44281"/>
    <w:rsid w:val="00F446E0"/>
    <w:rsid w:val="00F44F6E"/>
    <w:rsid w:val="00F45E5B"/>
    <w:rsid w:val="00F460D6"/>
    <w:rsid w:val="00F4651B"/>
    <w:rsid w:val="00F46AE8"/>
    <w:rsid w:val="00F46DDD"/>
    <w:rsid w:val="00F470F7"/>
    <w:rsid w:val="00F47ACC"/>
    <w:rsid w:val="00F5058C"/>
    <w:rsid w:val="00F50C9B"/>
    <w:rsid w:val="00F50FB1"/>
    <w:rsid w:val="00F514CA"/>
    <w:rsid w:val="00F5284B"/>
    <w:rsid w:val="00F52EE4"/>
    <w:rsid w:val="00F53631"/>
    <w:rsid w:val="00F5375F"/>
    <w:rsid w:val="00F54965"/>
    <w:rsid w:val="00F55438"/>
    <w:rsid w:val="00F5552A"/>
    <w:rsid w:val="00F557B8"/>
    <w:rsid w:val="00F55A9C"/>
    <w:rsid w:val="00F55D27"/>
    <w:rsid w:val="00F56C5B"/>
    <w:rsid w:val="00F56CD8"/>
    <w:rsid w:val="00F56F76"/>
    <w:rsid w:val="00F57324"/>
    <w:rsid w:val="00F57BCA"/>
    <w:rsid w:val="00F60A8E"/>
    <w:rsid w:val="00F60FD6"/>
    <w:rsid w:val="00F6110B"/>
    <w:rsid w:val="00F618DF"/>
    <w:rsid w:val="00F61B1F"/>
    <w:rsid w:val="00F61EBB"/>
    <w:rsid w:val="00F61F67"/>
    <w:rsid w:val="00F6357E"/>
    <w:rsid w:val="00F64981"/>
    <w:rsid w:val="00F65017"/>
    <w:rsid w:val="00F6531F"/>
    <w:rsid w:val="00F65745"/>
    <w:rsid w:val="00F657FA"/>
    <w:rsid w:val="00F70C92"/>
    <w:rsid w:val="00F711E5"/>
    <w:rsid w:val="00F713AB"/>
    <w:rsid w:val="00F71AA2"/>
    <w:rsid w:val="00F71B7B"/>
    <w:rsid w:val="00F72162"/>
    <w:rsid w:val="00F731DF"/>
    <w:rsid w:val="00F73601"/>
    <w:rsid w:val="00F7388F"/>
    <w:rsid w:val="00F7478C"/>
    <w:rsid w:val="00F76041"/>
    <w:rsid w:val="00F7693A"/>
    <w:rsid w:val="00F7770B"/>
    <w:rsid w:val="00F80728"/>
    <w:rsid w:val="00F81EC1"/>
    <w:rsid w:val="00F82B1C"/>
    <w:rsid w:val="00F83014"/>
    <w:rsid w:val="00F8310C"/>
    <w:rsid w:val="00F83605"/>
    <w:rsid w:val="00F83632"/>
    <w:rsid w:val="00F8432E"/>
    <w:rsid w:val="00F851D1"/>
    <w:rsid w:val="00F8613A"/>
    <w:rsid w:val="00F8622F"/>
    <w:rsid w:val="00F86297"/>
    <w:rsid w:val="00F915E1"/>
    <w:rsid w:val="00F915E5"/>
    <w:rsid w:val="00F927AD"/>
    <w:rsid w:val="00F92928"/>
    <w:rsid w:val="00F92C56"/>
    <w:rsid w:val="00F9315D"/>
    <w:rsid w:val="00F93273"/>
    <w:rsid w:val="00F9443F"/>
    <w:rsid w:val="00F9463F"/>
    <w:rsid w:val="00F94F7A"/>
    <w:rsid w:val="00F959A8"/>
    <w:rsid w:val="00F95EB1"/>
    <w:rsid w:val="00F971A1"/>
    <w:rsid w:val="00F97F79"/>
    <w:rsid w:val="00FA041F"/>
    <w:rsid w:val="00FA068E"/>
    <w:rsid w:val="00FA0D50"/>
    <w:rsid w:val="00FA1351"/>
    <w:rsid w:val="00FA24DE"/>
    <w:rsid w:val="00FA27A0"/>
    <w:rsid w:val="00FA3119"/>
    <w:rsid w:val="00FA489C"/>
    <w:rsid w:val="00FA4FF5"/>
    <w:rsid w:val="00FA5B4A"/>
    <w:rsid w:val="00FA5CF2"/>
    <w:rsid w:val="00FA601E"/>
    <w:rsid w:val="00FA6A84"/>
    <w:rsid w:val="00FA6BCF"/>
    <w:rsid w:val="00FA75E7"/>
    <w:rsid w:val="00FB0E03"/>
    <w:rsid w:val="00FB0E98"/>
    <w:rsid w:val="00FB0F3C"/>
    <w:rsid w:val="00FB29BD"/>
    <w:rsid w:val="00FB2BD1"/>
    <w:rsid w:val="00FB2D6D"/>
    <w:rsid w:val="00FB3683"/>
    <w:rsid w:val="00FB37DF"/>
    <w:rsid w:val="00FB4BA9"/>
    <w:rsid w:val="00FB4E00"/>
    <w:rsid w:val="00FB5CF0"/>
    <w:rsid w:val="00FB63C0"/>
    <w:rsid w:val="00FB65B7"/>
    <w:rsid w:val="00FB7415"/>
    <w:rsid w:val="00FB74BA"/>
    <w:rsid w:val="00FB756E"/>
    <w:rsid w:val="00FB76A9"/>
    <w:rsid w:val="00FC06A0"/>
    <w:rsid w:val="00FC12F2"/>
    <w:rsid w:val="00FC1961"/>
    <w:rsid w:val="00FC1DF5"/>
    <w:rsid w:val="00FC24E7"/>
    <w:rsid w:val="00FC2E53"/>
    <w:rsid w:val="00FC330F"/>
    <w:rsid w:val="00FC4B1D"/>
    <w:rsid w:val="00FC5390"/>
    <w:rsid w:val="00FC5D7E"/>
    <w:rsid w:val="00FC6E23"/>
    <w:rsid w:val="00FC753A"/>
    <w:rsid w:val="00FD02E6"/>
    <w:rsid w:val="00FD0ED5"/>
    <w:rsid w:val="00FD1017"/>
    <w:rsid w:val="00FD1327"/>
    <w:rsid w:val="00FD14B6"/>
    <w:rsid w:val="00FD1AE9"/>
    <w:rsid w:val="00FD29BE"/>
    <w:rsid w:val="00FD37E8"/>
    <w:rsid w:val="00FD39B6"/>
    <w:rsid w:val="00FD3EDD"/>
    <w:rsid w:val="00FD4454"/>
    <w:rsid w:val="00FD47CD"/>
    <w:rsid w:val="00FD4826"/>
    <w:rsid w:val="00FD4E45"/>
    <w:rsid w:val="00FD4E4D"/>
    <w:rsid w:val="00FD552F"/>
    <w:rsid w:val="00FD67E8"/>
    <w:rsid w:val="00FD764C"/>
    <w:rsid w:val="00FD765F"/>
    <w:rsid w:val="00FD7996"/>
    <w:rsid w:val="00FD7A60"/>
    <w:rsid w:val="00FD7E66"/>
    <w:rsid w:val="00FE0159"/>
    <w:rsid w:val="00FE031B"/>
    <w:rsid w:val="00FE0B21"/>
    <w:rsid w:val="00FE0FDB"/>
    <w:rsid w:val="00FE1BF6"/>
    <w:rsid w:val="00FE276C"/>
    <w:rsid w:val="00FE384E"/>
    <w:rsid w:val="00FE4166"/>
    <w:rsid w:val="00FE45BB"/>
    <w:rsid w:val="00FE542C"/>
    <w:rsid w:val="00FE64CF"/>
    <w:rsid w:val="00FE65C4"/>
    <w:rsid w:val="00FE6F1B"/>
    <w:rsid w:val="00FE7E36"/>
    <w:rsid w:val="00FF088D"/>
    <w:rsid w:val="00FF0FEB"/>
    <w:rsid w:val="00FF100E"/>
    <w:rsid w:val="00FF13ED"/>
    <w:rsid w:val="00FF25AC"/>
    <w:rsid w:val="00FF285E"/>
    <w:rsid w:val="00FF2A9B"/>
    <w:rsid w:val="00FF2D5A"/>
    <w:rsid w:val="00FF317B"/>
    <w:rsid w:val="00FF368A"/>
    <w:rsid w:val="00FF384E"/>
    <w:rsid w:val="00FF3CBE"/>
    <w:rsid w:val="00FF3DBB"/>
    <w:rsid w:val="00FF4150"/>
    <w:rsid w:val="00FF4715"/>
    <w:rsid w:val="00FF494F"/>
    <w:rsid w:val="00FF4A35"/>
    <w:rsid w:val="00FF50D2"/>
    <w:rsid w:val="00FF5DE7"/>
    <w:rsid w:val="00FF5DF5"/>
    <w:rsid w:val="00FF5F00"/>
    <w:rsid w:val="00FF6BC3"/>
    <w:rsid w:val="08766C01"/>
    <w:rsid w:val="0F0B9262"/>
    <w:rsid w:val="29873E87"/>
    <w:rsid w:val="2A2F5FC2"/>
    <w:rsid w:val="3E94B57B"/>
    <w:rsid w:val="423A1BCE"/>
    <w:rsid w:val="5350B56E"/>
    <w:rsid w:val="6EA0D50B"/>
    <w:rsid w:val="7B9783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BB131F"/>
  <w15:chartTrackingRefBased/>
  <w15:docId w15:val="{8D20AE7A-6A28-46F3-9769-61E0D49CAF0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66678"/>
    <w:pPr>
      <w:jc w:val="both"/>
    </w:pPr>
    <w:rPr>
      <w:rFonts w:asciiTheme="majorHAnsi" w:hAnsiTheme="majorHAnsi"/>
    </w:rPr>
  </w:style>
  <w:style w:type="paragraph" w:styleId="Heading1">
    <w:name w:val="heading 1"/>
    <w:basedOn w:val="Normal"/>
    <w:next w:val="Normal"/>
    <w:link w:val="Heading1Char"/>
    <w:uiPriority w:val="9"/>
    <w:qFormat/>
    <w:rsid w:val="001F0615"/>
    <w:pPr>
      <w:keepNext/>
      <w:keepLines/>
      <w:numPr>
        <w:numId w:val="6"/>
      </w:numPr>
      <w:spacing w:before="240" w:after="120"/>
      <w:contextualSpacing/>
      <w:outlineLvl w:val="0"/>
    </w:pPr>
    <w:rPr>
      <w:rFonts w:eastAsiaTheme="majorEastAsia" w:cstheme="majorBidi"/>
      <w:b/>
      <w:bCs/>
      <w:color w:val="4472C4" w:themeColor="accent5"/>
      <w:sz w:val="28"/>
      <w:szCs w:val="28"/>
    </w:rPr>
  </w:style>
  <w:style w:type="paragraph" w:styleId="Heading2">
    <w:name w:val="heading 2"/>
    <w:basedOn w:val="Heading1"/>
    <w:next w:val="Normal"/>
    <w:link w:val="Heading2Char"/>
    <w:uiPriority w:val="9"/>
    <w:unhideWhenUsed/>
    <w:qFormat/>
    <w:rsid w:val="00AF7F6F"/>
    <w:pPr>
      <w:numPr>
        <w:ilvl w:val="1"/>
      </w:numPr>
      <w:outlineLvl w:val="1"/>
    </w:pPr>
    <w:rPr>
      <w:sz w:val="24"/>
      <w:szCs w:val="24"/>
    </w:rPr>
  </w:style>
  <w:style w:type="paragraph" w:styleId="Heading3">
    <w:name w:val="heading 3"/>
    <w:basedOn w:val="Normal"/>
    <w:next w:val="Normal"/>
    <w:link w:val="Heading3Char"/>
    <w:uiPriority w:val="9"/>
    <w:unhideWhenUsed/>
    <w:qFormat/>
    <w:rsid w:val="006E6E5B"/>
    <w:pPr>
      <w:keepNext/>
      <w:keepLines/>
      <w:numPr>
        <w:ilvl w:val="2"/>
        <w:numId w:val="6"/>
      </w:numPr>
      <w:spacing w:before="40" w:after="0"/>
      <w:outlineLvl w:val="2"/>
    </w:pPr>
    <w:rPr>
      <w:rFonts w:eastAsiaTheme="majorEastAsia" w:cstheme="majorBidi"/>
      <w:color w:val="1F4D78" w:themeColor="accent1" w:themeShade="7F"/>
      <w:szCs w:val="24"/>
    </w:rPr>
  </w:style>
  <w:style w:type="paragraph" w:styleId="Heading4">
    <w:name w:val="heading 4"/>
    <w:basedOn w:val="Normal"/>
    <w:next w:val="Normal"/>
    <w:link w:val="Heading4Char"/>
    <w:uiPriority w:val="9"/>
    <w:unhideWhenUsed/>
    <w:qFormat/>
    <w:rsid w:val="001D1573"/>
    <w:pPr>
      <w:keepNext/>
      <w:keepLines/>
      <w:numPr>
        <w:ilvl w:val="3"/>
        <w:numId w:val="6"/>
      </w:numPr>
      <w:spacing w:before="40" w:after="0"/>
      <w:outlineLvl w:val="3"/>
    </w:pPr>
    <w:rPr>
      <w:rFonts w:eastAsiaTheme="majorEastAsia" w:cstheme="majorBidi"/>
      <w:i/>
      <w:iCs/>
      <w:color w:val="1F4E79" w:themeColor="accent1" w:themeShade="80"/>
    </w:rPr>
  </w:style>
  <w:style w:type="paragraph" w:styleId="Heading5">
    <w:name w:val="heading 5"/>
    <w:basedOn w:val="Normal"/>
    <w:next w:val="Normal"/>
    <w:link w:val="Heading5Char"/>
    <w:uiPriority w:val="9"/>
    <w:semiHidden/>
    <w:unhideWhenUsed/>
    <w:qFormat/>
    <w:rsid w:val="006E6E5B"/>
    <w:pPr>
      <w:keepNext/>
      <w:keepLines/>
      <w:numPr>
        <w:ilvl w:val="4"/>
        <w:numId w:val="6"/>
      </w:numPr>
      <w:spacing w:before="40" w:after="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E6E5B"/>
    <w:pPr>
      <w:keepNext/>
      <w:keepLines/>
      <w:numPr>
        <w:ilvl w:val="5"/>
        <w:numId w:val="6"/>
      </w:numPr>
      <w:spacing w:before="40" w:after="0"/>
      <w:outlineLvl w:val="5"/>
    </w:pPr>
    <w:rPr>
      <w:rFonts w:eastAsiaTheme="majorEastAsia" w:cstheme="majorBidi"/>
      <w:color w:val="1F4D78" w:themeColor="accent1" w:themeShade="7F"/>
    </w:rPr>
  </w:style>
  <w:style w:type="paragraph" w:styleId="Heading7">
    <w:name w:val="heading 7"/>
    <w:basedOn w:val="Normal"/>
    <w:next w:val="Normal"/>
    <w:link w:val="Heading7Char"/>
    <w:uiPriority w:val="9"/>
    <w:semiHidden/>
    <w:unhideWhenUsed/>
    <w:qFormat/>
    <w:rsid w:val="006E6E5B"/>
    <w:pPr>
      <w:keepNext/>
      <w:keepLines/>
      <w:numPr>
        <w:ilvl w:val="6"/>
        <w:numId w:val="6"/>
      </w:numPr>
      <w:spacing w:before="40" w:after="0"/>
      <w:outlineLvl w:val="6"/>
    </w:pPr>
    <w:rPr>
      <w:rFonts w:eastAsiaTheme="majorEastAsia" w:cstheme="majorBidi"/>
      <w:i/>
      <w:iCs/>
      <w:color w:val="1F4D78" w:themeColor="accent1" w:themeShade="7F"/>
    </w:rPr>
  </w:style>
  <w:style w:type="paragraph" w:styleId="Heading8">
    <w:name w:val="heading 8"/>
    <w:basedOn w:val="Normal"/>
    <w:next w:val="Normal"/>
    <w:link w:val="Heading8Char"/>
    <w:uiPriority w:val="9"/>
    <w:semiHidden/>
    <w:unhideWhenUsed/>
    <w:qFormat/>
    <w:rsid w:val="006E6E5B"/>
    <w:pPr>
      <w:keepNext/>
      <w:keepLines/>
      <w:numPr>
        <w:ilvl w:val="7"/>
        <w:numId w:val="6"/>
      </w:numPr>
      <w:spacing w:before="40" w:after="0"/>
      <w:outlineLvl w:val="7"/>
    </w:pPr>
    <w:rPr>
      <w:rFonts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E6E5B"/>
    <w:pPr>
      <w:keepNext/>
      <w:keepLines/>
      <w:numPr>
        <w:ilvl w:val="8"/>
        <w:numId w:val="6"/>
      </w:numPr>
      <w:spacing w:before="40" w:after="0"/>
      <w:outlineLvl w:val="8"/>
    </w:pPr>
    <w:rPr>
      <w:rFonts w:eastAsiaTheme="majorEastAsia" w:cstheme="majorBidi"/>
      <w:i/>
      <w:iCs/>
      <w:color w:val="272727" w:themeColor="text1" w:themeTint="D8"/>
      <w:sz w:val="21"/>
      <w:szCs w:val="21"/>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aption">
    <w:name w:val="caption"/>
    <w:basedOn w:val="Normal"/>
    <w:next w:val="Normal"/>
    <w:link w:val="CaptionChar"/>
    <w:unhideWhenUsed/>
    <w:qFormat/>
    <w:rsid w:val="00370E0B"/>
    <w:pPr>
      <w:keepNext/>
      <w:spacing w:after="200" w:line="240" w:lineRule="auto"/>
      <w:jc w:val="center"/>
    </w:pPr>
    <w:rPr>
      <w:i/>
      <w:iCs/>
      <w:color w:val="44546A" w:themeColor="text2"/>
      <w:sz w:val="18"/>
      <w:szCs w:val="18"/>
    </w:rPr>
  </w:style>
  <w:style w:type="character" w:styleId="Heading1Char" w:customStyle="1">
    <w:name w:val="Heading 1 Char"/>
    <w:basedOn w:val="DefaultParagraphFont"/>
    <w:link w:val="Heading1"/>
    <w:uiPriority w:val="9"/>
    <w:rsid w:val="001F0615"/>
    <w:rPr>
      <w:rFonts w:asciiTheme="majorHAnsi" w:hAnsiTheme="majorHAnsi" w:eastAsiaTheme="majorEastAsia" w:cstheme="majorBidi"/>
      <w:b/>
      <w:bCs/>
      <w:color w:val="4472C4" w:themeColor="accent5"/>
      <w:sz w:val="28"/>
      <w:szCs w:val="28"/>
    </w:rPr>
  </w:style>
  <w:style w:type="character" w:styleId="Heading2Char" w:customStyle="1">
    <w:name w:val="Heading 2 Char"/>
    <w:basedOn w:val="DefaultParagraphFont"/>
    <w:link w:val="Heading2"/>
    <w:uiPriority w:val="9"/>
    <w:rsid w:val="00AF7F6F"/>
    <w:rPr>
      <w:rFonts w:asciiTheme="majorHAnsi" w:hAnsiTheme="majorHAnsi" w:eastAsiaTheme="majorEastAsia" w:cstheme="majorBidi"/>
      <w:b/>
      <w:bCs/>
      <w:color w:val="4472C4" w:themeColor="accent5"/>
      <w:sz w:val="24"/>
      <w:szCs w:val="24"/>
    </w:rPr>
  </w:style>
  <w:style w:type="paragraph" w:styleId="ListParagraph">
    <w:name w:val="List Paragraph"/>
    <w:basedOn w:val="Normal"/>
    <w:uiPriority w:val="34"/>
    <w:qFormat/>
    <w:rsid w:val="0090086B"/>
    <w:pPr>
      <w:ind w:left="720"/>
      <w:contextualSpacing/>
    </w:pPr>
  </w:style>
  <w:style w:type="paragraph" w:styleId="Header">
    <w:name w:val="header"/>
    <w:basedOn w:val="Normal"/>
    <w:link w:val="HeaderChar"/>
    <w:uiPriority w:val="99"/>
    <w:unhideWhenUsed/>
    <w:rsid w:val="00F0050F"/>
    <w:pPr>
      <w:tabs>
        <w:tab w:val="center" w:pos="4680"/>
        <w:tab w:val="right" w:pos="9360"/>
      </w:tabs>
      <w:spacing w:after="0" w:line="240" w:lineRule="auto"/>
    </w:pPr>
  </w:style>
  <w:style w:type="character" w:styleId="HeaderChar" w:customStyle="1">
    <w:name w:val="Header Char"/>
    <w:basedOn w:val="DefaultParagraphFont"/>
    <w:link w:val="Header"/>
    <w:uiPriority w:val="99"/>
    <w:rsid w:val="00F0050F"/>
  </w:style>
  <w:style w:type="paragraph" w:styleId="Footer">
    <w:name w:val="footer"/>
    <w:basedOn w:val="Normal"/>
    <w:link w:val="FooterChar"/>
    <w:uiPriority w:val="99"/>
    <w:unhideWhenUsed/>
    <w:rsid w:val="00F0050F"/>
    <w:pPr>
      <w:tabs>
        <w:tab w:val="center" w:pos="4680"/>
        <w:tab w:val="right" w:pos="9360"/>
      </w:tabs>
      <w:spacing w:after="0" w:line="240" w:lineRule="auto"/>
    </w:pPr>
  </w:style>
  <w:style w:type="character" w:styleId="FooterChar" w:customStyle="1">
    <w:name w:val="Footer Char"/>
    <w:basedOn w:val="DefaultParagraphFont"/>
    <w:link w:val="Footer"/>
    <w:uiPriority w:val="99"/>
    <w:rsid w:val="00F0050F"/>
  </w:style>
  <w:style w:type="character" w:styleId="Heading3Char" w:customStyle="1">
    <w:name w:val="Heading 3 Char"/>
    <w:basedOn w:val="DefaultParagraphFont"/>
    <w:link w:val="Heading3"/>
    <w:uiPriority w:val="9"/>
    <w:rsid w:val="006E6E5B"/>
    <w:rPr>
      <w:rFonts w:asciiTheme="majorHAnsi" w:hAnsiTheme="majorHAnsi" w:eastAsiaTheme="majorEastAsia" w:cstheme="majorBidi"/>
      <w:color w:val="1F4D78" w:themeColor="accent1" w:themeShade="7F"/>
      <w:sz w:val="24"/>
      <w:szCs w:val="24"/>
    </w:rPr>
  </w:style>
  <w:style w:type="character" w:styleId="Heading4Char" w:customStyle="1">
    <w:name w:val="Heading 4 Char"/>
    <w:basedOn w:val="DefaultParagraphFont"/>
    <w:link w:val="Heading4"/>
    <w:uiPriority w:val="9"/>
    <w:rsid w:val="001D1573"/>
    <w:rPr>
      <w:rFonts w:asciiTheme="majorHAnsi" w:hAnsiTheme="majorHAnsi" w:eastAsiaTheme="majorEastAsia" w:cstheme="majorBidi"/>
      <w:i/>
      <w:iCs/>
      <w:color w:val="1F4E79" w:themeColor="accent1" w:themeShade="80"/>
    </w:rPr>
  </w:style>
  <w:style w:type="character" w:styleId="Heading5Char" w:customStyle="1">
    <w:name w:val="Heading 5 Char"/>
    <w:basedOn w:val="DefaultParagraphFont"/>
    <w:link w:val="Heading5"/>
    <w:uiPriority w:val="9"/>
    <w:semiHidden/>
    <w:rsid w:val="006E6E5B"/>
    <w:rPr>
      <w:rFonts w:asciiTheme="majorHAnsi" w:hAnsiTheme="majorHAnsi" w:eastAsiaTheme="majorEastAsia" w:cstheme="majorBidi"/>
      <w:color w:val="2E74B5" w:themeColor="accent1" w:themeShade="BF"/>
    </w:rPr>
  </w:style>
  <w:style w:type="character" w:styleId="Heading6Char" w:customStyle="1">
    <w:name w:val="Heading 6 Char"/>
    <w:basedOn w:val="DefaultParagraphFont"/>
    <w:link w:val="Heading6"/>
    <w:uiPriority w:val="9"/>
    <w:semiHidden/>
    <w:rsid w:val="006E6E5B"/>
    <w:rPr>
      <w:rFonts w:asciiTheme="majorHAnsi" w:hAnsiTheme="majorHAnsi" w:eastAsiaTheme="majorEastAsia" w:cstheme="majorBidi"/>
      <w:color w:val="1F4D78" w:themeColor="accent1" w:themeShade="7F"/>
    </w:rPr>
  </w:style>
  <w:style w:type="character" w:styleId="Heading7Char" w:customStyle="1">
    <w:name w:val="Heading 7 Char"/>
    <w:basedOn w:val="DefaultParagraphFont"/>
    <w:link w:val="Heading7"/>
    <w:uiPriority w:val="9"/>
    <w:semiHidden/>
    <w:rsid w:val="006E6E5B"/>
    <w:rPr>
      <w:rFonts w:asciiTheme="majorHAnsi" w:hAnsiTheme="majorHAnsi" w:eastAsiaTheme="majorEastAsia" w:cstheme="majorBidi"/>
      <w:i/>
      <w:iCs/>
      <w:color w:val="1F4D78" w:themeColor="accent1" w:themeShade="7F"/>
    </w:rPr>
  </w:style>
  <w:style w:type="character" w:styleId="Heading8Char" w:customStyle="1">
    <w:name w:val="Heading 8 Char"/>
    <w:basedOn w:val="DefaultParagraphFont"/>
    <w:link w:val="Heading8"/>
    <w:uiPriority w:val="9"/>
    <w:semiHidden/>
    <w:rsid w:val="006E6E5B"/>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6E6E5B"/>
    <w:rPr>
      <w:rFonts w:asciiTheme="majorHAnsi" w:hAnsiTheme="majorHAnsi" w:eastAsiaTheme="majorEastAsia"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001639"/>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001639"/>
    <w:rPr>
      <w:sz w:val="20"/>
      <w:szCs w:val="20"/>
    </w:rPr>
  </w:style>
  <w:style w:type="character" w:styleId="FootnoteReference">
    <w:name w:val="footnote reference"/>
    <w:basedOn w:val="DefaultParagraphFont"/>
    <w:uiPriority w:val="99"/>
    <w:semiHidden/>
    <w:unhideWhenUsed/>
    <w:rsid w:val="00001639"/>
    <w:rPr>
      <w:vertAlign w:val="superscript"/>
    </w:rPr>
  </w:style>
  <w:style w:type="paragraph" w:styleId="BodyText">
    <w:name w:val="Body Text"/>
    <w:basedOn w:val="Normal"/>
    <w:link w:val="BodyTextChar"/>
    <w:uiPriority w:val="99"/>
    <w:unhideWhenUsed/>
    <w:rsid w:val="00F731DF"/>
    <w:pPr>
      <w:spacing w:after="120"/>
    </w:pPr>
  </w:style>
  <w:style w:type="character" w:styleId="BodyTextChar" w:customStyle="1">
    <w:name w:val="Body Text Char"/>
    <w:basedOn w:val="DefaultParagraphFont"/>
    <w:link w:val="BodyText"/>
    <w:uiPriority w:val="99"/>
    <w:rsid w:val="00F731DF"/>
  </w:style>
  <w:style w:type="paragraph" w:styleId="BodyTextIndent">
    <w:name w:val="Body Text Indent"/>
    <w:basedOn w:val="Normal"/>
    <w:link w:val="BodyTextIndentChar"/>
    <w:uiPriority w:val="99"/>
    <w:unhideWhenUsed/>
    <w:rsid w:val="00F731DF"/>
    <w:pPr>
      <w:spacing w:after="120"/>
      <w:ind w:left="283"/>
    </w:pPr>
  </w:style>
  <w:style w:type="character" w:styleId="BodyTextIndentChar" w:customStyle="1">
    <w:name w:val="Body Text Indent Char"/>
    <w:basedOn w:val="DefaultParagraphFont"/>
    <w:link w:val="BodyTextIndent"/>
    <w:uiPriority w:val="99"/>
    <w:rsid w:val="00F731DF"/>
  </w:style>
  <w:style w:type="paragraph" w:styleId="BodyTextFirstIndent2">
    <w:name w:val="Body Text First Indent 2"/>
    <w:basedOn w:val="BodyTextIndent"/>
    <w:link w:val="BodyTextFirstIndent2Char"/>
    <w:uiPriority w:val="99"/>
    <w:unhideWhenUsed/>
    <w:rsid w:val="00F731DF"/>
    <w:pPr>
      <w:spacing w:after="160"/>
      <w:ind w:left="360" w:firstLine="360"/>
    </w:pPr>
  </w:style>
  <w:style w:type="character" w:styleId="BodyTextFirstIndent2Char" w:customStyle="1">
    <w:name w:val="Body Text First Indent 2 Char"/>
    <w:basedOn w:val="BodyTextIndentChar"/>
    <w:link w:val="BodyTextFirstIndent2"/>
    <w:uiPriority w:val="99"/>
    <w:rsid w:val="00F731DF"/>
  </w:style>
  <w:style w:type="paragraph" w:styleId="Title">
    <w:name w:val="Title"/>
    <w:basedOn w:val="Normal"/>
    <w:next w:val="Normal"/>
    <w:link w:val="TitleChar"/>
    <w:uiPriority w:val="10"/>
    <w:qFormat/>
    <w:rsid w:val="005B443D"/>
    <w:pPr>
      <w:spacing w:after="0" w:line="240" w:lineRule="auto"/>
      <w:contextualSpacing/>
    </w:pPr>
    <w:rPr>
      <w:rFonts w:eastAsiaTheme="majorEastAsia" w:cstheme="majorBidi"/>
      <w:spacing w:val="-10"/>
      <w:kern w:val="28"/>
      <w:sz w:val="56"/>
      <w:szCs w:val="56"/>
    </w:rPr>
  </w:style>
  <w:style w:type="character" w:styleId="TitleChar" w:customStyle="1">
    <w:name w:val="Title Char"/>
    <w:basedOn w:val="DefaultParagraphFont"/>
    <w:link w:val="Title"/>
    <w:uiPriority w:val="10"/>
    <w:rsid w:val="005B443D"/>
    <w:rPr>
      <w:rFonts w:asciiTheme="majorHAnsi" w:hAnsiTheme="majorHAnsi" w:eastAsiaTheme="majorEastAsia" w:cstheme="majorBidi"/>
      <w:spacing w:val="-10"/>
      <w:kern w:val="28"/>
      <w:sz w:val="56"/>
      <w:szCs w:val="56"/>
    </w:rPr>
  </w:style>
  <w:style w:type="paragraph" w:styleId="TOC1">
    <w:name w:val="toc 1"/>
    <w:basedOn w:val="Normal"/>
    <w:next w:val="Normal"/>
    <w:autoRedefine/>
    <w:uiPriority w:val="39"/>
    <w:unhideWhenUsed/>
    <w:rsid w:val="000F1C5B"/>
    <w:pPr>
      <w:tabs>
        <w:tab w:val="left" w:pos="440"/>
        <w:tab w:val="right" w:leader="dot" w:pos="8828"/>
      </w:tabs>
      <w:spacing w:before="120" w:after="120"/>
      <w:jc w:val="center"/>
    </w:pPr>
    <w:rPr>
      <w:rFonts w:cstheme="minorHAnsi"/>
      <w:b/>
      <w:bCs/>
      <w:caps/>
      <w:szCs w:val="24"/>
    </w:rPr>
  </w:style>
  <w:style w:type="paragraph" w:styleId="TOC2">
    <w:name w:val="toc 2"/>
    <w:basedOn w:val="Normal"/>
    <w:next w:val="Normal"/>
    <w:autoRedefine/>
    <w:uiPriority w:val="39"/>
    <w:unhideWhenUsed/>
    <w:rsid w:val="003026A8"/>
    <w:pPr>
      <w:spacing w:after="0"/>
      <w:ind w:left="220"/>
    </w:pPr>
    <w:rPr>
      <w:rFonts w:cstheme="minorHAnsi"/>
      <w:smallCaps/>
      <w:sz w:val="20"/>
      <w:szCs w:val="20"/>
    </w:rPr>
  </w:style>
  <w:style w:type="paragraph" w:styleId="TOC3">
    <w:name w:val="toc 3"/>
    <w:basedOn w:val="Normal"/>
    <w:next w:val="Normal"/>
    <w:autoRedefine/>
    <w:uiPriority w:val="39"/>
    <w:unhideWhenUsed/>
    <w:rsid w:val="003026A8"/>
    <w:pPr>
      <w:spacing w:after="0"/>
      <w:ind w:left="440"/>
    </w:pPr>
    <w:rPr>
      <w:rFonts w:cstheme="minorHAnsi"/>
      <w:i/>
      <w:iCs/>
      <w:sz w:val="20"/>
      <w:szCs w:val="20"/>
    </w:rPr>
  </w:style>
  <w:style w:type="paragraph" w:styleId="TOC4">
    <w:name w:val="toc 4"/>
    <w:basedOn w:val="Normal"/>
    <w:next w:val="Normal"/>
    <w:autoRedefine/>
    <w:uiPriority w:val="39"/>
    <w:unhideWhenUsed/>
    <w:rsid w:val="003026A8"/>
    <w:pPr>
      <w:spacing w:after="0"/>
      <w:ind w:left="660"/>
    </w:pPr>
    <w:rPr>
      <w:rFonts w:cstheme="minorHAnsi"/>
      <w:sz w:val="18"/>
      <w:szCs w:val="18"/>
    </w:rPr>
  </w:style>
  <w:style w:type="paragraph" w:styleId="TOC5">
    <w:name w:val="toc 5"/>
    <w:basedOn w:val="Normal"/>
    <w:next w:val="Normal"/>
    <w:autoRedefine/>
    <w:uiPriority w:val="39"/>
    <w:unhideWhenUsed/>
    <w:rsid w:val="003026A8"/>
    <w:pPr>
      <w:spacing w:after="0"/>
      <w:ind w:left="880"/>
    </w:pPr>
    <w:rPr>
      <w:rFonts w:cstheme="minorHAnsi"/>
      <w:sz w:val="18"/>
      <w:szCs w:val="18"/>
    </w:rPr>
  </w:style>
  <w:style w:type="paragraph" w:styleId="TOC6">
    <w:name w:val="toc 6"/>
    <w:basedOn w:val="Normal"/>
    <w:next w:val="Normal"/>
    <w:autoRedefine/>
    <w:uiPriority w:val="39"/>
    <w:unhideWhenUsed/>
    <w:rsid w:val="003026A8"/>
    <w:pPr>
      <w:spacing w:after="0"/>
      <w:ind w:left="1100"/>
    </w:pPr>
    <w:rPr>
      <w:rFonts w:cstheme="minorHAnsi"/>
      <w:sz w:val="18"/>
      <w:szCs w:val="18"/>
    </w:rPr>
  </w:style>
  <w:style w:type="paragraph" w:styleId="TOC7">
    <w:name w:val="toc 7"/>
    <w:basedOn w:val="Normal"/>
    <w:next w:val="Normal"/>
    <w:autoRedefine/>
    <w:uiPriority w:val="39"/>
    <w:unhideWhenUsed/>
    <w:rsid w:val="003026A8"/>
    <w:pPr>
      <w:spacing w:after="0"/>
      <w:ind w:left="1320"/>
    </w:pPr>
    <w:rPr>
      <w:rFonts w:cstheme="minorHAnsi"/>
      <w:sz w:val="18"/>
      <w:szCs w:val="18"/>
    </w:rPr>
  </w:style>
  <w:style w:type="paragraph" w:styleId="TOC8">
    <w:name w:val="toc 8"/>
    <w:basedOn w:val="Normal"/>
    <w:next w:val="Normal"/>
    <w:autoRedefine/>
    <w:uiPriority w:val="39"/>
    <w:unhideWhenUsed/>
    <w:rsid w:val="003026A8"/>
    <w:pPr>
      <w:spacing w:after="0"/>
      <w:ind w:left="1540"/>
    </w:pPr>
    <w:rPr>
      <w:rFonts w:cstheme="minorHAnsi"/>
      <w:sz w:val="18"/>
      <w:szCs w:val="18"/>
    </w:rPr>
  </w:style>
  <w:style w:type="paragraph" w:styleId="TOC9">
    <w:name w:val="toc 9"/>
    <w:basedOn w:val="Normal"/>
    <w:next w:val="Normal"/>
    <w:autoRedefine/>
    <w:uiPriority w:val="39"/>
    <w:unhideWhenUsed/>
    <w:rsid w:val="003026A8"/>
    <w:pPr>
      <w:spacing w:after="0"/>
      <w:ind w:left="1760"/>
    </w:pPr>
    <w:rPr>
      <w:rFonts w:cstheme="minorHAnsi"/>
      <w:sz w:val="18"/>
      <w:szCs w:val="18"/>
    </w:rPr>
  </w:style>
  <w:style w:type="character" w:styleId="Hyperlink">
    <w:name w:val="Hyperlink"/>
    <w:basedOn w:val="DefaultParagraphFont"/>
    <w:uiPriority w:val="99"/>
    <w:unhideWhenUsed/>
    <w:rsid w:val="003026A8"/>
    <w:rPr>
      <w:color w:val="0563C1" w:themeColor="hyperlink"/>
      <w:u w:val="single"/>
    </w:rPr>
  </w:style>
  <w:style w:type="character" w:styleId="PlaceholderText">
    <w:name w:val="Placeholder Text"/>
    <w:basedOn w:val="DefaultParagraphFont"/>
    <w:uiPriority w:val="99"/>
    <w:semiHidden/>
    <w:rsid w:val="00E843CB"/>
    <w:rPr>
      <w:color w:val="808080"/>
    </w:rPr>
  </w:style>
  <w:style w:type="paragraph" w:styleId="TableofFigures">
    <w:name w:val="table of figures"/>
    <w:basedOn w:val="Normal"/>
    <w:next w:val="Normal"/>
    <w:uiPriority w:val="99"/>
    <w:unhideWhenUsed/>
    <w:rsid w:val="00040B0E"/>
    <w:pPr>
      <w:spacing w:after="0"/>
    </w:pPr>
  </w:style>
  <w:style w:type="paragraph" w:styleId="BalloonText">
    <w:name w:val="Balloon Text"/>
    <w:basedOn w:val="Normal"/>
    <w:link w:val="BalloonTextChar"/>
    <w:uiPriority w:val="99"/>
    <w:semiHidden/>
    <w:unhideWhenUsed/>
    <w:rsid w:val="00AF7F6F"/>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AF7F6F"/>
    <w:rPr>
      <w:rFonts w:ascii="Segoe UI" w:hAnsi="Segoe UI" w:cs="Segoe UI"/>
      <w:sz w:val="18"/>
      <w:szCs w:val="18"/>
    </w:rPr>
  </w:style>
  <w:style w:type="character" w:styleId="FollowedHyperlink">
    <w:name w:val="FollowedHyperlink"/>
    <w:basedOn w:val="DefaultParagraphFont"/>
    <w:uiPriority w:val="99"/>
    <w:semiHidden/>
    <w:unhideWhenUsed/>
    <w:rsid w:val="0018163E"/>
    <w:rPr>
      <w:color w:val="954F72"/>
      <w:u w:val="single"/>
    </w:rPr>
  </w:style>
  <w:style w:type="paragraph" w:styleId="msonormal0" w:customStyle="1">
    <w:name w:val="msonormal"/>
    <w:basedOn w:val="Normal"/>
    <w:rsid w:val="0018163E"/>
    <w:pPr>
      <w:spacing w:before="100" w:beforeAutospacing="1" w:after="100" w:afterAutospacing="1" w:line="240" w:lineRule="auto"/>
    </w:pPr>
    <w:rPr>
      <w:rFonts w:ascii="Times New Roman" w:hAnsi="Times New Roman" w:eastAsia="Times New Roman" w:cs="Times New Roman"/>
      <w:szCs w:val="24"/>
      <w:lang w:eastAsia="es-CO"/>
    </w:rPr>
  </w:style>
  <w:style w:type="paragraph" w:styleId="font5" w:customStyle="1">
    <w:name w:val="font5"/>
    <w:basedOn w:val="Normal"/>
    <w:rsid w:val="0018163E"/>
    <w:pPr>
      <w:spacing w:before="100" w:beforeAutospacing="1" w:after="100" w:afterAutospacing="1" w:line="240" w:lineRule="auto"/>
    </w:pPr>
    <w:rPr>
      <w:rFonts w:ascii="Tahoma" w:hAnsi="Tahoma" w:eastAsia="Times New Roman" w:cs="Tahoma"/>
      <w:color w:val="000000"/>
      <w:sz w:val="18"/>
      <w:szCs w:val="18"/>
      <w:lang w:eastAsia="es-CO"/>
    </w:rPr>
  </w:style>
  <w:style w:type="paragraph" w:styleId="xl68" w:customStyle="1">
    <w:name w:val="xl68"/>
    <w:basedOn w:val="Normal"/>
    <w:rsid w:val="0018163E"/>
    <w:pPr>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69" w:customStyle="1">
    <w:name w:val="xl69"/>
    <w:basedOn w:val="Normal"/>
    <w:rsid w:val="0018163E"/>
    <w:pPr>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70" w:customStyle="1">
    <w:name w:val="xl70"/>
    <w:basedOn w:val="Normal"/>
    <w:rsid w:val="0018163E"/>
    <w:pPr>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71" w:customStyle="1">
    <w:name w:val="xl71"/>
    <w:basedOn w:val="Normal"/>
    <w:rsid w:val="0018163E"/>
    <w:pPr>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72" w:customStyle="1">
    <w:name w:val="xl72"/>
    <w:basedOn w:val="Normal"/>
    <w:rsid w:val="0018163E"/>
    <w:pPr>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73" w:customStyle="1">
    <w:name w:val="xl73"/>
    <w:basedOn w:val="Normal"/>
    <w:rsid w:val="0018163E"/>
    <w:pPr>
      <w:pBdr>
        <w:top w:val="single" w:color="808080" w:sz="4" w:space="0"/>
        <w:left w:val="single" w:color="808080" w:sz="4" w:space="0"/>
        <w:bottom w:val="single" w:color="808080" w:sz="4" w:space="0"/>
        <w:right w:val="single" w:color="808080" w:sz="4" w:space="0"/>
      </w:pBdr>
      <w:shd w:val="clear" w:color="000000" w:fill="F2F2F2"/>
      <w:spacing w:before="100" w:beforeAutospacing="1" w:after="100" w:afterAutospacing="1" w:line="240" w:lineRule="auto"/>
      <w:jc w:val="center"/>
      <w:textAlignment w:val="center"/>
    </w:pPr>
    <w:rPr>
      <w:rFonts w:ascii="Times New Roman" w:hAnsi="Times New Roman" w:eastAsia="Times New Roman" w:cs="Times New Roman"/>
      <w:b/>
      <w:bCs/>
      <w:szCs w:val="24"/>
      <w:lang w:eastAsia="es-CO"/>
    </w:rPr>
  </w:style>
  <w:style w:type="paragraph" w:styleId="xl74" w:customStyle="1">
    <w:name w:val="xl74"/>
    <w:basedOn w:val="Normal"/>
    <w:rsid w:val="0018163E"/>
    <w:pPr>
      <w:pBdr>
        <w:top w:val="single" w:color="808080" w:sz="4" w:space="0"/>
        <w:left w:val="single" w:color="808080" w:sz="4" w:space="0"/>
        <w:bottom w:val="single" w:color="808080" w:sz="4" w:space="0"/>
        <w:right w:val="single" w:color="808080" w:sz="4" w:space="0"/>
      </w:pBdr>
      <w:shd w:val="clear" w:color="000000" w:fill="F2F2F2"/>
      <w:spacing w:before="100" w:beforeAutospacing="1" w:after="100" w:afterAutospacing="1" w:line="240" w:lineRule="auto"/>
      <w:jc w:val="center"/>
      <w:textAlignment w:val="center"/>
    </w:pPr>
    <w:rPr>
      <w:rFonts w:ascii="Times New Roman" w:hAnsi="Times New Roman" w:eastAsia="Times New Roman" w:cs="Times New Roman"/>
      <w:b/>
      <w:bCs/>
      <w:szCs w:val="24"/>
      <w:lang w:eastAsia="es-CO"/>
    </w:rPr>
  </w:style>
  <w:style w:type="paragraph" w:styleId="xl75" w:customStyle="1">
    <w:name w:val="xl75"/>
    <w:basedOn w:val="Normal"/>
    <w:rsid w:val="0018163E"/>
    <w:pPr>
      <w:pBdr>
        <w:top w:val="single" w:color="808080" w:sz="4" w:space="0"/>
        <w:left w:val="single" w:color="808080" w:sz="4" w:space="0"/>
        <w:bottom w:val="single" w:color="808080" w:sz="4" w:space="0"/>
        <w:right w:val="single" w:color="808080" w:sz="4" w:space="0"/>
      </w:pBdr>
      <w:shd w:val="clear" w:color="000000" w:fill="F2F2F2"/>
      <w:spacing w:before="100" w:beforeAutospacing="1" w:after="100" w:afterAutospacing="1" w:line="240" w:lineRule="auto"/>
      <w:jc w:val="center"/>
      <w:textAlignment w:val="center"/>
    </w:pPr>
    <w:rPr>
      <w:rFonts w:ascii="Times New Roman" w:hAnsi="Times New Roman" w:eastAsia="Times New Roman" w:cs="Times New Roman"/>
      <w:b/>
      <w:bCs/>
      <w:szCs w:val="24"/>
      <w:lang w:eastAsia="es-CO"/>
    </w:rPr>
  </w:style>
  <w:style w:type="paragraph" w:styleId="xl76" w:customStyle="1">
    <w:name w:val="xl76"/>
    <w:basedOn w:val="Normal"/>
    <w:rsid w:val="0018163E"/>
    <w:pPr>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77" w:customStyle="1">
    <w:name w:val="xl77"/>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78" w:customStyle="1">
    <w:name w:val="xl78"/>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79" w:customStyle="1">
    <w:name w:val="xl79"/>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80" w:customStyle="1">
    <w:name w:val="xl80"/>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81" w:customStyle="1">
    <w:name w:val="xl81"/>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jc w:val="center"/>
      <w:textAlignment w:val="center"/>
    </w:pPr>
    <w:rPr>
      <w:rFonts w:ascii="Times New Roman" w:hAnsi="Times New Roman" w:eastAsia="Times New Roman" w:cs="Times New Roman"/>
      <w:b/>
      <w:bCs/>
      <w:color w:val="FF0000"/>
      <w:szCs w:val="24"/>
      <w:lang w:eastAsia="es-CO"/>
    </w:rPr>
  </w:style>
  <w:style w:type="paragraph" w:styleId="xl82" w:customStyle="1">
    <w:name w:val="xl82"/>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jc w:val="center"/>
      <w:textAlignment w:val="center"/>
    </w:pPr>
    <w:rPr>
      <w:rFonts w:ascii="Times New Roman" w:hAnsi="Times New Roman" w:eastAsia="Times New Roman" w:cs="Times New Roman"/>
      <w:b/>
      <w:bCs/>
      <w:color w:val="FF0000"/>
      <w:szCs w:val="24"/>
      <w:lang w:eastAsia="es-CO"/>
    </w:rPr>
  </w:style>
  <w:style w:type="paragraph" w:styleId="xl83" w:customStyle="1">
    <w:name w:val="xl83"/>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84" w:customStyle="1">
    <w:name w:val="xl84"/>
    <w:basedOn w:val="Normal"/>
    <w:rsid w:val="0018163E"/>
    <w:pPr>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85" w:customStyle="1">
    <w:name w:val="xl85"/>
    <w:basedOn w:val="Normal"/>
    <w:rsid w:val="0018163E"/>
    <w:pPr>
      <w:pBdr>
        <w:top w:val="single" w:color="808080" w:sz="4" w:space="0"/>
        <w:left w:val="single" w:color="808080" w:sz="4" w:space="0"/>
        <w:bottom w:val="single" w:color="808080" w:sz="4" w:space="0"/>
        <w:right w:val="single" w:color="808080" w:sz="4" w:space="0"/>
      </w:pBdr>
      <w:shd w:val="clear" w:color="000000" w:fill="70AD47"/>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86" w:customStyle="1">
    <w:name w:val="xl86"/>
    <w:basedOn w:val="Normal"/>
    <w:rsid w:val="0018163E"/>
    <w:pPr>
      <w:pBdr>
        <w:top w:val="single" w:color="808080" w:sz="4" w:space="0"/>
        <w:left w:val="single" w:color="808080" w:sz="4" w:space="0"/>
        <w:bottom w:val="single" w:color="808080" w:sz="4" w:space="0"/>
        <w:right w:val="single" w:color="808080" w:sz="4" w:space="0"/>
      </w:pBdr>
      <w:shd w:val="clear" w:color="000000" w:fill="70AD47"/>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87" w:customStyle="1">
    <w:name w:val="xl87"/>
    <w:basedOn w:val="Normal"/>
    <w:rsid w:val="0018163E"/>
    <w:pPr>
      <w:pBdr>
        <w:top w:val="single" w:color="808080" w:sz="4" w:space="0"/>
        <w:left w:val="single" w:color="808080" w:sz="4" w:space="0"/>
        <w:bottom w:val="single" w:color="808080" w:sz="4" w:space="0"/>
        <w:right w:val="single" w:color="808080" w:sz="4" w:space="0"/>
      </w:pBdr>
      <w:shd w:val="clear" w:color="000000" w:fill="70AD47"/>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88" w:customStyle="1">
    <w:name w:val="xl88"/>
    <w:basedOn w:val="Normal"/>
    <w:rsid w:val="0018163E"/>
    <w:pPr>
      <w:pBdr>
        <w:top w:val="single" w:color="808080" w:sz="4" w:space="0"/>
        <w:left w:val="single" w:color="808080" w:sz="4" w:space="0"/>
        <w:bottom w:val="single" w:color="808080" w:sz="4" w:space="0"/>
        <w:right w:val="single" w:color="808080" w:sz="4" w:space="0"/>
      </w:pBdr>
      <w:shd w:val="clear" w:color="000000" w:fill="70AD47"/>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89" w:customStyle="1">
    <w:name w:val="xl89"/>
    <w:basedOn w:val="Normal"/>
    <w:rsid w:val="0018163E"/>
    <w:pPr>
      <w:pBdr>
        <w:top w:val="single" w:color="808080" w:sz="4" w:space="0"/>
        <w:left w:val="single" w:color="808080" w:sz="4" w:space="0"/>
        <w:bottom w:val="single" w:color="808080" w:sz="4" w:space="0"/>
        <w:right w:val="single" w:color="808080" w:sz="4" w:space="0"/>
      </w:pBdr>
      <w:shd w:val="clear" w:color="000000" w:fill="70AD47"/>
      <w:spacing w:before="100" w:beforeAutospacing="1" w:after="100" w:afterAutospacing="1" w:line="240" w:lineRule="auto"/>
      <w:jc w:val="center"/>
      <w:textAlignment w:val="center"/>
    </w:pPr>
    <w:rPr>
      <w:rFonts w:ascii="Times New Roman" w:hAnsi="Times New Roman" w:eastAsia="Times New Roman" w:cs="Times New Roman"/>
      <w:b/>
      <w:bCs/>
      <w:color w:val="FF0000"/>
      <w:szCs w:val="24"/>
      <w:lang w:eastAsia="es-CO"/>
    </w:rPr>
  </w:style>
  <w:style w:type="paragraph" w:styleId="xl90" w:customStyle="1">
    <w:name w:val="xl90"/>
    <w:basedOn w:val="Normal"/>
    <w:rsid w:val="0018163E"/>
    <w:pPr>
      <w:shd w:val="clear" w:color="000000" w:fill="70AD47"/>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91" w:customStyle="1">
    <w:name w:val="xl91"/>
    <w:basedOn w:val="Normal"/>
    <w:rsid w:val="0018163E"/>
    <w:pPr>
      <w:pBdr>
        <w:top w:val="single" w:color="808080" w:sz="4" w:space="0"/>
        <w:left w:val="single" w:color="808080" w:sz="4" w:space="0"/>
        <w:bottom w:val="single" w:color="808080" w:sz="4" w:space="0"/>
        <w:right w:val="single" w:color="808080" w:sz="4" w:space="0"/>
      </w:pBdr>
      <w:shd w:val="clear" w:color="000000" w:fill="FFE699"/>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92" w:customStyle="1">
    <w:name w:val="xl92"/>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textAlignment w:val="center"/>
    </w:pPr>
    <w:rPr>
      <w:rFonts w:ascii="Times New Roman" w:hAnsi="Times New Roman" w:eastAsia="Times New Roman" w:cs="Times New Roman"/>
      <w:b/>
      <w:bCs/>
      <w:color w:val="FF0000"/>
      <w:szCs w:val="24"/>
      <w:lang w:eastAsia="es-CO"/>
    </w:rPr>
  </w:style>
  <w:style w:type="paragraph" w:styleId="xl93" w:customStyle="1">
    <w:name w:val="xl93"/>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jc w:val="center"/>
      <w:textAlignment w:val="center"/>
    </w:pPr>
    <w:rPr>
      <w:rFonts w:ascii="Times New Roman" w:hAnsi="Times New Roman" w:eastAsia="Times New Roman" w:cs="Times New Roman"/>
      <w:b/>
      <w:bCs/>
      <w:color w:val="FF0000"/>
      <w:szCs w:val="24"/>
      <w:lang w:eastAsia="es-CO"/>
    </w:rPr>
  </w:style>
  <w:style w:type="paragraph" w:styleId="xl94" w:customStyle="1">
    <w:name w:val="xl94"/>
    <w:basedOn w:val="Normal"/>
    <w:rsid w:val="0018163E"/>
    <w:pPr>
      <w:pBdr>
        <w:top w:val="single" w:color="808080" w:sz="4" w:space="0"/>
        <w:left w:val="single" w:color="808080" w:sz="4" w:space="0"/>
        <w:bottom w:val="single" w:color="808080" w:sz="4" w:space="0"/>
        <w:right w:val="single" w:color="808080" w:sz="4" w:space="0"/>
      </w:pBdr>
      <w:shd w:val="clear" w:color="000000" w:fill="FF0000"/>
      <w:spacing w:before="100" w:beforeAutospacing="1" w:after="100" w:afterAutospacing="1" w:line="240" w:lineRule="auto"/>
      <w:jc w:val="center"/>
      <w:textAlignment w:val="center"/>
    </w:pPr>
    <w:rPr>
      <w:rFonts w:ascii="Times New Roman" w:hAnsi="Times New Roman" w:eastAsia="Times New Roman" w:cs="Times New Roman"/>
      <w:b/>
      <w:bCs/>
      <w:szCs w:val="24"/>
      <w:lang w:eastAsia="es-CO"/>
    </w:rPr>
  </w:style>
  <w:style w:type="paragraph" w:styleId="xl95" w:customStyle="1">
    <w:name w:val="xl95"/>
    <w:basedOn w:val="Normal"/>
    <w:rsid w:val="0018163E"/>
    <w:pPr>
      <w:pBdr>
        <w:top w:val="single" w:color="808080" w:sz="4" w:space="0"/>
        <w:left w:val="single" w:color="808080" w:sz="4" w:space="0"/>
        <w:bottom w:val="single" w:color="808080" w:sz="4" w:space="0"/>
        <w:right w:val="single" w:color="808080" w:sz="4" w:space="0"/>
      </w:pBdr>
      <w:shd w:val="clear" w:color="000000" w:fill="FF0000"/>
      <w:spacing w:before="100" w:beforeAutospacing="1" w:after="100" w:afterAutospacing="1" w:line="240" w:lineRule="auto"/>
      <w:jc w:val="center"/>
      <w:textAlignment w:val="center"/>
    </w:pPr>
    <w:rPr>
      <w:rFonts w:ascii="Times New Roman" w:hAnsi="Times New Roman" w:eastAsia="Times New Roman" w:cs="Times New Roman"/>
      <w:b/>
      <w:bCs/>
      <w:szCs w:val="24"/>
      <w:lang w:eastAsia="es-CO"/>
    </w:rPr>
  </w:style>
  <w:style w:type="paragraph" w:styleId="xl96" w:customStyle="1">
    <w:name w:val="xl96"/>
    <w:basedOn w:val="Normal"/>
    <w:rsid w:val="0018163E"/>
    <w:pPr>
      <w:spacing w:before="100" w:beforeAutospacing="1" w:after="100" w:afterAutospacing="1" w:line="240" w:lineRule="auto"/>
      <w:textAlignment w:val="center"/>
    </w:pPr>
    <w:rPr>
      <w:rFonts w:ascii="Times New Roman" w:hAnsi="Times New Roman" w:eastAsia="Times New Roman" w:cs="Times New Roman"/>
      <w:b/>
      <w:bCs/>
      <w:color w:val="FF0000"/>
      <w:szCs w:val="24"/>
      <w:lang w:eastAsia="es-CO"/>
    </w:rPr>
  </w:style>
  <w:style w:type="paragraph" w:styleId="xl97" w:customStyle="1">
    <w:name w:val="xl97"/>
    <w:basedOn w:val="Normal"/>
    <w:rsid w:val="0018163E"/>
    <w:pPr>
      <w:pBdr>
        <w:top w:val="single" w:color="808080" w:sz="4" w:space="0"/>
        <w:left w:val="single" w:color="808080" w:sz="4" w:space="0"/>
        <w:bottom w:val="single" w:color="808080" w:sz="4" w:space="0"/>
        <w:right w:val="single" w:color="808080" w:sz="4" w:space="0"/>
      </w:pBdr>
      <w:shd w:val="clear" w:color="000000" w:fill="70AD47"/>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98" w:customStyle="1">
    <w:name w:val="xl98"/>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99" w:customStyle="1">
    <w:name w:val="xl99"/>
    <w:basedOn w:val="Normal"/>
    <w:rsid w:val="0018163E"/>
    <w:pPr>
      <w:pBdr>
        <w:top w:val="single" w:color="808080" w:sz="4" w:space="0"/>
        <w:left w:val="single" w:color="808080" w:sz="4" w:space="0"/>
        <w:bottom w:val="single" w:color="808080" w:sz="4" w:space="0"/>
        <w:right w:val="single" w:color="808080" w:sz="4" w:space="0"/>
      </w:pBdr>
      <w:shd w:val="clear" w:color="000000" w:fill="FF0000"/>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100" w:customStyle="1">
    <w:name w:val="xl100"/>
    <w:basedOn w:val="Normal"/>
    <w:rsid w:val="0018163E"/>
    <w:pPr>
      <w:pBdr>
        <w:top w:val="single" w:color="808080" w:sz="4" w:space="0"/>
        <w:left w:val="single" w:color="808080" w:sz="4" w:space="0"/>
        <w:bottom w:val="single" w:color="808080" w:sz="4" w:space="0"/>
        <w:right w:val="single" w:color="808080" w:sz="4" w:space="0"/>
      </w:pBdr>
      <w:shd w:val="clear" w:color="000000" w:fill="FF0000"/>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101" w:customStyle="1">
    <w:name w:val="xl101"/>
    <w:basedOn w:val="Normal"/>
    <w:rsid w:val="0018163E"/>
    <w:pPr>
      <w:pBdr>
        <w:top w:val="single" w:color="808080" w:sz="4" w:space="0"/>
        <w:left w:val="single" w:color="808080" w:sz="4" w:space="0"/>
        <w:bottom w:val="single" w:color="808080" w:sz="4" w:space="0"/>
        <w:right w:val="single" w:color="808080" w:sz="4" w:space="0"/>
      </w:pBdr>
      <w:shd w:val="clear" w:color="000000" w:fill="7030A0"/>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102" w:customStyle="1">
    <w:name w:val="xl102"/>
    <w:basedOn w:val="Normal"/>
    <w:rsid w:val="0018163E"/>
    <w:pPr>
      <w:pBdr>
        <w:top w:val="single" w:color="808080" w:sz="4" w:space="0"/>
        <w:left w:val="single" w:color="808080" w:sz="4" w:space="0"/>
        <w:bottom w:val="single" w:color="808080" w:sz="4" w:space="0"/>
        <w:right w:val="single" w:color="808080" w:sz="4" w:space="0"/>
      </w:pBdr>
      <w:shd w:val="clear" w:color="000000" w:fill="92D050"/>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103" w:customStyle="1">
    <w:name w:val="xl103"/>
    <w:basedOn w:val="Normal"/>
    <w:rsid w:val="0018163E"/>
    <w:pPr>
      <w:pBdr>
        <w:top w:val="single" w:color="808080" w:sz="4" w:space="0"/>
        <w:left w:val="single" w:color="808080" w:sz="4" w:space="0"/>
        <w:bottom w:val="single" w:color="808080" w:sz="4" w:space="0"/>
        <w:right w:val="single" w:color="808080" w:sz="4" w:space="0"/>
      </w:pBdr>
      <w:shd w:val="clear" w:color="000000" w:fill="92D050"/>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104" w:customStyle="1">
    <w:name w:val="xl104"/>
    <w:basedOn w:val="Normal"/>
    <w:rsid w:val="0018163E"/>
    <w:pPr>
      <w:pBdr>
        <w:top w:val="single" w:color="808080" w:sz="4" w:space="0"/>
        <w:left w:val="single" w:color="808080" w:sz="4" w:space="0"/>
        <w:bottom w:val="single" w:color="808080" w:sz="4" w:space="0"/>
        <w:right w:val="single" w:color="808080" w:sz="4" w:space="0"/>
      </w:pBdr>
      <w:shd w:val="clear" w:color="000000" w:fill="92D050"/>
      <w:spacing w:before="100" w:beforeAutospacing="1" w:after="100" w:afterAutospacing="1" w:line="240" w:lineRule="auto"/>
      <w:jc w:val="center"/>
      <w:textAlignment w:val="center"/>
    </w:pPr>
    <w:rPr>
      <w:rFonts w:ascii="Times New Roman" w:hAnsi="Times New Roman" w:eastAsia="Times New Roman" w:cs="Times New Roman"/>
      <w:szCs w:val="24"/>
      <w:lang w:eastAsia="es-CO"/>
    </w:rPr>
  </w:style>
  <w:style w:type="paragraph" w:styleId="xl105" w:customStyle="1">
    <w:name w:val="xl105"/>
    <w:basedOn w:val="Normal"/>
    <w:rsid w:val="0018163E"/>
    <w:pPr>
      <w:pBdr>
        <w:top w:val="single" w:color="808080" w:sz="4" w:space="0"/>
        <w:left w:val="single" w:color="808080" w:sz="4" w:space="0"/>
        <w:bottom w:val="single" w:color="808080" w:sz="4" w:space="0"/>
        <w:right w:val="single" w:color="808080" w:sz="4" w:space="0"/>
      </w:pBdr>
      <w:shd w:val="clear" w:color="000000" w:fill="92D050"/>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106" w:customStyle="1">
    <w:name w:val="xl106"/>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107" w:customStyle="1">
    <w:name w:val="xl107"/>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108" w:customStyle="1">
    <w:name w:val="xl108"/>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jc w:val="center"/>
      <w:textAlignment w:val="center"/>
    </w:pPr>
    <w:rPr>
      <w:rFonts w:ascii="Times New Roman" w:hAnsi="Times New Roman" w:eastAsia="Times New Roman" w:cs="Times New Roman"/>
      <w:b/>
      <w:bCs/>
      <w:color w:val="FF0000"/>
      <w:szCs w:val="24"/>
      <w:lang w:eastAsia="es-CO"/>
    </w:rPr>
  </w:style>
  <w:style w:type="paragraph" w:styleId="xl109" w:customStyle="1">
    <w:name w:val="xl109"/>
    <w:basedOn w:val="Normal"/>
    <w:rsid w:val="0018163E"/>
    <w:pPr>
      <w:pBdr>
        <w:top w:val="single" w:color="808080" w:sz="4" w:space="0"/>
        <w:left w:val="single" w:color="808080" w:sz="4" w:space="0"/>
        <w:bottom w:val="single" w:color="808080" w:sz="4" w:space="0"/>
        <w:right w:val="single" w:color="808080" w:sz="4" w:space="0"/>
      </w:pBdr>
      <w:shd w:val="clear" w:color="000000" w:fill="7030A0"/>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110" w:customStyle="1">
    <w:name w:val="xl110"/>
    <w:basedOn w:val="Normal"/>
    <w:rsid w:val="0018163E"/>
    <w:pPr>
      <w:pBdr>
        <w:top w:val="single" w:color="808080" w:sz="4" w:space="0"/>
        <w:left w:val="single" w:color="808080" w:sz="4" w:space="0"/>
        <w:bottom w:val="single" w:color="808080" w:sz="4" w:space="0"/>
        <w:right w:val="single" w:color="808080" w:sz="4" w:space="0"/>
      </w:pBdr>
      <w:shd w:val="clear" w:color="000000" w:fill="92D050"/>
      <w:spacing w:before="100" w:beforeAutospacing="1" w:after="100" w:afterAutospacing="1" w:line="240" w:lineRule="auto"/>
      <w:jc w:val="center"/>
      <w:textAlignment w:val="center"/>
    </w:pPr>
    <w:rPr>
      <w:rFonts w:ascii="Times New Roman" w:hAnsi="Times New Roman" w:eastAsia="Times New Roman" w:cs="Times New Roman"/>
      <w:sz w:val="20"/>
      <w:szCs w:val="20"/>
      <w:lang w:eastAsia="es-CO"/>
    </w:rPr>
  </w:style>
  <w:style w:type="paragraph" w:styleId="xl111" w:customStyle="1">
    <w:name w:val="xl111"/>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jc w:val="center"/>
      <w:textAlignment w:val="center"/>
    </w:pPr>
    <w:rPr>
      <w:rFonts w:ascii="Times New Roman" w:hAnsi="Times New Roman" w:eastAsia="Times New Roman" w:cs="Times New Roman"/>
      <w:b/>
      <w:bCs/>
      <w:szCs w:val="24"/>
      <w:lang w:eastAsia="es-CO"/>
    </w:rPr>
  </w:style>
  <w:style w:type="paragraph" w:styleId="xl112" w:customStyle="1">
    <w:name w:val="xl112"/>
    <w:basedOn w:val="Normal"/>
    <w:rsid w:val="0018163E"/>
    <w:pPr>
      <w:pBdr>
        <w:top w:val="single" w:color="808080" w:sz="4" w:space="0"/>
        <w:left w:val="single" w:color="808080" w:sz="4" w:space="0"/>
        <w:bottom w:val="single" w:color="808080" w:sz="4" w:space="0"/>
        <w:right w:val="single" w:color="808080" w:sz="4" w:space="0"/>
      </w:pBdr>
      <w:shd w:val="clear" w:color="000000" w:fill="A5A5A5"/>
      <w:spacing w:before="100" w:beforeAutospacing="1" w:after="100" w:afterAutospacing="1" w:line="240" w:lineRule="auto"/>
      <w:jc w:val="center"/>
      <w:textAlignment w:val="center"/>
    </w:pPr>
    <w:rPr>
      <w:rFonts w:ascii="Times New Roman" w:hAnsi="Times New Roman" w:eastAsia="Times New Roman" w:cs="Times New Roman"/>
      <w:b/>
      <w:bCs/>
      <w:szCs w:val="24"/>
      <w:lang w:eastAsia="es-CO"/>
    </w:rPr>
  </w:style>
  <w:style w:type="paragraph" w:styleId="xl113" w:customStyle="1">
    <w:name w:val="xl113"/>
    <w:basedOn w:val="Normal"/>
    <w:rsid w:val="0018163E"/>
    <w:pPr>
      <w:pBdr>
        <w:top w:val="single" w:color="808080" w:sz="4" w:space="0"/>
        <w:left w:val="single" w:color="808080" w:sz="4" w:space="0"/>
        <w:bottom w:val="single" w:color="808080" w:sz="4" w:space="0"/>
        <w:right w:val="single" w:color="808080" w:sz="4" w:space="0"/>
      </w:pBdr>
      <w:shd w:val="clear" w:color="000000" w:fill="A5A5A5"/>
      <w:spacing w:before="100" w:beforeAutospacing="1" w:after="100" w:afterAutospacing="1" w:line="240" w:lineRule="auto"/>
      <w:jc w:val="center"/>
      <w:textAlignment w:val="center"/>
    </w:pPr>
    <w:rPr>
      <w:rFonts w:ascii="Times New Roman" w:hAnsi="Times New Roman" w:eastAsia="Times New Roman" w:cs="Times New Roman"/>
      <w:b/>
      <w:bCs/>
      <w:szCs w:val="24"/>
      <w:lang w:eastAsia="es-CO"/>
    </w:rPr>
  </w:style>
  <w:style w:type="paragraph" w:styleId="xl114" w:customStyle="1">
    <w:name w:val="xl114"/>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jc w:val="center"/>
      <w:textAlignment w:val="center"/>
    </w:pPr>
    <w:rPr>
      <w:rFonts w:ascii="Times New Roman" w:hAnsi="Times New Roman" w:eastAsia="Times New Roman" w:cs="Times New Roman"/>
      <w:b/>
      <w:bCs/>
      <w:szCs w:val="24"/>
      <w:lang w:eastAsia="es-CO"/>
    </w:rPr>
  </w:style>
  <w:style w:type="paragraph" w:styleId="xl115" w:customStyle="1">
    <w:name w:val="xl115"/>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jc w:val="center"/>
      <w:textAlignment w:val="center"/>
    </w:pPr>
    <w:rPr>
      <w:rFonts w:ascii="Times New Roman" w:hAnsi="Times New Roman" w:eastAsia="Times New Roman" w:cs="Times New Roman"/>
      <w:sz w:val="20"/>
      <w:szCs w:val="20"/>
      <w:lang w:eastAsia="es-CO"/>
    </w:rPr>
  </w:style>
  <w:style w:type="paragraph" w:styleId="xl116" w:customStyle="1">
    <w:name w:val="xl116"/>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textAlignment w:val="center"/>
    </w:pPr>
    <w:rPr>
      <w:rFonts w:ascii="Times New Roman" w:hAnsi="Times New Roman" w:eastAsia="Times New Roman" w:cs="Times New Roman"/>
      <w:szCs w:val="24"/>
      <w:lang w:eastAsia="es-CO"/>
    </w:rPr>
  </w:style>
  <w:style w:type="paragraph" w:styleId="xl117" w:customStyle="1">
    <w:name w:val="xl117"/>
    <w:basedOn w:val="Normal"/>
    <w:rsid w:val="0018163E"/>
    <w:pPr>
      <w:pBdr>
        <w:top w:val="single" w:color="808080" w:sz="4" w:space="0"/>
        <w:left w:val="single" w:color="808080" w:sz="4" w:space="0"/>
        <w:bottom w:val="single" w:color="808080" w:sz="4" w:space="0"/>
        <w:right w:val="single" w:color="808080" w:sz="4" w:space="0"/>
      </w:pBdr>
      <w:spacing w:before="100" w:beforeAutospacing="1" w:after="100" w:afterAutospacing="1" w:line="240" w:lineRule="auto"/>
      <w:textAlignment w:val="center"/>
    </w:pPr>
    <w:rPr>
      <w:rFonts w:ascii="Times New Roman" w:hAnsi="Times New Roman" w:eastAsia="Times New Roman" w:cs="Times New Roman"/>
      <w:b/>
      <w:bCs/>
      <w:szCs w:val="24"/>
      <w:lang w:eastAsia="es-CO"/>
    </w:rPr>
  </w:style>
  <w:style w:type="character" w:styleId="CommentReference">
    <w:name w:val="annotation reference"/>
    <w:basedOn w:val="DefaultParagraphFont"/>
    <w:uiPriority w:val="99"/>
    <w:semiHidden/>
    <w:unhideWhenUsed/>
    <w:rsid w:val="000C41C5"/>
    <w:rPr>
      <w:sz w:val="16"/>
      <w:szCs w:val="16"/>
    </w:rPr>
  </w:style>
  <w:style w:type="paragraph" w:styleId="CommentText">
    <w:name w:val="annotation text"/>
    <w:basedOn w:val="Normal"/>
    <w:link w:val="CommentTextChar"/>
    <w:uiPriority w:val="99"/>
    <w:unhideWhenUsed/>
    <w:rsid w:val="000C41C5"/>
    <w:pPr>
      <w:spacing w:line="240" w:lineRule="auto"/>
      <w:jc w:val="left"/>
    </w:pPr>
    <w:rPr>
      <w:rFonts w:asciiTheme="minorHAnsi" w:hAnsiTheme="minorHAnsi"/>
      <w:sz w:val="20"/>
      <w:szCs w:val="20"/>
    </w:rPr>
  </w:style>
  <w:style w:type="character" w:styleId="CommentTextChar" w:customStyle="1">
    <w:name w:val="Comment Text Char"/>
    <w:basedOn w:val="DefaultParagraphFont"/>
    <w:link w:val="CommentText"/>
    <w:uiPriority w:val="99"/>
    <w:rsid w:val="000C41C5"/>
    <w:rPr>
      <w:sz w:val="20"/>
      <w:szCs w:val="20"/>
    </w:rPr>
  </w:style>
  <w:style w:type="paragraph" w:styleId="CommentSubject">
    <w:name w:val="annotation subject"/>
    <w:basedOn w:val="CommentText"/>
    <w:next w:val="CommentText"/>
    <w:link w:val="CommentSubjectChar"/>
    <w:uiPriority w:val="99"/>
    <w:semiHidden/>
    <w:unhideWhenUsed/>
    <w:rsid w:val="007733DF"/>
    <w:pPr>
      <w:jc w:val="both"/>
    </w:pPr>
    <w:rPr>
      <w:rFonts w:asciiTheme="majorHAnsi" w:hAnsiTheme="majorHAnsi"/>
      <w:b/>
      <w:bCs/>
    </w:rPr>
  </w:style>
  <w:style w:type="character" w:styleId="CommentSubjectChar" w:customStyle="1">
    <w:name w:val="Comment Subject Char"/>
    <w:basedOn w:val="CommentTextChar"/>
    <w:link w:val="CommentSubject"/>
    <w:uiPriority w:val="99"/>
    <w:semiHidden/>
    <w:rsid w:val="007733DF"/>
    <w:rPr>
      <w:rFonts w:asciiTheme="majorHAnsi" w:hAnsiTheme="majorHAnsi"/>
      <w:b/>
      <w:bCs/>
      <w:sz w:val="20"/>
      <w:szCs w:val="20"/>
    </w:rPr>
  </w:style>
  <w:style w:type="paragraph" w:styleId="Default" w:customStyle="1">
    <w:name w:val="Default"/>
    <w:rsid w:val="00DA1F23"/>
    <w:pPr>
      <w:autoSpaceDE w:val="0"/>
      <w:autoSpaceDN w:val="0"/>
      <w:adjustRightInd w:val="0"/>
      <w:spacing w:after="0" w:line="240" w:lineRule="auto"/>
    </w:pPr>
    <w:rPr>
      <w:rFonts w:ascii="Calibri" w:hAnsi="Calibri" w:cs="Calibri"/>
      <w:color w:val="000000"/>
      <w:sz w:val="24"/>
      <w:szCs w:val="24"/>
    </w:rPr>
  </w:style>
  <w:style w:type="table" w:styleId="PlainTable3">
    <w:name w:val="Plain Table 3"/>
    <w:basedOn w:val="TableNormal"/>
    <w:uiPriority w:val="43"/>
    <w:rsid w:val="0072147D"/>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6Colorful-Accent1">
    <w:name w:val="Grid Table 6 Colorful Accent 1"/>
    <w:basedOn w:val="TableNormal"/>
    <w:uiPriority w:val="51"/>
    <w:rsid w:val="0084567C"/>
    <w:pPr>
      <w:spacing w:after="0" w:line="240" w:lineRule="auto"/>
    </w:pPr>
    <w:rPr>
      <w:color w:val="2E74B5" w:themeColor="accent1" w:themeShade="BF"/>
    </w:r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dnoteText">
    <w:name w:val="endnote text"/>
    <w:basedOn w:val="Normal"/>
    <w:link w:val="EndnoteTextChar"/>
    <w:uiPriority w:val="99"/>
    <w:semiHidden/>
    <w:unhideWhenUsed/>
    <w:rsid w:val="006641BB"/>
    <w:pPr>
      <w:spacing w:after="0" w:line="240" w:lineRule="auto"/>
    </w:pPr>
    <w:rPr>
      <w:sz w:val="20"/>
      <w:szCs w:val="20"/>
    </w:rPr>
  </w:style>
  <w:style w:type="character" w:styleId="EndnoteTextChar" w:customStyle="1">
    <w:name w:val="Endnote Text Char"/>
    <w:basedOn w:val="DefaultParagraphFont"/>
    <w:link w:val="EndnoteText"/>
    <w:uiPriority w:val="99"/>
    <w:semiHidden/>
    <w:rsid w:val="006641BB"/>
    <w:rPr>
      <w:rFonts w:asciiTheme="majorHAnsi" w:hAnsiTheme="majorHAnsi"/>
      <w:sz w:val="20"/>
      <w:szCs w:val="20"/>
    </w:rPr>
  </w:style>
  <w:style w:type="character" w:styleId="EndnoteReference">
    <w:name w:val="endnote reference"/>
    <w:basedOn w:val="DefaultParagraphFont"/>
    <w:uiPriority w:val="99"/>
    <w:semiHidden/>
    <w:unhideWhenUsed/>
    <w:rsid w:val="006641BB"/>
    <w:rPr>
      <w:vertAlign w:val="superscript"/>
    </w:rPr>
  </w:style>
  <w:style w:type="paragraph" w:styleId="Bibliography">
    <w:name w:val="Bibliography"/>
    <w:basedOn w:val="Normal"/>
    <w:next w:val="Normal"/>
    <w:uiPriority w:val="37"/>
    <w:unhideWhenUsed/>
    <w:rsid w:val="008C585B"/>
  </w:style>
  <w:style w:type="table" w:styleId="GridTable4-Accent1">
    <w:name w:val="Grid Table 4 Accent 1"/>
    <w:basedOn w:val="TableNormal"/>
    <w:uiPriority w:val="49"/>
    <w:rsid w:val="007747CD"/>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5">
    <w:name w:val="Grid Table 6 Colorful Accent 5"/>
    <w:basedOn w:val="TableNormal"/>
    <w:uiPriority w:val="51"/>
    <w:rsid w:val="00BD73C6"/>
    <w:pPr>
      <w:spacing w:after="0" w:line="240" w:lineRule="auto"/>
    </w:pPr>
    <w:rPr>
      <w:color w:val="2F5496" w:themeColor="accent5" w:themeShade="BF"/>
    </w:r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rPr>
      <w:tblPr/>
      <w:tcPr>
        <w:tcBorders>
          <w:bottom w:val="single" w:color="8EAADB" w:themeColor="accent5" w:themeTint="99" w:sz="12" w:space="0"/>
        </w:tcBorders>
      </w:tcPr>
    </w:tblStylePr>
    <w:tblStylePr w:type="lastRow">
      <w:rPr>
        <w:b/>
        <w:bCs/>
      </w:rPr>
      <w:tblPr/>
      <w:tcPr>
        <w:tcBorders>
          <w:top w:val="double" w:color="8EAADB" w:themeColor="accent5" w:themeTint="99"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6">
    <w:name w:val="Grid Table 4 Accent 6"/>
    <w:basedOn w:val="TableNormal"/>
    <w:uiPriority w:val="49"/>
    <w:rsid w:val="00606DB1"/>
    <w:pPr>
      <w:spacing w:after="0" w:line="240" w:lineRule="auto"/>
    </w:pPr>
    <w:tblPr>
      <w:tblStyleRowBandSize w:val="1"/>
      <w:tblStyleColBandSize w:val="1"/>
      <w:tblBorders>
        <w:top w:val="single" w:color="A8D08D" w:themeColor="accent6" w:themeTint="99" w:sz="4" w:space="0"/>
        <w:left w:val="single" w:color="A8D08D" w:themeColor="accent6" w:themeTint="99" w:sz="4" w:space="0"/>
        <w:bottom w:val="single" w:color="A8D08D" w:themeColor="accent6" w:themeTint="99" w:sz="4" w:space="0"/>
        <w:right w:val="single" w:color="A8D08D" w:themeColor="accent6" w:themeTint="99" w:sz="4" w:space="0"/>
        <w:insideH w:val="single" w:color="A8D08D" w:themeColor="accent6" w:themeTint="99" w:sz="4" w:space="0"/>
        <w:insideV w:val="single" w:color="A8D08D" w:themeColor="accent6" w:themeTint="99" w:sz="4" w:space="0"/>
      </w:tblBorders>
    </w:tblPr>
    <w:tblStylePr w:type="firstRow">
      <w:rPr>
        <w:b/>
        <w:bCs/>
        <w:color w:val="FFFFFF" w:themeColor="background1"/>
      </w:rPr>
      <w:tblPr/>
      <w:tcPr>
        <w:tcBorders>
          <w:top w:val="single" w:color="70AD47" w:themeColor="accent6" w:sz="4" w:space="0"/>
          <w:left w:val="single" w:color="70AD47" w:themeColor="accent6" w:sz="4" w:space="0"/>
          <w:bottom w:val="single" w:color="70AD47" w:themeColor="accent6" w:sz="4" w:space="0"/>
          <w:right w:val="single" w:color="70AD47" w:themeColor="accent6" w:sz="4" w:space="0"/>
          <w:insideH w:val="nil"/>
          <w:insideV w:val="nil"/>
        </w:tcBorders>
        <w:shd w:val="clear" w:color="auto" w:fill="70AD47" w:themeFill="accent6"/>
      </w:tcPr>
    </w:tblStylePr>
    <w:tblStylePr w:type="lastRow">
      <w:rPr>
        <w:b/>
        <w:bCs/>
      </w:rPr>
      <w:tblPr/>
      <w:tcPr>
        <w:tcBorders>
          <w:top w:val="double" w:color="70AD47" w:themeColor="accent6" w:sz="4" w:space="0"/>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Revision">
    <w:name w:val="Revision"/>
    <w:hidden/>
    <w:uiPriority w:val="99"/>
    <w:semiHidden/>
    <w:rsid w:val="00FD7E66"/>
    <w:pPr>
      <w:spacing w:after="0" w:line="240" w:lineRule="auto"/>
    </w:pPr>
    <w:rPr>
      <w:rFonts w:asciiTheme="majorHAnsi" w:hAnsiTheme="majorHAnsi"/>
    </w:rPr>
  </w:style>
  <w:style w:type="character" w:styleId="Strong">
    <w:name w:val="Strong"/>
    <w:basedOn w:val="DefaultParagraphFont"/>
    <w:uiPriority w:val="22"/>
    <w:qFormat/>
    <w:rsid w:val="00300EE8"/>
    <w:rPr>
      <w:b/>
      <w:bCs/>
    </w:rPr>
  </w:style>
  <w:style w:type="character" w:styleId="CaptionChar" w:customStyle="1">
    <w:name w:val="Caption Char"/>
    <w:basedOn w:val="DefaultParagraphFont"/>
    <w:link w:val="Caption"/>
    <w:rsid w:val="00B06CF7"/>
    <w:rPr>
      <w:rFonts w:asciiTheme="majorHAnsi" w:hAnsiTheme="majorHAnsi"/>
      <w:i/>
      <w:iCs/>
      <w:color w:val="44546A" w:themeColor="text2"/>
      <w:sz w:val="18"/>
      <w:szCs w:val="18"/>
    </w:rPr>
  </w:style>
  <w:style w:type="table" w:styleId="GridTable4-Accent5">
    <w:name w:val="Grid Table 4 Accent 5"/>
    <w:basedOn w:val="TableNormal"/>
    <w:uiPriority w:val="49"/>
    <w:rsid w:val="00220D74"/>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styleId="UnresolvedMention">
    <w:name w:val="Unresolved Mention"/>
    <w:basedOn w:val="DefaultParagraphFont"/>
    <w:uiPriority w:val="99"/>
    <w:semiHidden/>
    <w:unhideWhenUsed/>
    <w:rsid w:val="00D32701"/>
    <w:rPr>
      <w:color w:val="605E5C"/>
      <w:shd w:val="clear" w:color="auto" w:fill="E1DFDD"/>
    </w:rPr>
  </w:style>
  <w:style w:type="table" w:styleId="GridTable1Light-Accent5">
    <w:name w:val="Grid Table 1 Light Accent 5"/>
    <w:basedOn w:val="TableNormal"/>
    <w:uiPriority w:val="46"/>
    <w:rsid w:val="007922F6"/>
    <w:pPr>
      <w:spacing w:after="0" w:line="240" w:lineRule="auto"/>
    </w:pPr>
    <w:tblPr>
      <w:tblStyleRowBandSize w:val="1"/>
      <w:tblStyleColBandSize w:val="1"/>
      <w:tblBorders>
        <w:top w:val="single" w:color="B4C6E7" w:themeColor="accent5" w:themeTint="66" w:sz="4" w:space="0"/>
        <w:left w:val="single" w:color="B4C6E7" w:themeColor="accent5" w:themeTint="66" w:sz="4" w:space="0"/>
        <w:bottom w:val="single" w:color="B4C6E7" w:themeColor="accent5" w:themeTint="66" w:sz="4" w:space="0"/>
        <w:right w:val="single" w:color="B4C6E7" w:themeColor="accent5" w:themeTint="66" w:sz="4" w:space="0"/>
        <w:insideH w:val="single" w:color="B4C6E7" w:themeColor="accent5" w:themeTint="66" w:sz="4" w:space="0"/>
        <w:insideV w:val="single" w:color="B4C6E7" w:themeColor="accent5" w:themeTint="66" w:sz="4" w:space="0"/>
      </w:tblBorders>
    </w:tblPr>
    <w:tblStylePr w:type="firstRow">
      <w:rPr>
        <w:b/>
        <w:bCs/>
      </w:rPr>
      <w:tblPr/>
      <w:tcPr>
        <w:tcBorders>
          <w:bottom w:val="single" w:color="8EAADB" w:themeColor="accent5" w:themeTint="99" w:sz="12" w:space="0"/>
        </w:tcBorders>
      </w:tcPr>
    </w:tblStylePr>
    <w:tblStylePr w:type="lastRow">
      <w:rPr>
        <w:b/>
        <w:bCs/>
      </w:rPr>
      <w:tblPr/>
      <w:tcPr>
        <w:tcBorders>
          <w:top w:val="double" w:color="8EAADB" w:themeColor="accent5" w:themeTint="99" w:sz="2" w:space="0"/>
        </w:tcBorders>
      </w:tcPr>
    </w:tblStylePr>
    <w:tblStylePr w:type="firstCol">
      <w:rPr>
        <w:b/>
        <w:bCs/>
      </w:rPr>
    </w:tblStylePr>
    <w:tblStylePr w:type="lastCol">
      <w:rPr>
        <w:b/>
        <w:bCs/>
      </w:rPr>
    </w:tblStylePr>
  </w:style>
  <w:style w:type="table" w:styleId="GridTable5Dark-Accent1">
    <w:name w:val="Grid Table 5 Dark Accent 1"/>
    <w:basedOn w:val="TableNormal"/>
    <w:uiPriority w:val="50"/>
    <w:rsid w:val="00D92FE4"/>
    <w:pPr>
      <w:spacing w:after="0"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ListTable4-Accent5">
    <w:name w:val="List Table 4 Accent 5"/>
    <w:basedOn w:val="TableNormal"/>
    <w:uiPriority w:val="49"/>
    <w:rsid w:val="00A40D4F"/>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tcBorders>
        <w:shd w:val="clear" w:color="auto" w:fill="4472C4" w:themeFill="accent5"/>
      </w:tcPr>
    </w:tblStylePr>
    <w:tblStylePr w:type="lastRow">
      <w:rPr>
        <w:b/>
        <w:bCs/>
      </w:rPr>
      <w:tblPr/>
      <w:tcPr>
        <w:tcBorders>
          <w:top w:val="double" w:color="8EAADB" w:themeColor="accent5" w:themeTint="99"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1Light-Accent1">
    <w:name w:val="Grid Table 1 Light Accent 1"/>
    <w:basedOn w:val="TableNormal"/>
    <w:uiPriority w:val="46"/>
    <w:rsid w:val="002A2D19"/>
    <w:pPr>
      <w:spacing w:after="0" w:line="240" w:lineRule="auto"/>
    </w:pPr>
    <w:tblPr>
      <w:tblStyleRowBandSize w:val="1"/>
      <w:tblStyleColBandSize w:val="1"/>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blPr/>
      <w:tcPr>
        <w:tcBorders>
          <w:bottom w:val="single" w:color="9CC2E5" w:themeColor="accent1" w:themeTint="99" w:sz="12" w:space="0"/>
        </w:tcBorders>
      </w:tcPr>
    </w:tblStylePr>
    <w:tblStylePr w:type="lastRow">
      <w:rPr>
        <w:b/>
        <w:bCs/>
      </w:rPr>
      <w:tblPr/>
      <w:tcPr>
        <w:tcBorders>
          <w:top w:val="double" w:color="9CC2E5" w:themeColor="accent1" w:themeTint="99" w:sz="2" w:space="0"/>
        </w:tcBorders>
      </w:tcPr>
    </w:tblStylePr>
    <w:tblStylePr w:type="firstCol">
      <w:rPr>
        <w:b/>
        <w:bCs/>
      </w:rPr>
    </w:tblStylePr>
    <w:tblStylePr w:type="lastCol">
      <w:rPr>
        <w:b/>
        <w:bCs/>
      </w:rPr>
    </w:tblStylePr>
  </w:style>
  <w:style w:type="paragraph" w:styleId="Chapter" w:customStyle="1">
    <w:name w:val="Chapter"/>
    <w:basedOn w:val="Normal"/>
    <w:next w:val="Normal"/>
    <w:qFormat/>
    <w:rsid w:val="007B2E57"/>
    <w:pPr>
      <w:keepNext/>
      <w:numPr>
        <w:numId w:val="54"/>
      </w:numPr>
      <w:tabs>
        <w:tab w:val="num" w:pos="648"/>
        <w:tab w:val="left" w:pos="1440"/>
      </w:tabs>
      <w:spacing w:before="240" w:after="240" w:line="240" w:lineRule="auto"/>
      <w:jc w:val="center"/>
    </w:pPr>
    <w:rPr>
      <w:rFonts w:ascii="Times New Roman" w:hAnsi="Times New Roman" w:eastAsia="Times New Roman" w:cs="Times New Roman"/>
      <w:b/>
      <w:smallCaps/>
      <w:sz w:val="24"/>
      <w:szCs w:val="20"/>
      <w:lang w:val="es-ES"/>
    </w:rPr>
  </w:style>
  <w:style w:type="paragraph" w:styleId="Newpage" w:customStyle="1">
    <w:name w:val="Newpage"/>
    <w:basedOn w:val="Chapter"/>
    <w:rsid w:val="007B2E57"/>
    <w:pPr>
      <w:numPr>
        <w:numId w:val="0"/>
      </w:numPr>
      <w:tabs>
        <w:tab w:val="clear" w:pos="1440"/>
        <w:tab w:val="num" w:pos="1800"/>
        <w:tab w:val="left" w:pos="3060"/>
      </w:tabs>
      <w:spacing w:after="0"/>
    </w:pPr>
  </w:style>
  <w:style w:type="paragraph" w:styleId="Paragraph" w:customStyle="1">
    <w:name w:val="Paragraph"/>
    <w:aliases w:val="paragraph,p,PARAGRAPH,PG,pa,at,at Char"/>
    <w:basedOn w:val="BodyTextIndent"/>
    <w:uiPriority w:val="99"/>
    <w:qFormat/>
    <w:rsid w:val="007B2E57"/>
    <w:pPr>
      <w:numPr>
        <w:ilvl w:val="1"/>
        <w:numId w:val="54"/>
      </w:numPr>
      <w:tabs>
        <w:tab w:val="clear" w:pos="2448"/>
        <w:tab w:val="num" w:pos="720"/>
      </w:tabs>
      <w:spacing w:before="120" w:line="240" w:lineRule="auto"/>
      <w:outlineLvl w:val="1"/>
    </w:pPr>
    <w:rPr>
      <w:rFonts w:ascii="Times New Roman" w:hAnsi="Times New Roman" w:eastAsia="Times New Roman" w:cs="Times New Roman"/>
      <w:sz w:val="24"/>
      <w:szCs w:val="20"/>
      <w:lang w:val="es-ES"/>
    </w:rPr>
  </w:style>
  <w:style w:type="paragraph" w:styleId="subpar" w:customStyle="1">
    <w:name w:val="subpar"/>
    <w:basedOn w:val="BodyTextIndent3"/>
    <w:uiPriority w:val="99"/>
    <w:rsid w:val="007B2E57"/>
    <w:pPr>
      <w:numPr>
        <w:ilvl w:val="2"/>
        <w:numId w:val="54"/>
      </w:numPr>
      <w:tabs>
        <w:tab w:val="clear" w:pos="2304"/>
        <w:tab w:val="num" w:pos="1152"/>
      </w:tabs>
      <w:spacing w:before="120" w:line="240" w:lineRule="auto"/>
      <w:ind w:left="1224" w:hanging="504"/>
      <w:outlineLvl w:val="2"/>
    </w:pPr>
    <w:rPr>
      <w:rFonts w:ascii="Times New Roman" w:hAnsi="Times New Roman" w:eastAsia="Times New Roman" w:cs="Times New Roman"/>
      <w:sz w:val="24"/>
      <w:szCs w:val="20"/>
      <w:lang w:val="es-ES_tradnl"/>
    </w:rPr>
  </w:style>
  <w:style w:type="paragraph" w:styleId="SubSubPar" w:customStyle="1">
    <w:name w:val="SubSubPar"/>
    <w:basedOn w:val="subpar"/>
    <w:uiPriority w:val="99"/>
    <w:rsid w:val="007B2E57"/>
    <w:pPr>
      <w:numPr>
        <w:ilvl w:val="3"/>
      </w:numPr>
      <w:tabs>
        <w:tab w:val="clear" w:pos="2736"/>
        <w:tab w:val="left" w:pos="0"/>
        <w:tab w:val="num" w:pos="1296"/>
      </w:tabs>
      <w:ind w:left="1728" w:hanging="648"/>
    </w:pPr>
  </w:style>
  <w:style w:type="paragraph" w:styleId="BodyTextIndent3">
    <w:name w:val="Body Text Indent 3"/>
    <w:basedOn w:val="Normal"/>
    <w:link w:val="BodyTextIndent3Char"/>
    <w:uiPriority w:val="99"/>
    <w:semiHidden/>
    <w:unhideWhenUsed/>
    <w:rsid w:val="007B2E57"/>
    <w:pPr>
      <w:spacing w:after="120"/>
      <w:ind w:left="360"/>
    </w:pPr>
    <w:rPr>
      <w:sz w:val="16"/>
      <w:szCs w:val="16"/>
    </w:rPr>
  </w:style>
  <w:style w:type="character" w:styleId="BodyTextIndent3Char" w:customStyle="1">
    <w:name w:val="Body Text Indent 3 Char"/>
    <w:basedOn w:val="DefaultParagraphFont"/>
    <w:link w:val="BodyTextIndent3"/>
    <w:uiPriority w:val="99"/>
    <w:semiHidden/>
    <w:rsid w:val="007B2E57"/>
    <w:rPr>
      <w:rFonts w:asciiTheme="majorHAnsi" w:hAnsiTheme="majorHAns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0525">
      <w:bodyDiv w:val="1"/>
      <w:marLeft w:val="0"/>
      <w:marRight w:val="0"/>
      <w:marTop w:val="0"/>
      <w:marBottom w:val="0"/>
      <w:divBdr>
        <w:top w:val="none" w:sz="0" w:space="0" w:color="auto"/>
        <w:left w:val="none" w:sz="0" w:space="0" w:color="auto"/>
        <w:bottom w:val="none" w:sz="0" w:space="0" w:color="auto"/>
        <w:right w:val="none" w:sz="0" w:space="0" w:color="auto"/>
      </w:divBdr>
    </w:div>
    <w:div w:id="16390115">
      <w:bodyDiv w:val="1"/>
      <w:marLeft w:val="0"/>
      <w:marRight w:val="0"/>
      <w:marTop w:val="0"/>
      <w:marBottom w:val="0"/>
      <w:divBdr>
        <w:top w:val="none" w:sz="0" w:space="0" w:color="auto"/>
        <w:left w:val="none" w:sz="0" w:space="0" w:color="auto"/>
        <w:bottom w:val="none" w:sz="0" w:space="0" w:color="auto"/>
        <w:right w:val="none" w:sz="0" w:space="0" w:color="auto"/>
      </w:divBdr>
    </w:div>
    <w:div w:id="21134780">
      <w:bodyDiv w:val="1"/>
      <w:marLeft w:val="0"/>
      <w:marRight w:val="0"/>
      <w:marTop w:val="0"/>
      <w:marBottom w:val="0"/>
      <w:divBdr>
        <w:top w:val="none" w:sz="0" w:space="0" w:color="auto"/>
        <w:left w:val="none" w:sz="0" w:space="0" w:color="auto"/>
        <w:bottom w:val="none" w:sz="0" w:space="0" w:color="auto"/>
        <w:right w:val="none" w:sz="0" w:space="0" w:color="auto"/>
      </w:divBdr>
    </w:div>
    <w:div w:id="33119543">
      <w:bodyDiv w:val="1"/>
      <w:marLeft w:val="0"/>
      <w:marRight w:val="0"/>
      <w:marTop w:val="0"/>
      <w:marBottom w:val="0"/>
      <w:divBdr>
        <w:top w:val="none" w:sz="0" w:space="0" w:color="auto"/>
        <w:left w:val="none" w:sz="0" w:space="0" w:color="auto"/>
        <w:bottom w:val="none" w:sz="0" w:space="0" w:color="auto"/>
        <w:right w:val="none" w:sz="0" w:space="0" w:color="auto"/>
      </w:divBdr>
    </w:div>
    <w:div w:id="40787456">
      <w:bodyDiv w:val="1"/>
      <w:marLeft w:val="0"/>
      <w:marRight w:val="0"/>
      <w:marTop w:val="0"/>
      <w:marBottom w:val="0"/>
      <w:divBdr>
        <w:top w:val="none" w:sz="0" w:space="0" w:color="auto"/>
        <w:left w:val="none" w:sz="0" w:space="0" w:color="auto"/>
        <w:bottom w:val="none" w:sz="0" w:space="0" w:color="auto"/>
        <w:right w:val="none" w:sz="0" w:space="0" w:color="auto"/>
      </w:divBdr>
    </w:div>
    <w:div w:id="62531466">
      <w:bodyDiv w:val="1"/>
      <w:marLeft w:val="0"/>
      <w:marRight w:val="0"/>
      <w:marTop w:val="0"/>
      <w:marBottom w:val="0"/>
      <w:divBdr>
        <w:top w:val="none" w:sz="0" w:space="0" w:color="auto"/>
        <w:left w:val="none" w:sz="0" w:space="0" w:color="auto"/>
        <w:bottom w:val="none" w:sz="0" w:space="0" w:color="auto"/>
        <w:right w:val="none" w:sz="0" w:space="0" w:color="auto"/>
      </w:divBdr>
    </w:div>
    <w:div w:id="83769933">
      <w:bodyDiv w:val="1"/>
      <w:marLeft w:val="0"/>
      <w:marRight w:val="0"/>
      <w:marTop w:val="0"/>
      <w:marBottom w:val="0"/>
      <w:divBdr>
        <w:top w:val="none" w:sz="0" w:space="0" w:color="auto"/>
        <w:left w:val="none" w:sz="0" w:space="0" w:color="auto"/>
        <w:bottom w:val="none" w:sz="0" w:space="0" w:color="auto"/>
        <w:right w:val="none" w:sz="0" w:space="0" w:color="auto"/>
      </w:divBdr>
    </w:div>
    <w:div w:id="103502873">
      <w:bodyDiv w:val="1"/>
      <w:marLeft w:val="0"/>
      <w:marRight w:val="0"/>
      <w:marTop w:val="0"/>
      <w:marBottom w:val="0"/>
      <w:divBdr>
        <w:top w:val="none" w:sz="0" w:space="0" w:color="auto"/>
        <w:left w:val="none" w:sz="0" w:space="0" w:color="auto"/>
        <w:bottom w:val="none" w:sz="0" w:space="0" w:color="auto"/>
        <w:right w:val="none" w:sz="0" w:space="0" w:color="auto"/>
      </w:divBdr>
    </w:div>
    <w:div w:id="119878759">
      <w:bodyDiv w:val="1"/>
      <w:marLeft w:val="0"/>
      <w:marRight w:val="0"/>
      <w:marTop w:val="0"/>
      <w:marBottom w:val="0"/>
      <w:divBdr>
        <w:top w:val="none" w:sz="0" w:space="0" w:color="auto"/>
        <w:left w:val="none" w:sz="0" w:space="0" w:color="auto"/>
        <w:bottom w:val="none" w:sz="0" w:space="0" w:color="auto"/>
        <w:right w:val="none" w:sz="0" w:space="0" w:color="auto"/>
      </w:divBdr>
    </w:div>
    <w:div w:id="150101884">
      <w:bodyDiv w:val="1"/>
      <w:marLeft w:val="0"/>
      <w:marRight w:val="0"/>
      <w:marTop w:val="0"/>
      <w:marBottom w:val="0"/>
      <w:divBdr>
        <w:top w:val="none" w:sz="0" w:space="0" w:color="auto"/>
        <w:left w:val="none" w:sz="0" w:space="0" w:color="auto"/>
        <w:bottom w:val="none" w:sz="0" w:space="0" w:color="auto"/>
        <w:right w:val="none" w:sz="0" w:space="0" w:color="auto"/>
      </w:divBdr>
    </w:div>
    <w:div w:id="159514902">
      <w:bodyDiv w:val="1"/>
      <w:marLeft w:val="0"/>
      <w:marRight w:val="0"/>
      <w:marTop w:val="0"/>
      <w:marBottom w:val="0"/>
      <w:divBdr>
        <w:top w:val="none" w:sz="0" w:space="0" w:color="auto"/>
        <w:left w:val="none" w:sz="0" w:space="0" w:color="auto"/>
        <w:bottom w:val="none" w:sz="0" w:space="0" w:color="auto"/>
        <w:right w:val="none" w:sz="0" w:space="0" w:color="auto"/>
      </w:divBdr>
    </w:div>
    <w:div w:id="163127917">
      <w:bodyDiv w:val="1"/>
      <w:marLeft w:val="0"/>
      <w:marRight w:val="0"/>
      <w:marTop w:val="0"/>
      <w:marBottom w:val="0"/>
      <w:divBdr>
        <w:top w:val="none" w:sz="0" w:space="0" w:color="auto"/>
        <w:left w:val="none" w:sz="0" w:space="0" w:color="auto"/>
        <w:bottom w:val="none" w:sz="0" w:space="0" w:color="auto"/>
        <w:right w:val="none" w:sz="0" w:space="0" w:color="auto"/>
      </w:divBdr>
    </w:div>
    <w:div w:id="187105773">
      <w:bodyDiv w:val="1"/>
      <w:marLeft w:val="0"/>
      <w:marRight w:val="0"/>
      <w:marTop w:val="0"/>
      <w:marBottom w:val="0"/>
      <w:divBdr>
        <w:top w:val="none" w:sz="0" w:space="0" w:color="auto"/>
        <w:left w:val="none" w:sz="0" w:space="0" w:color="auto"/>
        <w:bottom w:val="none" w:sz="0" w:space="0" w:color="auto"/>
        <w:right w:val="none" w:sz="0" w:space="0" w:color="auto"/>
      </w:divBdr>
    </w:div>
    <w:div w:id="224803642">
      <w:bodyDiv w:val="1"/>
      <w:marLeft w:val="0"/>
      <w:marRight w:val="0"/>
      <w:marTop w:val="0"/>
      <w:marBottom w:val="0"/>
      <w:divBdr>
        <w:top w:val="none" w:sz="0" w:space="0" w:color="auto"/>
        <w:left w:val="none" w:sz="0" w:space="0" w:color="auto"/>
        <w:bottom w:val="none" w:sz="0" w:space="0" w:color="auto"/>
        <w:right w:val="none" w:sz="0" w:space="0" w:color="auto"/>
      </w:divBdr>
    </w:div>
    <w:div w:id="252277246">
      <w:bodyDiv w:val="1"/>
      <w:marLeft w:val="0"/>
      <w:marRight w:val="0"/>
      <w:marTop w:val="0"/>
      <w:marBottom w:val="0"/>
      <w:divBdr>
        <w:top w:val="none" w:sz="0" w:space="0" w:color="auto"/>
        <w:left w:val="none" w:sz="0" w:space="0" w:color="auto"/>
        <w:bottom w:val="none" w:sz="0" w:space="0" w:color="auto"/>
        <w:right w:val="none" w:sz="0" w:space="0" w:color="auto"/>
      </w:divBdr>
    </w:div>
    <w:div w:id="261115189">
      <w:bodyDiv w:val="1"/>
      <w:marLeft w:val="0"/>
      <w:marRight w:val="0"/>
      <w:marTop w:val="0"/>
      <w:marBottom w:val="0"/>
      <w:divBdr>
        <w:top w:val="none" w:sz="0" w:space="0" w:color="auto"/>
        <w:left w:val="none" w:sz="0" w:space="0" w:color="auto"/>
        <w:bottom w:val="none" w:sz="0" w:space="0" w:color="auto"/>
        <w:right w:val="none" w:sz="0" w:space="0" w:color="auto"/>
      </w:divBdr>
    </w:div>
    <w:div w:id="275407650">
      <w:bodyDiv w:val="1"/>
      <w:marLeft w:val="0"/>
      <w:marRight w:val="0"/>
      <w:marTop w:val="0"/>
      <w:marBottom w:val="0"/>
      <w:divBdr>
        <w:top w:val="none" w:sz="0" w:space="0" w:color="auto"/>
        <w:left w:val="none" w:sz="0" w:space="0" w:color="auto"/>
        <w:bottom w:val="none" w:sz="0" w:space="0" w:color="auto"/>
        <w:right w:val="none" w:sz="0" w:space="0" w:color="auto"/>
      </w:divBdr>
    </w:div>
    <w:div w:id="284624304">
      <w:bodyDiv w:val="1"/>
      <w:marLeft w:val="0"/>
      <w:marRight w:val="0"/>
      <w:marTop w:val="0"/>
      <w:marBottom w:val="0"/>
      <w:divBdr>
        <w:top w:val="none" w:sz="0" w:space="0" w:color="auto"/>
        <w:left w:val="none" w:sz="0" w:space="0" w:color="auto"/>
        <w:bottom w:val="none" w:sz="0" w:space="0" w:color="auto"/>
        <w:right w:val="none" w:sz="0" w:space="0" w:color="auto"/>
      </w:divBdr>
    </w:div>
    <w:div w:id="297959181">
      <w:bodyDiv w:val="1"/>
      <w:marLeft w:val="0"/>
      <w:marRight w:val="0"/>
      <w:marTop w:val="0"/>
      <w:marBottom w:val="0"/>
      <w:divBdr>
        <w:top w:val="none" w:sz="0" w:space="0" w:color="auto"/>
        <w:left w:val="none" w:sz="0" w:space="0" w:color="auto"/>
        <w:bottom w:val="none" w:sz="0" w:space="0" w:color="auto"/>
        <w:right w:val="none" w:sz="0" w:space="0" w:color="auto"/>
      </w:divBdr>
    </w:div>
    <w:div w:id="318122104">
      <w:bodyDiv w:val="1"/>
      <w:marLeft w:val="0"/>
      <w:marRight w:val="0"/>
      <w:marTop w:val="0"/>
      <w:marBottom w:val="0"/>
      <w:divBdr>
        <w:top w:val="none" w:sz="0" w:space="0" w:color="auto"/>
        <w:left w:val="none" w:sz="0" w:space="0" w:color="auto"/>
        <w:bottom w:val="none" w:sz="0" w:space="0" w:color="auto"/>
        <w:right w:val="none" w:sz="0" w:space="0" w:color="auto"/>
      </w:divBdr>
    </w:div>
    <w:div w:id="323167492">
      <w:bodyDiv w:val="1"/>
      <w:marLeft w:val="0"/>
      <w:marRight w:val="0"/>
      <w:marTop w:val="0"/>
      <w:marBottom w:val="0"/>
      <w:divBdr>
        <w:top w:val="none" w:sz="0" w:space="0" w:color="auto"/>
        <w:left w:val="none" w:sz="0" w:space="0" w:color="auto"/>
        <w:bottom w:val="none" w:sz="0" w:space="0" w:color="auto"/>
        <w:right w:val="none" w:sz="0" w:space="0" w:color="auto"/>
      </w:divBdr>
    </w:div>
    <w:div w:id="331302493">
      <w:bodyDiv w:val="1"/>
      <w:marLeft w:val="0"/>
      <w:marRight w:val="0"/>
      <w:marTop w:val="0"/>
      <w:marBottom w:val="0"/>
      <w:divBdr>
        <w:top w:val="none" w:sz="0" w:space="0" w:color="auto"/>
        <w:left w:val="none" w:sz="0" w:space="0" w:color="auto"/>
        <w:bottom w:val="none" w:sz="0" w:space="0" w:color="auto"/>
        <w:right w:val="none" w:sz="0" w:space="0" w:color="auto"/>
      </w:divBdr>
    </w:div>
    <w:div w:id="339045792">
      <w:bodyDiv w:val="1"/>
      <w:marLeft w:val="0"/>
      <w:marRight w:val="0"/>
      <w:marTop w:val="0"/>
      <w:marBottom w:val="0"/>
      <w:divBdr>
        <w:top w:val="none" w:sz="0" w:space="0" w:color="auto"/>
        <w:left w:val="none" w:sz="0" w:space="0" w:color="auto"/>
        <w:bottom w:val="none" w:sz="0" w:space="0" w:color="auto"/>
        <w:right w:val="none" w:sz="0" w:space="0" w:color="auto"/>
      </w:divBdr>
    </w:div>
    <w:div w:id="371422653">
      <w:bodyDiv w:val="1"/>
      <w:marLeft w:val="0"/>
      <w:marRight w:val="0"/>
      <w:marTop w:val="0"/>
      <w:marBottom w:val="0"/>
      <w:divBdr>
        <w:top w:val="none" w:sz="0" w:space="0" w:color="auto"/>
        <w:left w:val="none" w:sz="0" w:space="0" w:color="auto"/>
        <w:bottom w:val="none" w:sz="0" w:space="0" w:color="auto"/>
        <w:right w:val="none" w:sz="0" w:space="0" w:color="auto"/>
      </w:divBdr>
    </w:div>
    <w:div w:id="377172252">
      <w:bodyDiv w:val="1"/>
      <w:marLeft w:val="0"/>
      <w:marRight w:val="0"/>
      <w:marTop w:val="0"/>
      <w:marBottom w:val="0"/>
      <w:divBdr>
        <w:top w:val="none" w:sz="0" w:space="0" w:color="auto"/>
        <w:left w:val="none" w:sz="0" w:space="0" w:color="auto"/>
        <w:bottom w:val="none" w:sz="0" w:space="0" w:color="auto"/>
        <w:right w:val="none" w:sz="0" w:space="0" w:color="auto"/>
      </w:divBdr>
    </w:div>
    <w:div w:id="435559216">
      <w:bodyDiv w:val="1"/>
      <w:marLeft w:val="0"/>
      <w:marRight w:val="0"/>
      <w:marTop w:val="0"/>
      <w:marBottom w:val="0"/>
      <w:divBdr>
        <w:top w:val="none" w:sz="0" w:space="0" w:color="auto"/>
        <w:left w:val="none" w:sz="0" w:space="0" w:color="auto"/>
        <w:bottom w:val="none" w:sz="0" w:space="0" w:color="auto"/>
        <w:right w:val="none" w:sz="0" w:space="0" w:color="auto"/>
      </w:divBdr>
    </w:div>
    <w:div w:id="445776812">
      <w:bodyDiv w:val="1"/>
      <w:marLeft w:val="0"/>
      <w:marRight w:val="0"/>
      <w:marTop w:val="0"/>
      <w:marBottom w:val="0"/>
      <w:divBdr>
        <w:top w:val="none" w:sz="0" w:space="0" w:color="auto"/>
        <w:left w:val="none" w:sz="0" w:space="0" w:color="auto"/>
        <w:bottom w:val="none" w:sz="0" w:space="0" w:color="auto"/>
        <w:right w:val="none" w:sz="0" w:space="0" w:color="auto"/>
      </w:divBdr>
    </w:div>
    <w:div w:id="447361736">
      <w:bodyDiv w:val="1"/>
      <w:marLeft w:val="0"/>
      <w:marRight w:val="0"/>
      <w:marTop w:val="0"/>
      <w:marBottom w:val="0"/>
      <w:divBdr>
        <w:top w:val="none" w:sz="0" w:space="0" w:color="auto"/>
        <w:left w:val="none" w:sz="0" w:space="0" w:color="auto"/>
        <w:bottom w:val="none" w:sz="0" w:space="0" w:color="auto"/>
        <w:right w:val="none" w:sz="0" w:space="0" w:color="auto"/>
      </w:divBdr>
    </w:div>
    <w:div w:id="454562023">
      <w:bodyDiv w:val="1"/>
      <w:marLeft w:val="0"/>
      <w:marRight w:val="0"/>
      <w:marTop w:val="0"/>
      <w:marBottom w:val="0"/>
      <w:divBdr>
        <w:top w:val="none" w:sz="0" w:space="0" w:color="auto"/>
        <w:left w:val="none" w:sz="0" w:space="0" w:color="auto"/>
        <w:bottom w:val="none" w:sz="0" w:space="0" w:color="auto"/>
        <w:right w:val="none" w:sz="0" w:space="0" w:color="auto"/>
      </w:divBdr>
    </w:div>
    <w:div w:id="474301689">
      <w:bodyDiv w:val="1"/>
      <w:marLeft w:val="0"/>
      <w:marRight w:val="0"/>
      <w:marTop w:val="0"/>
      <w:marBottom w:val="0"/>
      <w:divBdr>
        <w:top w:val="none" w:sz="0" w:space="0" w:color="auto"/>
        <w:left w:val="none" w:sz="0" w:space="0" w:color="auto"/>
        <w:bottom w:val="none" w:sz="0" w:space="0" w:color="auto"/>
        <w:right w:val="none" w:sz="0" w:space="0" w:color="auto"/>
      </w:divBdr>
    </w:div>
    <w:div w:id="481968466">
      <w:bodyDiv w:val="1"/>
      <w:marLeft w:val="0"/>
      <w:marRight w:val="0"/>
      <w:marTop w:val="0"/>
      <w:marBottom w:val="0"/>
      <w:divBdr>
        <w:top w:val="none" w:sz="0" w:space="0" w:color="auto"/>
        <w:left w:val="none" w:sz="0" w:space="0" w:color="auto"/>
        <w:bottom w:val="none" w:sz="0" w:space="0" w:color="auto"/>
        <w:right w:val="none" w:sz="0" w:space="0" w:color="auto"/>
      </w:divBdr>
    </w:div>
    <w:div w:id="509178466">
      <w:bodyDiv w:val="1"/>
      <w:marLeft w:val="0"/>
      <w:marRight w:val="0"/>
      <w:marTop w:val="0"/>
      <w:marBottom w:val="0"/>
      <w:divBdr>
        <w:top w:val="none" w:sz="0" w:space="0" w:color="auto"/>
        <w:left w:val="none" w:sz="0" w:space="0" w:color="auto"/>
        <w:bottom w:val="none" w:sz="0" w:space="0" w:color="auto"/>
        <w:right w:val="none" w:sz="0" w:space="0" w:color="auto"/>
      </w:divBdr>
    </w:div>
    <w:div w:id="535234873">
      <w:bodyDiv w:val="1"/>
      <w:marLeft w:val="0"/>
      <w:marRight w:val="0"/>
      <w:marTop w:val="0"/>
      <w:marBottom w:val="0"/>
      <w:divBdr>
        <w:top w:val="none" w:sz="0" w:space="0" w:color="auto"/>
        <w:left w:val="none" w:sz="0" w:space="0" w:color="auto"/>
        <w:bottom w:val="none" w:sz="0" w:space="0" w:color="auto"/>
        <w:right w:val="none" w:sz="0" w:space="0" w:color="auto"/>
      </w:divBdr>
    </w:div>
    <w:div w:id="540096385">
      <w:bodyDiv w:val="1"/>
      <w:marLeft w:val="0"/>
      <w:marRight w:val="0"/>
      <w:marTop w:val="0"/>
      <w:marBottom w:val="0"/>
      <w:divBdr>
        <w:top w:val="none" w:sz="0" w:space="0" w:color="auto"/>
        <w:left w:val="none" w:sz="0" w:space="0" w:color="auto"/>
        <w:bottom w:val="none" w:sz="0" w:space="0" w:color="auto"/>
        <w:right w:val="none" w:sz="0" w:space="0" w:color="auto"/>
      </w:divBdr>
    </w:div>
    <w:div w:id="545415779">
      <w:bodyDiv w:val="1"/>
      <w:marLeft w:val="0"/>
      <w:marRight w:val="0"/>
      <w:marTop w:val="0"/>
      <w:marBottom w:val="0"/>
      <w:divBdr>
        <w:top w:val="none" w:sz="0" w:space="0" w:color="auto"/>
        <w:left w:val="none" w:sz="0" w:space="0" w:color="auto"/>
        <w:bottom w:val="none" w:sz="0" w:space="0" w:color="auto"/>
        <w:right w:val="none" w:sz="0" w:space="0" w:color="auto"/>
      </w:divBdr>
    </w:div>
    <w:div w:id="552935126">
      <w:bodyDiv w:val="1"/>
      <w:marLeft w:val="0"/>
      <w:marRight w:val="0"/>
      <w:marTop w:val="0"/>
      <w:marBottom w:val="0"/>
      <w:divBdr>
        <w:top w:val="none" w:sz="0" w:space="0" w:color="auto"/>
        <w:left w:val="none" w:sz="0" w:space="0" w:color="auto"/>
        <w:bottom w:val="none" w:sz="0" w:space="0" w:color="auto"/>
        <w:right w:val="none" w:sz="0" w:space="0" w:color="auto"/>
      </w:divBdr>
    </w:div>
    <w:div w:id="554780673">
      <w:bodyDiv w:val="1"/>
      <w:marLeft w:val="0"/>
      <w:marRight w:val="0"/>
      <w:marTop w:val="0"/>
      <w:marBottom w:val="0"/>
      <w:divBdr>
        <w:top w:val="none" w:sz="0" w:space="0" w:color="auto"/>
        <w:left w:val="none" w:sz="0" w:space="0" w:color="auto"/>
        <w:bottom w:val="none" w:sz="0" w:space="0" w:color="auto"/>
        <w:right w:val="none" w:sz="0" w:space="0" w:color="auto"/>
      </w:divBdr>
    </w:div>
    <w:div w:id="586377865">
      <w:bodyDiv w:val="1"/>
      <w:marLeft w:val="0"/>
      <w:marRight w:val="0"/>
      <w:marTop w:val="0"/>
      <w:marBottom w:val="0"/>
      <w:divBdr>
        <w:top w:val="none" w:sz="0" w:space="0" w:color="auto"/>
        <w:left w:val="none" w:sz="0" w:space="0" w:color="auto"/>
        <w:bottom w:val="none" w:sz="0" w:space="0" w:color="auto"/>
        <w:right w:val="none" w:sz="0" w:space="0" w:color="auto"/>
      </w:divBdr>
    </w:div>
    <w:div w:id="596643654">
      <w:bodyDiv w:val="1"/>
      <w:marLeft w:val="0"/>
      <w:marRight w:val="0"/>
      <w:marTop w:val="0"/>
      <w:marBottom w:val="0"/>
      <w:divBdr>
        <w:top w:val="none" w:sz="0" w:space="0" w:color="auto"/>
        <w:left w:val="none" w:sz="0" w:space="0" w:color="auto"/>
        <w:bottom w:val="none" w:sz="0" w:space="0" w:color="auto"/>
        <w:right w:val="none" w:sz="0" w:space="0" w:color="auto"/>
      </w:divBdr>
    </w:div>
    <w:div w:id="598677198">
      <w:bodyDiv w:val="1"/>
      <w:marLeft w:val="0"/>
      <w:marRight w:val="0"/>
      <w:marTop w:val="0"/>
      <w:marBottom w:val="0"/>
      <w:divBdr>
        <w:top w:val="none" w:sz="0" w:space="0" w:color="auto"/>
        <w:left w:val="none" w:sz="0" w:space="0" w:color="auto"/>
        <w:bottom w:val="none" w:sz="0" w:space="0" w:color="auto"/>
        <w:right w:val="none" w:sz="0" w:space="0" w:color="auto"/>
      </w:divBdr>
    </w:div>
    <w:div w:id="609826197">
      <w:bodyDiv w:val="1"/>
      <w:marLeft w:val="0"/>
      <w:marRight w:val="0"/>
      <w:marTop w:val="0"/>
      <w:marBottom w:val="0"/>
      <w:divBdr>
        <w:top w:val="none" w:sz="0" w:space="0" w:color="auto"/>
        <w:left w:val="none" w:sz="0" w:space="0" w:color="auto"/>
        <w:bottom w:val="none" w:sz="0" w:space="0" w:color="auto"/>
        <w:right w:val="none" w:sz="0" w:space="0" w:color="auto"/>
      </w:divBdr>
    </w:div>
    <w:div w:id="611014438">
      <w:bodyDiv w:val="1"/>
      <w:marLeft w:val="0"/>
      <w:marRight w:val="0"/>
      <w:marTop w:val="0"/>
      <w:marBottom w:val="0"/>
      <w:divBdr>
        <w:top w:val="none" w:sz="0" w:space="0" w:color="auto"/>
        <w:left w:val="none" w:sz="0" w:space="0" w:color="auto"/>
        <w:bottom w:val="none" w:sz="0" w:space="0" w:color="auto"/>
        <w:right w:val="none" w:sz="0" w:space="0" w:color="auto"/>
      </w:divBdr>
    </w:div>
    <w:div w:id="616527337">
      <w:bodyDiv w:val="1"/>
      <w:marLeft w:val="0"/>
      <w:marRight w:val="0"/>
      <w:marTop w:val="0"/>
      <w:marBottom w:val="0"/>
      <w:divBdr>
        <w:top w:val="none" w:sz="0" w:space="0" w:color="auto"/>
        <w:left w:val="none" w:sz="0" w:space="0" w:color="auto"/>
        <w:bottom w:val="none" w:sz="0" w:space="0" w:color="auto"/>
        <w:right w:val="none" w:sz="0" w:space="0" w:color="auto"/>
      </w:divBdr>
    </w:div>
    <w:div w:id="628127031">
      <w:bodyDiv w:val="1"/>
      <w:marLeft w:val="0"/>
      <w:marRight w:val="0"/>
      <w:marTop w:val="0"/>
      <w:marBottom w:val="0"/>
      <w:divBdr>
        <w:top w:val="none" w:sz="0" w:space="0" w:color="auto"/>
        <w:left w:val="none" w:sz="0" w:space="0" w:color="auto"/>
        <w:bottom w:val="none" w:sz="0" w:space="0" w:color="auto"/>
        <w:right w:val="none" w:sz="0" w:space="0" w:color="auto"/>
      </w:divBdr>
    </w:div>
    <w:div w:id="631906607">
      <w:bodyDiv w:val="1"/>
      <w:marLeft w:val="0"/>
      <w:marRight w:val="0"/>
      <w:marTop w:val="0"/>
      <w:marBottom w:val="0"/>
      <w:divBdr>
        <w:top w:val="none" w:sz="0" w:space="0" w:color="auto"/>
        <w:left w:val="none" w:sz="0" w:space="0" w:color="auto"/>
        <w:bottom w:val="none" w:sz="0" w:space="0" w:color="auto"/>
        <w:right w:val="none" w:sz="0" w:space="0" w:color="auto"/>
      </w:divBdr>
    </w:div>
    <w:div w:id="635454615">
      <w:bodyDiv w:val="1"/>
      <w:marLeft w:val="0"/>
      <w:marRight w:val="0"/>
      <w:marTop w:val="0"/>
      <w:marBottom w:val="0"/>
      <w:divBdr>
        <w:top w:val="none" w:sz="0" w:space="0" w:color="auto"/>
        <w:left w:val="none" w:sz="0" w:space="0" w:color="auto"/>
        <w:bottom w:val="none" w:sz="0" w:space="0" w:color="auto"/>
        <w:right w:val="none" w:sz="0" w:space="0" w:color="auto"/>
      </w:divBdr>
      <w:divsChild>
        <w:div w:id="102769777">
          <w:marLeft w:val="547"/>
          <w:marRight w:val="0"/>
          <w:marTop w:val="0"/>
          <w:marBottom w:val="0"/>
          <w:divBdr>
            <w:top w:val="none" w:sz="0" w:space="0" w:color="auto"/>
            <w:left w:val="none" w:sz="0" w:space="0" w:color="auto"/>
            <w:bottom w:val="none" w:sz="0" w:space="0" w:color="auto"/>
            <w:right w:val="none" w:sz="0" w:space="0" w:color="auto"/>
          </w:divBdr>
        </w:div>
      </w:divsChild>
    </w:div>
    <w:div w:id="641933041">
      <w:bodyDiv w:val="1"/>
      <w:marLeft w:val="0"/>
      <w:marRight w:val="0"/>
      <w:marTop w:val="0"/>
      <w:marBottom w:val="0"/>
      <w:divBdr>
        <w:top w:val="none" w:sz="0" w:space="0" w:color="auto"/>
        <w:left w:val="none" w:sz="0" w:space="0" w:color="auto"/>
        <w:bottom w:val="none" w:sz="0" w:space="0" w:color="auto"/>
        <w:right w:val="none" w:sz="0" w:space="0" w:color="auto"/>
      </w:divBdr>
    </w:div>
    <w:div w:id="641934081">
      <w:bodyDiv w:val="1"/>
      <w:marLeft w:val="0"/>
      <w:marRight w:val="0"/>
      <w:marTop w:val="0"/>
      <w:marBottom w:val="0"/>
      <w:divBdr>
        <w:top w:val="none" w:sz="0" w:space="0" w:color="auto"/>
        <w:left w:val="none" w:sz="0" w:space="0" w:color="auto"/>
        <w:bottom w:val="none" w:sz="0" w:space="0" w:color="auto"/>
        <w:right w:val="none" w:sz="0" w:space="0" w:color="auto"/>
      </w:divBdr>
    </w:div>
    <w:div w:id="681705672">
      <w:bodyDiv w:val="1"/>
      <w:marLeft w:val="0"/>
      <w:marRight w:val="0"/>
      <w:marTop w:val="0"/>
      <w:marBottom w:val="0"/>
      <w:divBdr>
        <w:top w:val="none" w:sz="0" w:space="0" w:color="auto"/>
        <w:left w:val="none" w:sz="0" w:space="0" w:color="auto"/>
        <w:bottom w:val="none" w:sz="0" w:space="0" w:color="auto"/>
        <w:right w:val="none" w:sz="0" w:space="0" w:color="auto"/>
      </w:divBdr>
    </w:div>
    <w:div w:id="687681314">
      <w:bodyDiv w:val="1"/>
      <w:marLeft w:val="0"/>
      <w:marRight w:val="0"/>
      <w:marTop w:val="0"/>
      <w:marBottom w:val="0"/>
      <w:divBdr>
        <w:top w:val="none" w:sz="0" w:space="0" w:color="auto"/>
        <w:left w:val="none" w:sz="0" w:space="0" w:color="auto"/>
        <w:bottom w:val="none" w:sz="0" w:space="0" w:color="auto"/>
        <w:right w:val="none" w:sz="0" w:space="0" w:color="auto"/>
      </w:divBdr>
    </w:div>
    <w:div w:id="691416909">
      <w:bodyDiv w:val="1"/>
      <w:marLeft w:val="0"/>
      <w:marRight w:val="0"/>
      <w:marTop w:val="0"/>
      <w:marBottom w:val="0"/>
      <w:divBdr>
        <w:top w:val="none" w:sz="0" w:space="0" w:color="auto"/>
        <w:left w:val="none" w:sz="0" w:space="0" w:color="auto"/>
        <w:bottom w:val="none" w:sz="0" w:space="0" w:color="auto"/>
        <w:right w:val="none" w:sz="0" w:space="0" w:color="auto"/>
      </w:divBdr>
    </w:div>
    <w:div w:id="701705100">
      <w:bodyDiv w:val="1"/>
      <w:marLeft w:val="0"/>
      <w:marRight w:val="0"/>
      <w:marTop w:val="0"/>
      <w:marBottom w:val="0"/>
      <w:divBdr>
        <w:top w:val="none" w:sz="0" w:space="0" w:color="auto"/>
        <w:left w:val="none" w:sz="0" w:space="0" w:color="auto"/>
        <w:bottom w:val="none" w:sz="0" w:space="0" w:color="auto"/>
        <w:right w:val="none" w:sz="0" w:space="0" w:color="auto"/>
      </w:divBdr>
    </w:div>
    <w:div w:id="708535382">
      <w:bodyDiv w:val="1"/>
      <w:marLeft w:val="0"/>
      <w:marRight w:val="0"/>
      <w:marTop w:val="0"/>
      <w:marBottom w:val="0"/>
      <w:divBdr>
        <w:top w:val="none" w:sz="0" w:space="0" w:color="auto"/>
        <w:left w:val="none" w:sz="0" w:space="0" w:color="auto"/>
        <w:bottom w:val="none" w:sz="0" w:space="0" w:color="auto"/>
        <w:right w:val="none" w:sz="0" w:space="0" w:color="auto"/>
      </w:divBdr>
    </w:div>
    <w:div w:id="768308429">
      <w:bodyDiv w:val="1"/>
      <w:marLeft w:val="0"/>
      <w:marRight w:val="0"/>
      <w:marTop w:val="0"/>
      <w:marBottom w:val="0"/>
      <w:divBdr>
        <w:top w:val="none" w:sz="0" w:space="0" w:color="auto"/>
        <w:left w:val="none" w:sz="0" w:space="0" w:color="auto"/>
        <w:bottom w:val="none" w:sz="0" w:space="0" w:color="auto"/>
        <w:right w:val="none" w:sz="0" w:space="0" w:color="auto"/>
      </w:divBdr>
    </w:div>
    <w:div w:id="788015644">
      <w:bodyDiv w:val="1"/>
      <w:marLeft w:val="0"/>
      <w:marRight w:val="0"/>
      <w:marTop w:val="0"/>
      <w:marBottom w:val="0"/>
      <w:divBdr>
        <w:top w:val="none" w:sz="0" w:space="0" w:color="auto"/>
        <w:left w:val="none" w:sz="0" w:space="0" w:color="auto"/>
        <w:bottom w:val="none" w:sz="0" w:space="0" w:color="auto"/>
        <w:right w:val="none" w:sz="0" w:space="0" w:color="auto"/>
      </w:divBdr>
    </w:div>
    <w:div w:id="825364996">
      <w:bodyDiv w:val="1"/>
      <w:marLeft w:val="0"/>
      <w:marRight w:val="0"/>
      <w:marTop w:val="0"/>
      <w:marBottom w:val="0"/>
      <w:divBdr>
        <w:top w:val="none" w:sz="0" w:space="0" w:color="auto"/>
        <w:left w:val="none" w:sz="0" w:space="0" w:color="auto"/>
        <w:bottom w:val="none" w:sz="0" w:space="0" w:color="auto"/>
        <w:right w:val="none" w:sz="0" w:space="0" w:color="auto"/>
      </w:divBdr>
    </w:div>
    <w:div w:id="837381865">
      <w:bodyDiv w:val="1"/>
      <w:marLeft w:val="0"/>
      <w:marRight w:val="0"/>
      <w:marTop w:val="0"/>
      <w:marBottom w:val="0"/>
      <w:divBdr>
        <w:top w:val="none" w:sz="0" w:space="0" w:color="auto"/>
        <w:left w:val="none" w:sz="0" w:space="0" w:color="auto"/>
        <w:bottom w:val="none" w:sz="0" w:space="0" w:color="auto"/>
        <w:right w:val="none" w:sz="0" w:space="0" w:color="auto"/>
      </w:divBdr>
    </w:div>
    <w:div w:id="847062707">
      <w:bodyDiv w:val="1"/>
      <w:marLeft w:val="0"/>
      <w:marRight w:val="0"/>
      <w:marTop w:val="0"/>
      <w:marBottom w:val="0"/>
      <w:divBdr>
        <w:top w:val="none" w:sz="0" w:space="0" w:color="auto"/>
        <w:left w:val="none" w:sz="0" w:space="0" w:color="auto"/>
        <w:bottom w:val="none" w:sz="0" w:space="0" w:color="auto"/>
        <w:right w:val="none" w:sz="0" w:space="0" w:color="auto"/>
      </w:divBdr>
    </w:div>
    <w:div w:id="853880938">
      <w:bodyDiv w:val="1"/>
      <w:marLeft w:val="0"/>
      <w:marRight w:val="0"/>
      <w:marTop w:val="0"/>
      <w:marBottom w:val="0"/>
      <w:divBdr>
        <w:top w:val="none" w:sz="0" w:space="0" w:color="auto"/>
        <w:left w:val="none" w:sz="0" w:space="0" w:color="auto"/>
        <w:bottom w:val="none" w:sz="0" w:space="0" w:color="auto"/>
        <w:right w:val="none" w:sz="0" w:space="0" w:color="auto"/>
      </w:divBdr>
    </w:div>
    <w:div w:id="864178764">
      <w:bodyDiv w:val="1"/>
      <w:marLeft w:val="0"/>
      <w:marRight w:val="0"/>
      <w:marTop w:val="0"/>
      <w:marBottom w:val="0"/>
      <w:divBdr>
        <w:top w:val="none" w:sz="0" w:space="0" w:color="auto"/>
        <w:left w:val="none" w:sz="0" w:space="0" w:color="auto"/>
        <w:bottom w:val="none" w:sz="0" w:space="0" w:color="auto"/>
        <w:right w:val="none" w:sz="0" w:space="0" w:color="auto"/>
      </w:divBdr>
    </w:div>
    <w:div w:id="907807887">
      <w:bodyDiv w:val="1"/>
      <w:marLeft w:val="0"/>
      <w:marRight w:val="0"/>
      <w:marTop w:val="0"/>
      <w:marBottom w:val="0"/>
      <w:divBdr>
        <w:top w:val="none" w:sz="0" w:space="0" w:color="auto"/>
        <w:left w:val="none" w:sz="0" w:space="0" w:color="auto"/>
        <w:bottom w:val="none" w:sz="0" w:space="0" w:color="auto"/>
        <w:right w:val="none" w:sz="0" w:space="0" w:color="auto"/>
      </w:divBdr>
    </w:div>
    <w:div w:id="931619645">
      <w:bodyDiv w:val="1"/>
      <w:marLeft w:val="0"/>
      <w:marRight w:val="0"/>
      <w:marTop w:val="0"/>
      <w:marBottom w:val="0"/>
      <w:divBdr>
        <w:top w:val="none" w:sz="0" w:space="0" w:color="auto"/>
        <w:left w:val="none" w:sz="0" w:space="0" w:color="auto"/>
        <w:bottom w:val="none" w:sz="0" w:space="0" w:color="auto"/>
        <w:right w:val="none" w:sz="0" w:space="0" w:color="auto"/>
      </w:divBdr>
    </w:div>
    <w:div w:id="968322659">
      <w:bodyDiv w:val="1"/>
      <w:marLeft w:val="0"/>
      <w:marRight w:val="0"/>
      <w:marTop w:val="0"/>
      <w:marBottom w:val="0"/>
      <w:divBdr>
        <w:top w:val="none" w:sz="0" w:space="0" w:color="auto"/>
        <w:left w:val="none" w:sz="0" w:space="0" w:color="auto"/>
        <w:bottom w:val="none" w:sz="0" w:space="0" w:color="auto"/>
        <w:right w:val="none" w:sz="0" w:space="0" w:color="auto"/>
      </w:divBdr>
    </w:div>
    <w:div w:id="973022397">
      <w:bodyDiv w:val="1"/>
      <w:marLeft w:val="0"/>
      <w:marRight w:val="0"/>
      <w:marTop w:val="0"/>
      <w:marBottom w:val="0"/>
      <w:divBdr>
        <w:top w:val="none" w:sz="0" w:space="0" w:color="auto"/>
        <w:left w:val="none" w:sz="0" w:space="0" w:color="auto"/>
        <w:bottom w:val="none" w:sz="0" w:space="0" w:color="auto"/>
        <w:right w:val="none" w:sz="0" w:space="0" w:color="auto"/>
      </w:divBdr>
    </w:div>
    <w:div w:id="993608199">
      <w:bodyDiv w:val="1"/>
      <w:marLeft w:val="0"/>
      <w:marRight w:val="0"/>
      <w:marTop w:val="0"/>
      <w:marBottom w:val="0"/>
      <w:divBdr>
        <w:top w:val="none" w:sz="0" w:space="0" w:color="auto"/>
        <w:left w:val="none" w:sz="0" w:space="0" w:color="auto"/>
        <w:bottom w:val="none" w:sz="0" w:space="0" w:color="auto"/>
        <w:right w:val="none" w:sz="0" w:space="0" w:color="auto"/>
      </w:divBdr>
    </w:div>
    <w:div w:id="1047267370">
      <w:bodyDiv w:val="1"/>
      <w:marLeft w:val="0"/>
      <w:marRight w:val="0"/>
      <w:marTop w:val="0"/>
      <w:marBottom w:val="0"/>
      <w:divBdr>
        <w:top w:val="none" w:sz="0" w:space="0" w:color="auto"/>
        <w:left w:val="none" w:sz="0" w:space="0" w:color="auto"/>
        <w:bottom w:val="none" w:sz="0" w:space="0" w:color="auto"/>
        <w:right w:val="none" w:sz="0" w:space="0" w:color="auto"/>
      </w:divBdr>
    </w:div>
    <w:div w:id="1064059481">
      <w:bodyDiv w:val="1"/>
      <w:marLeft w:val="0"/>
      <w:marRight w:val="0"/>
      <w:marTop w:val="0"/>
      <w:marBottom w:val="0"/>
      <w:divBdr>
        <w:top w:val="none" w:sz="0" w:space="0" w:color="auto"/>
        <w:left w:val="none" w:sz="0" w:space="0" w:color="auto"/>
        <w:bottom w:val="none" w:sz="0" w:space="0" w:color="auto"/>
        <w:right w:val="none" w:sz="0" w:space="0" w:color="auto"/>
      </w:divBdr>
    </w:div>
    <w:div w:id="1065950265">
      <w:bodyDiv w:val="1"/>
      <w:marLeft w:val="0"/>
      <w:marRight w:val="0"/>
      <w:marTop w:val="0"/>
      <w:marBottom w:val="0"/>
      <w:divBdr>
        <w:top w:val="none" w:sz="0" w:space="0" w:color="auto"/>
        <w:left w:val="none" w:sz="0" w:space="0" w:color="auto"/>
        <w:bottom w:val="none" w:sz="0" w:space="0" w:color="auto"/>
        <w:right w:val="none" w:sz="0" w:space="0" w:color="auto"/>
      </w:divBdr>
    </w:div>
    <w:div w:id="1102800348">
      <w:bodyDiv w:val="1"/>
      <w:marLeft w:val="0"/>
      <w:marRight w:val="0"/>
      <w:marTop w:val="0"/>
      <w:marBottom w:val="0"/>
      <w:divBdr>
        <w:top w:val="none" w:sz="0" w:space="0" w:color="auto"/>
        <w:left w:val="none" w:sz="0" w:space="0" w:color="auto"/>
        <w:bottom w:val="none" w:sz="0" w:space="0" w:color="auto"/>
        <w:right w:val="none" w:sz="0" w:space="0" w:color="auto"/>
      </w:divBdr>
    </w:div>
    <w:div w:id="1120877152">
      <w:bodyDiv w:val="1"/>
      <w:marLeft w:val="0"/>
      <w:marRight w:val="0"/>
      <w:marTop w:val="0"/>
      <w:marBottom w:val="0"/>
      <w:divBdr>
        <w:top w:val="none" w:sz="0" w:space="0" w:color="auto"/>
        <w:left w:val="none" w:sz="0" w:space="0" w:color="auto"/>
        <w:bottom w:val="none" w:sz="0" w:space="0" w:color="auto"/>
        <w:right w:val="none" w:sz="0" w:space="0" w:color="auto"/>
      </w:divBdr>
    </w:div>
    <w:div w:id="1163811013">
      <w:bodyDiv w:val="1"/>
      <w:marLeft w:val="0"/>
      <w:marRight w:val="0"/>
      <w:marTop w:val="0"/>
      <w:marBottom w:val="0"/>
      <w:divBdr>
        <w:top w:val="none" w:sz="0" w:space="0" w:color="auto"/>
        <w:left w:val="none" w:sz="0" w:space="0" w:color="auto"/>
        <w:bottom w:val="none" w:sz="0" w:space="0" w:color="auto"/>
        <w:right w:val="none" w:sz="0" w:space="0" w:color="auto"/>
      </w:divBdr>
    </w:div>
    <w:div w:id="1175340458">
      <w:bodyDiv w:val="1"/>
      <w:marLeft w:val="0"/>
      <w:marRight w:val="0"/>
      <w:marTop w:val="0"/>
      <w:marBottom w:val="0"/>
      <w:divBdr>
        <w:top w:val="none" w:sz="0" w:space="0" w:color="auto"/>
        <w:left w:val="none" w:sz="0" w:space="0" w:color="auto"/>
        <w:bottom w:val="none" w:sz="0" w:space="0" w:color="auto"/>
        <w:right w:val="none" w:sz="0" w:space="0" w:color="auto"/>
      </w:divBdr>
    </w:div>
    <w:div w:id="1205018337">
      <w:bodyDiv w:val="1"/>
      <w:marLeft w:val="0"/>
      <w:marRight w:val="0"/>
      <w:marTop w:val="0"/>
      <w:marBottom w:val="0"/>
      <w:divBdr>
        <w:top w:val="none" w:sz="0" w:space="0" w:color="auto"/>
        <w:left w:val="none" w:sz="0" w:space="0" w:color="auto"/>
        <w:bottom w:val="none" w:sz="0" w:space="0" w:color="auto"/>
        <w:right w:val="none" w:sz="0" w:space="0" w:color="auto"/>
      </w:divBdr>
    </w:div>
    <w:div w:id="1211574292">
      <w:bodyDiv w:val="1"/>
      <w:marLeft w:val="0"/>
      <w:marRight w:val="0"/>
      <w:marTop w:val="0"/>
      <w:marBottom w:val="0"/>
      <w:divBdr>
        <w:top w:val="none" w:sz="0" w:space="0" w:color="auto"/>
        <w:left w:val="none" w:sz="0" w:space="0" w:color="auto"/>
        <w:bottom w:val="none" w:sz="0" w:space="0" w:color="auto"/>
        <w:right w:val="none" w:sz="0" w:space="0" w:color="auto"/>
      </w:divBdr>
    </w:div>
    <w:div w:id="1217089875">
      <w:bodyDiv w:val="1"/>
      <w:marLeft w:val="0"/>
      <w:marRight w:val="0"/>
      <w:marTop w:val="0"/>
      <w:marBottom w:val="0"/>
      <w:divBdr>
        <w:top w:val="none" w:sz="0" w:space="0" w:color="auto"/>
        <w:left w:val="none" w:sz="0" w:space="0" w:color="auto"/>
        <w:bottom w:val="none" w:sz="0" w:space="0" w:color="auto"/>
        <w:right w:val="none" w:sz="0" w:space="0" w:color="auto"/>
      </w:divBdr>
    </w:div>
    <w:div w:id="1233734701">
      <w:bodyDiv w:val="1"/>
      <w:marLeft w:val="0"/>
      <w:marRight w:val="0"/>
      <w:marTop w:val="0"/>
      <w:marBottom w:val="0"/>
      <w:divBdr>
        <w:top w:val="none" w:sz="0" w:space="0" w:color="auto"/>
        <w:left w:val="none" w:sz="0" w:space="0" w:color="auto"/>
        <w:bottom w:val="none" w:sz="0" w:space="0" w:color="auto"/>
        <w:right w:val="none" w:sz="0" w:space="0" w:color="auto"/>
      </w:divBdr>
    </w:div>
    <w:div w:id="1234008600">
      <w:bodyDiv w:val="1"/>
      <w:marLeft w:val="0"/>
      <w:marRight w:val="0"/>
      <w:marTop w:val="0"/>
      <w:marBottom w:val="0"/>
      <w:divBdr>
        <w:top w:val="none" w:sz="0" w:space="0" w:color="auto"/>
        <w:left w:val="none" w:sz="0" w:space="0" w:color="auto"/>
        <w:bottom w:val="none" w:sz="0" w:space="0" w:color="auto"/>
        <w:right w:val="none" w:sz="0" w:space="0" w:color="auto"/>
      </w:divBdr>
    </w:div>
    <w:div w:id="1249970416">
      <w:bodyDiv w:val="1"/>
      <w:marLeft w:val="0"/>
      <w:marRight w:val="0"/>
      <w:marTop w:val="0"/>
      <w:marBottom w:val="0"/>
      <w:divBdr>
        <w:top w:val="none" w:sz="0" w:space="0" w:color="auto"/>
        <w:left w:val="none" w:sz="0" w:space="0" w:color="auto"/>
        <w:bottom w:val="none" w:sz="0" w:space="0" w:color="auto"/>
        <w:right w:val="none" w:sz="0" w:space="0" w:color="auto"/>
      </w:divBdr>
    </w:div>
    <w:div w:id="1256937917">
      <w:bodyDiv w:val="1"/>
      <w:marLeft w:val="0"/>
      <w:marRight w:val="0"/>
      <w:marTop w:val="0"/>
      <w:marBottom w:val="0"/>
      <w:divBdr>
        <w:top w:val="none" w:sz="0" w:space="0" w:color="auto"/>
        <w:left w:val="none" w:sz="0" w:space="0" w:color="auto"/>
        <w:bottom w:val="none" w:sz="0" w:space="0" w:color="auto"/>
        <w:right w:val="none" w:sz="0" w:space="0" w:color="auto"/>
      </w:divBdr>
    </w:div>
    <w:div w:id="1259174239">
      <w:bodyDiv w:val="1"/>
      <w:marLeft w:val="0"/>
      <w:marRight w:val="0"/>
      <w:marTop w:val="0"/>
      <w:marBottom w:val="0"/>
      <w:divBdr>
        <w:top w:val="none" w:sz="0" w:space="0" w:color="auto"/>
        <w:left w:val="none" w:sz="0" w:space="0" w:color="auto"/>
        <w:bottom w:val="none" w:sz="0" w:space="0" w:color="auto"/>
        <w:right w:val="none" w:sz="0" w:space="0" w:color="auto"/>
      </w:divBdr>
    </w:div>
    <w:div w:id="1261254358">
      <w:bodyDiv w:val="1"/>
      <w:marLeft w:val="0"/>
      <w:marRight w:val="0"/>
      <w:marTop w:val="0"/>
      <w:marBottom w:val="0"/>
      <w:divBdr>
        <w:top w:val="none" w:sz="0" w:space="0" w:color="auto"/>
        <w:left w:val="none" w:sz="0" w:space="0" w:color="auto"/>
        <w:bottom w:val="none" w:sz="0" w:space="0" w:color="auto"/>
        <w:right w:val="none" w:sz="0" w:space="0" w:color="auto"/>
      </w:divBdr>
    </w:div>
    <w:div w:id="1261794551">
      <w:bodyDiv w:val="1"/>
      <w:marLeft w:val="0"/>
      <w:marRight w:val="0"/>
      <w:marTop w:val="0"/>
      <w:marBottom w:val="0"/>
      <w:divBdr>
        <w:top w:val="none" w:sz="0" w:space="0" w:color="auto"/>
        <w:left w:val="none" w:sz="0" w:space="0" w:color="auto"/>
        <w:bottom w:val="none" w:sz="0" w:space="0" w:color="auto"/>
        <w:right w:val="none" w:sz="0" w:space="0" w:color="auto"/>
      </w:divBdr>
    </w:div>
    <w:div w:id="1296518945">
      <w:bodyDiv w:val="1"/>
      <w:marLeft w:val="0"/>
      <w:marRight w:val="0"/>
      <w:marTop w:val="0"/>
      <w:marBottom w:val="0"/>
      <w:divBdr>
        <w:top w:val="none" w:sz="0" w:space="0" w:color="auto"/>
        <w:left w:val="none" w:sz="0" w:space="0" w:color="auto"/>
        <w:bottom w:val="none" w:sz="0" w:space="0" w:color="auto"/>
        <w:right w:val="none" w:sz="0" w:space="0" w:color="auto"/>
      </w:divBdr>
    </w:div>
    <w:div w:id="1303659138">
      <w:bodyDiv w:val="1"/>
      <w:marLeft w:val="0"/>
      <w:marRight w:val="0"/>
      <w:marTop w:val="0"/>
      <w:marBottom w:val="0"/>
      <w:divBdr>
        <w:top w:val="none" w:sz="0" w:space="0" w:color="auto"/>
        <w:left w:val="none" w:sz="0" w:space="0" w:color="auto"/>
        <w:bottom w:val="none" w:sz="0" w:space="0" w:color="auto"/>
        <w:right w:val="none" w:sz="0" w:space="0" w:color="auto"/>
      </w:divBdr>
    </w:div>
    <w:div w:id="1327326354">
      <w:bodyDiv w:val="1"/>
      <w:marLeft w:val="0"/>
      <w:marRight w:val="0"/>
      <w:marTop w:val="0"/>
      <w:marBottom w:val="0"/>
      <w:divBdr>
        <w:top w:val="none" w:sz="0" w:space="0" w:color="auto"/>
        <w:left w:val="none" w:sz="0" w:space="0" w:color="auto"/>
        <w:bottom w:val="none" w:sz="0" w:space="0" w:color="auto"/>
        <w:right w:val="none" w:sz="0" w:space="0" w:color="auto"/>
      </w:divBdr>
    </w:div>
    <w:div w:id="1342393759">
      <w:bodyDiv w:val="1"/>
      <w:marLeft w:val="0"/>
      <w:marRight w:val="0"/>
      <w:marTop w:val="0"/>
      <w:marBottom w:val="0"/>
      <w:divBdr>
        <w:top w:val="none" w:sz="0" w:space="0" w:color="auto"/>
        <w:left w:val="none" w:sz="0" w:space="0" w:color="auto"/>
        <w:bottom w:val="none" w:sz="0" w:space="0" w:color="auto"/>
        <w:right w:val="none" w:sz="0" w:space="0" w:color="auto"/>
      </w:divBdr>
    </w:div>
    <w:div w:id="1363826695">
      <w:bodyDiv w:val="1"/>
      <w:marLeft w:val="0"/>
      <w:marRight w:val="0"/>
      <w:marTop w:val="0"/>
      <w:marBottom w:val="0"/>
      <w:divBdr>
        <w:top w:val="none" w:sz="0" w:space="0" w:color="auto"/>
        <w:left w:val="none" w:sz="0" w:space="0" w:color="auto"/>
        <w:bottom w:val="none" w:sz="0" w:space="0" w:color="auto"/>
        <w:right w:val="none" w:sz="0" w:space="0" w:color="auto"/>
      </w:divBdr>
    </w:div>
    <w:div w:id="1407648578">
      <w:bodyDiv w:val="1"/>
      <w:marLeft w:val="0"/>
      <w:marRight w:val="0"/>
      <w:marTop w:val="0"/>
      <w:marBottom w:val="0"/>
      <w:divBdr>
        <w:top w:val="none" w:sz="0" w:space="0" w:color="auto"/>
        <w:left w:val="none" w:sz="0" w:space="0" w:color="auto"/>
        <w:bottom w:val="none" w:sz="0" w:space="0" w:color="auto"/>
        <w:right w:val="none" w:sz="0" w:space="0" w:color="auto"/>
      </w:divBdr>
    </w:div>
    <w:div w:id="1415785500">
      <w:bodyDiv w:val="1"/>
      <w:marLeft w:val="0"/>
      <w:marRight w:val="0"/>
      <w:marTop w:val="0"/>
      <w:marBottom w:val="0"/>
      <w:divBdr>
        <w:top w:val="none" w:sz="0" w:space="0" w:color="auto"/>
        <w:left w:val="none" w:sz="0" w:space="0" w:color="auto"/>
        <w:bottom w:val="none" w:sz="0" w:space="0" w:color="auto"/>
        <w:right w:val="none" w:sz="0" w:space="0" w:color="auto"/>
      </w:divBdr>
    </w:div>
    <w:div w:id="1427731479">
      <w:bodyDiv w:val="1"/>
      <w:marLeft w:val="0"/>
      <w:marRight w:val="0"/>
      <w:marTop w:val="0"/>
      <w:marBottom w:val="0"/>
      <w:divBdr>
        <w:top w:val="none" w:sz="0" w:space="0" w:color="auto"/>
        <w:left w:val="none" w:sz="0" w:space="0" w:color="auto"/>
        <w:bottom w:val="none" w:sz="0" w:space="0" w:color="auto"/>
        <w:right w:val="none" w:sz="0" w:space="0" w:color="auto"/>
      </w:divBdr>
    </w:div>
    <w:div w:id="1436245356">
      <w:bodyDiv w:val="1"/>
      <w:marLeft w:val="0"/>
      <w:marRight w:val="0"/>
      <w:marTop w:val="0"/>
      <w:marBottom w:val="0"/>
      <w:divBdr>
        <w:top w:val="none" w:sz="0" w:space="0" w:color="auto"/>
        <w:left w:val="none" w:sz="0" w:space="0" w:color="auto"/>
        <w:bottom w:val="none" w:sz="0" w:space="0" w:color="auto"/>
        <w:right w:val="none" w:sz="0" w:space="0" w:color="auto"/>
      </w:divBdr>
    </w:div>
    <w:div w:id="1457338218">
      <w:bodyDiv w:val="1"/>
      <w:marLeft w:val="0"/>
      <w:marRight w:val="0"/>
      <w:marTop w:val="0"/>
      <w:marBottom w:val="0"/>
      <w:divBdr>
        <w:top w:val="none" w:sz="0" w:space="0" w:color="auto"/>
        <w:left w:val="none" w:sz="0" w:space="0" w:color="auto"/>
        <w:bottom w:val="none" w:sz="0" w:space="0" w:color="auto"/>
        <w:right w:val="none" w:sz="0" w:space="0" w:color="auto"/>
      </w:divBdr>
    </w:div>
    <w:div w:id="1462385906">
      <w:bodyDiv w:val="1"/>
      <w:marLeft w:val="0"/>
      <w:marRight w:val="0"/>
      <w:marTop w:val="0"/>
      <w:marBottom w:val="0"/>
      <w:divBdr>
        <w:top w:val="none" w:sz="0" w:space="0" w:color="auto"/>
        <w:left w:val="none" w:sz="0" w:space="0" w:color="auto"/>
        <w:bottom w:val="none" w:sz="0" w:space="0" w:color="auto"/>
        <w:right w:val="none" w:sz="0" w:space="0" w:color="auto"/>
      </w:divBdr>
    </w:div>
    <w:div w:id="1475105344">
      <w:bodyDiv w:val="1"/>
      <w:marLeft w:val="0"/>
      <w:marRight w:val="0"/>
      <w:marTop w:val="0"/>
      <w:marBottom w:val="0"/>
      <w:divBdr>
        <w:top w:val="none" w:sz="0" w:space="0" w:color="auto"/>
        <w:left w:val="none" w:sz="0" w:space="0" w:color="auto"/>
        <w:bottom w:val="none" w:sz="0" w:space="0" w:color="auto"/>
        <w:right w:val="none" w:sz="0" w:space="0" w:color="auto"/>
      </w:divBdr>
    </w:div>
    <w:div w:id="1498422744">
      <w:bodyDiv w:val="1"/>
      <w:marLeft w:val="0"/>
      <w:marRight w:val="0"/>
      <w:marTop w:val="0"/>
      <w:marBottom w:val="0"/>
      <w:divBdr>
        <w:top w:val="none" w:sz="0" w:space="0" w:color="auto"/>
        <w:left w:val="none" w:sz="0" w:space="0" w:color="auto"/>
        <w:bottom w:val="none" w:sz="0" w:space="0" w:color="auto"/>
        <w:right w:val="none" w:sz="0" w:space="0" w:color="auto"/>
      </w:divBdr>
    </w:div>
    <w:div w:id="1519927151">
      <w:bodyDiv w:val="1"/>
      <w:marLeft w:val="0"/>
      <w:marRight w:val="0"/>
      <w:marTop w:val="0"/>
      <w:marBottom w:val="0"/>
      <w:divBdr>
        <w:top w:val="none" w:sz="0" w:space="0" w:color="auto"/>
        <w:left w:val="none" w:sz="0" w:space="0" w:color="auto"/>
        <w:bottom w:val="none" w:sz="0" w:space="0" w:color="auto"/>
        <w:right w:val="none" w:sz="0" w:space="0" w:color="auto"/>
      </w:divBdr>
    </w:div>
    <w:div w:id="1520074527">
      <w:bodyDiv w:val="1"/>
      <w:marLeft w:val="0"/>
      <w:marRight w:val="0"/>
      <w:marTop w:val="0"/>
      <w:marBottom w:val="0"/>
      <w:divBdr>
        <w:top w:val="none" w:sz="0" w:space="0" w:color="auto"/>
        <w:left w:val="none" w:sz="0" w:space="0" w:color="auto"/>
        <w:bottom w:val="none" w:sz="0" w:space="0" w:color="auto"/>
        <w:right w:val="none" w:sz="0" w:space="0" w:color="auto"/>
      </w:divBdr>
    </w:div>
    <w:div w:id="1530407853">
      <w:bodyDiv w:val="1"/>
      <w:marLeft w:val="0"/>
      <w:marRight w:val="0"/>
      <w:marTop w:val="0"/>
      <w:marBottom w:val="0"/>
      <w:divBdr>
        <w:top w:val="none" w:sz="0" w:space="0" w:color="auto"/>
        <w:left w:val="none" w:sz="0" w:space="0" w:color="auto"/>
        <w:bottom w:val="none" w:sz="0" w:space="0" w:color="auto"/>
        <w:right w:val="none" w:sz="0" w:space="0" w:color="auto"/>
      </w:divBdr>
    </w:div>
    <w:div w:id="1557158919">
      <w:bodyDiv w:val="1"/>
      <w:marLeft w:val="0"/>
      <w:marRight w:val="0"/>
      <w:marTop w:val="0"/>
      <w:marBottom w:val="0"/>
      <w:divBdr>
        <w:top w:val="none" w:sz="0" w:space="0" w:color="auto"/>
        <w:left w:val="none" w:sz="0" w:space="0" w:color="auto"/>
        <w:bottom w:val="none" w:sz="0" w:space="0" w:color="auto"/>
        <w:right w:val="none" w:sz="0" w:space="0" w:color="auto"/>
      </w:divBdr>
    </w:div>
    <w:div w:id="1562325715">
      <w:bodyDiv w:val="1"/>
      <w:marLeft w:val="0"/>
      <w:marRight w:val="0"/>
      <w:marTop w:val="0"/>
      <w:marBottom w:val="0"/>
      <w:divBdr>
        <w:top w:val="none" w:sz="0" w:space="0" w:color="auto"/>
        <w:left w:val="none" w:sz="0" w:space="0" w:color="auto"/>
        <w:bottom w:val="none" w:sz="0" w:space="0" w:color="auto"/>
        <w:right w:val="none" w:sz="0" w:space="0" w:color="auto"/>
      </w:divBdr>
    </w:div>
    <w:div w:id="1569488775">
      <w:bodyDiv w:val="1"/>
      <w:marLeft w:val="0"/>
      <w:marRight w:val="0"/>
      <w:marTop w:val="0"/>
      <w:marBottom w:val="0"/>
      <w:divBdr>
        <w:top w:val="none" w:sz="0" w:space="0" w:color="auto"/>
        <w:left w:val="none" w:sz="0" w:space="0" w:color="auto"/>
        <w:bottom w:val="none" w:sz="0" w:space="0" w:color="auto"/>
        <w:right w:val="none" w:sz="0" w:space="0" w:color="auto"/>
      </w:divBdr>
    </w:div>
    <w:div w:id="1595625338">
      <w:bodyDiv w:val="1"/>
      <w:marLeft w:val="0"/>
      <w:marRight w:val="0"/>
      <w:marTop w:val="0"/>
      <w:marBottom w:val="0"/>
      <w:divBdr>
        <w:top w:val="none" w:sz="0" w:space="0" w:color="auto"/>
        <w:left w:val="none" w:sz="0" w:space="0" w:color="auto"/>
        <w:bottom w:val="none" w:sz="0" w:space="0" w:color="auto"/>
        <w:right w:val="none" w:sz="0" w:space="0" w:color="auto"/>
      </w:divBdr>
    </w:div>
    <w:div w:id="1628660749">
      <w:bodyDiv w:val="1"/>
      <w:marLeft w:val="0"/>
      <w:marRight w:val="0"/>
      <w:marTop w:val="0"/>
      <w:marBottom w:val="0"/>
      <w:divBdr>
        <w:top w:val="none" w:sz="0" w:space="0" w:color="auto"/>
        <w:left w:val="none" w:sz="0" w:space="0" w:color="auto"/>
        <w:bottom w:val="none" w:sz="0" w:space="0" w:color="auto"/>
        <w:right w:val="none" w:sz="0" w:space="0" w:color="auto"/>
      </w:divBdr>
    </w:div>
    <w:div w:id="1642341878">
      <w:bodyDiv w:val="1"/>
      <w:marLeft w:val="0"/>
      <w:marRight w:val="0"/>
      <w:marTop w:val="0"/>
      <w:marBottom w:val="0"/>
      <w:divBdr>
        <w:top w:val="none" w:sz="0" w:space="0" w:color="auto"/>
        <w:left w:val="none" w:sz="0" w:space="0" w:color="auto"/>
        <w:bottom w:val="none" w:sz="0" w:space="0" w:color="auto"/>
        <w:right w:val="none" w:sz="0" w:space="0" w:color="auto"/>
      </w:divBdr>
    </w:div>
    <w:div w:id="1650357896">
      <w:bodyDiv w:val="1"/>
      <w:marLeft w:val="0"/>
      <w:marRight w:val="0"/>
      <w:marTop w:val="0"/>
      <w:marBottom w:val="0"/>
      <w:divBdr>
        <w:top w:val="none" w:sz="0" w:space="0" w:color="auto"/>
        <w:left w:val="none" w:sz="0" w:space="0" w:color="auto"/>
        <w:bottom w:val="none" w:sz="0" w:space="0" w:color="auto"/>
        <w:right w:val="none" w:sz="0" w:space="0" w:color="auto"/>
      </w:divBdr>
    </w:div>
    <w:div w:id="1651787099">
      <w:bodyDiv w:val="1"/>
      <w:marLeft w:val="0"/>
      <w:marRight w:val="0"/>
      <w:marTop w:val="0"/>
      <w:marBottom w:val="0"/>
      <w:divBdr>
        <w:top w:val="none" w:sz="0" w:space="0" w:color="auto"/>
        <w:left w:val="none" w:sz="0" w:space="0" w:color="auto"/>
        <w:bottom w:val="none" w:sz="0" w:space="0" w:color="auto"/>
        <w:right w:val="none" w:sz="0" w:space="0" w:color="auto"/>
      </w:divBdr>
    </w:div>
    <w:div w:id="1678002276">
      <w:bodyDiv w:val="1"/>
      <w:marLeft w:val="0"/>
      <w:marRight w:val="0"/>
      <w:marTop w:val="0"/>
      <w:marBottom w:val="0"/>
      <w:divBdr>
        <w:top w:val="none" w:sz="0" w:space="0" w:color="auto"/>
        <w:left w:val="none" w:sz="0" w:space="0" w:color="auto"/>
        <w:bottom w:val="none" w:sz="0" w:space="0" w:color="auto"/>
        <w:right w:val="none" w:sz="0" w:space="0" w:color="auto"/>
      </w:divBdr>
    </w:div>
    <w:div w:id="1698042239">
      <w:bodyDiv w:val="1"/>
      <w:marLeft w:val="0"/>
      <w:marRight w:val="0"/>
      <w:marTop w:val="0"/>
      <w:marBottom w:val="0"/>
      <w:divBdr>
        <w:top w:val="none" w:sz="0" w:space="0" w:color="auto"/>
        <w:left w:val="none" w:sz="0" w:space="0" w:color="auto"/>
        <w:bottom w:val="none" w:sz="0" w:space="0" w:color="auto"/>
        <w:right w:val="none" w:sz="0" w:space="0" w:color="auto"/>
      </w:divBdr>
    </w:div>
    <w:div w:id="1707175191">
      <w:bodyDiv w:val="1"/>
      <w:marLeft w:val="0"/>
      <w:marRight w:val="0"/>
      <w:marTop w:val="0"/>
      <w:marBottom w:val="0"/>
      <w:divBdr>
        <w:top w:val="none" w:sz="0" w:space="0" w:color="auto"/>
        <w:left w:val="none" w:sz="0" w:space="0" w:color="auto"/>
        <w:bottom w:val="none" w:sz="0" w:space="0" w:color="auto"/>
        <w:right w:val="none" w:sz="0" w:space="0" w:color="auto"/>
      </w:divBdr>
    </w:div>
    <w:div w:id="1716543020">
      <w:bodyDiv w:val="1"/>
      <w:marLeft w:val="0"/>
      <w:marRight w:val="0"/>
      <w:marTop w:val="0"/>
      <w:marBottom w:val="0"/>
      <w:divBdr>
        <w:top w:val="none" w:sz="0" w:space="0" w:color="auto"/>
        <w:left w:val="none" w:sz="0" w:space="0" w:color="auto"/>
        <w:bottom w:val="none" w:sz="0" w:space="0" w:color="auto"/>
        <w:right w:val="none" w:sz="0" w:space="0" w:color="auto"/>
      </w:divBdr>
    </w:div>
    <w:div w:id="1718433806">
      <w:bodyDiv w:val="1"/>
      <w:marLeft w:val="0"/>
      <w:marRight w:val="0"/>
      <w:marTop w:val="0"/>
      <w:marBottom w:val="0"/>
      <w:divBdr>
        <w:top w:val="none" w:sz="0" w:space="0" w:color="auto"/>
        <w:left w:val="none" w:sz="0" w:space="0" w:color="auto"/>
        <w:bottom w:val="none" w:sz="0" w:space="0" w:color="auto"/>
        <w:right w:val="none" w:sz="0" w:space="0" w:color="auto"/>
      </w:divBdr>
    </w:div>
    <w:div w:id="1718894494">
      <w:bodyDiv w:val="1"/>
      <w:marLeft w:val="0"/>
      <w:marRight w:val="0"/>
      <w:marTop w:val="0"/>
      <w:marBottom w:val="0"/>
      <w:divBdr>
        <w:top w:val="none" w:sz="0" w:space="0" w:color="auto"/>
        <w:left w:val="none" w:sz="0" w:space="0" w:color="auto"/>
        <w:bottom w:val="none" w:sz="0" w:space="0" w:color="auto"/>
        <w:right w:val="none" w:sz="0" w:space="0" w:color="auto"/>
      </w:divBdr>
    </w:div>
    <w:div w:id="1731415528">
      <w:bodyDiv w:val="1"/>
      <w:marLeft w:val="0"/>
      <w:marRight w:val="0"/>
      <w:marTop w:val="0"/>
      <w:marBottom w:val="0"/>
      <w:divBdr>
        <w:top w:val="none" w:sz="0" w:space="0" w:color="auto"/>
        <w:left w:val="none" w:sz="0" w:space="0" w:color="auto"/>
        <w:bottom w:val="none" w:sz="0" w:space="0" w:color="auto"/>
        <w:right w:val="none" w:sz="0" w:space="0" w:color="auto"/>
      </w:divBdr>
    </w:div>
    <w:div w:id="1744596855">
      <w:bodyDiv w:val="1"/>
      <w:marLeft w:val="0"/>
      <w:marRight w:val="0"/>
      <w:marTop w:val="0"/>
      <w:marBottom w:val="0"/>
      <w:divBdr>
        <w:top w:val="none" w:sz="0" w:space="0" w:color="auto"/>
        <w:left w:val="none" w:sz="0" w:space="0" w:color="auto"/>
        <w:bottom w:val="none" w:sz="0" w:space="0" w:color="auto"/>
        <w:right w:val="none" w:sz="0" w:space="0" w:color="auto"/>
      </w:divBdr>
    </w:div>
    <w:div w:id="1784881034">
      <w:bodyDiv w:val="1"/>
      <w:marLeft w:val="0"/>
      <w:marRight w:val="0"/>
      <w:marTop w:val="0"/>
      <w:marBottom w:val="0"/>
      <w:divBdr>
        <w:top w:val="none" w:sz="0" w:space="0" w:color="auto"/>
        <w:left w:val="none" w:sz="0" w:space="0" w:color="auto"/>
        <w:bottom w:val="none" w:sz="0" w:space="0" w:color="auto"/>
        <w:right w:val="none" w:sz="0" w:space="0" w:color="auto"/>
      </w:divBdr>
    </w:div>
    <w:div w:id="1846167862">
      <w:bodyDiv w:val="1"/>
      <w:marLeft w:val="0"/>
      <w:marRight w:val="0"/>
      <w:marTop w:val="0"/>
      <w:marBottom w:val="0"/>
      <w:divBdr>
        <w:top w:val="none" w:sz="0" w:space="0" w:color="auto"/>
        <w:left w:val="none" w:sz="0" w:space="0" w:color="auto"/>
        <w:bottom w:val="none" w:sz="0" w:space="0" w:color="auto"/>
        <w:right w:val="none" w:sz="0" w:space="0" w:color="auto"/>
      </w:divBdr>
    </w:div>
    <w:div w:id="1862234546">
      <w:bodyDiv w:val="1"/>
      <w:marLeft w:val="0"/>
      <w:marRight w:val="0"/>
      <w:marTop w:val="0"/>
      <w:marBottom w:val="0"/>
      <w:divBdr>
        <w:top w:val="none" w:sz="0" w:space="0" w:color="auto"/>
        <w:left w:val="none" w:sz="0" w:space="0" w:color="auto"/>
        <w:bottom w:val="none" w:sz="0" w:space="0" w:color="auto"/>
        <w:right w:val="none" w:sz="0" w:space="0" w:color="auto"/>
      </w:divBdr>
    </w:div>
    <w:div w:id="1905723726">
      <w:bodyDiv w:val="1"/>
      <w:marLeft w:val="0"/>
      <w:marRight w:val="0"/>
      <w:marTop w:val="0"/>
      <w:marBottom w:val="0"/>
      <w:divBdr>
        <w:top w:val="none" w:sz="0" w:space="0" w:color="auto"/>
        <w:left w:val="none" w:sz="0" w:space="0" w:color="auto"/>
        <w:bottom w:val="none" w:sz="0" w:space="0" w:color="auto"/>
        <w:right w:val="none" w:sz="0" w:space="0" w:color="auto"/>
      </w:divBdr>
    </w:div>
    <w:div w:id="1911647226">
      <w:bodyDiv w:val="1"/>
      <w:marLeft w:val="0"/>
      <w:marRight w:val="0"/>
      <w:marTop w:val="0"/>
      <w:marBottom w:val="0"/>
      <w:divBdr>
        <w:top w:val="none" w:sz="0" w:space="0" w:color="auto"/>
        <w:left w:val="none" w:sz="0" w:space="0" w:color="auto"/>
        <w:bottom w:val="none" w:sz="0" w:space="0" w:color="auto"/>
        <w:right w:val="none" w:sz="0" w:space="0" w:color="auto"/>
      </w:divBdr>
    </w:div>
    <w:div w:id="1938899066">
      <w:bodyDiv w:val="1"/>
      <w:marLeft w:val="0"/>
      <w:marRight w:val="0"/>
      <w:marTop w:val="0"/>
      <w:marBottom w:val="0"/>
      <w:divBdr>
        <w:top w:val="none" w:sz="0" w:space="0" w:color="auto"/>
        <w:left w:val="none" w:sz="0" w:space="0" w:color="auto"/>
        <w:bottom w:val="none" w:sz="0" w:space="0" w:color="auto"/>
        <w:right w:val="none" w:sz="0" w:space="0" w:color="auto"/>
      </w:divBdr>
    </w:div>
    <w:div w:id="1954093993">
      <w:bodyDiv w:val="1"/>
      <w:marLeft w:val="0"/>
      <w:marRight w:val="0"/>
      <w:marTop w:val="0"/>
      <w:marBottom w:val="0"/>
      <w:divBdr>
        <w:top w:val="none" w:sz="0" w:space="0" w:color="auto"/>
        <w:left w:val="none" w:sz="0" w:space="0" w:color="auto"/>
        <w:bottom w:val="none" w:sz="0" w:space="0" w:color="auto"/>
        <w:right w:val="none" w:sz="0" w:space="0" w:color="auto"/>
      </w:divBdr>
    </w:div>
    <w:div w:id="1962301448">
      <w:bodyDiv w:val="1"/>
      <w:marLeft w:val="0"/>
      <w:marRight w:val="0"/>
      <w:marTop w:val="0"/>
      <w:marBottom w:val="0"/>
      <w:divBdr>
        <w:top w:val="none" w:sz="0" w:space="0" w:color="auto"/>
        <w:left w:val="none" w:sz="0" w:space="0" w:color="auto"/>
        <w:bottom w:val="none" w:sz="0" w:space="0" w:color="auto"/>
        <w:right w:val="none" w:sz="0" w:space="0" w:color="auto"/>
      </w:divBdr>
    </w:div>
    <w:div w:id="2002610987">
      <w:bodyDiv w:val="1"/>
      <w:marLeft w:val="0"/>
      <w:marRight w:val="0"/>
      <w:marTop w:val="0"/>
      <w:marBottom w:val="0"/>
      <w:divBdr>
        <w:top w:val="none" w:sz="0" w:space="0" w:color="auto"/>
        <w:left w:val="none" w:sz="0" w:space="0" w:color="auto"/>
        <w:bottom w:val="none" w:sz="0" w:space="0" w:color="auto"/>
        <w:right w:val="none" w:sz="0" w:space="0" w:color="auto"/>
      </w:divBdr>
    </w:div>
    <w:div w:id="2045206575">
      <w:bodyDiv w:val="1"/>
      <w:marLeft w:val="0"/>
      <w:marRight w:val="0"/>
      <w:marTop w:val="0"/>
      <w:marBottom w:val="0"/>
      <w:divBdr>
        <w:top w:val="none" w:sz="0" w:space="0" w:color="auto"/>
        <w:left w:val="none" w:sz="0" w:space="0" w:color="auto"/>
        <w:bottom w:val="none" w:sz="0" w:space="0" w:color="auto"/>
        <w:right w:val="none" w:sz="0" w:space="0" w:color="auto"/>
      </w:divBdr>
    </w:div>
    <w:div w:id="2061585140">
      <w:bodyDiv w:val="1"/>
      <w:marLeft w:val="0"/>
      <w:marRight w:val="0"/>
      <w:marTop w:val="0"/>
      <w:marBottom w:val="0"/>
      <w:divBdr>
        <w:top w:val="none" w:sz="0" w:space="0" w:color="auto"/>
        <w:left w:val="none" w:sz="0" w:space="0" w:color="auto"/>
        <w:bottom w:val="none" w:sz="0" w:space="0" w:color="auto"/>
        <w:right w:val="none" w:sz="0" w:space="0" w:color="auto"/>
      </w:divBdr>
    </w:div>
    <w:div w:id="2062050172">
      <w:bodyDiv w:val="1"/>
      <w:marLeft w:val="0"/>
      <w:marRight w:val="0"/>
      <w:marTop w:val="0"/>
      <w:marBottom w:val="0"/>
      <w:divBdr>
        <w:top w:val="none" w:sz="0" w:space="0" w:color="auto"/>
        <w:left w:val="none" w:sz="0" w:space="0" w:color="auto"/>
        <w:bottom w:val="none" w:sz="0" w:space="0" w:color="auto"/>
        <w:right w:val="none" w:sz="0" w:space="0" w:color="auto"/>
      </w:divBdr>
    </w:div>
    <w:div w:id="2069956944">
      <w:bodyDiv w:val="1"/>
      <w:marLeft w:val="0"/>
      <w:marRight w:val="0"/>
      <w:marTop w:val="0"/>
      <w:marBottom w:val="0"/>
      <w:divBdr>
        <w:top w:val="none" w:sz="0" w:space="0" w:color="auto"/>
        <w:left w:val="none" w:sz="0" w:space="0" w:color="auto"/>
        <w:bottom w:val="none" w:sz="0" w:space="0" w:color="auto"/>
        <w:right w:val="none" w:sz="0" w:space="0" w:color="auto"/>
      </w:divBdr>
    </w:div>
    <w:div w:id="2075740849">
      <w:bodyDiv w:val="1"/>
      <w:marLeft w:val="0"/>
      <w:marRight w:val="0"/>
      <w:marTop w:val="0"/>
      <w:marBottom w:val="0"/>
      <w:divBdr>
        <w:top w:val="none" w:sz="0" w:space="0" w:color="auto"/>
        <w:left w:val="none" w:sz="0" w:space="0" w:color="auto"/>
        <w:bottom w:val="none" w:sz="0" w:space="0" w:color="auto"/>
        <w:right w:val="none" w:sz="0" w:space="0" w:color="auto"/>
      </w:divBdr>
    </w:div>
    <w:div w:id="2088770241">
      <w:bodyDiv w:val="1"/>
      <w:marLeft w:val="0"/>
      <w:marRight w:val="0"/>
      <w:marTop w:val="0"/>
      <w:marBottom w:val="0"/>
      <w:divBdr>
        <w:top w:val="none" w:sz="0" w:space="0" w:color="auto"/>
        <w:left w:val="none" w:sz="0" w:space="0" w:color="auto"/>
        <w:bottom w:val="none" w:sz="0" w:space="0" w:color="auto"/>
        <w:right w:val="none" w:sz="0" w:space="0" w:color="auto"/>
      </w:divBdr>
    </w:div>
    <w:div w:id="2091807194">
      <w:bodyDiv w:val="1"/>
      <w:marLeft w:val="0"/>
      <w:marRight w:val="0"/>
      <w:marTop w:val="0"/>
      <w:marBottom w:val="0"/>
      <w:divBdr>
        <w:top w:val="none" w:sz="0" w:space="0" w:color="auto"/>
        <w:left w:val="none" w:sz="0" w:space="0" w:color="auto"/>
        <w:bottom w:val="none" w:sz="0" w:space="0" w:color="auto"/>
        <w:right w:val="none" w:sz="0" w:space="0" w:color="auto"/>
      </w:divBdr>
    </w:div>
    <w:div w:id="2100559987">
      <w:bodyDiv w:val="1"/>
      <w:marLeft w:val="0"/>
      <w:marRight w:val="0"/>
      <w:marTop w:val="0"/>
      <w:marBottom w:val="0"/>
      <w:divBdr>
        <w:top w:val="none" w:sz="0" w:space="0" w:color="auto"/>
        <w:left w:val="none" w:sz="0" w:space="0" w:color="auto"/>
        <w:bottom w:val="none" w:sz="0" w:space="0" w:color="auto"/>
        <w:right w:val="none" w:sz="0" w:space="0" w:color="auto"/>
      </w:divBdr>
    </w:div>
    <w:div w:id="2110201045">
      <w:bodyDiv w:val="1"/>
      <w:marLeft w:val="0"/>
      <w:marRight w:val="0"/>
      <w:marTop w:val="0"/>
      <w:marBottom w:val="0"/>
      <w:divBdr>
        <w:top w:val="none" w:sz="0" w:space="0" w:color="auto"/>
        <w:left w:val="none" w:sz="0" w:space="0" w:color="auto"/>
        <w:bottom w:val="none" w:sz="0" w:space="0" w:color="auto"/>
        <w:right w:val="none" w:sz="0" w:space="0" w:color="auto"/>
      </w:divBdr>
    </w:div>
    <w:div w:id="2125271721">
      <w:bodyDiv w:val="1"/>
      <w:marLeft w:val="0"/>
      <w:marRight w:val="0"/>
      <w:marTop w:val="0"/>
      <w:marBottom w:val="0"/>
      <w:divBdr>
        <w:top w:val="none" w:sz="0" w:space="0" w:color="auto"/>
        <w:left w:val="none" w:sz="0" w:space="0" w:color="auto"/>
        <w:bottom w:val="none" w:sz="0" w:space="0" w:color="auto"/>
        <w:right w:val="none" w:sz="0" w:space="0" w:color="auto"/>
      </w:divBdr>
    </w:div>
    <w:div w:id="2129470800">
      <w:bodyDiv w:val="1"/>
      <w:marLeft w:val="0"/>
      <w:marRight w:val="0"/>
      <w:marTop w:val="0"/>
      <w:marBottom w:val="0"/>
      <w:divBdr>
        <w:top w:val="none" w:sz="0" w:space="0" w:color="auto"/>
        <w:left w:val="none" w:sz="0" w:space="0" w:color="auto"/>
        <w:bottom w:val="none" w:sz="0" w:space="0" w:color="auto"/>
        <w:right w:val="none" w:sz="0" w:space="0" w:color="auto"/>
      </w:divBdr>
    </w:div>
    <w:div w:id="2145343994">
      <w:bodyDiv w:val="1"/>
      <w:marLeft w:val="0"/>
      <w:marRight w:val="0"/>
      <w:marTop w:val="0"/>
      <w:marBottom w:val="0"/>
      <w:divBdr>
        <w:top w:val="none" w:sz="0" w:space="0" w:color="auto"/>
        <w:left w:val="none" w:sz="0" w:space="0" w:color="auto"/>
        <w:bottom w:val="none" w:sz="0" w:space="0" w:color="auto"/>
        <w:right w:val="none" w:sz="0" w:space="0" w:color="auto"/>
      </w:divBdr>
    </w:div>
    <w:div w:id="2145921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endnotes" Target="endnotes.xml" Id="rId13" /><Relationship Type="http://schemas.openxmlformats.org/officeDocument/2006/relationships/image" Target="media/image2.png" Id="rId18" /><Relationship Type="http://schemas.openxmlformats.org/officeDocument/2006/relationships/chart" Target="charts/chart5.xml" Id="rId26" /><Relationship Type="http://schemas.openxmlformats.org/officeDocument/2006/relationships/chart" Target="charts/chart17.xml" Id="rId39" /><Relationship Type="http://schemas.openxmlformats.org/officeDocument/2006/relationships/chart" Target="charts/chart2.xml" Id="rId21" /><Relationship Type="http://schemas.openxmlformats.org/officeDocument/2006/relationships/chart" Target="charts/chart12.xml" Id="rId34" /><Relationship Type="http://schemas.openxmlformats.org/officeDocument/2006/relationships/image" Target="media/image4.emf" Id="rId42" /><Relationship Type="http://schemas.openxmlformats.org/officeDocument/2006/relationships/image" Target="media/image9.emf" Id="rId47" /><Relationship Type="http://schemas.openxmlformats.org/officeDocument/2006/relationships/theme" Target="theme/theme1.xml" Id="rId50" /><Relationship Type="http://schemas.openxmlformats.org/officeDocument/2006/relationships/customXml" Target="../customXml/item7.xml" Id="rId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hart" Target="charts/chart8.xml" Id="rId29" /><Relationship Type="http://schemas.openxmlformats.org/officeDocument/2006/relationships/webSettings" Target="webSettings.xml" Id="rId11" /><Relationship Type="http://schemas.openxmlformats.org/officeDocument/2006/relationships/hyperlink" Target="https://www.anda.gob.sv/pliego-tarifario/" TargetMode="External" Id="rId24" /><Relationship Type="http://schemas.openxmlformats.org/officeDocument/2006/relationships/chart" Target="charts/chart11.xml" Id="rId32" /><Relationship Type="http://schemas.openxmlformats.org/officeDocument/2006/relationships/chart" Target="charts/chart15.xml" Id="rId37" /><Relationship Type="http://schemas.openxmlformats.org/officeDocument/2006/relationships/chart" Target="charts/chart18.xml" Id="rId40" /><Relationship Type="http://schemas.openxmlformats.org/officeDocument/2006/relationships/image" Target="media/image7.emf" Id="rId45" /><Relationship Type="http://schemas.openxmlformats.org/officeDocument/2006/relationships/customXml" Target="../customXml/item5.xml" Id="rId5" /><Relationship Type="http://schemas.openxmlformats.org/officeDocument/2006/relationships/header" Target="header1.xml" Id="rId15" /><Relationship Type="http://schemas.openxmlformats.org/officeDocument/2006/relationships/hyperlink" Target="https://www.anda.gob.sv/pliego-tarifario/" TargetMode="External" Id="rId23" /><Relationship Type="http://schemas.openxmlformats.org/officeDocument/2006/relationships/chart" Target="charts/chart7.xml" Id="rId28" /><Relationship Type="http://schemas.openxmlformats.org/officeDocument/2006/relationships/chart" Target="charts/chart14.xml" Id="rId36" /><Relationship Type="http://schemas.microsoft.com/office/2011/relationships/people" Target="people.xml" Id="rId49" /><Relationship Type="http://schemas.openxmlformats.org/officeDocument/2006/relationships/settings" Target="settings.xml" Id="rId10" /><Relationship Type="http://schemas.openxmlformats.org/officeDocument/2006/relationships/header" Target="header2.xml" Id="rId19" /><Relationship Type="http://schemas.openxmlformats.org/officeDocument/2006/relationships/chart" Target="charts/chart10.xml" Id="rId31" /><Relationship Type="http://schemas.openxmlformats.org/officeDocument/2006/relationships/image" Target="media/image6.emf" Id="rId44" /><Relationship Type="http://schemas.openxmlformats.org/officeDocument/2006/relationships/customXml" Target="../customXml/item4.xml" Id="rId4" /><Relationship Type="http://schemas.openxmlformats.org/officeDocument/2006/relationships/styles" Target="styles.xml" Id="rId9" /><Relationship Type="http://schemas.openxmlformats.org/officeDocument/2006/relationships/image" Target="media/image1.png" Id="rId14" /><Relationship Type="http://schemas.openxmlformats.org/officeDocument/2006/relationships/chart" Target="charts/chart3.xml" Id="rId22" /><Relationship Type="http://schemas.openxmlformats.org/officeDocument/2006/relationships/chart" Target="charts/chart6.xml" Id="rId27" /><Relationship Type="http://schemas.openxmlformats.org/officeDocument/2006/relationships/chart" Target="charts/chart9.xml" Id="rId30" /><Relationship Type="http://schemas.openxmlformats.org/officeDocument/2006/relationships/chart" Target="charts/chart13.xml" Id="rId35" /><Relationship Type="http://schemas.openxmlformats.org/officeDocument/2006/relationships/image" Target="media/image5.emf" Id="rId43" /><Relationship Type="http://schemas.openxmlformats.org/officeDocument/2006/relationships/fontTable" Target="fontTable.xml" Id="rId48" /><Relationship Type="http://schemas.openxmlformats.org/officeDocument/2006/relationships/numbering" Target="numbering.xml" Id="rId8" /><Relationship Type="http://schemas.openxmlformats.org/officeDocument/2006/relationships/customXml" Target="../customXml/item3.xml" Id="rId3" /><Relationship Type="http://schemas.openxmlformats.org/officeDocument/2006/relationships/footnotes" Target="footnotes.xml" Id="rId12" /><Relationship Type="http://schemas.openxmlformats.org/officeDocument/2006/relationships/footer" Target="footer2.xml" Id="rId17" /><Relationship Type="http://schemas.openxmlformats.org/officeDocument/2006/relationships/chart" Target="charts/chart4.xml" Id="rId25" /><Relationship Type="http://schemas.openxmlformats.org/officeDocument/2006/relationships/image" Target="media/image3.png" Id="rId33" /><Relationship Type="http://schemas.openxmlformats.org/officeDocument/2006/relationships/chart" Target="charts/chart16.xml" Id="rId38" /><Relationship Type="http://schemas.openxmlformats.org/officeDocument/2006/relationships/image" Target="media/image8.emf" Id="rId46" /><Relationship Type="http://schemas.openxmlformats.org/officeDocument/2006/relationships/chart" Target="charts/chart1.xml" Id="rId20" /><Relationship Type="http://schemas.openxmlformats.org/officeDocument/2006/relationships/chart" Target="charts/chart19.xml" Id="rId41" /><Relationship Type="http://schemas.openxmlformats.org/officeDocument/2006/relationships/customXml" Target="../customXml/item1.xml" Id="rId1" /><Relationship Type="http://schemas.openxmlformats.org/officeDocument/2006/relationships/customXml" Target="../customXml/item6.xml" Id="rId6" /><Relationship Type="http://schemas.openxmlformats.org/officeDocument/2006/relationships/glossaryDocument" Target="glossary/document.xml" Id="R66bc757ca5724608" /></Relationships>
</file>

<file path=word/charts/_rels/chart1.xml.rels><?xml version="1.0" encoding="UTF-8" standalone="yes"?>
<Relationships xmlns="http://schemas.openxmlformats.org/package/2006/relationships"><Relationship Id="rId3" Type="http://schemas.openxmlformats.org/officeDocument/2006/relationships/oleObject" Target="https://cspecontecconsultores.sharepoint.com/sites/Estudios2/Estudios/04.%20Proyectos%20en%20curso/Salvador%20ANDA-2021/05.%20Borradores%20y%20procesamiento/ANDA%20-%20Historico%20%202019,2020%20y%20202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cspecontecconsultores.sharepoint.com/sites/Estudios2/Estudios/04.%20Proyectos%20en%20curso/Salvador%20ANDA-2021/05.%20Borradores%20y%20procesamiento/GRAFICAS%20PRODUCTO%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cspecontecconsultores.sharepoint.com/sites/Estudios2/Estudios/04.%20Proyectos%20en%20curso/Salvador%20ANDA-2021/01.%20Informaci&#243;n/General/INFORMACION%20COMERCIAL/1-Solicitud%20BID-Informaci&#243;n%20Financiera_Comercial%20AND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uario\Documents\El%20salvador\ANDA%20Tarifa.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uario\Documents\El%20salvador\ANDA%20Tarifa.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cspecontecconsultores.sharepoint.com/sites/Estudios2/Estudios/04.%20Proyectos%20en%20curso/Salvador%20ANDA-2021/05.%20Borradores%20y%20procesamiento/Benchmarking.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cspecontecconsultores.sharepoint.com/sites/Estudios2/Estudios/04.%20Proyectos%20en%20curso/Salvador%20ANDA-2021/05.%20Borradores%20y%20procesamiento/ANDA%20-%20Historico%20%202019,2020%20y%202021.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cspecontecconsultores.sharepoint.com/sites/Estudios2/Estudios/04.%20Proyectos%20en%20curso/Salvador%20ANDA-2021/05.%20Borradores%20y%20procesamiento/GRAFICAS%20PRODUCTO%20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https://cspecontecconsultores.sharepoint.com/sites/Estudios2/Estudios/04.%20Proyectos%20en%20curso/Salvador%20ANDA-2021/05.%20Borradores%20y%20procesamiento/GRAFICAS%20PRODUCTO%202.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https://cspecontecconsultores.sharepoint.com/sites/Estudios2/Estudios/04.%20Proyectos%20en%20curso/Salvador%20ANDA-2021/01.%20Informaci&#243;n/General/INFORMACION%20COMERCIAL/1-Solicitud%20BID-Informaci&#243;n%20Financiera_Comercial%20ANDA.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https://cspecontecconsultores.sharepoint.com/sites/Estudios2/Estudios/04.%20Proyectos%20en%20curso/Salvador%20ANDA-2021/04.%20Modelos/Borradores%20modelos/tabla.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https://cspecontecconsultores.sharepoint.com/sites/Estudios2/Estudios/04.%20Proyectos%20en%20curso/Salvador%20ANDA-2021/04.%20Modelos/Borradores%20modelos/tabla.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https://cspecontecconsultores.sharepoint.com/sites/Estudios2/Estudios/04.%20Proyectos%20en%20curso/Salvador%20ANDA-2021/04.%20Modelos/Borradores%20modelos/tabla.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https://cspecontecconsultores.sharepoint.com/sites/Estudios2/Estudios/04.%20Proyectos%20en%20curso/Salvador%20ANDA-2021/04.%20Modelos/Borradores%20modelos/tabla.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6.xml"/><Relationship Id="rId1" Type="http://schemas.microsoft.com/office/2011/relationships/chartStyle" Target="style16.xml"/><Relationship Id="rId4" Type="http://schemas.openxmlformats.org/officeDocument/2006/relationships/package" Target="../embeddings/Microsoft_Excel_Worksheet1.xlsx"/></Relationships>
</file>

<file path=word/charts/_rels/chart17.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17.xml"/><Relationship Id="rId1" Type="http://schemas.microsoft.com/office/2011/relationships/chartStyle" Target="style17.xml"/><Relationship Id="rId4" Type="http://schemas.openxmlformats.org/officeDocument/2006/relationships/package" Target="../embeddings/Microsoft_Excel_Worksheet2.xlsx"/></Relationships>
</file>

<file path=word/charts/_rels/chart18.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18.xml"/><Relationship Id="rId1" Type="http://schemas.microsoft.com/office/2011/relationships/chartStyle" Target="style18.xml"/><Relationship Id="rId4" Type="http://schemas.openxmlformats.org/officeDocument/2006/relationships/package" Target="../embeddings/Microsoft_Excel_Worksheet3.xlsx"/></Relationships>
</file>

<file path=word/charts/_rels/chart19.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19.xml"/><Relationship Id="rId1" Type="http://schemas.microsoft.com/office/2011/relationships/chartStyle" Target="style19.xml"/><Relationship Id="rId4" Type="http://schemas.openxmlformats.org/officeDocument/2006/relationships/package" Target="../embeddings/Microsoft_Excel_Worksheet4.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BB3B-4EB1-85CC-81AC0C60B1C3}"/>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BB3B-4EB1-85CC-81AC0C60B1C3}"/>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BB3B-4EB1-85CC-81AC0C60B1C3}"/>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BB3B-4EB1-85CC-81AC0C60B1C3}"/>
              </c:ext>
            </c:extLst>
          </c:dPt>
          <c:dLbls>
            <c:dLbl>
              <c:idx val="0"/>
              <c:layout>
                <c:manualLayout>
                  <c:x val="0.11666666666666667"/>
                  <c:y val="2.7777777777777776E-2"/>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BB3B-4EB1-85CC-81AC0C60B1C3}"/>
                </c:ext>
              </c:extLst>
            </c:dLbl>
            <c:dLbl>
              <c:idx val="1"/>
              <c:layout>
                <c:manualLayout>
                  <c:x val="-0.11388888888888891"/>
                  <c:y val="0.1111111111111111"/>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BB3B-4EB1-85CC-81AC0C60B1C3}"/>
                </c:ext>
              </c:extLst>
            </c:dLbl>
            <c:dLbl>
              <c:idx val="2"/>
              <c:layout>
                <c:manualLayout>
                  <c:x val="-0.1111111111111111"/>
                  <c:y val="-4.2437781360066642E-17"/>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BB3B-4EB1-85CC-81AC0C60B1C3}"/>
                </c:ext>
              </c:extLst>
            </c:dLbl>
            <c:dLbl>
              <c:idx val="3"/>
              <c:layout>
                <c:manualLayout>
                  <c:x val="-0.1388888888888889"/>
                  <c:y val="-0.1111111111111111"/>
                </c:manualLayout>
              </c:layout>
              <c:showLegendKey val="0"/>
              <c:showVal val="1"/>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BB3B-4EB1-85CC-81AC0C60B1C3}"/>
                </c:ext>
              </c:extLst>
            </c:dLbl>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'IS (USD) '!$S$11:$S$13</c:f>
              <c:strCache>
                <c:ptCount val="3"/>
                <c:pt idx="0">
                  <c:v> Funcionando </c:v>
                </c:pt>
                <c:pt idx="1">
                  <c:v> Detenidos </c:v>
                </c:pt>
                <c:pt idx="2">
                  <c:v> Directos </c:v>
                </c:pt>
              </c:strCache>
            </c:strRef>
          </c:cat>
          <c:val>
            <c:numRef>
              <c:f>'IS (USD) '!$T$11:$T$13</c:f>
              <c:numCache>
                <c:formatCode>#,##0.0</c:formatCode>
                <c:ptCount val="3"/>
                <c:pt idx="0">
                  <c:v>763634</c:v>
                </c:pt>
                <c:pt idx="1">
                  <c:v>51609</c:v>
                </c:pt>
                <c:pt idx="2">
                  <c:v>66957</c:v>
                </c:pt>
              </c:numCache>
            </c:numRef>
          </c:val>
          <c:extLst>
            <c:ext xmlns:c16="http://schemas.microsoft.com/office/drawing/2014/chart" uri="{C3380CC4-5D6E-409C-BE32-E72D297353CC}">
              <c16:uniqueId val="{00000008-BB3B-4EB1-85CC-81AC0C60B1C3}"/>
            </c:ext>
          </c:extLst>
        </c:ser>
        <c:dLbls>
          <c:showLegendKey val="0"/>
          <c:showVal val="0"/>
          <c:showCatName val="0"/>
          <c:showSerName val="0"/>
          <c:showPercent val="0"/>
          <c:showBubbleSize val="0"/>
          <c:showLeaderLines val="0"/>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spPr>
            <a:solidFill>
              <a:schemeClr val="accent1"/>
            </a:solidFill>
            <a:ln>
              <a:noFill/>
            </a:ln>
            <a:effectLst/>
            <a:sp3d/>
          </c:spPr>
          <c:invertIfNegative val="0"/>
          <c:dLbls>
            <c:numFmt formatCode="#,##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'Graficas ANDA'!$A$56:$A$60</c:f>
              <c:strCache>
                <c:ptCount val="5"/>
                <c:pt idx="0">
                  <c:v>Metropolitana</c:v>
                </c:pt>
                <c:pt idx="1">
                  <c:v>Central</c:v>
                </c:pt>
                <c:pt idx="2">
                  <c:v>Occidental</c:v>
                </c:pt>
                <c:pt idx="3">
                  <c:v>Oriental</c:v>
                </c:pt>
                <c:pt idx="4">
                  <c:v>Total</c:v>
                </c:pt>
              </c:strCache>
            </c:strRef>
          </c:cat>
          <c:val>
            <c:numRef>
              <c:f>'Graficas ANDA'!$B$56:$B$60</c:f>
              <c:numCache>
                <c:formatCode>_-* #,##0_-;\-* #,##0_-;_-* "-"??_-;_-@_-</c:formatCode>
                <c:ptCount val="5"/>
                <c:pt idx="0">
                  <c:v>71392.399999999994</c:v>
                </c:pt>
                <c:pt idx="1">
                  <c:v>29766.1</c:v>
                </c:pt>
                <c:pt idx="2">
                  <c:v>28001.7</c:v>
                </c:pt>
                <c:pt idx="3">
                  <c:v>14679.4</c:v>
                </c:pt>
                <c:pt idx="4">
                  <c:v>143839.6</c:v>
                </c:pt>
              </c:numCache>
            </c:numRef>
          </c:val>
          <c:extLst>
            <c:ext xmlns:c16="http://schemas.microsoft.com/office/drawing/2014/chart" uri="{C3380CC4-5D6E-409C-BE32-E72D297353CC}">
              <c16:uniqueId val="{00000000-2C19-4A0E-8711-765C237B0B18}"/>
            </c:ext>
          </c:extLst>
        </c:ser>
        <c:dLbls>
          <c:showLegendKey val="0"/>
          <c:showVal val="0"/>
          <c:showCatName val="0"/>
          <c:showSerName val="0"/>
          <c:showPercent val="0"/>
          <c:showBubbleSize val="0"/>
        </c:dLbls>
        <c:gapWidth val="219"/>
        <c:shape val="box"/>
        <c:axId val="871754783"/>
        <c:axId val="807121023"/>
        <c:axId val="0"/>
      </c:bar3DChart>
      <c:catAx>
        <c:axId val="8717547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crossAx val="807121023"/>
        <c:crosses val="autoZero"/>
        <c:auto val="1"/>
        <c:lblAlgn val="ctr"/>
        <c:lblOffset val="100"/>
        <c:noMultiLvlLbl val="0"/>
      </c:catAx>
      <c:valAx>
        <c:axId val="807121023"/>
        <c:scaling>
          <c:orientation val="minMax"/>
        </c:scaling>
        <c:delete val="1"/>
        <c:axPos val="l"/>
        <c:numFmt formatCode="_-* #,##0_-;\-* #,##0_-;_-* &quot;-&quot;??_-;_-@_-" sourceLinked="1"/>
        <c:majorTickMark val="none"/>
        <c:minorTickMark val="none"/>
        <c:tickLblPos val="nextTo"/>
        <c:crossAx val="871754783"/>
        <c:crosses val="autoZero"/>
        <c:crossBetween val="between"/>
        <c:dispUnits>
          <c:builtInUnit val="thousand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mj-lt"/>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'Info. Gestión de Riesgo'!$D$130</c:f>
              <c:strCache>
                <c:ptCount val="1"/>
                <c:pt idx="0">
                  <c:v>% de Agua No Facturada</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dLbls>
            <c:numFmt formatCode="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'Info. Gestión de Riesgo'!$E$129:$G$129</c:f>
              <c:numCache>
                <c:formatCode>General</c:formatCode>
                <c:ptCount val="3"/>
                <c:pt idx="0">
                  <c:v>2019</c:v>
                </c:pt>
                <c:pt idx="1">
                  <c:v>2020</c:v>
                </c:pt>
                <c:pt idx="2">
                  <c:v>2021</c:v>
                </c:pt>
              </c:numCache>
            </c:numRef>
          </c:cat>
          <c:val>
            <c:numRef>
              <c:f>'Info. Gestión de Riesgo'!$E$130:$G$130</c:f>
              <c:numCache>
                <c:formatCode>0.0%</c:formatCode>
                <c:ptCount val="3"/>
                <c:pt idx="0">
                  <c:v>0.59099999999999997</c:v>
                </c:pt>
                <c:pt idx="1">
                  <c:v>0.64200000000000002</c:v>
                </c:pt>
                <c:pt idx="2">
                  <c:v>0.55746979020852971</c:v>
                </c:pt>
              </c:numCache>
            </c:numRef>
          </c:val>
          <c:smooth val="0"/>
          <c:extLst>
            <c:ext xmlns:c16="http://schemas.microsoft.com/office/drawing/2014/chart" uri="{C3380CC4-5D6E-409C-BE32-E72D297353CC}">
              <c16:uniqueId val="{00000000-CFE3-4334-92B3-9B227A5066BF}"/>
            </c:ext>
          </c:extLst>
        </c:ser>
        <c:dLbls>
          <c:showLegendKey val="0"/>
          <c:showVal val="0"/>
          <c:showCatName val="0"/>
          <c:showSerName val="0"/>
          <c:showPercent val="0"/>
          <c:showBubbleSize val="0"/>
        </c:dLbls>
        <c:marker val="1"/>
        <c:smooth val="0"/>
        <c:axId val="825354831"/>
        <c:axId val="580023119"/>
        <c:extLst>
          <c:ext xmlns:c15="http://schemas.microsoft.com/office/drawing/2012/chart" uri="{02D57815-91ED-43cb-92C2-25804820EDAC}">
            <c15:filteredLineSeries>
              <c15:ser>
                <c:idx val="0"/>
                <c:order val="0"/>
                <c:tx>
                  <c:strRef>
                    <c:extLst>
                      <c:ext uri="{02D57815-91ED-43cb-92C2-25804820EDAC}">
                        <c15:formulaRef>
                          <c15:sqref>'Info. Gestión de Riesgo'!$D$129</c15:sqref>
                        </c15:formulaRef>
                      </c:ext>
                    </c:extLst>
                    <c:strCache>
                      <c:ptCount val="1"/>
                      <c:pt idx="0">
                        <c:v>Indicador</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numRef>
                    <c:extLst>
                      <c:ext uri="{02D57815-91ED-43cb-92C2-25804820EDAC}">
                        <c15:formulaRef>
                          <c15:sqref>'Info. Gestión de Riesgo'!$E$129:$G$129</c15:sqref>
                        </c15:formulaRef>
                      </c:ext>
                    </c:extLst>
                    <c:numCache>
                      <c:formatCode>General</c:formatCode>
                      <c:ptCount val="3"/>
                      <c:pt idx="0">
                        <c:v>2019</c:v>
                      </c:pt>
                      <c:pt idx="1">
                        <c:v>2020</c:v>
                      </c:pt>
                      <c:pt idx="2">
                        <c:v>2021</c:v>
                      </c:pt>
                    </c:numCache>
                  </c:numRef>
                </c:cat>
                <c:val>
                  <c:numRef>
                    <c:extLst>
                      <c:ext uri="{02D57815-91ED-43cb-92C2-25804820EDAC}">
                        <c15:formulaRef>
                          <c15:sqref>'Info. Gestión de Riesgo'!$E$129:$G$129</c15:sqref>
                        </c15:formulaRef>
                      </c:ext>
                    </c:extLst>
                    <c:numCache>
                      <c:formatCode>General</c:formatCode>
                      <c:ptCount val="3"/>
                      <c:pt idx="0">
                        <c:v>2019</c:v>
                      </c:pt>
                      <c:pt idx="1">
                        <c:v>2020</c:v>
                      </c:pt>
                      <c:pt idx="2">
                        <c:v>2021</c:v>
                      </c:pt>
                    </c:numCache>
                  </c:numRef>
                </c:val>
                <c:smooth val="0"/>
                <c:extLst>
                  <c:ext xmlns:c16="http://schemas.microsoft.com/office/drawing/2014/chart" uri="{C3380CC4-5D6E-409C-BE32-E72D297353CC}">
                    <c16:uniqueId val="{00000001-CFE3-4334-92B3-9B227A5066BF}"/>
                  </c:ext>
                </c:extLst>
              </c15:ser>
            </c15:filteredLineSeries>
          </c:ext>
        </c:extLst>
      </c:lineChart>
      <c:catAx>
        <c:axId val="82535483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80023119"/>
        <c:crosses val="autoZero"/>
        <c:auto val="1"/>
        <c:lblAlgn val="ctr"/>
        <c:lblOffset val="100"/>
        <c:noMultiLvlLbl val="0"/>
      </c:catAx>
      <c:valAx>
        <c:axId val="580023119"/>
        <c:scaling>
          <c:orientation val="minMax"/>
        </c:scaling>
        <c:delete val="0"/>
        <c:axPos val="l"/>
        <c:numFmt formatCode="0%"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53548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v>2015</c:v>
          </c:tx>
          <c:spPr>
            <a:ln w="31750" cap="rnd">
              <a:solidFill>
                <a:schemeClr val="accent3"/>
              </a:solidFill>
              <a:round/>
            </a:ln>
            <a:effectLst/>
          </c:spPr>
          <c:marker>
            <c:symbol val="none"/>
          </c:marker>
          <c:cat>
            <c:numRef>
              <c:f>Residencial!$B$4:$B$554</c:f>
              <c:numCache>
                <c:formatCode>General</c:formatCode>
                <c:ptCount val="55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numCache>
            </c:numRef>
          </c:cat>
          <c:val>
            <c:numRef>
              <c:f>Residencial!$M$4:$M$554</c:f>
              <c:numCache>
                <c:formatCode>General</c:formatCode>
                <c:ptCount val="551"/>
                <c:pt idx="0">
                  <c:v>2.29</c:v>
                </c:pt>
                <c:pt idx="1">
                  <c:v>2.29</c:v>
                </c:pt>
                <c:pt idx="2">
                  <c:v>2.29</c:v>
                </c:pt>
                <c:pt idx="3">
                  <c:v>2.29</c:v>
                </c:pt>
                <c:pt idx="4">
                  <c:v>2.29</c:v>
                </c:pt>
                <c:pt idx="5">
                  <c:v>2.29</c:v>
                </c:pt>
                <c:pt idx="6">
                  <c:v>2.29</c:v>
                </c:pt>
                <c:pt idx="7">
                  <c:v>2.29</c:v>
                </c:pt>
                <c:pt idx="8">
                  <c:v>2.29</c:v>
                </c:pt>
                <c:pt idx="9">
                  <c:v>2.29</c:v>
                </c:pt>
                <c:pt idx="10">
                  <c:v>2.29</c:v>
                </c:pt>
                <c:pt idx="11">
                  <c:v>2.41</c:v>
                </c:pt>
                <c:pt idx="12">
                  <c:v>2.62</c:v>
                </c:pt>
                <c:pt idx="13">
                  <c:v>2.83</c:v>
                </c:pt>
                <c:pt idx="14">
                  <c:v>3.04</c:v>
                </c:pt>
                <c:pt idx="15">
                  <c:v>3.25</c:v>
                </c:pt>
                <c:pt idx="16">
                  <c:v>3.46</c:v>
                </c:pt>
                <c:pt idx="17">
                  <c:v>3.67</c:v>
                </c:pt>
                <c:pt idx="18">
                  <c:v>3.88</c:v>
                </c:pt>
                <c:pt idx="19">
                  <c:v>4.09</c:v>
                </c:pt>
                <c:pt idx="20">
                  <c:v>4.3</c:v>
                </c:pt>
                <c:pt idx="21">
                  <c:v>7.05</c:v>
                </c:pt>
                <c:pt idx="22">
                  <c:v>7.96</c:v>
                </c:pt>
                <c:pt idx="23">
                  <c:v>8.93</c:v>
                </c:pt>
                <c:pt idx="24">
                  <c:v>9.9600000000000009</c:v>
                </c:pt>
                <c:pt idx="25">
                  <c:v>11.05</c:v>
                </c:pt>
                <c:pt idx="26">
                  <c:v>10.094000000000001</c:v>
                </c:pt>
                <c:pt idx="27">
                  <c:v>10.413</c:v>
                </c:pt>
                <c:pt idx="28">
                  <c:v>10.732000000000001</c:v>
                </c:pt>
                <c:pt idx="29">
                  <c:v>11.051</c:v>
                </c:pt>
                <c:pt idx="30">
                  <c:v>11.370000000000001</c:v>
                </c:pt>
                <c:pt idx="31">
                  <c:v>16.02</c:v>
                </c:pt>
                <c:pt idx="32">
                  <c:v>18.36</c:v>
                </c:pt>
                <c:pt idx="33">
                  <c:v>20.82</c:v>
                </c:pt>
                <c:pt idx="34">
                  <c:v>24.76</c:v>
                </c:pt>
                <c:pt idx="35">
                  <c:v>29.6</c:v>
                </c:pt>
                <c:pt idx="36">
                  <c:v>30.36</c:v>
                </c:pt>
                <c:pt idx="37">
                  <c:v>31.12</c:v>
                </c:pt>
                <c:pt idx="38">
                  <c:v>31.88</c:v>
                </c:pt>
                <c:pt idx="39">
                  <c:v>32.64</c:v>
                </c:pt>
                <c:pt idx="40">
                  <c:v>33.4</c:v>
                </c:pt>
                <c:pt idx="41">
                  <c:v>40.9</c:v>
                </c:pt>
                <c:pt idx="42">
                  <c:v>48.1</c:v>
                </c:pt>
                <c:pt idx="43">
                  <c:v>55.6</c:v>
                </c:pt>
                <c:pt idx="44">
                  <c:v>65.599999999999994</c:v>
                </c:pt>
                <c:pt idx="45">
                  <c:v>78.25</c:v>
                </c:pt>
                <c:pt idx="46">
                  <c:v>79.899999999999991</c:v>
                </c:pt>
                <c:pt idx="47">
                  <c:v>81.55</c:v>
                </c:pt>
                <c:pt idx="48">
                  <c:v>83.199999999999989</c:v>
                </c:pt>
                <c:pt idx="49">
                  <c:v>84.85</c:v>
                </c:pt>
                <c:pt idx="50">
                  <c:v>86.5</c:v>
                </c:pt>
                <c:pt idx="51">
                  <c:v>104.39999999999999</c:v>
                </c:pt>
                <c:pt idx="52">
                  <c:v>106.3</c:v>
                </c:pt>
                <c:pt idx="53">
                  <c:v>108.19999999999999</c:v>
                </c:pt>
                <c:pt idx="54">
                  <c:v>110.1</c:v>
                </c:pt>
                <c:pt idx="55">
                  <c:v>112</c:v>
                </c:pt>
                <c:pt idx="56">
                  <c:v>113.89999999999999</c:v>
                </c:pt>
                <c:pt idx="57">
                  <c:v>115.8</c:v>
                </c:pt>
                <c:pt idx="58">
                  <c:v>117.69999999999999</c:v>
                </c:pt>
                <c:pt idx="59">
                  <c:v>119.6</c:v>
                </c:pt>
                <c:pt idx="60">
                  <c:v>121.5</c:v>
                </c:pt>
                <c:pt idx="61">
                  <c:v>141.70000000000002</c:v>
                </c:pt>
                <c:pt idx="62">
                  <c:v>143.9</c:v>
                </c:pt>
                <c:pt idx="63">
                  <c:v>146.10000000000002</c:v>
                </c:pt>
                <c:pt idx="64">
                  <c:v>148.30000000000001</c:v>
                </c:pt>
                <c:pt idx="65">
                  <c:v>150.5</c:v>
                </c:pt>
                <c:pt idx="66">
                  <c:v>152.70000000000002</c:v>
                </c:pt>
                <c:pt idx="67">
                  <c:v>154.9</c:v>
                </c:pt>
                <c:pt idx="68">
                  <c:v>157.10000000000002</c:v>
                </c:pt>
                <c:pt idx="69">
                  <c:v>159.30000000000001</c:v>
                </c:pt>
                <c:pt idx="70">
                  <c:v>161.5</c:v>
                </c:pt>
                <c:pt idx="71">
                  <c:v>185</c:v>
                </c:pt>
                <c:pt idx="72">
                  <c:v>187.5</c:v>
                </c:pt>
                <c:pt idx="73">
                  <c:v>190</c:v>
                </c:pt>
                <c:pt idx="74">
                  <c:v>192.5</c:v>
                </c:pt>
                <c:pt idx="75">
                  <c:v>195</c:v>
                </c:pt>
                <c:pt idx="76">
                  <c:v>197.5</c:v>
                </c:pt>
                <c:pt idx="77">
                  <c:v>200</c:v>
                </c:pt>
                <c:pt idx="78">
                  <c:v>202.5</c:v>
                </c:pt>
                <c:pt idx="79">
                  <c:v>205</c:v>
                </c:pt>
                <c:pt idx="80">
                  <c:v>207.5</c:v>
                </c:pt>
                <c:pt idx="81">
                  <c:v>210</c:v>
                </c:pt>
                <c:pt idx="82">
                  <c:v>212.5</c:v>
                </c:pt>
                <c:pt idx="83">
                  <c:v>215</c:v>
                </c:pt>
                <c:pt idx="84">
                  <c:v>217.5</c:v>
                </c:pt>
                <c:pt idx="85">
                  <c:v>220</c:v>
                </c:pt>
                <c:pt idx="86">
                  <c:v>222.5</c:v>
                </c:pt>
                <c:pt idx="87">
                  <c:v>225</c:v>
                </c:pt>
                <c:pt idx="88">
                  <c:v>227.5</c:v>
                </c:pt>
                <c:pt idx="89">
                  <c:v>230</c:v>
                </c:pt>
                <c:pt idx="90">
                  <c:v>232.5</c:v>
                </c:pt>
                <c:pt idx="91">
                  <c:v>271.39999999999998</c:v>
                </c:pt>
                <c:pt idx="92">
                  <c:v>274.3</c:v>
                </c:pt>
                <c:pt idx="93">
                  <c:v>277.2</c:v>
                </c:pt>
                <c:pt idx="94">
                  <c:v>280.09999999999997</c:v>
                </c:pt>
                <c:pt idx="95">
                  <c:v>283</c:v>
                </c:pt>
                <c:pt idx="96">
                  <c:v>285.89999999999998</c:v>
                </c:pt>
                <c:pt idx="97">
                  <c:v>288.8</c:v>
                </c:pt>
                <c:pt idx="98">
                  <c:v>291.7</c:v>
                </c:pt>
                <c:pt idx="99">
                  <c:v>294.59999999999997</c:v>
                </c:pt>
                <c:pt idx="100">
                  <c:v>297.5</c:v>
                </c:pt>
                <c:pt idx="101">
                  <c:v>353.4</c:v>
                </c:pt>
                <c:pt idx="102">
                  <c:v>356.8</c:v>
                </c:pt>
                <c:pt idx="103">
                  <c:v>360.2</c:v>
                </c:pt>
                <c:pt idx="104">
                  <c:v>363.59999999999997</c:v>
                </c:pt>
                <c:pt idx="105">
                  <c:v>367</c:v>
                </c:pt>
                <c:pt idx="106">
                  <c:v>370.4</c:v>
                </c:pt>
                <c:pt idx="107">
                  <c:v>373.8</c:v>
                </c:pt>
                <c:pt idx="108">
                  <c:v>377.2</c:v>
                </c:pt>
                <c:pt idx="109">
                  <c:v>380.59999999999997</c:v>
                </c:pt>
                <c:pt idx="110">
                  <c:v>384</c:v>
                </c:pt>
                <c:pt idx="111">
                  <c:v>387.4</c:v>
                </c:pt>
                <c:pt idx="112">
                  <c:v>390.8</c:v>
                </c:pt>
                <c:pt idx="113">
                  <c:v>394.2</c:v>
                </c:pt>
                <c:pt idx="114">
                  <c:v>397.59999999999997</c:v>
                </c:pt>
                <c:pt idx="115">
                  <c:v>401</c:v>
                </c:pt>
                <c:pt idx="116">
                  <c:v>404.4</c:v>
                </c:pt>
                <c:pt idx="117">
                  <c:v>407.8</c:v>
                </c:pt>
                <c:pt idx="118">
                  <c:v>411.2</c:v>
                </c:pt>
                <c:pt idx="119">
                  <c:v>414.59999999999997</c:v>
                </c:pt>
                <c:pt idx="120">
                  <c:v>418</c:v>
                </c:pt>
                <c:pt idx="121">
                  <c:v>421.4</c:v>
                </c:pt>
                <c:pt idx="122">
                  <c:v>424.8</c:v>
                </c:pt>
                <c:pt idx="123">
                  <c:v>428.2</c:v>
                </c:pt>
                <c:pt idx="124">
                  <c:v>431.59999999999997</c:v>
                </c:pt>
                <c:pt idx="125">
                  <c:v>435</c:v>
                </c:pt>
                <c:pt idx="126">
                  <c:v>438.4</c:v>
                </c:pt>
                <c:pt idx="127">
                  <c:v>441.8</c:v>
                </c:pt>
                <c:pt idx="128">
                  <c:v>445.2</c:v>
                </c:pt>
                <c:pt idx="129">
                  <c:v>448.59999999999997</c:v>
                </c:pt>
                <c:pt idx="130">
                  <c:v>452</c:v>
                </c:pt>
                <c:pt idx="131">
                  <c:v>455.4</c:v>
                </c:pt>
                <c:pt idx="132">
                  <c:v>458.8</c:v>
                </c:pt>
                <c:pt idx="133">
                  <c:v>462.2</c:v>
                </c:pt>
                <c:pt idx="134">
                  <c:v>465.59999999999997</c:v>
                </c:pt>
                <c:pt idx="135">
                  <c:v>469</c:v>
                </c:pt>
                <c:pt idx="136">
                  <c:v>472.4</c:v>
                </c:pt>
                <c:pt idx="137">
                  <c:v>475.8</c:v>
                </c:pt>
                <c:pt idx="138">
                  <c:v>479.2</c:v>
                </c:pt>
                <c:pt idx="139">
                  <c:v>482.59999999999997</c:v>
                </c:pt>
                <c:pt idx="140">
                  <c:v>486</c:v>
                </c:pt>
                <c:pt idx="141">
                  <c:v>489.4</c:v>
                </c:pt>
                <c:pt idx="142">
                  <c:v>492.8</c:v>
                </c:pt>
                <c:pt idx="143">
                  <c:v>496.2</c:v>
                </c:pt>
                <c:pt idx="144">
                  <c:v>499.59999999999997</c:v>
                </c:pt>
                <c:pt idx="145">
                  <c:v>503</c:v>
                </c:pt>
                <c:pt idx="146">
                  <c:v>506.4</c:v>
                </c:pt>
                <c:pt idx="147">
                  <c:v>509.8</c:v>
                </c:pt>
                <c:pt idx="148">
                  <c:v>513.20000000000005</c:v>
                </c:pt>
                <c:pt idx="149">
                  <c:v>516.59999999999991</c:v>
                </c:pt>
                <c:pt idx="150">
                  <c:v>520</c:v>
                </c:pt>
                <c:pt idx="151">
                  <c:v>523.4</c:v>
                </c:pt>
                <c:pt idx="152">
                  <c:v>526.79999999999995</c:v>
                </c:pt>
                <c:pt idx="153">
                  <c:v>530.19999999999993</c:v>
                </c:pt>
                <c:pt idx="154">
                  <c:v>533.6</c:v>
                </c:pt>
                <c:pt idx="155">
                  <c:v>537</c:v>
                </c:pt>
                <c:pt idx="156">
                  <c:v>540.4</c:v>
                </c:pt>
                <c:pt idx="157">
                  <c:v>543.79999999999995</c:v>
                </c:pt>
                <c:pt idx="158">
                  <c:v>547.19999999999993</c:v>
                </c:pt>
                <c:pt idx="159">
                  <c:v>550.6</c:v>
                </c:pt>
                <c:pt idx="160">
                  <c:v>554</c:v>
                </c:pt>
                <c:pt idx="161">
                  <c:v>557.4</c:v>
                </c:pt>
                <c:pt idx="162">
                  <c:v>560.79999999999995</c:v>
                </c:pt>
                <c:pt idx="163">
                  <c:v>564.19999999999993</c:v>
                </c:pt>
                <c:pt idx="164">
                  <c:v>567.6</c:v>
                </c:pt>
                <c:pt idx="165">
                  <c:v>571</c:v>
                </c:pt>
                <c:pt idx="166">
                  <c:v>574.4</c:v>
                </c:pt>
                <c:pt idx="167">
                  <c:v>577.79999999999995</c:v>
                </c:pt>
                <c:pt idx="168">
                  <c:v>581.19999999999993</c:v>
                </c:pt>
                <c:pt idx="169">
                  <c:v>584.6</c:v>
                </c:pt>
                <c:pt idx="170">
                  <c:v>588</c:v>
                </c:pt>
                <c:pt idx="171">
                  <c:v>591.4</c:v>
                </c:pt>
                <c:pt idx="172">
                  <c:v>594.79999999999995</c:v>
                </c:pt>
                <c:pt idx="173">
                  <c:v>598.19999999999993</c:v>
                </c:pt>
                <c:pt idx="174">
                  <c:v>601.6</c:v>
                </c:pt>
                <c:pt idx="175">
                  <c:v>605</c:v>
                </c:pt>
                <c:pt idx="176">
                  <c:v>608.4</c:v>
                </c:pt>
                <c:pt idx="177">
                  <c:v>611.79999999999995</c:v>
                </c:pt>
                <c:pt idx="178">
                  <c:v>615.19999999999993</c:v>
                </c:pt>
                <c:pt idx="179">
                  <c:v>618.6</c:v>
                </c:pt>
                <c:pt idx="180">
                  <c:v>622</c:v>
                </c:pt>
                <c:pt idx="181">
                  <c:v>625.4</c:v>
                </c:pt>
                <c:pt idx="182">
                  <c:v>628.79999999999995</c:v>
                </c:pt>
                <c:pt idx="183">
                  <c:v>632.19999999999993</c:v>
                </c:pt>
                <c:pt idx="184">
                  <c:v>635.6</c:v>
                </c:pt>
                <c:pt idx="185">
                  <c:v>639</c:v>
                </c:pt>
                <c:pt idx="186">
                  <c:v>642.4</c:v>
                </c:pt>
                <c:pt idx="187">
                  <c:v>645.79999999999995</c:v>
                </c:pt>
                <c:pt idx="188">
                  <c:v>649.19999999999993</c:v>
                </c:pt>
                <c:pt idx="189">
                  <c:v>652.6</c:v>
                </c:pt>
                <c:pt idx="190">
                  <c:v>656</c:v>
                </c:pt>
                <c:pt idx="191">
                  <c:v>659.4</c:v>
                </c:pt>
                <c:pt idx="192">
                  <c:v>662.8</c:v>
                </c:pt>
                <c:pt idx="193">
                  <c:v>666.19999999999993</c:v>
                </c:pt>
                <c:pt idx="194">
                  <c:v>669.6</c:v>
                </c:pt>
                <c:pt idx="195">
                  <c:v>673</c:v>
                </c:pt>
                <c:pt idx="196">
                  <c:v>676.4</c:v>
                </c:pt>
                <c:pt idx="197">
                  <c:v>679.8</c:v>
                </c:pt>
                <c:pt idx="198">
                  <c:v>683.19999999999993</c:v>
                </c:pt>
                <c:pt idx="199">
                  <c:v>686.6</c:v>
                </c:pt>
                <c:pt idx="200">
                  <c:v>690</c:v>
                </c:pt>
                <c:pt idx="201">
                  <c:v>693.4</c:v>
                </c:pt>
                <c:pt idx="202">
                  <c:v>696.8</c:v>
                </c:pt>
                <c:pt idx="203">
                  <c:v>700.19999999999993</c:v>
                </c:pt>
                <c:pt idx="204">
                  <c:v>703.6</c:v>
                </c:pt>
                <c:pt idx="205">
                  <c:v>707</c:v>
                </c:pt>
                <c:pt idx="206">
                  <c:v>710.4</c:v>
                </c:pt>
                <c:pt idx="207">
                  <c:v>713.8</c:v>
                </c:pt>
                <c:pt idx="208">
                  <c:v>717.19999999999993</c:v>
                </c:pt>
                <c:pt idx="209">
                  <c:v>720.6</c:v>
                </c:pt>
                <c:pt idx="210">
                  <c:v>724</c:v>
                </c:pt>
                <c:pt idx="211">
                  <c:v>727.4</c:v>
                </c:pt>
                <c:pt idx="212">
                  <c:v>730.8</c:v>
                </c:pt>
                <c:pt idx="213">
                  <c:v>734.19999999999993</c:v>
                </c:pt>
                <c:pt idx="214">
                  <c:v>737.6</c:v>
                </c:pt>
                <c:pt idx="215">
                  <c:v>741</c:v>
                </c:pt>
                <c:pt idx="216">
                  <c:v>744.4</c:v>
                </c:pt>
                <c:pt idx="217">
                  <c:v>747.8</c:v>
                </c:pt>
                <c:pt idx="218">
                  <c:v>751.19999999999993</c:v>
                </c:pt>
                <c:pt idx="219">
                  <c:v>754.6</c:v>
                </c:pt>
                <c:pt idx="220">
                  <c:v>758</c:v>
                </c:pt>
                <c:pt idx="221">
                  <c:v>761.4</c:v>
                </c:pt>
                <c:pt idx="222">
                  <c:v>764.8</c:v>
                </c:pt>
                <c:pt idx="223">
                  <c:v>768.19999999999993</c:v>
                </c:pt>
                <c:pt idx="224">
                  <c:v>771.6</c:v>
                </c:pt>
                <c:pt idx="225">
                  <c:v>775</c:v>
                </c:pt>
                <c:pt idx="226">
                  <c:v>778.4</c:v>
                </c:pt>
                <c:pt idx="227">
                  <c:v>781.8</c:v>
                </c:pt>
                <c:pt idx="228">
                  <c:v>785.19999999999993</c:v>
                </c:pt>
                <c:pt idx="229">
                  <c:v>788.6</c:v>
                </c:pt>
                <c:pt idx="230">
                  <c:v>792</c:v>
                </c:pt>
                <c:pt idx="231">
                  <c:v>795.4</c:v>
                </c:pt>
                <c:pt idx="232">
                  <c:v>798.8</c:v>
                </c:pt>
                <c:pt idx="233">
                  <c:v>802.19999999999993</c:v>
                </c:pt>
                <c:pt idx="234">
                  <c:v>805.6</c:v>
                </c:pt>
                <c:pt idx="235">
                  <c:v>809</c:v>
                </c:pt>
                <c:pt idx="236">
                  <c:v>812.4</c:v>
                </c:pt>
                <c:pt idx="237">
                  <c:v>815.8</c:v>
                </c:pt>
                <c:pt idx="238">
                  <c:v>819.19999999999993</c:v>
                </c:pt>
                <c:pt idx="239">
                  <c:v>822.6</c:v>
                </c:pt>
                <c:pt idx="240">
                  <c:v>826</c:v>
                </c:pt>
                <c:pt idx="241">
                  <c:v>829.4</c:v>
                </c:pt>
                <c:pt idx="242">
                  <c:v>832.8</c:v>
                </c:pt>
                <c:pt idx="243">
                  <c:v>836.19999999999993</c:v>
                </c:pt>
                <c:pt idx="244">
                  <c:v>839.6</c:v>
                </c:pt>
                <c:pt idx="245">
                  <c:v>843</c:v>
                </c:pt>
                <c:pt idx="246">
                  <c:v>846.4</c:v>
                </c:pt>
                <c:pt idx="247">
                  <c:v>849.8</c:v>
                </c:pt>
                <c:pt idx="248">
                  <c:v>853.19999999999993</c:v>
                </c:pt>
                <c:pt idx="249">
                  <c:v>856.6</c:v>
                </c:pt>
                <c:pt idx="250">
                  <c:v>860</c:v>
                </c:pt>
                <c:pt idx="251">
                  <c:v>863.4</c:v>
                </c:pt>
                <c:pt idx="252">
                  <c:v>866.8</c:v>
                </c:pt>
                <c:pt idx="253">
                  <c:v>870.19999999999993</c:v>
                </c:pt>
                <c:pt idx="254">
                  <c:v>873.6</c:v>
                </c:pt>
                <c:pt idx="255">
                  <c:v>877</c:v>
                </c:pt>
                <c:pt idx="256">
                  <c:v>880.4</c:v>
                </c:pt>
                <c:pt idx="257">
                  <c:v>883.8</c:v>
                </c:pt>
                <c:pt idx="258">
                  <c:v>887.19999999999993</c:v>
                </c:pt>
                <c:pt idx="259">
                  <c:v>890.6</c:v>
                </c:pt>
                <c:pt idx="260">
                  <c:v>894</c:v>
                </c:pt>
                <c:pt idx="261">
                  <c:v>897.4</c:v>
                </c:pt>
                <c:pt idx="262">
                  <c:v>900.8</c:v>
                </c:pt>
                <c:pt idx="263">
                  <c:v>904.19999999999993</c:v>
                </c:pt>
                <c:pt idx="264">
                  <c:v>907.6</c:v>
                </c:pt>
                <c:pt idx="265">
                  <c:v>911</c:v>
                </c:pt>
                <c:pt idx="266">
                  <c:v>914.4</c:v>
                </c:pt>
                <c:pt idx="267">
                  <c:v>917.8</c:v>
                </c:pt>
                <c:pt idx="268">
                  <c:v>921.19999999999993</c:v>
                </c:pt>
                <c:pt idx="269">
                  <c:v>924.6</c:v>
                </c:pt>
                <c:pt idx="270">
                  <c:v>928</c:v>
                </c:pt>
                <c:pt idx="271">
                  <c:v>931.4</c:v>
                </c:pt>
                <c:pt idx="272">
                  <c:v>934.8</c:v>
                </c:pt>
                <c:pt idx="273">
                  <c:v>938.19999999999993</c:v>
                </c:pt>
                <c:pt idx="274">
                  <c:v>941.6</c:v>
                </c:pt>
                <c:pt idx="275">
                  <c:v>945</c:v>
                </c:pt>
                <c:pt idx="276">
                  <c:v>948.4</c:v>
                </c:pt>
                <c:pt idx="277">
                  <c:v>951.8</c:v>
                </c:pt>
                <c:pt idx="278">
                  <c:v>955.19999999999993</c:v>
                </c:pt>
                <c:pt idx="279">
                  <c:v>958.6</c:v>
                </c:pt>
                <c:pt idx="280">
                  <c:v>962</c:v>
                </c:pt>
                <c:pt idx="281">
                  <c:v>965.4</c:v>
                </c:pt>
                <c:pt idx="282">
                  <c:v>968.8</c:v>
                </c:pt>
                <c:pt idx="283">
                  <c:v>972.19999999999993</c:v>
                </c:pt>
                <c:pt idx="284">
                  <c:v>975.6</c:v>
                </c:pt>
                <c:pt idx="285">
                  <c:v>979</c:v>
                </c:pt>
                <c:pt idx="286">
                  <c:v>982.4</c:v>
                </c:pt>
                <c:pt idx="287">
                  <c:v>985.8</c:v>
                </c:pt>
                <c:pt idx="288">
                  <c:v>989.19999999999993</c:v>
                </c:pt>
                <c:pt idx="289">
                  <c:v>992.6</c:v>
                </c:pt>
                <c:pt idx="290">
                  <c:v>996</c:v>
                </c:pt>
                <c:pt idx="291">
                  <c:v>999.4</c:v>
                </c:pt>
                <c:pt idx="292">
                  <c:v>1002.8</c:v>
                </c:pt>
                <c:pt idx="293">
                  <c:v>1006.1999999999999</c:v>
                </c:pt>
                <c:pt idx="294">
                  <c:v>1009.6</c:v>
                </c:pt>
                <c:pt idx="295">
                  <c:v>1013</c:v>
                </c:pt>
                <c:pt idx="296">
                  <c:v>1016.4</c:v>
                </c:pt>
                <c:pt idx="297">
                  <c:v>1019.8</c:v>
                </c:pt>
                <c:pt idx="298">
                  <c:v>1023.1999999999999</c:v>
                </c:pt>
                <c:pt idx="299">
                  <c:v>1026.5999999999999</c:v>
                </c:pt>
                <c:pt idx="300">
                  <c:v>1030</c:v>
                </c:pt>
                <c:pt idx="301">
                  <c:v>1033.4000000000001</c:v>
                </c:pt>
                <c:pt idx="302">
                  <c:v>1036.8</c:v>
                </c:pt>
                <c:pt idx="303">
                  <c:v>1040.2</c:v>
                </c:pt>
                <c:pt idx="304">
                  <c:v>1043.5999999999999</c:v>
                </c:pt>
                <c:pt idx="305">
                  <c:v>1047</c:v>
                </c:pt>
                <c:pt idx="306">
                  <c:v>1050.3999999999999</c:v>
                </c:pt>
                <c:pt idx="307">
                  <c:v>1053.8</c:v>
                </c:pt>
                <c:pt idx="308">
                  <c:v>1057.2</c:v>
                </c:pt>
                <c:pt idx="309">
                  <c:v>1060.5999999999999</c:v>
                </c:pt>
                <c:pt idx="310">
                  <c:v>1064</c:v>
                </c:pt>
                <c:pt idx="311">
                  <c:v>1067.3999999999999</c:v>
                </c:pt>
                <c:pt idx="312">
                  <c:v>1070.8</c:v>
                </c:pt>
                <c:pt idx="313">
                  <c:v>1074.2</c:v>
                </c:pt>
                <c:pt idx="314">
                  <c:v>1077.5999999999999</c:v>
                </c:pt>
                <c:pt idx="315">
                  <c:v>1081</c:v>
                </c:pt>
                <c:pt idx="316">
                  <c:v>1084.3999999999999</c:v>
                </c:pt>
                <c:pt idx="317">
                  <c:v>1087.8</c:v>
                </c:pt>
                <c:pt idx="318">
                  <c:v>1091.2</c:v>
                </c:pt>
                <c:pt idx="319">
                  <c:v>1094.5999999999999</c:v>
                </c:pt>
                <c:pt idx="320">
                  <c:v>1098</c:v>
                </c:pt>
                <c:pt idx="321">
                  <c:v>1101.3999999999999</c:v>
                </c:pt>
                <c:pt idx="322">
                  <c:v>1104.8</c:v>
                </c:pt>
                <c:pt idx="323">
                  <c:v>1108.2</c:v>
                </c:pt>
                <c:pt idx="324">
                  <c:v>1111.5999999999999</c:v>
                </c:pt>
                <c:pt idx="325">
                  <c:v>1115</c:v>
                </c:pt>
                <c:pt idx="326">
                  <c:v>1118.3999999999999</c:v>
                </c:pt>
                <c:pt idx="327">
                  <c:v>1121.8</c:v>
                </c:pt>
                <c:pt idx="328">
                  <c:v>1125.2</c:v>
                </c:pt>
                <c:pt idx="329">
                  <c:v>1128.5999999999999</c:v>
                </c:pt>
                <c:pt idx="330">
                  <c:v>1132</c:v>
                </c:pt>
                <c:pt idx="331">
                  <c:v>1135.3999999999999</c:v>
                </c:pt>
                <c:pt idx="332">
                  <c:v>1138.8</c:v>
                </c:pt>
                <c:pt idx="333">
                  <c:v>1142.2</c:v>
                </c:pt>
                <c:pt idx="334">
                  <c:v>1145.5999999999999</c:v>
                </c:pt>
                <c:pt idx="335">
                  <c:v>1149</c:v>
                </c:pt>
                <c:pt idx="336">
                  <c:v>1152.3999999999999</c:v>
                </c:pt>
                <c:pt idx="337">
                  <c:v>1155.8</c:v>
                </c:pt>
                <c:pt idx="338">
                  <c:v>1159.2</c:v>
                </c:pt>
                <c:pt idx="339">
                  <c:v>1162.5999999999999</c:v>
                </c:pt>
                <c:pt idx="340">
                  <c:v>1166</c:v>
                </c:pt>
                <c:pt idx="341">
                  <c:v>1169.3999999999999</c:v>
                </c:pt>
                <c:pt idx="342">
                  <c:v>1172.8</c:v>
                </c:pt>
                <c:pt idx="343">
                  <c:v>1176.2</c:v>
                </c:pt>
                <c:pt idx="344">
                  <c:v>1179.5999999999999</c:v>
                </c:pt>
                <c:pt idx="345">
                  <c:v>1183</c:v>
                </c:pt>
                <c:pt idx="346">
                  <c:v>1186.3999999999999</c:v>
                </c:pt>
                <c:pt idx="347">
                  <c:v>1189.8</c:v>
                </c:pt>
                <c:pt idx="348">
                  <c:v>1193.2</c:v>
                </c:pt>
                <c:pt idx="349">
                  <c:v>1196.5999999999999</c:v>
                </c:pt>
                <c:pt idx="350">
                  <c:v>1200</c:v>
                </c:pt>
                <c:pt idx="351">
                  <c:v>1203.3999999999999</c:v>
                </c:pt>
                <c:pt idx="352">
                  <c:v>1206.8</c:v>
                </c:pt>
                <c:pt idx="353">
                  <c:v>1210.2</c:v>
                </c:pt>
                <c:pt idx="354">
                  <c:v>1213.5999999999999</c:v>
                </c:pt>
                <c:pt idx="355">
                  <c:v>1217</c:v>
                </c:pt>
                <c:pt idx="356">
                  <c:v>1220.3999999999999</c:v>
                </c:pt>
                <c:pt idx="357">
                  <c:v>1223.8</c:v>
                </c:pt>
                <c:pt idx="358">
                  <c:v>1227.2</c:v>
                </c:pt>
                <c:pt idx="359">
                  <c:v>1230.5999999999999</c:v>
                </c:pt>
                <c:pt idx="360">
                  <c:v>1234</c:v>
                </c:pt>
                <c:pt idx="361">
                  <c:v>1237.3999999999999</c:v>
                </c:pt>
                <c:pt idx="362">
                  <c:v>1240.8</c:v>
                </c:pt>
                <c:pt idx="363">
                  <c:v>1244.2</c:v>
                </c:pt>
                <c:pt idx="364">
                  <c:v>1247.5999999999999</c:v>
                </c:pt>
                <c:pt idx="365">
                  <c:v>1251</c:v>
                </c:pt>
                <c:pt idx="366">
                  <c:v>1254.3999999999999</c:v>
                </c:pt>
                <c:pt idx="367">
                  <c:v>1257.8</c:v>
                </c:pt>
                <c:pt idx="368">
                  <c:v>1261.2</c:v>
                </c:pt>
                <c:pt idx="369">
                  <c:v>1264.5999999999999</c:v>
                </c:pt>
                <c:pt idx="370">
                  <c:v>1268</c:v>
                </c:pt>
                <c:pt idx="371">
                  <c:v>1271.3999999999999</c:v>
                </c:pt>
                <c:pt idx="372">
                  <c:v>1274.8</c:v>
                </c:pt>
                <c:pt idx="373">
                  <c:v>1278.2</c:v>
                </c:pt>
                <c:pt idx="374">
                  <c:v>1281.5999999999999</c:v>
                </c:pt>
                <c:pt idx="375">
                  <c:v>1285</c:v>
                </c:pt>
                <c:pt idx="376">
                  <c:v>1288.3999999999999</c:v>
                </c:pt>
                <c:pt idx="377">
                  <c:v>1291.8</c:v>
                </c:pt>
                <c:pt idx="378">
                  <c:v>1295.2</c:v>
                </c:pt>
                <c:pt idx="379">
                  <c:v>1298.5999999999999</c:v>
                </c:pt>
                <c:pt idx="380">
                  <c:v>1302</c:v>
                </c:pt>
                <c:pt idx="381">
                  <c:v>1305.3999999999999</c:v>
                </c:pt>
                <c:pt idx="382">
                  <c:v>1308.8</c:v>
                </c:pt>
                <c:pt idx="383">
                  <c:v>1312.2</c:v>
                </c:pt>
                <c:pt idx="384">
                  <c:v>1315.6</c:v>
                </c:pt>
                <c:pt idx="385">
                  <c:v>1319</c:v>
                </c:pt>
                <c:pt idx="386">
                  <c:v>1322.3999999999999</c:v>
                </c:pt>
                <c:pt idx="387">
                  <c:v>1325.8</c:v>
                </c:pt>
                <c:pt idx="388">
                  <c:v>1329.2</c:v>
                </c:pt>
                <c:pt idx="389">
                  <c:v>1332.6</c:v>
                </c:pt>
                <c:pt idx="390">
                  <c:v>1336</c:v>
                </c:pt>
                <c:pt idx="391">
                  <c:v>1339.3999999999999</c:v>
                </c:pt>
                <c:pt idx="392">
                  <c:v>1342.8</c:v>
                </c:pt>
                <c:pt idx="393">
                  <c:v>1346.2</c:v>
                </c:pt>
                <c:pt idx="394">
                  <c:v>1349.6</c:v>
                </c:pt>
                <c:pt idx="395">
                  <c:v>1353</c:v>
                </c:pt>
                <c:pt idx="396">
                  <c:v>1356.3999999999999</c:v>
                </c:pt>
                <c:pt idx="397">
                  <c:v>1359.8</c:v>
                </c:pt>
                <c:pt idx="398">
                  <c:v>1363.2</c:v>
                </c:pt>
                <c:pt idx="399">
                  <c:v>1366.6</c:v>
                </c:pt>
                <c:pt idx="400">
                  <c:v>1370</c:v>
                </c:pt>
                <c:pt idx="401">
                  <c:v>1373.3999999999999</c:v>
                </c:pt>
                <c:pt idx="402">
                  <c:v>1376.8</c:v>
                </c:pt>
                <c:pt idx="403">
                  <c:v>1380.2</c:v>
                </c:pt>
                <c:pt idx="404">
                  <c:v>1383.6</c:v>
                </c:pt>
                <c:pt idx="405">
                  <c:v>1387</c:v>
                </c:pt>
                <c:pt idx="406">
                  <c:v>1390.3999999999999</c:v>
                </c:pt>
                <c:pt idx="407">
                  <c:v>1393.8</c:v>
                </c:pt>
                <c:pt idx="408">
                  <c:v>1397.2</c:v>
                </c:pt>
                <c:pt idx="409">
                  <c:v>1400.6</c:v>
                </c:pt>
                <c:pt idx="410">
                  <c:v>1404</c:v>
                </c:pt>
                <c:pt idx="411">
                  <c:v>1407.3999999999999</c:v>
                </c:pt>
                <c:pt idx="412">
                  <c:v>1410.8</c:v>
                </c:pt>
                <c:pt idx="413">
                  <c:v>1414.2</c:v>
                </c:pt>
                <c:pt idx="414">
                  <c:v>1417.6</c:v>
                </c:pt>
                <c:pt idx="415">
                  <c:v>1421</c:v>
                </c:pt>
                <c:pt idx="416">
                  <c:v>1424.3999999999999</c:v>
                </c:pt>
                <c:pt idx="417">
                  <c:v>1427.8</c:v>
                </c:pt>
                <c:pt idx="418">
                  <c:v>1431.2</c:v>
                </c:pt>
                <c:pt idx="419">
                  <c:v>1434.6</c:v>
                </c:pt>
                <c:pt idx="420">
                  <c:v>1438</c:v>
                </c:pt>
                <c:pt idx="421">
                  <c:v>1441.3999999999999</c:v>
                </c:pt>
                <c:pt idx="422">
                  <c:v>1444.8</c:v>
                </c:pt>
                <c:pt idx="423">
                  <c:v>1448.2</c:v>
                </c:pt>
                <c:pt idx="424">
                  <c:v>1451.6</c:v>
                </c:pt>
                <c:pt idx="425">
                  <c:v>1455</c:v>
                </c:pt>
                <c:pt idx="426">
                  <c:v>1458.3999999999999</c:v>
                </c:pt>
                <c:pt idx="427">
                  <c:v>1461.8</c:v>
                </c:pt>
                <c:pt idx="428">
                  <c:v>1465.2</c:v>
                </c:pt>
                <c:pt idx="429">
                  <c:v>1468.6</c:v>
                </c:pt>
                <c:pt idx="430">
                  <c:v>1472</c:v>
                </c:pt>
                <c:pt idx="431">
                  <c:v>1475.3999999999999</c:v>
                </c:pt>
                <c:pt idx="432">
                  <c:v>1478.8</c:v>
                </c:pt>
                <c:pt idx="433">
                  <c:v>1482.2</c:v>
                </c:pt>
                <c:pt idx="434">
                  <c:v>1485.6</c:v>
                </c:pt>
                <c:pt idx="435">
                  <c:v>1489</c:v>
                </c:pt>
                <c:pt idx="436">
                  <c:v>1492.3999999999999</c:v>
                </c:pt>
                <c:pt idx="437">
                  <c:v>1495.8</c:v>
                </c:pt>
                <c:pt idx="438">
                  <c:v>1499.2</c:v>
                </c:pt>
                <c:pt idx="439">
                  <c:v>1502.6</c:v>
                </c:pt>
                <c:pt idx="440">
                  <c:v>1506</c:v>
                </c:pt>
                <c:pt idx="441">
                  <c:v>1509.3999999999999</c:v>
                </c:pt>
                <c:pt idx="442">
                  <c:v>1512.8</c:v>
                </c:pt>
                <c:pt idx="443">
                  <c:v>1516.2</c:v>
                </c:pt>
                <c:pt idx="444">
                  <c:v>1519.6</c:v>
                </c:pt>
                <c:pt idx="445">
                  <c:v>1523</c:v>
                </c:pt>
                <c:pt idx="446">
                  <c:v>1526.3999999999999</c:v>
                </c:pt>
                <c:pt idx="447">
                  <c:v>1529.8</c:v>
                </c:pt>
                <c:pt idx="448">
                  <c:v>1533.2</c:v>
                </c:pt>
                <c:pt idx="449">
                  <c:v>1536.6</c:v>
                </c:pt>
                <c:pt idx="450">
                  <c:v>1540</c:v>
                </c:pt>
                <c:pt idx="451">
                  <c:v>1543.3999999999999</c:v>
                </c:pt>
                <c:pt idx="452">
                  <c:v>1546.8</c:v>
                </c:pt>
                <c:pt idx="453">
                  <c:v>1550.2</c:v>
                </c:pt>
                <c:pt idx="454">
                  <c:v>1553.6</c:v>
                </c:pt>
                <c:pt idx="455">
                  <c:v>1557</c:v>
                </c:pt>
                <c:pt idx="456">
                  <c:v>1560.3999999999999</c:v>
                </c:pt>
                <c:pt idx="457">
                  <c:v>1563.8</c:v>
                </c:pt>
                <c:pt idx="458">
                  <c:v>1567.2</c:v>
                </c:pt>
                <c:pt idx="459">
                  <c:v>1570.6</c:v>
                </c:pt>
                <c:pt idx="460">
                  <c:v>1574</c:v>
                </c:pt>
                <c:pt idx="461">
                  <c:v>1577.3999999999999</c:v>
                </c:pt>
                <c:pt idx="462">
                  <c:v>1580.8</c:v>
                </c:pt>
                <c:pt idx="463">
                  <c:v>1584.2</c:v>
                </c:pt>
                <c:pt idx="464">
                  <c:v>1587.6</c:v>
                </c:pt>
                <c:pt idx="465">
                  <c:v>1591</c:v>
                </c:pt>
                <c:pt idx="466">
                  <c:v>1594.3999999999999</c:v>
                </c:pt>
                <c:pt idx="467">
                  <c:v>1597.8</c:v>
                </c:pt>
                <c:pt idx="468">
                  <c:v>1601.2</c:v>
                </c:pt>
                <c:pt idx="469">
                  <c:v>1604.6</c:v>
                </c:pt>
                <c:pt idx="470">
                  <c:v>1608</c:v>
                </c:pt>
                <c:pt idx="471">
                  <c:v>1611.3999999999999</c:v>
                </c:pt>
                <c:pt idx="472">
                  <c:v>1614.8</c:v>
                </c:pt>
                <c:pt idx="473">
                  <c:v>1618.2</c:v>
                </c:pt>
                <c:pt idx="474">
                  <c:v>1621.6</c:v>
                </c:pt>
                <c:pt idx="475">
                  <c:v>1625</c:v>
                </c:pt>
                <c:pt idx="476">
                  <c:v>1628.3999999999999</c:v>
                </c:pt>
                <c:pt idx="477">
                  <c:v>1631.8</c:v>
                </c:pt>
                <c:pt idx="478">
                  <c:v>1635.2</c:v>
                </c:pt>
                <c:pt idx="479">
                  <c:v>1638.6</c:v>
                </c:pt>
                <c:pt idx="480">
                  <c:v>1642</c:v>
                </c:pt>
                <c:pt idx="481">
                  <c:v>1645.3999999999999</c:v>
                </c:pt>
                <c:pt idx="482">
                  <c:v>1648.8</c:v>
                </c:pt>
                <c:pt idx="483">
                  <c:v>1652.2</c:v>
                </c:pt>
                <c:pt idx="484">
                  <c:v>1655.6</c:v>
                </c:pt>
                <c:pt idx="485">
                  <c:v>1659</c:v>
                </c:pt>
                <c:pt idx="486">
                  <c:v>1662.3999999999999</c:v>
                </c:pt>
                <c:pt idx="487">
                  <c:v>1665.8</c:v>
                </c:pt>
                <c:pt idx="488">
                  <c:v>1669.2</c:v>
                </c:pt>
                <c:pt idx="489">
                  <c:v>1672.6</c:v>
                </c:pt>
                <c:pt idx="490">
                  <c:v>1676</c:v>
                </c:pt>
                <c:pt idx="491">
                  <c:v>1679.3999999999999</c:v>
                </c:pt>
                <c:pt idx="492">
                  <c:v>1682.8</c:v>
                </c:pt>
                <c:pt idx="493">
                  <c:v>1686.2</c:v>
                </c:pt>
                <c:pt idx="494">
                  <c:v>1689.6</c:v>
                </c:pt>
                <c:pt idx="495">
                  <c:v>1693</c:v>
                </c:pt>
                <c:pt idx="496">
                  <c:v>1696.3999999999999</c:v>
                </c:pt>
                <c:pt idx="497">
                  <c:v>1699.8</c:v>
                </c:pt>
                <c:pt idx="498">
                  <c:v>1703.2</c:v>
                </c:pt>
                <c:pt idx="499">
                  <c:v>1706.6</c:v>
                </c:pt>
                <c:pt idx="500">
                  <c:v>1710</c:v>
                </c:pt>
                <c:pt idx="501">
                  <c:v>1973.8999999999999</c:v>
                </c:pt>
                <c:pt idx="502">
                  <c:v>1977.8</c:v>
                </c:pt>
                <c:pt idx="503">
                  <c:v>1981.7</c:v>
                </c:pt>
                <c:pt idx="504">
                  <c:v>1985.6</c:v>
                </c:pt>
                <c:pt idx="505">
                  <c:v>1989.5</c:v>
                </c:pt>
                <c:pt idx="506">
                  <c:v>1993.3999999999999</c:v>
                </c:pt>
                <c:pt idx="507">
                  <c:v>1997.3</c:v>
                </c:pt>
                <c:pt idx="508">
                  <c:v>2001.2</c:v>
                </c:pt>
                <c:pt idx="509">
                  <c:v>2005.1</c:v>
                </c:pt>
                <c:pt idx="510">
                  <c:v>2009</c:v>
                </c:pt>
                <c:pt idx="511">
                  <c:v>2012.8999999999999</c:v>
                </c:pt>
                <c:pt idx="512">
                  <c:v>2016.8</c:v>
                </c:pt>
                <c:pt idx="513">
                  <c:v>2020.7</c:v>
                </c:pt>
                <c:pt idx="514">
                  <c:v>2024.6</c:v>
                </c:pt>
                <c:pt idx="515">
                  <c:v>2028.5</c:v>
                </c:pt>
                <c:pt idx="516">
                  <c:v>2032.3999999999999</c:v>
                </c:pt>
                <c:pt idx="517">
                  <c:v>2036.3</c:v>
                </c:pt>
                <c:pt idx="518">
                  <c:v>2040.2</c:v>
                </c:pt>
                <c:pt idx="519">
                  <c:v>2044.1</c:v>
                </c:pt>
                <c:pt idx="520">
                  <c:v>2048</c:v>
                </c:pt>
                <c:pt idx="521">
                  <c:v>2051.8999999999996</c:v>
                </c:pt>
                <c:pt idx="522">
                  <c:v>2055.8000000000002</c:v>
                </c:pt>
                <c:pt idx="523">
                  <c:v>2059.6999999999998</c:v>
                </c:pt>
                <c:pt idx="524">
                  <c:v>2063.6</c:v>
                </c:pt>
                <c:pt idx="525">
                  <c:v>2067.5</c:v>
                </c:pt>
                <c:pt idx="526">
                  <c:v>2071.4</c:v>
                </c:pt>
                <c:pt idx="527">
                  <c:v>2075.2999999999997</c:v>
                </c:pt>
                <c:pt idx="528">
                  <c:v>2079.1999999999998</c:v>
                </c:pt>
                <c:pt idx="529">
                  <c:v>2083.1</c:v>
                </c:pt>
                <c:pt idx="530">
                  <c:v>2087</c:v>
                </c:pt>
                <c:pt idx="531">
                  <c:v>2090.9</c:v>
                </c:pt>
                <c:pt idx="532">
                  <c:v>2094.7999999999997</c:v>
                </c:pt>
                <c:pt idx="533">
                  <c:v>2098.6999999999998</c:v>
                </c:pt>
                <c:pt idx="534">
                  <c:v>2102.6</c:v>
                </c:pt>
                <c:pt idx="535">
                  <c:v>2106.5</c:v>
                </c:pt>
                <c:pt idx="536">
                  <c:v>2110.4</c:v>
                </c:pt>
                <c:pt idx="537">
                  <c:v>2114.2999999999997</c:v>
                </c:pt>
                <c:pt idx="538">
                  <c:v>2118.1999999999998</c:v>
                </c:pt>
                <c:pt idx="539">
                  <c:v>2122.1</c:v>
                </c:pt>
                <c:pt idx="540">
                  <c:v>2126</c:v>
                </c:pt>
                <c:pt idx="541">
                  <c:v>2129.9</c:v>
                </c:pt>
                <c:pt idx="542">
                  <c:v>2133.7999999999997</c:v>
                </c:pt>
                <c:pt idx="543">
                  <c:v>2137.6999999999998</c:v>
                </c:pt>
                <c:pt idx="544">
                  <c:v>2141.6</c:v>
                </c:pt>
                <c:pt idx="545">
                  <c:v>2145.5</c:v>
                </c:pt>
                <c:pt idx="546">
                  <c:v>2149.4</c:v>
                </c:pt>
                <c:pt idx="547">
                  <c:v>2153.2999999999997</c:v>
                </c:pt>
                <c:pt idx="548">
                  <c:v>2157.1999999999998</c:v>
                </c:pt>
                <c:pt idx="549">
                  <c:v>2161.1</c:v>
                </c:pt>
                <c:pt idx="550">
                  <c:v>2165</c:v>
                </c:pt>
              </c:numCache>
            </c:numRef>
          </c:val>
          <c:smooth val="0"/>
          <c:extLst>
            <c:ext xmlns:c16="http://schemas.microsoft.com/office/drawing/2014/chart" uri="{C3380CC4-5D6E-409C-BE32-E72D297353CC}">
              <c16:uniqueId val="{00000000-0DDB-4966-B90B-D5ADFA20C748}"/>
            </c:ext>
          </c:extLst>
        </c:ser>
        <c:ser>
          <c:idx val="0"/>
          <c:order val="1"/>
          <c:tx>
            <c:v>2009</c:v>
          </c:tx>
          <c:spPr>
            <a:ln w="31750" cap="rnd">
              <a:solidFill>
                <a:schemeClr val="accent1"/>
              </a:solidFill>
              <a:round/>
            </a:ln>
            <a:effectLst/>
          </c:spPr>
          <c:marker>
            <c:symbol val="none"/>
          </c:marker>
          <c:cat>
            <c:numRef>
              <c:f>Residencial!$B$4:$B$554</c:f>
              <c:numCache>
                <c:formatCode>General</c:formatCode>
                <c:ptCount val="55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numCache>
            </c:numRef>
          </c:cat>
          <c:val>
            <c:numRef>
              <c:f>Residencial!$G$4:$G$554</c:f>
              <c:numCache>
                <c:formatCode>General</c:formatCode>
                <c:ptCount val="551"/>
                <c:pt idx="0">
                  <c:v>2.39</c:v>
                </c:pt>
                <c:pt idx="1">
                  <c:v>2.39</c:v>
                </c:pt>
                <c:pt idx="2">
                  <c:v>2.39</c:v>
                </c:pt>
                <c:pt idx="3">
                  <c:v>2.39</c:v>
                </c:pt>
                <c:pt idx="4">
                  <c:v>2.39</c:v>
                </c:pt>
                <c:pt idx="5">
                  <c:v>2.39</c:v>
                </c:pt>
                <c:pt idx="6">
                  <c:v>2.39</c:v>
                </c:pt>
                <c:pt idx="7">
                  <c:v>2.39</c:v>
                </c:pt>
                <c:pt idx="8">
                  <c:v>2.39</c:v>
                </c:pt>
                <c:pt idx="9">
                  <c:v>2.39</c:v>
                </c:pt>
                <c:pt idx="10">
                  <c:v>2.39</c:v>
                </c:pt>
                <c:pt idx="11">
                  <c:v>2.41</c:v>
                </c:pt>
                <c:pt idx="12">
                  <c:v>2.62</c:v>
                </c:pt>
                <c:pt idx="13">
                  <c:v>2.83</c:v>
                </c:pt>
                <c:pt idx="14">
                  <c:v>3.04</c:v>
                </c:pt>
                <c:pt idx="15">
                  <c:v>3.25</c:v>
                </c:pt>
                <c:pt idx="16">
                  <c:v>3.46</c:v>
                </c:pt>
                <c:pt idx="17">
                  <c:v>3.67</c:v>
                </c:pt>
                <c:pt idx="18">
                  <c:v>3.88</c:v>
                </c:pt>
                <c:pt idx="19">
                  <c:v>4.09</c:v>
                </c:pt>
                <c:pt idx="20">
                  <c:v>4.3</c:v>
                </c:pt>
                <c:pt idx="21">
                  <c:v>8.4990000000000006</c:v>
                </c:pt>
                <c:pt idx="22">
                  <c:v>8.8179999999999996</c:v>
                </c:pt>
                <c:pt idx="23">
                  <c:v>9.1370000000000005</c:v>
                </c:pt>
                <c:pt idx="24">
                  <c:v>9.4560000000000013</c:v>
                </c:pt>
                <c:pt idx="25">
                  <c:v>9.7750000000000004</c:v>
                </c:pt>
                <c:pt idx="26">
                  <c:v>10.094000000000001</c:v>
                </c:pt>
                <c:pt idx="27">
                  <c:v>10.413</c:v>
                </c:pt>
                <c:pt idx="28">
                  <c:v>10.732000000000001</c:v>
                </c:pt>
                <c:pt idx="29">
                  <c:v>11.051</c:v>
                </c:pt>
                <c:pt idx="30">
                  <c:v>11.370000000000001</c:v>
                </c:pt>
                <c:pt idx="31">
                  <c:v>15.981</c:v>
                </c:pt>
                <c:pt idx="32">
                  <c:v>16.432000000000002</c:v>
                </c:pt>
                <c:pt idx="33">
                  <c:v>16.883000000000003</c:v>
                </c:pt>
                <c:pt idx="34">
                  <c:v>17.334</c:v>
                </c:pt>
                <c:pt idx="35">
                  <c:v>17.785</c:v>
                </c:pt>
                <c:pt idx="36">
                  <c:v>18.236000000000001</c:v>
                </c:pt>
                <c:pt idx="37">
                  <c:v>18.687000000000001</c:v>
                </c:pt>
                <c:pt idx="38">
                  <c:v>19.138000000000002</c:v>
                </c:pt>
                <c:pt idx="39">
                  <c:v>19.589000000000002</c:v>
                </c:pt>
                <c:pt idx="40">
                  <c:v>20.04</c:v>
                </c:pt>
                <c:pt idx="41">
                  <c:v>38.26</c:v>
                </c:pt>
                <c:pt idx="42">
                  <c:v>39.119999999999997</c:v>
                </c:pt>
                <c:pt idx="43">
                  <c:v>39.979999999999997</c:v>
                </c:pt>
                <c:pt idx="44">
                  <c:v>40.839999999999996</c:v>
                </c:pt>
                <c:pt idx="45">
                  <c:v>41.7</c:v>
                </c:pt>
                <c:pt idx="46">
                  <c:v>42.56</c:v>
                </c:pt>
                <c:pt idx="47">
                  <c:v>43.42</c:v>
                </c:pt>
                <c:pt idx="48">
                  <c:v>44.28</c:v>
                </c:pt>
                <c:pt idx="49">
                  <c:v>45.14</c:v>
                </c:pt>
                <c:pt idx="50">
                  <c:v>46</c:v>
                </c:pt>
                <c:pt idx="51">
                  <c:v>54.2</c:v>
                </c:pt>
                <c:pt idx="52">
                  <c:v>55.2</c:v>
                </c:pt>
                <c:pt idx="53">
                  <c:v>56.2</c:v>
                </c:pt>
                <c:pt idx="54">
                  <c:v>57.2</c:v>
                </c:pt>
                <c:pt idx="55">
                  <c:v>58.2</c:v>
                </c:pt>
                <c:pt idx="56">
                  <c:v>59.2</c:v>
                </c:pt>
                <c:pt idx="57">
                  <c:v>60.2</c:v>
                </c:pt>
                <c:pt idx="58">
                  <c:v>61.2</c:v>
                </c:pt>
                <c:pt idx="59">
                  <c:v>62.2</c:v>
                </c:pt>
                <c:pt idx="60">
                  <c:v>63.2</c:v>
                </c:pt>
                <c:pt idx="61">
                  <c:v>73.55</c:v>
                </c:pt>
                <c:pt idx="62">
                  <c:v>74.7</c:v>
                </c:pt>
                <c:pt idx="63">
                  <c:v>75.849999999999994</c:v>
                </c:pt>
                <c:pt idx="64">
                  <c:v>77</c:v>
                </c:pt>
                <c:pt idx="65">
                  <c:v>78.150000000000006</c:v>
                </c:pt>
                <c:pt idx="66">
                  <c:v>79.3</c:v>
                </c:pt>
                <c:pt idx="67">
                  <c:v>80.45</c:v>
                </c:pt>
                <c:pt idx="68">
                  <c:v>81.599999999999994</c:v>
                </c:pt>
                <c:pt idx="69">
                  <c:v>82.75</c:v>
                </c:pt>
                <c:pt idx="70">
                  <c:v>83.9</c:v>
                </c:pt>
                <c:pt idx="71">
                  <c:v>95.899999999999991</c:v>
                </c:pt>
                <c:pt idx="72">
                  <c:v>97.2</c:v>
                </c:pt>
                <c:pt idx="73">
                  <c:v>98.5</c:v>
                </c:pt>
                <c:pt idx="74">
                  <c:v>99.8</c:v>
                </c:pt>
                <c:pt idx="75">
                  <c:v>101.1</c:v>
                </c:pt>
                <c:pt idx="76">
                  <c:v>102.39999999999999</c:v>
                </c:pt>
                <c:pt idx="77">
                  <c:v>103.7</c:v>
                </c:pt>
                <c:pt idx="78">
                  <c:v>105</c:v>
                </c:pt>
                <c:pt idx="79">
                  <c:v>106.3</c:v>
                </c:pt>
                <c:pt idx="80">
                  <c:v>107.6</c:v>
                </c:pt>
                <c:pt idx="81">
                  <c:v>108.89999999999999</c:v>
                </c:pt>
                <c:pt idx="82">
                  <c:v>110.2</c:v>
                </c:pt>
                <c:pt idx="83">
                  <c:v>111.5</c:v>
                </c:pt>
                <c:pt idx="84">
                  <c:v>112.8</c:v>
                </c:pt>
                <c:pt idx="85">
                  <c:v>114.1</c:v>
                </c:pt>
                <c:pt idx="86">
                  <c:v>115.39999999999999</c:v>
                </c:pt>
                <c:pt idx="87">
                  <c:v>116.7</c:v>
                </c:pt>
                <c:pt idx="88">
                  <c:v>118</c:v>
                </c:pt>
                <c:pt idx="89">
                  <c:v>119.3</c:v>
                </c:pt>
                <c:pt idx="90">
                  <c:v>120.6</c:v>
                </c:pt>
                <c:pt idx="91">
                  <c:v>140.30000000000001</c:v>
                </c:pt>
                <c:pt idx="92">
                  <c:v>141.80000000000001</c:v>
                </c:pt>
                <c:pt idx="93">
                  <c:v>143.30000000000001</c:v>
                </c:pt>
                <c:pt idx="94">
                  <c:v>144.80000000000001</c:v>
                </c:pt>
                <c:pt idx="95">
                  <c:v>146.30000000000001</c:v>
                </c:pt>
                <c:pt idx="96">
                  <c:v>147.80000000000001</c:v>
                </c:pt>
                <c:pt idx="97">
                  <c:v>149.30000000000001</c:v>
                </c:pt>
                <c:pt idx="98">
                  <c:v>150.80000000000001</c:v>
                </c:pt>
                <c:pt idx="99">
                  <c:v>152.30000000000001</c:v>
                </c:pt>
                <c:pt idx="100">
                  <c:v>153.80000000000001</c:v>
                </c:pt>
                <c:pt idx="101">
                  <c:v>181.76</c:v>
                </c:pt>
                <c:pt idx="102">
                  <c:v>183.52</c:v>
                </c:pt>
                <c:pt idx="103">
                  <c:v>185.28</c:v>
                </c:pt>
                <c:pt idx="104">
                  <c:v>187.04</c:v>
                </c:pt>
                <c:pt idx="105">
                  <c:v>188.8</c:v>
                </c:pt>
                <c:pt idx="106">
                  <c:v>190.56</c:v>
                </c:pt>
                <c:pt idx="107">
                  <c:v>192.32</c:v>
                </c:pt>
                <c:pt idx="108">
                  <c:v>194.08</c:v>
                </c:pt>
                <c:pt idx="109">
                  <c:v>195.84</c:v>
                </c:pt>
                <c:pt idx="110">
                  <c:v>197.6</c:v>
                </c:pt>
                <c:pt idx="111">
                  <c:v>199.36</c:v>
                </c:pt>
                <c:pt idx="112">
                  <c:v>201.12</c:v>
                </c:pt>
                <c:pt idx="113">
                  <c:v>202.88</c:v>
                </c:pt>
                <c:pt idx="114">
                  <c:v>204.64000000000001</c:v>
                </c:pt>
                <c:pt idx="115">
                  <c:v>206.4</c:v>
                </c:pt>
                <c:pt idx="116">
                  <c:v>208.16</c:v>
                </c:pt>
                <c:pt idx="117">
                  <c:v>209.92</c:v>
                </c:pt>
                <c:pt idx="118">
                  <c:v>211.68</c:v>
                </c:pt>
                <c:pt idx="119">
                  <c:v>213.44</c:v>
                </c:pt>
                <c:pt idx="120">
                  <c:v>215.2</c:v>
                </c:pt>
                <c:pt idx="121">
                  <c:v>216.96</c:v>
                </c:pt>
                <c:pt idx="122">
                  <c:v>218.72</c:v>
                </c:pt>
                <c:pt idx="123">
                  <c:v>220.48</c:v>
                </c:pt>
                <c:pt idx="124">
                  <c:v>222.24</c:v>
                </c:pt>
                <c:pt idx="125">
                  <c:v>224</c:v>
                </c:pt>
                <c:pt idx="126">
                  <c:v>225.76</c:v>
                </c:pt>
                <c:pt idx="127">
                  <c:v>227.52</c:v>
                </c:pt>
                <c:pt idx="128">
                  <c:v>229.28</c:v>
                </c:pt>
                <c:pt idx="129">
                  <c:v>231.04</c:v>
                </c:pt>
                <c:pt idx="130">
                  <c:v>232.8</c:v>
                </c:pt>
                <c:pt idx="131">
                  <c:v>234.56</c:v>
                </c:pt>
                <c:pt idx="132">
                  <c:v>236.32</c:v>
                </c:pt>
                <c:pt idx="133">
                  <c:v>238.08</c:v>
                </c:pt>
                <c:pt idx="134">
                  <c:v>239.84</c:v>
                </c:pt>
                <c:pt idx="135">
                  <c:v>241.6</c:v>
                </c:pt>
                <c:pt idx="136">
                  <c:v>243.36</c:v>
                </c:pt>
                <c:pt idx="137">
                  <c:v>245.12</c:v>
                </c:pt>
                <c:pt idx="138">
                  <c:v>246.88</c:v>
                </c:pt>
                <c:pt idx="139">
                  <c:v>248.64000000000001</c:v>
                </c:pt>
                <c:pt idx="140">
                  <c:v>250.4</c:v>
                </c:pt>
                <c:pt idx="141">
                  <c:v>252.16</c:v>
                </c:pt>
                <c:pt idx="142">
                  <c:v>253.92</c:v>
                </c:pt>
                <c:pt idx="143">
                  <c:v>255.68</c:v>
                </c:pt>
                <c:pt idx="144">
                  <c:v>257.44</c:v>
                </c:pt>
                <c:pt idx="145">
                  <c:v>259.2</c:v>
                </c:pt>
                <c:pt idx="146">
                  <c:v>260.95999999999998</c:v>
                </c:pt>
                <c:pt idx="147">
                  <c:v>262.72000000000003</c:v>
                </c:pt>
                <c:pt idx="148">
                  <c:v>264.48</c:v>
                </c:pt>
                <c:pt idx="149">
                  <c:v>266.24</c:v>
                </c:pt>
                <c:pt idx="150">
                  <c:v>268</c:v>
                </c:pt>
                <c:pt idx="151">
                  <c:v>269.76</c:v>
                </c:pt>
                <c:pt idx="152">
                  <c:v>271.52</c:v>
                </c:pt>
                <c:pt idx="153">
                  <c:v>273.28000000000003</c:v>
                </c:pt>
                <c:pt idx="154">
                  <c:v>275.04000000000002</c:v>
                </c:pt>
                <c:pt idx="155">
                  <c:v>276.8</c:v>
                </c:pt>
                <c:pt idx="156">
                  <c:v>278.56</c:v>
                </c:pt>
                <c:pt idx="157">
                  <c:v>280.32</c:v>
                </c:pt>
                <c:pt idx="158">
                  <c:v>282.08</c:v>
                </c:pt>
                <c:pt idx="159">
                  <c:v>283.83999999999997</c:v>
                </c:pt>
                <c:pt idx="160">
                  <c:v>285.60000000000002</c:v>
                </c:pt>
                <c:pt idx="161">
                  <c:v>287.36</c:v>
                </c:pt>
                <c:pt idx="162">
                  <c:v>289.12</c:v>
                </c:pt>
                <c:pt idx="163">
                  <c:v>290.88</c:v>
                </c:pt>
                <c:pt idx="164">
                  <c:v>292.64</c:v>
                </c:pt>
                <c:pt idx="165">
                  <c:v>294.39999999999998</c:v>
                </c:pt>
                <c:pt idx="166">
                  <c:v>296.16000000000003</c:v>
                </c:pt>
                <c:pt idx="167">
                  <c:v>297.92</c:v>
                </c:pt>
                <c:pt idx="168">
                  <c:v>299.68</c:v>
                </c:pt>
                <c:pt idx="169">
                  <c:v>301.44</c:v>
                </c:pt>
                <c:pt idx="170">
                  <c:v>303.2</c:v>
                </c:pt>
                <c:pt idx="171">
                  <c:v>304.95999999999998</c:v>
                </c:pt>
                <c:pt idx="172">
                  <c:v>306.72000000000003</c:v>
                </c:pt>
                <c:pt idx="173">
                  <c:v>308.48</c:v>
                </c:pt>
                <c:pt idx="174">
                  <c:v>310.24</c:v>
                </c:pt>
                <c:pt idx="175">
                  <c:v>312</c:v>
                </c:pt>
                <c:pt idx="176">
                  <c:v>313.76</c:v>
                </c:pt>
                <c:pt idx="177">
                  <c:v>315.52</c:v>
                </c:pt>
                <c:pt idx="178">
                  <c:v>317.28000000000003</c:v>
                </c:pt>
                <c:pt idx="179">
                  <c:v>319.04000000000002</c:v>
                </c:pt>
                <c:pt idx="180">
                  <c:v>320.8</c:v>
                </c:pt>
                <c:pt idx="181">
                  <c:v>322.56</c:v>
                </c:pt>
                <c:pt idx="182">
                  <c:v>324.32</c:v>
                </c:pt>
                <c:pt idx="183">
                  <c:v>326.08</c:v>
                </c:pt>
                <c:pt idx="184">
                  <c:v>327.84</c:v>
                </c:pt>
                <c:pt idx="185">
                  <c:v>329.6</c:v>
                </c:pt>
                <c:pt idx="186">
                  <c:v>331.36</c:v>
                </c:pt>
                <c:pt idx="187">
                  <c:v>333.12</c:v>
                </c:pt>
                <c:pt idx="188">
                  <c:v>334.88</c:v>
                </c:pt>
                <c:pt idx="189">
                  <c:v>336.64</c:v>
                </c:pt>
                <c:pt idx="190">
                  <c:v>338.4</c:v>
                </c:pt>
                <c:pt idx="191">
                  <c:v>340.16</c:v>
                </c:pt>
                <c:pt idx="192">
                  <c:v>341.92</c:v>
                </c:pt>
                <c:pt idx="193">
                  <c:v>343.68</c:v>
                </c:pt>
                <c:pt idx="194">
                  <c:v>345.44</c:v>
                </c:pt>
                <c:pt idx="195">
                  <c:v>347.2</c:v>
                </c:pt>
                <c:pt idx="196">
                  <c:v>348.96</c:v>
                </c:pt>
                <c:pt idx="197">
                  <c:v>350.72</c:v>
                </c:pt>
                <c:pt idx="198">
                  <c:v>352.48</c:v>
                </c:pt>
                <c:pt idx="199">
                  <c:v>354.24</c:v>
                </c:pt>
                <c:pt idx="200">
                  <c:v>356</c:v>
                </c:pt>
                <c:pt idx="201">
                  <c:v>357.76</c:v>
                </c:pt>
                <c:pt idx="202">
                  <c:v>359.52</c:v>
                </c:pt>
                <c:pt idx="203">
                  <c:v>361.28000000000003</c:v>
                </c:pt>
                <c:pt idx="204">
                  <c:v>363.04</c:v>
                </c:pt>
                <c:pt idx="205">
                  <c:v>364.8</c:v>
                </c:pt>
                <c:pt idx="206">
                  <c:v>366.56</c:v>
                </c:pt>
                <c:pt idx="207">
                  <c:v>368.32</c:v>
                </c:pt>
                <c:pt idx="208">
                  <c:v>370.08</c:v>
                </c:pt>
                <c:pt idx="209">
                  <c:v>371.84</c:v>
                </c:pt>
                <c:pt idx="210">
                  <c:v>373.6</c:v>
                </c:pt>
                <c:pt idx="211">
                  <c:v>375.36</c:v>
                </c:pt>
                <c:pt idx="212">
                  <c:v>377.12</c:v>
                </c:pt>
                <c:pt idx="213">
                  <c:v>378.88</c:v>
                </c:pt>
                <c:pt idx="214">
                  <c:v>380.64</c:v>
                </c:pt>
                <c:pt idx="215">
                  <c:v>382.4</c:v>
                </c:pt>
                <c:pt idx="216">
                  <c:v>384.16</c:v>
                </c:pt>
                <c:pt idx="217">
                  <c:v>385.92</c:v>
                </c:pt>
                <c:pt idx="218">
                  <c:v>387.68</c:v>
                </c:pt>
                <c:pt idx="219">
                  <c:v>389.44</c:v>
                </c:pt>
                <c:pt idx="220">
                  <c:v>391.2</c:v>
                </c:pt>
                <c:pt idx="221">
                  <c:v>392.96</c:v>
                </c:pt>
                <c:pt idx="222">
                  <c:v>394.72</c:v>
                </c:pt>
                <c:pt idx="223">
                  <c:v>396.48</c:v>
                </c:pt>
                <c:pt idx="224">
                  <c:v>398.24</c:v>
                </c:pt>
                <c:pt idx="225">
                  <c:v>400</c:v>
                </c:pt>
                <c:pt idx="226">
                  <c:v>401.76</c:v>
                </c:pt>
                <c:pt idx="227">
                  <c:v>403.52</c:v>
                </c:pt>
                <c:pt idx="228">
                  <c:v>405.28000000000003</c:v>
                </c:pt>
                <c:pt idx="229">
                  <c:v>407.04</c:v>
                </c:pt>
                <c:pt idx="230">
                  <c:v>408.8</c:v>
                </c:pt>
                <c:pt idx="231">
                  <c:v>410.56</c:v>
                </c:pt>
                <c:pt idx="232">
                  <c:v>412.32</c:v>
                </c:pt>
                <c:pt idx="233">
                  <c:v>414.08</c:v>
                </c:pt>
                <c:pt idx="234">
                  <c:v>415.84</c:v>
                </c:pt>
                <c:pt idx="235">
                  <c:v>417.6</c:v>
                </c:pt>
                <c:pt idx="236">
                  <c:v>419.36</c:v>
                </c:pt>
                <c:pt idx="237">
                  <c:v>421.12</c:v>
                </c:pt>
                <c:pt idx="238">
                  <c:v>422.88</c:v>
                </c:pt>
                <c:pt idx="239">
                  <c:v>424.64</c:v>
                </c:pt>
                <c:pt idx="240">
                  <c:v>426.4</c:v>
                </c:pt>
                <c:pt idx="241">
                  <c:v>428.16</c:v>
                </c:pt>
                <c:pt idx="242">
                  <c:v>429.92</c:v>
                </c:pt>
                <c:pt idx="243">
                  <c:v>431.68</c:v>
                </c:pt>
                <c:pt idx="244">
                  <c:v>433.44</c:v>
                </c:pt>
                <c:pt idx="245">
                  <c:v>435.2</c:v>
                </c:pt>
                <c:pt idx="246">
                  <c:v>436.96</c:v>
                </c:pt>
                <c:pt idx="247">
                  <c:v>438.72</c:v>
                </c:pt>
                <c:pt idx="248">
                  <c:v>440.48</c:v>
                </c:pt>
                <c:pt idx="249">
                  <c:v>442.24</c:v>
                </c:pt>
                <c:pt idx="250">
                  <c:v>444</c:v>
                </c:pt>
                <c:pt idx="251">
                  <c:v>445.76</c:v>
                </c:pt>
                <c:pt idx="252">
                  <c:v>447.52</c:v>
                </c:pt>
                <c:pt idx="253">
                  <c:v>449.28000000000003</c:v>
                </c:pt>
                <c:pt idx="254">
                  <c:v>451.04</c:v>
                </c:pt>
                <c:pt idx="255">
                  <c:v>452.8</c:v>
                </c:pt>
                <c:pt idx="256">
                  <c:v>454.56</c:v>
                </c:pt>
                <c:pt idx="257">
                  <c:v>456.32</c:v>
                </c:pt>
                <c:pt idx="258">
                  <c:v>458.08</c:v>
                </c:pt>
                <c:pt idx="259">
                  <c:v>459.84</c:v>
                </c:pt>
                <c:pt idx="260">
                  <c:v>461.6</c:v>
                </c:pt>
                <c:pt idx="261">
                  <c:v>463.36</c:v>
                </c:pt>
                <c:pt idx="262">
                  <c:v>465.12</c:v>
                </c:pt>
                <c:pt idx="263">
                  <c:v>466.88</c:v>
                </c:pt>
                <c:pt idx="264">
                  <c:v>468.64</c:v>
                </c:pt>
                <c:pt idx="265">
                  <c:v>470.4</c:v>
                </c:pt>
                <c:pt idx="266">
                  <c:v>472.16</c:v>
                </c:pt>
                <c:pt idx="267">
                  <c:v>473.92</c:v>
                </c:pt>
                <c:pt idx="268">
                  <c:v>475.68</c:v>
                </c:pt>
                <c:pt idx="269">
                  <c:v>477.44</c:v>
                </c:pt>
                <c:pt idx="270">
                  <c:v>479.2</c:v>
                </c:pt>
                <c:pt idx="271">
                  <c:v>480.96</c:v>
                </c:pt>
                <c:pt idx="272">
                  <c:v>482.72</c:v>
                </c:pt>
                <c:pt idx="273">
                  <c:v>484.48</c:v>
                </c:pt>
                <c:pt idx="274">
                  <c:v>486.24</c:v>
                </c:pt>
                <c:pt idx="275">
                  <c:v>488</c:v>
                </c:pt>
                <c:pt idx="276">
                  <c:v>489.76</c:v>
                </c:pt>
                <c:pt idx="277">
                  <c:v>491.52</c:v>
                </c:pt>
                <c:pt idx="278">
                  <c:v>493.28000000000003</c:v>
                </c:pt>
                <c:pt idx="279">
                  <c:v>495.04</c:v>
                </c:pt>
                <c:pt idx="280">
                  <c:v>496.8</c:v>
                </c:pt>
                <c:pt idx="281">
                  <c:v>498.56</c:v>
                </c:pt>
                <c:pt idx="282">
                  <c:v>500.32</c:v>
                </c:pt>
                <c:pt idx="283">
                  <c:v>502.08</c:v>
                </c:pt>
                <c:pt idx="284">
                  <c:v>503.84</c:v>
                </c:pt>
                <c:pt idx="285">
                  <c:v>505.6</c:v>
                </c:pt>
                <c:pt idx="286">
                  <c:v>507.36</c:v>
                </c:pt>
                <c:pt idx="287">
                  <c:v>509.12</c:v>
                </c:pt>
                <c:pt idx="288">
                  <c:v>510.88</c:v>
                </c:pt>
                <c:pt idx="289">
                  <c:v>512.64</c:v>
                </c:pt>
                <c:pt idx="290">
                  <c:v>514.4</c:v>
                </c:pt>
                <c:pt idx="291">
                  <c:v>516.16</c:v>
                </c:pt>
                <c:pt idx="292">
                  <c:v>517.91999999999996</c:v>
                </c:pt>
                <c:pt idx="293">
                  <c:v>519.67999999999995</c:v>
                </c:pt>
                <c:pt idx="294">
                  <c:v>521.44000000000005</c:v>
                </c:pt>
                <c:pt idx="295">
                  <c:v>523.20000000000005</c:v>
                </c:pt>
                <c:pt idx="296">
                  <c:v>524.96</c:v>
                </c:pt>
                <c:pt idx="297">
                  <c:v>526.72</c:v>
                </c:pt>
                <c:pt idx="298">
                  <c:v>528.48</c:v>
                </c:pt>
                <c:pt idx="299">
                  <c:v>530.24</c:v>
                </c:pt>
                <c:pt idx="300">
                  <c:v>532</c:v>
                </c:pt>
                <c:pt idx="301">
                  <c:v>533.76</c:v>
                </c:pt>
                <c:pt idx="302">
                  <c:v>535.52</c:v>
                </c:pt>
                <c:pt idx="303">
                  <c:v>537.28</c:v>
                </c:pt>
                <c:pt idx="304">
                  <c:v>539.04</c:v>
                </c:pt>
                <c:pt idx="305">
                  <c:v>540.79999999999995</c:v>
                </c:pt>
                <c:pt idx="306">
                  <c:v>542.56000000000006</c:v>
                </c:pt>
                <c:pt idx="307">
                  <c:v>544.32000000000005</c:v>
                </c:pt>
                <c:pt idx="308">
                  <c:v>546.08000000000004</c:v>
                </c:pt>
                <c:pt idx="309">
                  <c:v>547.84</c:v>
                </c:pt>
                <c:pt idx="310">
                  <c:v>549.6</c:v>
                </c:pt>
                <c:pt idx="311">
                  <c:v>551.36</c:v>
                </c:pt>
                <c:pt idx="312">
                  <c:v>553.12</c:v>
                </c:pt>
                <c:pt idx="313">
                  <c:v>554.88</c:v>
                </c:pt>
                <c:pt idx="314">
                  <c:v>556.64</c:v>
                </c:pt>
                <c:pt idx="315">
                  <c:v>558.4</c:v>
                </c:pt>
                <c:pt idx="316">
                  <c:v>560.16</c:v>
                </c:pt>
                <c:pt idx="317">
                  <c:v>561.91999999999996</c:v>
                </c:pt>
                <c:pt idx="318">
                  <c:v>563.67999999999995</c:v>
                </c:pt>
                <c:pt idx="319">
                  <c:v>565.44000000000005</c:v>
                </c:pt>
                <c:pt idx="320">
                  <c:v>567.20000000000005</c:v>
                </c:pt>
                <c:pt idx="321">
                  <c:v>568.96</c:v>
                </c:pt>
                <c:pt idx="322">
                  <c:v>570.72</c:v>
                </c:pt>
                <c:pt idx="323">
                  <c:v>572.48</c:v>
                </c:pt>
                <c:pt idx="324">
                  <c:v>574.24</c:v>
                </c:pt>
                <c:pt idx="325">
                  <c:v>576</c:v>
                </c:pt>
                <c:pt idx="326">
                  <c:v>577.76</c:v>
                </c:pt>
                <c:pt idx="327">
                  <c:v>579.52</c:v>
                </c:pt>
                <c:pt idx="328">
                  <c:v>581.28</c:v>
                </c:pt>
                <c:pt idx="329">
                  <c:v>583.04</c:v>
                </c:pt>
                <c:pt idx="330">
                  <c:v>584.79999999999995</c:v>
                </c:pt>
                <c:pt idx="331">
                  <c:v>586.56000000000006</c:v>
                </c:pt>
                <c:pt idx="332">
                  <c:v>588.32000000000005</c:v>
                </c:pt>
                <c:pt idx="333">
                  <c:v>590.08000000000004</c:v>
                </c:pt>
                <c:pt idx="334">
                  <c:v>591.84</c:v>
                </c:pt>
                <c:pt idx="335">
                  <c:v>593.6</c:v>
                </c:pt>
                <c:pt idx="336">
                  <c:v>595.36</c:v>
                </c:pt>
                <c:pt idx="337">
                  <c:v>597.12</c:v>
                </c:pt>
                <c:pt idx="338">
                  <c:v>598.88</c:v>
                </c:pt>
                <c:pt idx="339">
                  <c:v>600.64</c:v>
                </c:pt>
                <c:pt idx="340">
                  <c:v>602.4</c:v>
                </c:pt>
                <c:pt idx="341">
                  <c:v>604.16</c:v>
                </c:pt>
                <c:pt idx="342">
                  <c:v>605.91999999999996</c:v>
                </c:pt>
                <c:pt idx="343">
                  <c:v>607.67999999999995</c:v>
                </c:pt>
                <c:pt idx="344">
                  <c:v>609.44000000000005</c:v>
                </c:pt>
                <c:pt idx="345">
                  <c:v>611.20000000000005</c:v>
                </c:pt>
                <c:pt idx="346">
                  <c:v>612.96</c:v>
                </c:pt>
                <c:pt idx="347">
                  <c:v>614.72</c:v>
                </c:pt>
                <c:pt idx="348">
                  <c:v>616.48</c:v>
                </c:pt>
                <c:pt idx="349">
                  <c:v>618.24</c:v>
                </c:pt>
                <c:pt idx="350">
                  <c:v>620</c:v>
                </c:pt>
                <c:pt idx="351">
                  <c:v>621.76</c:v>
                </c:pt>
                <c:pt idx="352">
                  <c:v>623.52</c:v>
                </c:pt>
                <c:pt idx="353">
                  <c:v>625.28</c:v>
                </c:pt>
                <c:pt idx="354">
                  <c:v>627.04</c:v>
                </c:pt>
                <c:pt idx="355">
                  <c:v>628.79999999999995</c:v>
                </c:pt>
                <c:pt idx="356">
                  <c:v>630.56000000000006</c:v>
                </c:pt>
                <c:pt idx="357">
                  <c:v>632.32000000000005</c:v>
                </c:pt>
                <c:pt idx="358">
                  <c:v>634.08000000000004</c:v>
                </c:pt>
                <c:pt idx="359">
                  <c:v>635.84</c:v>
                </c:pt>
                <c:pt idx="360">
                  <c:v>637.6</c:v>
                </c:pt>
                <c:pt idx="361">
                  <c:v>639.36</c:v>
                </c:pt>
                <c:pt idx="362">
                  <c:v>641.12</c:v>
                </c:pt>
                <c:pt idx="363">
                  <c:v>642.88</c:v>
                </c:pt>
                <c:pt idx="364">
                  <c:v>644.64</c:v>
                </c:pt>
                <c:pt idx="365">
                  <c:v>646.4</c:v>
                </c:pt>
                <c:pt idx="366">
                  <c:v>648.16</c:v>
                </c:pt>
                <c:pt idx="367">
                  <c:v>649.91999999999996</c:v>
                </c:pt>
                <c:pt idx="368">
                  <c:v>651.67999999999995</c:v>
                </c:pt>
                <c:pt idx="369">
                  <c:v>653.44000000000005</c:v>
                </c:pt>
                <c:pt idx="370">
                  <c:v>655.20000000000005</c:v>
                </c:pt>
                <c:pt idx="371">
                  <c:v>656.96</c:v>
                </c:pt>
                <c:pt idx="372">
                  <c:v>658.72</c:v>
                </c:pt>
                <c:pt idx="373">
                  <c:v>660.48</c:v>
                </c:pt>
                <c:pt idx="374">
                  <c:v>662.24</c:v>
                </c:pt>
                <c:pt idx="375">
                  <c:v>664</c:v>
                </c:pt>
                <c:pt idx="376">
                  <c:v>665.76</c:v>
                </c:pt>
                <c:pt idx="377">
                  <c:v>667.52</c:v>
                </c:pt>
                <c:pt idx="378">
                  <c:v>669.28</c:v>
                </c:pt>
                <c:pt idx="379">
                  <c:v>671.04</c:v>
                </c:pt>
                <c:pt idx="380">
                  <c:v>672.8</c:v>
                </c:pt>
                <c:pt idx="381">
                  <c:v>674.56000000000006</c:v>
                </c:pt>
                <c:pt idx="382">
                  <c:v>676.32</c:v>
                </c:pt>
                <c:pt idx="383">
                  <c:v>678.08</c:v>
                </c:pt>
                <c:pt idx="384">
                  <c:v>679.84</c:v>
                </c:pt>
                <c:pt idx="385">
                  <c:v>681.6</c:v>
                </c:pt>
                <c:pt idx="386">
                  <c:v>683.36</c:v>
                </c:pt>
                <c:pt idx="387">
                  <c:v>685.12</c:v>
                </c:pt>
                <c:pt idx="388">
                  <c:v>686.88</c:v>
                </c:pt>
                <c:pt idx="389">
                  <c:v>688.64</c:v>
                </c:pt>
                <c:pt idx="390">
                  <c:v>690.4</c:v>
                </c:pt>
                <c:pt idx="391">
                  <c:v>692.16</c:v>
                </c:pt>
                <c:pt idx="392">
                  <c:v>693.92</c:v>
                </c:pt>
                <c:pt idx="393">
                  <c:v>695.68</c:v>
                </c:pt>
                <c:pt idx="394">
                  <c:v>697.44</c:v>
                </c:pt>
                <c:pt idx="395">
                  <c:v>699.2</c:v>
                </c:pt>
                <c:pt idx="396">
                  <c:v>700.96</c:v>
                </c:pt>
                <c:pt idx="397">
                  <c:v>702.72</c:v>
                </c:pt>
                <c:pt idx="398">
                  <c:v>704.48</c:v>
                </c:pt>
                <c:pt idx="399">
                  <c:v>706.24</c:v>
                </c:pt>
                <c:pt idx="400">
                  <c:v>708</c:v>
                </c:pt>
                <c:pt idx="401">
                  <c:v>709.76</c:v>
                </c:pt>
                <c:pt idx="402">
                  <c:v>711.52</c:v>
                </c:pt>
                <c:pt idx="403">
                  <c:v>713.28</c:v>
                </c:pt>
                <c:pt idx="404">
                  <c:v>715.04</c:v>
                </c:pt>
                <c:pt idx="405">
                  <c:v>716.8</c:v>
                </c:pt>
                <c:pt idx="406">
                  <c:v>718.56000000000006</c:v>
                </c:pt>
                <c:pt idx="407">
                  <c:v>720.32</c:v>
                </c:pt>
                <c:pt idx="408">
                  <c:v>722.08</c:v>
                </c:pt>
                <c:pt idx="409">
                  <c:v>723.84</c:v>
                </c:pt>
                <c:pt idx="410">
                  <c:v>725.6</c:v>
                </c:pt>
                <c:pt idx="411">
                  <c:v>727.36</c:v>
                </c:pt>
                <c:pt idx="412">
                  <c:v>729.12</c:v>
                </c:pt>
                <c:pt idx="413">
                  <c:v>730.88</c:v>
                </c:pt>
                <c:pt idx="414">
                  <c:v>732.64</c:v>
                </c:pt>
                <c:pt idx="415">
                  <c:v>734.4</c:v>
                </c:pt>
                <c:pt idx="416">
                  <c:v>736.16</c:v>
                </c:pt>
                <c:pt idx="417">
                  <c:v>737.92</c:v>
                </c:pt>
                <c:pt idx="418">
                  <c:v>739.68</c:v>
                </c:pt>
                <c:pt idx="419">
                  <c:v>741.44</c:v>
                </c:pt>
                <c:pt idx="420">
                  <c:v>743.2</c:v>
                </c:pt>
                <c:pt idx="421">
                  <c:v>744.96</c:v>
                </c:pt>
                <c:pt idx="422">
                  <c:v>746.72</c:v>
                </c:pt>
                <c:pt idx="423">
                  <c:v>748.48</c:v>
                </c:pt>
                <c:pt idx="424">
                  <c:v>750.24</c:v>
                </c:pt>
                <c:pt idx="425">
                  <c:v>752</c:v>
                </c:pt>
                <c:pt idx="426">
                  <c:v>753.76</c:v>
                </c:pt>
                <c:pt idx="427">
                  <c:v>755.52</c:v>
                </c:pt>
                <c:pt idx="428">
                  <c:v>757.28</c:v>
                </c:pt>
                <c:pt idx="429">
                  <c:v>759.04</c:v>
                </c:pt>
                <c:pt idx="430">
                  <c:v>760.8</c:v>
                </c:pt>
                <c:pt idx="431">
                  <c:v>762.56000000000006</c:v>
                </c:pt>
                <c:pt idx="432">
                  <c:v>764.32</c:v>
                </c:pt>
                <c:pt idx="433">
                  <c:v>766.08</c:v>
                </c:pt>
                <c:pt idx="434">
                  <c:v>767.84</c:v>
                </c:pt>
                <c:pt idx="435">
                  <c:v>769.6</c:v>
                </c:pt>
                <c:pt idx="436">
                  <c:v>771.36</c:v>
                </c:pt>
                <c:pt idx="437">
                  <c:v>773.12</c:v>
                </c:pt>
                <c:pt idx="438">
                  <c:v>774.88</c:v>
                </c:pt>
                <c:pt idx="439">
                  <c:v>776.64</c:v>
                </c:pt>
                <c:pt idx="440">
                  <c:v>778.4</c:v>
                </c:pt>
                <c:pt idx="441">
                  <c:v>780.16</c:v>
                </c:pt>
                <c:pt idx="442">
                  <c:v>781.92</c:v>
                </c:pt>
                <c:pt idx="443">
                  <c:v>783.68</c:v>
                </c:pt>
                <c:pt idx="444">
                  <c:v>785.44</c:v>
                </c:pt>
                <c:pt idx="445">
                  <c:v>787.2</c:v>
                </c:pt>
                <c:pt idx="446">
                  <c:v>788.96</c:v>
                </c:pt>
                <c:pt idx="447">
                  <c:v>790.72</c:v>
                </c:pt>
                <c:pt idx="448">
                  <c:v>792.48</c:v>
                </c:pt>
                <c:pt idx="449">
                  <c:v>794.24</c:v>
                </c:pt>
                <c:pt idx="450">
                  <c:v>796</c:v>
                </c:pt>
                <c:pt idx="451">
                  <c:v>797.76</c:v>
                </c:pt>
                <c:pt idx="452">
                  <c:v>799.52</c:v>
                </c:pt>
                <c:pt idx="453">
                  <c:v>801.28</c:v>
                </c:pt>
                <c:pt idx="454">
                  <c:v>803.04</c:v>
                </c:pt>
                <c:pt idx="455">
                  <c:v>804.8</c:v>
                </c:pt>
                <c:pt idx="456">
                  <c:v>806.56000000000006</c:v>
                </c:pt>
                <c:pt idx="457">
                  <c:v>808.32</c:v>
                </c:pt>
                <c:pt idx="458">
                  <c:v>810.08</c:v>
                </c:pt>
                <c:pt idx="459">
                  <c:v>811.84</c:v>
                </c:pt>
                <c:pt idx="460">
                  <c:v>813.6</c:v>
                </c:pt>
                <c:pt idx="461">
                  <c:v>815.36</c:v>
                </c:pt>
                <c:pt idx="462">
                  <c:v>817.12</c:v>
                </c:pt>
                <c:pt idx="463">
                  <c:v>818.88</c:v>
                </c:pt>
                <c:pt idx="464">
                  <c:v>820.64</c:v>
                </c:pt>
                <c:pt idx="465">
                  <c:v>822.4</c:v>
                </c:pt>
                <c:pt idx="466">
                  <c:v>824.16</c:v>
                </c:pt>
                <c:pt idx="467">
                  <c:v>825.92</c:v>
                </c:pt>
                <c:pt idx="468">
                  <c:v>827.68</c:v>
                </c:pt>
                <c:pt idx="469">
                  <c:v>829.44</c:v>
                </c:pt>
                <c:pt idx="470">
                  <c:v>831.2</c:v>
                </c:pt>
                <c:pt idx="471">
                  <c:v>832.96</c:v>
                </c:pt>
                <c:pt idx="472">
                  <c:v>834.72</c:v>
                </c:pt>
                <c:pt idx="473">
                  <c:v>836.48</c:v>
                </c:pt>
                <c:pt idx="474">
                  <c:v>838.24</c:v>
                </c:pt>
                <c:pt idx="475">
                  <c:v>840</c:v>
                </c:pt>
                <c:pt idx="476">
                  <c:v>841.76</c:v>
                </c:pt>
                <c:pt idx="477">
                  <c:v>843.52</c:v>
                </c:pt>
                <c:pt idx="478">
                  <c:v>845.28</c:v>
                </c:pt>
                <c:pt idx="479">
                  <c:v>847.04</c:v>
                </c:pt>
                <c:pt idx="480">
                  <c:v>848.8</c:v>
                </c:pt>
                <c:pt idx="481">
                  <c:v>850.56000000000006</c:v>
                </c:pt>
                <c:pt idx="482">
                  <c:v>852.32</c:v>
                </c:pt>
                <c:pt idx="483">
                  <c:v>854.08</c:v>
                </c:pt>
                <c:pt idx="484">
                  <c:v>855.84</c:v>
                </c:pt>
                <c:pt idx="485">
                  <c:v>857.6</c:v>
                </c:pt>
                <c:pt idx="486">
                  <c:v>859.36</c:v>
                </c:pt>
                <c:pt idx="487">
                  <c:v>861.12</c:v>
                </c:pt>
                <c:pt idx="488">
                  <c:v>862.88</c:v>
                </c:pt>
                <c:pt idx="489">
                  <c:v>864.64</c:v>
                </c:pt>
                <c:pt idx="490">
                  <c:v>866.4</c:v>
                </c:pt>
                <c:pt idx="491">
                  <c:v>868.16</c:v>
                </c:pt>
                <c:pt idx="492">
                  <c:v>869.92</c:v>
                </c:pt>
                <c:pt idx="493">
                  <c:v>871.68</c:v>
                </c:pt>
                <c:pt idx="494">
                  <c:v>873.44</c:v>
                </c:pt>
                <c:pt idx="495">
                  <c:v>875.2</c:v>
                </c:pt>
                <c:pt idx="496">
                  <c:v>876.96</c:v>
                </c:pt>
                <c:pt idx="497">
                  <c:v>878.72</c:v>
                </c:pt>
                <c:pt idx="498">
                  <c:v>880.48</c:v>
                </c:pt>
                <c:pt idx="499">
                  <c:v>882.24</c:v>
                </c:pt>
                <c:pt idx="500">
                  <c:v>884</c:v>
                </c:pt>
                <c:pt idx="501">
                  <c:v>986.96</c:v>
                </c:pt>
                <c:pt idx="502">
                  <c:v>988.92</c:v>
                </c:pt>
                <c:pt idx="503">
                  <c:v>990.88</c:v>
                </c:pt>
                <c:pt idx="504">
                  <c:v>992.84</c:v>
                </c:pt>
                <c:pt idx="505">
                  <c:v>994.8</c:v>
                </c:pt>
                <c:pt idx="506">
                  <c:v>996.76</c:v>
                </c:pt>
                <c:pt idx="507">
                  <c:v>998.72</c:v>
                </c:pt>
                <c:pt idx="508">
                  <c:v>1000.68</c:v>
                </c:pt>
                <c:pt idx="509">
                  <c:v>1002.64</c:v>
                </c:pt>
                <c:pt idx="510">
                  <c:v>1004.6</c:v>
                </c:pt>
                <c:pt idx="511">
                  <c:v>1006.56</c:v>
                </c:pt>
                <c:pt idx="512">
                  <c:v>1008.52</c:v>
                </c:pt>
                <c:pt idx="513">
                  <c:v>1010.48</c:v>
                </c:pt>
                <c:pt idx="514">
                  <c:v>1012.4399999999999</c:v>
                </c:pt>
                <c:pt idx="515">
                  <c:v>1014.4</c:v>
                </c:pt>
                <c:pt idx="516">
                  <c:v>1016.36</c:v>
                </c:pt>
                <c:pt idx="517">
                  <c:v>1018.3199999999999</c:v>
                </c:pt>
                <c:pt idx="518">
                  <c:v>1020.28</c:v>
                </c:pt>
                <c:pt idx="519">
                  <c:v>1022.24</c:v>
                </c:pt>
                <c:pt idx="520">
                  <c:v>1024.1999999999998</c:v>
                </c:pt>
                <c:pt idx="521">
                  <c:v>1026.1599999999999</c:v>
                </c:pt>
                <c:pt idx="522">
                  <c:v>1028.1199999999999</c:v>
                </c:pt>
                <c:pt idx="523">
                  <c:v>1030.08</c:v>
                </c:pt>
                <c:pt idx="524">
                  <c:v>1032.04</c:v>
                </c:pt>
                <c:pt idx="525">
                  <c:v>1034</c:v>
                </c:pt>
                <c:pt idx="526">
                  <c:v>1035.96</c:v>
                </c:pt>
                <c:pt idx="527">
                  <c:v>1037.92</c:v>
                </c:pt>
                <c:pt idx="528">
                  <c:v>1039.8799999999999</c:v>
                </c:pt>
                <c:pt idx="529">
                  <c:v>1041.8399999999999</c:v>
                </c:pt>
                <c:pt idx="530">
                  <c:v>1043.8</c:v>
                </c:pt>
                <c:pt idx="531">
                  <c:v>1045.76</c:v>
                </c:pt>
                <c:pt idx="532">
                  <c:v>1047.72</c:v>
                </c:pt>
                <c:pt idx="533">
                  <c:v>1049.68</c:v>
                </c:pt>
                <c:pt idx="534">
                  <c:v>1051.6399999999999</c:v>
                </c:pt>
                <c:pt idx="535">
                  <c:v>1053.5999999999999</c:v>
                </c:pt>
                <c:pt idx="536">
                  <c:v>1055.56</c:v>
                </c:pt>
                <c:pt idx="537">
                  <c:v>1057.52</c:v>
                </c:pt>
                <c:pt idx="538">
                  <c:v>1059.48</c:v>
                </c:pt>
                <c:pt idx="539">
                  <c:v>1061.44</c:v>
                </c:pt>
                <c:pt idx="540">
                  <c:v>1063.4000000000001</c:v>
                </c:pt>
                <c:pt idx="541">
                  <c:v>1065.3599999999999</c:v>
                </c:pt>
                <c:pt idx="542">
                  <c:v>1067.32</c:v>
                </c:pt>
                <c:pt idx="543">
                  <c:v>1069.28</c:v>
                </c:pt>
                <c:pt idx="544">
                  <c:v>1071.24</c:v>
                </c:pt>
                <c:pt idx="545">
                  <c:v>1073.2</c:v>
                </c:pt>
                <c:pt idx="546">
                  <c:v>1075.1600000000001</c:v>
                </c:pt>
                <c:pt idx="547">
                  <c:v>1077.1199999999999</c:v>
                </c:pt>
                <c:pt idx="548">
                  <c:v>1079.08</c:v>
                </c:pt>
                <c:pt idx="549">
                  <c:v>1081.04</c:v>
                </c:pt>
                <c:pt idx="550">
                  <c:v>1083</c:v>
                </c:pt>
              </c:numCache>
            </c:numRef>
          </c:val>
          <c:smooth val="0"/>
          <c:extLst>
            <c:ext xmlns:c16="http://schemas.microsoft.com/office/drawing/2014/chart" uri="{C3380CC4-5D6E-409C-BE32-E72D297353CC}">
              <c16:uniqueId val="{00000001-0DDB-4966-B90B-D5ADFA20C748}"/>
            </c:ext>
          </c:extLst>
        </c:ser>
        <c:ser>
          <c:idx val="1"/>
          <c:order val="2"/>
          <c:tx>
            <c:v>2010</c:v>
          </c:tx>
          <c:spPr>
            <a:ln w="31750" cap="rnd">
              <a:solidFill>
                <a:schemeClr val="accent2"/>
              </a:solidFill>
              <a:round/>
            </a:ln>
            <a:effectLst/>
          </c:spPr>
          <c:marker>
            <c:symbol val="none"/>
          </c:marker>
          <c:cat>
            <c:numRef>
              <c:f>Residencial!$B$4:$B$554</c:f>
              <c:numCache>
                <c:formatCode>General</c:formatCode>
                <c:ptCount val="55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numCache>
            </c:numRef>
          </c:cat>
          <c:val>
            <c:numRef>
              <c:f>Residencial!$J$4:$J$554</c:f>
              <c:numCache>
                <c:formatCode>General</c:formatCode>
                <c:ptCount val="551"/>
                <c:pt idx="0">
                  <c:v>2.29</c:v>
                </c:pt>
                <c:pt idx="1">
                  <c:v>2.29</c:v>
                </c:pt>
                <c:pt idx="2">
                  <c:v>2.29</c:v>
                </c:pt>
                <c:pt idx="3">
                  <c:v>2.29</c:v>
                </c:pt>
                <c:pt idx="4">
                  <c:v>2.29</c:v>
                </c:pt>
                <c:pt idx="5">
                  <c:v>2.29</c:v>
                </c:pt>
                <c:pt idx="6">
                  <c:v>2.29</c:v>
                </c:pt>
                <c:pt idx="7">
                  <c:v>2.29</c:v>
                </c:pt>
                <c:pt idx="8">
                  <c:v>2.29</c:v>
                </c:pt>
                <c:pt idx="9">
                  <c:v>2.29</c:v>
                </c:pt>
                <c:pt idx="10">
                  <c:v>2.29</c:v>
                </c:pt>
                <c:pt idx="11">
                  <c:v>2.41</c:v>
                </c:pt>
                <c:pt idx="12">
                  <c:v>2.62</c:v>
                </c:pt>
                <c:pt idx="13">
                  <c:v>2.83</c:v>
                </c:pt>
                <c:pt idx="14">
                  <c:v>3.04</c:v>
                </c:pt>
                <c:pt idx="15">
                  <c:v>3.25</c:v>
                </c:pt>
                <c:pt idx="16">
                  <c:v>3.46</c:v>
                </c:pt>
                <c:pt idx="17">
                  <c:v>3.67</c:v>
                </c:pt>
                <c:pt idx="18">
                  <c:v>3.88</c:v>
                </c:pt>
                <c:pt idx="19">
                  <c:v>4.09</c:v>
                </c:pt>
                <c:pt idx="20">
                  <c:v>4.3</c:v>
                </c:pt>
                <c:pt idx="21">
                  <c:v>6.6719999999999997</c:v>
                </c:pt>
                <c:pt idx="22">
                  <c:v>7.3879999999999999</c:v>
                </c:pt>
                <c:pt idx="23">
                  <c:v>8.125</c:v>
                </c:pt>
                <c:pt idx="24">
                  <c:v>8.952</c:v>
                </c:pt>
                <c:pt idx="25">
                  <c:v>9.7750000000000004</c:v>
                </c:pt>
                <c:pt idx="26">
                  <c:v>10.094000000000001</c:v>
                </c:pt>
                <c:pt idx="27">
                  <c:v>10.413</c:v>
                </c:pt>
                <c:pt idx="28">
                  <c:v>10.732000000000001</c:v>
                </c:pt>
                <c:pt idx="29">
                  <c:v>11.051</c:v>
                </c:pt>
                <c:pt idx="30">
                  <c:v>11.370000000000001</c:v>
                </c:pt>
                <c:pt idx="31">
                  <c:v>12.694999999999999</c:v>
                </c:pt>
                <c:pt idx="32">
                  <c:v>13.904</c:v>
                </c:pt>
                <c:pt idx="33">
                  <c:v>15.134</c:v>
                </c:pt>
                <c:pt idx="34">
                  <c:v>16.45</c:v>
                </c:pt>
                <c:pt idx="35">
                  <c:v>17.785</c:v>
                </c:pt>
                <c:pt idx="36">
                  <c:v>18.236000000000001</c:v>
                </c:pt>
                <c:pt idx="37">
                  <c:v>18.687000000000001</c:v>
                </c:pt>
                <c:pt idx="38">
                  <c:v>19.138000000000002</c:v>
                </c:pt>
                <c:pt idx="39">
                  <c:v>19.589000000000002</c:v>
                </c:pt>
                <c:pt idx="40">
                  <c:v>20.04</c:v>
                </c:pt>
                <c:pt idx="41">
                  <c:v>24.853000000000002</c:v>
                </c:pt>
                <c:pt idx="42">
                  <c:v>28.83</c:v>
                </c:pt>
                <c:pt idx="43">
                  <c:v>32.927999999999997</c:v>
                </c:pt>
                <c:pt idx="44">
                  <c:v>37.231999999999999</c:v>
                </c:pt>
                <c:pt idx="45">
                  <c:v>41.7</c:v>
                </c:pt>
                <c:pt idx="46">
                  <c:v>42.56</c:v>
                </c:pt>
                <c:pt idx="47">
                  <c:v>43.42</c:v>
                </c:pt>
                <c:pt idx="48">
                  <c:v>44.28</c:v>
                </c:pt>
                <c:pt idx="49">
                  <c:v>45.14</c:v>
                </c:pt>
                <c:pt idx="50">
                  <c:v>46</c:v>
                </c:pt>
                <c:pt idx="51">
                  <c:v>54.2</c:v>
                </c:pt>
                <c:pt idx="52">
                  <c:v>55.2</c:v>
                </c:pt>
                <c:pt idx="53">
                  <c:v>56.2</c:v>
                </c:pt>
                <c:pt idx="54">
                  <c:v>57.2</c:v>
                </c:pt>
                <c:pt idx="55">
                  <c:v>58.2</c:v>
                </c:pt>
                <c:pt idx="56">
                  <c:v>59.2</c:v>
                </c:pt>
                <c:pt idx="57">
                  <c:v>60.2</c:v>
                </c:pt>
                <c:pt idx="58">
                  <c:v>61.2</c:v>
                </c:pt>
                <c:pt idx="59">
                  <c:v>62.2</c:v>
                </c:pt>
                <c:pt idx="60">
                  <c:v>63.2</c:v>
                </c:pt>
                <c:pt idx="61">
                  <c:v>73.55</c:v>
                </c:pt>
                <c:pt idx="62">
                  <c:v>74.7</c:v>
                </c:pt>
                <c:pt idx="63">
                  <c:v>75.849999999999994</c:v>
                </c:pt>
                <c:pt idx="64">
                  <c:v>77</c:v>
                </c:pt>
                <c:pt idx="65">
                  <c:v>78.150000000000006</c:v>
                </c:pt>
                <c:pt idx="66">
                  <c:v>79.3</c:v>
                </c:pt>
                <c:pt idx="67">
                  <c:v>80.45</c:v>
                </c:pt>
                <c:pt idx="68">
                  <c:v>81.599999999999994</c:v>
                </c:pt>
                <c:pt idx="69">
                  <c:v>82.75</c:v>
                </c:pt>
                <c:pt idx="70">
                  <c:v>83.9</c:v>
                </c:pt>
                <c:pt idx="71">
                  <c:v>95.899999999999991</c:v>
                </c:pt>
                <c:pt idx="72">
                  <c:v>97.2</c:v>
                </c:pt>
                <c:pt idx="73">
                  <c:v>98.5</c:v>
                </c:pt>
                <c:pt idx="74">
                  <c:v>99.8</c:v>
                </c:pt>
                <c:pt idx="75">
                  <c:v>101.1</c:v>
                </c:pt>
                <c:pt idx="76">
                  <c:v>102.39999999999999</c:v>
                </c:pt>
                <c:pt idx="77">
                  <c:v>103.7</c:v>
                </c:pt>
                <c:pt idx="78">
                  <c:v>105</c:v>
                </c:pt>
                <c:pt idx="79">
                  <c:v>106.3</c:v>
                </c:pt>
                <c:pt idx="80">
                  <c:v>107.6</c:v>
                </c:pt>
                <c:pt idx="81">
                  <c:v>108.89999999999999</c:v>
                </c:pt>
                <c:pt idx="82">
                  <c:v>110.2</c:v>
                </c:pt>
                <c:pt idx="83">
                  <c:v>111.5</c:v>
                </c:pt>
                <c:pt idx="84">
                  <c:v>112.8</c:v>
                </c:pt>
                <c:pt idx="85">
                  <c:v>114.1</c:v>
                </c:pt>
                <c:pt idx="86">
                  <c:v>115.39999999999999</c:v>
                </c:pt>
                <c:pt idx="87">
                  <c:v>116.7</c:v>
                </c:pt>
                <c:pt idx="88">
                  <c:v>118</c:v>
                </c:pt>
                <c:pt idx="89">
                  <c:v>119.3</c:v>
                </c:pt>
                <c:pt idx="90">
                  <c:v>120.6</c:v>
                </c:pt>
                <c:pt idx="91">
                  <c:v>140.30000000000001</c:v>
                </c:pt>
                <c:pt idx="92">
                  <c:v>141.80000000000001</c:v>
                </c:pt>
                <c:pt idx="93">
                  <c:v>143.30000000000001</c:v>
                </c:pt>
                <c:pt idx="94">
                  <c:v>144.80000000000001</c:v>
                </c:pt>
                <c:pt idx="95">
                  <c:v>146.30000000000001</c:v>
                </c:pt>
                <c:pt idx="96">
                  <c:v>147.80000000000001</c:v>
                </c:pt>
                <c:pt idx="97">
                  <c:v>149.30000000000001</c:v>
                </c:pt>
                <c:pt idx="98">
                  <c:v>150.80000000000001</c:v>
                </c:pt>
                <c:pt idx="99">
                  <c:v>152.30000000000001</c:v>
                </c:pt>
                <c:pt idx="100">
                  <c:v>153.80000000000001</c:v>
                </c:pt>
                <c:pt idx="101">
                  <c:v>181.76</c:v>
                </c:pt>
                <c:pt idx="102">
                  <c:v>183.52</c:v>
                </c:pt>
                <c:pt idx="103">
                  <c:v>185.28</c:v>
                </c:pt>
                <c:pt idx="104">
                  <c:v>187.04</c:v>
                </c:pt>
                <c:pt idx="105">
                  <c:v>188.8</c:v>
                </c:pt>
                <c:pt idx="106">
                  <c:v>190.56</c:v>
                </c:pt>
                <c:pt idx="107">
                  <c:v>192.32</c:v>
                </c:pt>
                <c:pt idx="108">
                  <c:v>194.08</c:v>
                </c:pt>
                <c:pt idx="109">
                  <c:v>195.84</c:v>
                </c:pt>
                <c:pt idx="110">
                  <c:v>197.6</c:v>
                </c:pt>
                <c:pt idx="111">
                  <c:v>199.36</c:v>
                </c:pt>
                <c:pt idx="112">
                  <c:v>201.12</c:v>
                </c:pt>
                <c:pt idx="113">
                  <c:v>202.88</c:v>
                </c:pt>
                <c:pt idx="114">
                  <c:v>204.64000000000001</c:v>
                </c:pt>
                <c:pt idx="115">
                  <c:v>206.4</c:v>
                </c:pt>
                <c:pt idx="116">
                  <c:v>208.16</c:v>
                </c:pt>
                <c:pt idx="117">
                  <c:v>209.92</c:v>
                </c:pt>
                <c:pt idx="118">
                  <c:v>211.68</c:v>
                </c:pt>
                <c:pt idx="119">
                  <c:v>213.44</c:v>
                </c:pt>
                <c:pt idx="120">
                  <c:v>215.2</c:v>
                </c:pt>
                <c:pt idx="121">
                  <c:v>216.96</c:v>
                </c:pt>
                <c:pt idx="122">
                  <c:v>218.72</c:v>
                </c:pt>
                <c:pt idx="123">
                  <c:v>220.48</c:v>
                </c:pt>
                <c:pt idx="124">
                  <c:v>222.24</c:v>
                </c:pt>
                <c:pt idx="125">
                  <c:v>224</c:v>
                </c:pt>
                <c:pt idx="126">
                  <c:v>225.76</c:v>
                </c:pt>
                <c:pt idx="127">
                  <c:v>227.52</c:v>
                </c:pt>
                <c:pt idx="128">
                  <c:v>229.28</c:v>
                </c:pt>
                <c:pt idx="129">
                  <c:v>231.04</c:v>
                </c:pt>
                <c:pt idx="130">
                  <c:v>232.8</c:v>
                </c:pt>
                <c:pt idx="131">
                  <c:v>234.56</c:v>
                </c:pt>
                <c:pt idx="132">
                  <c:v>236.32</c:v>
                </c:pt>
                <c:pt idx="133">
                  <c:v>238.08</c:v>
                </c:pt>
                <c:pt idx="134">
                  <c:v>239.84</c:v>
                </c:pt>
                <c:pt idx="135">
                  <c:v>241.6</c:v>
                </c:pt>
                <c:pt idx="136">
                  <c:v>243.36</c:v>
                </c:pt>
                <c:pt idx="137">
                  <c:v>245.12</c:v>
                </c:pt>
                <c:pt idx="138">
                  <c:v>246.88</c:v>
                </c:pt>
                <c:pt idx="139">
                  <c:v>248.64000000000001</c:v>
                </c:pt>
                <c:pt idx="140">
                  <c:v>250.4</c:v>
                </c:pt>
                <c:pt idx="141">
                  <c:v>252.16</c:v>
                </c:pt>
                <c:pt idx="142">
                  <c:v>253.92</c:v>
                </c:pt>
                <c:pt idx="143">
                  <c:v>255.68</c:v>
                </c:pt>
                <c:pt idx="144">
                  <c:v>257.44</c:v>
                </c:pt>
                <c:pt idx="145">
                  <c:v>259.2</c:v>
                </c:pt>
                <c:pt idx="146">
                  <c:v>260.95999999999998</c:v>
                </c:pt>
                <c:pt idx="147">
                  <c:v>262.72000000000003</c:v>
                </c:pt>
                <c:pt idx="148">
                  <c:v>264.48</c:v>
                </c:pt>
                <c:pt idx="149">
                  <c:v>266.24</c:v>
                </c:pt>
                <c:pt idx="150">
                  <c:v>268</c:v>
                </c:pt>
                <c:pt idx="151">
                  <c:v>269.76</c:v>
                </c:pt>
                <c:pt idx="152">
                  <c:v>271.52</c:v>
                </c:pt>
                <c:pt idx="153">
                  <c:v>273.28000000000003</c:v>
                </c:pt>
                <c:pt idx="154">
                  <c:v>275.04000000000002</c:v>
                </c:pt>
                <c:pt idx="155">
                  <c:v>276.8</c:v>
                </c:pt>
                <c:pt idx="156">
                  <c:v>278.56</c:v>
                </c:pt>
                <c:pt idx="157">
                  <c:v>280.32</c:v>
                </c:pt>
                <c:pt idx="158">
                  <c:v>282.08</c:v>
                </c:pt>
                <c:pt idx="159">
                  <c:v>283.83999999999997</c:v>
                </c:pt>
                <c:pt idx="160">
                  <c:v>285.60000000000002</c:v>
                </c:pt>
                <c:pt idx="161">
                  <c:v>287.36</c:v>
                </c:pt>
                <c:pt idx="162">
                  <c:v>289.12</c:v>
                </c:pt>
                <c:pt idx="163">
                  <c:v>290.88</c:v>
                </c:pt>
                <c:pt idx="164">
                  <c:v>292.64</c:v>
                </c:pt>
                <c:pt idx="165">
                  <c:v>294.39999999999998</c:v>
                </c:pt>
                <c:pt idx="166">
                  <c:v>296.16000000000003</c:v>
                </c:pt>
                <c:pt idx="167">
                  <c:v>297.92</c:v>
                </c:pt>
                <c:pt idx="168">
                  <c:v>299.68</c:v>
                </c:pt>
                <c:pt idx="169">
                  <c:v>301.44</c:v>
                </c:pt>
                <c:pt idx="170">
                  <c:v>303.2</c:v>
                </c:pt>
                <c:pt idx="171">
                  <c:v>304.95999999999998</c:v>
                </c:pt>
                <c:pt idx="172">
                  <c:v>306.72000000000003</c:v>
                </c:pt>
                <c:pt idx="173">
                  <c:v>308.48</c:v>
                </c:pt>
                <c:pt idx="174">
                  <c:v>310.24</c:v>
                </c:pt>
                <c:pt idx="175">
                  <c:v>312</c:v>
                </c:pt>
                <c:pt idx="176">
                  <c:v>313.76</c:v>
                </c:pt>
                <c:pt idx="177">
                  <c:v>315.52</c:v>
                </c:pt>
                <c:pt idx="178">
                  <c:v>317.28000000000003</c:v>
                </c:pt>
                <c:pt idx="179">
                  <c:v>319.04000000000002</c:v>
                </c:pt>
                <c:pt idx="180">
                  <c:v>320.8</c:v>
                </c:pt>
                <c:pt idx="181">
                  <c:v>322.56</c:v>
                </c:pt>
                <c:pt idx="182">
                  <c:v>324.32</c:v>
                </c:pt>
                <c:pt idx="183">
                  <c:v>326.08</c:v>
                </c:pt>
                <c:pt idx="184">
                  <c:v>327.84</c:v>
                </c:pt>
                <c:pt idx="185">
                  <c:v>329.6</c:v>
                </c:pt>
                <c:pt idx="186">
                  <c:v>331.36</c:v>
                </c:pt>
                <c:pt idx="187">
                  <c:v>333.12</c:v>
                </c:pt>
                <c:pt idx="188">
                  <c:v>334.88</c:v>
                </c:pt>
                <c:pt idx="189">
                  <c:v>336.64</c:v>
                </c:pt>
                <c:pt idx="190">
                  <c:v>338.4</c:v>
                </c:pt>
                <c:pt idx="191">
                  <c:v>340.16</c:v>
                </c:pt>
                <c:pt idx="192">
                  <c:v>341.92</c:v>
                </c:pt>
                <c:pt idx="193">
                  <c:v>343.68</c:v>
                </c:pt>
                <c:pt idx="194">
                  <c:v>345.44</c:v>
                </c:pt>
                <c:pt idx="195">
                  <c:v>347.2</c:v>
                </c:pt>
                <c:pt idx="196">
                  <c:v>348.96</c:v>
                </c:pt>
                <c:pt idx="197">
                  <c:v>350.72</c:v>
                </c:pt>
                <c:pt idx="198">
                  <c:v>352.48</c:v>
                </c:pt>
                <c:pt idx="199">
                  <c:v>354.24</c:v>
                </c:pt>
                <c:pt idx="200">
                  <c:v>356</c:v>
                </c:pt>
                <c:pt idx="201">
                  <c:v>357.76</c:v>
                </c:pt>
                <c:pt idx="202">
                  <c:v>359.52</c:v>
                </c:pt>
                <c:pt idx="203">
                  <c:v>361.28000000000003</c:v>
                </c:pt>
                <c:pt idx="204">
                  <c:v>363.04</c:v>
                </c:pt>
                <c:pt idx="205">
                  <c:v>364.8</c:v>
                </c:pt>
                <c:pt idx="206">
                  <c:v>366.56</c:v>
                </c:pt>
                <c:pt idx="207">
                  <c:v>368.32</c:v>
                </c:pt>
                <c:pt idx="208">
                  <c:v>370.08</c:v>
                </c:pt>
                <c:pt idx="209">
                  <c:v>371.84</c:v>
                </c:pt>
                <c:pt idx="210">
                  <c:v>373.6</c:v>
                </c:pt>
                <c:pt idx="211">
                  <c:v>375.36</c:v>
                </c:pt>
                <c:pt idx="212">
                  <c:v>377.12</c:v>
                </c:pt>
                <c:pt idx="213">
                  <c:v>378.88</c:v>
                </c:pt>
                <c:pt idx="214">
                  <c:v>380.64</c:v>
                </c:pt>
                <c:pt idx="215">
                  <c:v>382.4</c:v>
                </c:pt>
                <c:pt idx="216">
                  <c:v>384.16</c:v>
                </c:pt>
                <c:pt idx="217">
                  <c:v>385.92</c:v>
                </c:pt>
                <c:pt idx="218">
                  <c:v>387.68</c:v>
                </c:pt>
                <c:pt idx="219">
                  <c:v>389.44</c:v>
                </c:pt>
                <c:pt idx="220">
                  <c:v>391.2</c:v>
                </c:pt>
                <c:pt idx="221">
                  <c:v>392.96</c:v>
                </c:pt>
                <c:pt idx="222">
                  <c:v>394.72</c:v>
                </c:pt>
                <c:pt idx="223">
                  <c:v>396.48</c:v>
                </c:pt>
                <c:pt idx="224">
                  <c:v>398.24</c:v>
                </c:pt>
                <c:pt idx="225">
                  <c:v>400</c:v>
                </c:pt>
                <c:pt idx="226">
                  <c:v>401.76</c:v>
                </c:pt>
                <c:pt idx="227">
                  <c:v>403.52</c:v>
                </c:pt>
                <c:pt idx="228">
                  <c:v>405.28000000000003</c:v>
                </c:pt>
                <c:pt idx="229">
                  <c:v>407.04</c:v>
                </c:pt>
                <c:pt idx="230">
                  <c:v>408.8</c:v>
                </c:pt>
                <c:pt idx="231">
                  <c:v>410.56</c:v>
                </c:pt>
                <c:pt idx="232">
                  <c:v>412.32</c:v>
                </c:pt>
                <c:pt idx="233">
                  <c:v>414.08</c:v>
                </c:pt>
                <c:pt idx="234">
                  <c:v>415.84</c:v>
                </c:pt>
                <c:pt idx="235">
                  <c:v>417.6</c:v>
                </c:pt>
                <c:pt idx="236">
                  <c:v>419.36</c:v>
                </c:pt>
                <c:pt idx="237">
                  <c:v>421.12</c:v>
                </c:pt>
                <c:pt idx="238">
                  <c:v>422.88</c:v>
                </c:pt>
                <c:pt idx="239">
                  <c:v>424.64</c:v>
                </c:pt>
                <c:pt idx="240">
                  <c:v>426.4</c:v>
                </c:pt>
                <c:pt idx="241">
                  <c:v>428.16</c:v>
                </c:pt>
                <c:pt idx="242">
                  <c:v>429.92</c:v>
                </c:pt>
                <c:pt idx="243">
                  <c:v>431.68</c:v>
                </c:pt>
                <c:pt idx="244">
                  <c:v>433.44</c:v>
                </c:pt>
                <c:pt idx="245">
                  <c:v>435.2</c:v>
                </c:pt>
                <c:pt idx="246">
                  <c:v>436.96</c:v>
                </c:pt>
                <c:pt idx="247">
                  <c:v>438.72</c:v>
                </c:pt>
                <c:pt idx="248">
                  <c:v>440.48</c:v>
                </c:pt>
                <c:pt idx="249">
                  <c:v>442.24</c:v>
                </c:pt>
                <c:pt idx="250">
                  <c:v>444</c:v>
                </c:pt>
                <c:pt idx="251">
                  <c:v>445.76</c:v>
                </c:pt>
                <c:pt idx="252">
                  <c:v>447.52</c:v>
                </c:pt>
                <c:pt idx="253">
                  <c:v>449.28000000000003</c:v>
                </c:pt>
                <c:pt idx="254">
                  <c:v>451.04</c:v>
                </c:pt>
                <c:pt idx="255">
                  <c:v>452.8</c:v>
                </c:pt>
                <c:pt idx="256">
                  <c:v>454.56</c:v>
                </c:pt>
                <c:pt idx="257">
                  <c:v>456.32</c:v>
                </c:pt>
                <c:pt idx="258">
                  <c:v>458.08</c:v>
                </c:pt>
                <c:pt idx="259">
                  <c:v>459.84</c:v>
                </c:pt>
                <c:pt idx="260">
                  <c:v>461.6</c:v>
                </c:pt>
                <c:pt idx="261">
                  <c:v>463.36</c:v>
                </c:pt>
                <c:pt idx="262">
                  <c:v>465.12</c:v>
                </c:pt>
                <c:pt idx="263">
                  <c:v>466.88</c:v>
                </c:pt>
                <c:pt idx="264">
                  <c:v>468.64</c:v>
                </c:pt>
                <c:pt idx="265">
                  <c:v>470.4</c:v>
                </c:pt>
                <c:pt idx="266">
                  <c:v>472.16</c:v>
                </c:pt>
                <c:pt idx="267">
                  <c:v>473.92</c:v>
                </c:pt>
                <c:pt idx="268">
                  <c:v>475.68</c:v>
                </c:pt>
                <c:pt idx="269">
                  <c:v>477.44</c:v>
                </c:pt>
                <c:pt idx="270">
                  <c:v>479.2</c:v>
                </c:pt>
                <c:pt idx="271">
                  <c:v>480.96</c:v>
                </c:pt>
                <c:pt idx="272">
                  <c:v>482.72</c:v>
                </c:pt>
                <c:pt idx="273">
                  <c:v>484.48</c:v>
                </c:pt>
                <c:pt idx="274">
                  <c:v>486.24</c:v>
                </c:pt>
                <c:pt idx="275">
                  <c:v>488</c:v>
                </c:pt>
                <c:pt idx="276">
                  <c:v>489.76</c:v>
                </c:pt>
                <c:pt idx="277">
                  <c:v>491.52</c:v>
                </c:pt>
                <c:pt idx="278">
                  <c:v>493.28000000000003</c:v>
                </c:pt>
                <c:pt idx="279">
                  <c:v>495.04</c:v>
                </c:pt>
                <c:pt idx="280">
                  <c:v>496.8</c:v>
                </c:pt>
                <c:pt idx="281">
                  <c:v>498.56</c:v>
                </c:pt>
                <c:pt idx="282">
                  <c:v>500.32</c:v>
                </c:pt>
                <c:pt idx="283">
                  <c:v>502.08</c:v>
                </c:pt>
                <c:pt idx="284">
                  <c:v>503.84</c:v>
                </c:pt>
                <c:pt idx="285">
                  <c:v>505.6</c:v>
                </c:pt>
                <c:pt idx="286">
                  <c:v>507.36</c:v>
                </c:pt>
                <c:pt idx="287">
                  <c:v>509.12</c:v>
                </c:pt>
                <c:pt idx="288">
                  <c:v>510.88</c:v>
                </c:pt>
                <c:pt idx="289">
                  <c:v>512.64</c:v>
                </c:pt>
                <c:pt idx="290">
                  <c:v>514.4</c:v>
                </c:pt>
                <c:pt idx="291">
                  <c:v>516.16</c:v>
                </c:pt>
                <c:pt idx="292">
                  <c:v>517.91999999999996</c:v>
                </c:pt>
                <c:pt idx="293">
                  <c:v>519.67999999999995</c:v>
                </c:pt>
                <c:pt idx="294">
                  <c:v>521.44000000000005</c:v>
                </c:pt>
                <c:pt idx="295">
                  <c:v>523.20000000000005</c:v>
                </c:pt>
                <c:pt idx="296">
                  <c:v>524.96</c:v>
                </c:pt>
                <c:pt idx="297">
                  <c:v>526.72</c:v>
                </c:pt>
                <c:pt idx="298">
                  <c:v>528.48</c:v>
                </c:pt>
                <c:pt idx="299">
                  <c:v>530.24</c:v>
                </c:pt>
                <c:pt idx="300">
                  <c:v>532</c:v>
                </c:pt>
                <c:pt idx="301">
                  <c:v>533.76</c:v>
                </c:pt>
                <c:pt idx="302">
                  <c:v>535.52</c:v>
                </c:pt>
                <c:pt idx="303">
                  <c:v>537.28</c:v>
                </c:pt>
                <c:pt idx="304">
                  <c:v>539.04</c:v>
                </c:pt>
                <c:pt idx="305">
                  <c:v>540.79999999999995</c:v>
                </c:pt>
                <c:pt idx="306">
                  <c:v>542.56000000000006</c:v>
                </c:pt>
                <c:pt idx="307">
                  <c:v>544.32000000000005</c:v>
                </c:pt>
                <c:pt idx="308">
                  <c:v>546.08000000000004</c:v>
                </c:pt>
                <c:pt idx="309">
                  <c:v>547.84</c:v>
                </c:pt>
                <c:pt idx="310">
                  <c:v>549.6</c:v>
                </c:pt>
                <c:pt idx="311">
                  <c:v>551.36</c:v>
                </c:pt>
                <c:pt idx="312">
                  <c:v>553.12</c:v>
                </c:pt>
                <c:pt idx="313">
                  <c:v>554.88</c:v>
                </c:pt>
                <c:pt idx="314">
                  <c:v>556.64</c:v>
                </c:pt>
                <c:pt idx="315">
                  <c:v>558.4</c:v>
                </c:pt>
                <c:pt idx="316">
                  <c:v>560.16</c:v>
                </c:pt>
                <c:pt idx="317">
                  <c:v>561.91999999999996</c:v>
                </c:pt>
                <c:pt idx="318">
                  <c:v>563.67999999999995</c:v>
                </c:pt>
                <c:pt idx="319">
                  <c:v>565.44000000000005</c:v>
                </c:pt>
                <c:pt idx="320">
                  <c:v>567.20000000000005</c:v>
                </c:pt>
                <c:pt idx="321">
                  <c:v>568.96</c:v>
                </c:pt>
                <c:pt idx="322">
                  <c:v>570.72</c:v>
                </c:pt>
                <c:pt idx="323">
                  <c:v>572.48</c:v>
                </c:pt>
                <c:pt idx="324">
                  <c:v>574.24</c:v>
                </c:pt>
                <c:pt idx="325">
                  <c:v>576</c:v>
                </c:pt>
                <c:pt idx="326">
                  <c:v>577.76</c:v>
                </c:pt>
                <c:pt idx="327">
                  <c:v>579.52</c:v>
                </c:pt>
                <c:pt idx="328">
                  <c:v>581.28</c:v>
                </c:pt>
                <c:pt idx="329">
                  <c:v>583.04</c:v>
                </c:pt>
                <c:pt idx="330">
                  <c:v>584.79999999999995</c:v>
                </c:pt>
                <c:pt idx="331">
                  <c:v>586.56000000000006</c:v>
                </c:pt>
                <c:pt idx="332">
                  <c:v>588.32000000000005</c:v>
                </c:pt>
                <c:pt idx="333">
                  <c:v>590.08000000000004</c:v>
                </c:pt>
                <c:pt idx="334">
                  <c:v>591.84</c:v>
                </c:pt>
                <c:pt idx="335">
                  <c:v>593.6</c:v>
                </c:pt>
                <c:pt idx="336">
                  <c:v>595.36</c:v>
                </c:pt>
                <c:pt idx="337">
                  <c:v>597.12</c:v>
                </c:pt>
                <c:pt idx="338">
                  <c:v>598.88</c:v>
                </c:pt>
                <c:pt idx="339">
                  <c:v>600.64</c:v>
                </c:pt>
                <c:pt idx="340">
                  <c:v>602.4</c:v>
                </c:pt>
                <c:pt idx="341">
                  <c:v>604.16</c:v>
                </c:pt>
                <c:pt idx="342">
                  <c:v>605.91999999999996</c:v>
                </c:pt>
                <c:pt idx="343">
                  <c:v>607.67999999999995</c:v>
                </c:pt>
                <c:pt idx="344">
                  <c:v>609.44000000000005</c:v>
                </c:pt>
                <c:pt idx="345">
                  <c:v>611.20000000000005</c:v>
                </c:pt>
                <c:pt idx="346">
                  <c:v>612.96</c:v>
                </c:pt>
                <c:pt idx="347">
                  <c:v>614.72</c:v>
                </c:pt>
                <c:pt idx="348">
                  <c:v>616.48</c:v>
                </c:pt>
                <c:pt idx="349">
                  <c:v>618.24</c:v>
                </c:pt>
                <c:pt idx="350">
                  <c:v>620</c:v>
                </c:pt>
                <c:pt idx="351">
                  <c:v>621.76</c:v>
                </c:pt>
                <c:pt idx="352">
                  <c:v>623.52</c:v>
                </c:pt>
                <c:pt idx="353">
                  <c:v>625.28</c:v>
                </c:pt>
                <c:pt idx="354">
                  <c:v>627.04</c:v>
                </c:pt>
                <c:pt idx="355">
                  <c:v>628.79999999999995</c:v>
                </c:pt>
                <c:pt idx="356">
                  <c:v>630.56000000000006</c:v>
                </c:pt>
                <c:pt idx="357">
                  <c:v>632.32000000000005</c:v>
                </c:pt>
                <c:pt idx="358">
                  <c:v>634.08000000000004</c:v>
                </c:pt>
                <c:pt idx="359">
                  <c:v>635.84</c:v>
                </c:pt>
                <c:pt idx="360">
                  <c:v>637.6</c:v>
                </c:pt>
                <c:pt idx="361">
                  <c:v>639.36</c:v>
                </c:pt>
                <c:pt idx="362">
                  <c:v>641.12</c:v>
                </c:pt>
                <c:pt idx="363">
                  <c:v>642.88</c:v>
                </c:pt>
                <c:pt idx="364">
                  <c:v>644.64</c:v>
                </c:pt>
                <c:pt idx="365">
                  <c:v>646.4</c:v>
                </c:pt>
                <c:pt idx="366">
                  <c:v>648.16</c:v>
                </c:pt>
                <c:pt idx="367">
                  <c:v>649.91999999999996</c:v>
                </c:pt>
                <c:pt idx="368">
                  <c:v>651.67999999999995</c:v>
                </c:pt>
                <c:pt idx="369">
                  <c:v>653.44000000000005</c:v>
                </c:pt>
                <c:pt idx="370">
                  <c:v>655.20000000000005</c:v>
                </c:pt>
                <c:pt idx="371">
                  <c:v>656.96</c:v>
                </c:pt>
                <c:pt idx="372">
                  <c:v>658.72</c:v>
                </c:pt>
                <c:pt idx="373">
                  <c:v>660.48</c:v>
                </c:pt>
                <c:pt idx="374">
                  <c:v>662.24</c:v>
                </c:pt>
                <c:pt idx="375">
                  <c:v>664</c:v>
                </c:pt>
                <c:pt idx="376">
                  <c:v>665.76</c:v>
                </c:pt>
                <c:pt idx="377">
                  <c:v>667.52</c:v>
                </c:pt>
                <c:pt idx="378">
                  <c:v>669.28</c:v>
                </c:pt>
                <c:pt idx="379">
                  <c:v>671.04</c:v>
                </c:pt>
                <c:pt idx="380">
                  <c:v>672.8</c:v>
                </c:pt>
                <c:pt idx="381">
                  <c:v>674.56000000000006</c:v>
                </c:pt>
                <c:pt idx="382">
                  <c:v>676.32</c:v>
                </c:pt>
                <c:pt idx="383">
                  <c:v>678.08</c:v>
                </c:pt>
                <c:pt idx="384">
                  <c:v>679.84</c:v>
                </c:pt>
                <c:pt idx="385">
                  <c:v>681.6</c:v>
                </c:pt>
                <c:pt idx="386">
                  <c:v>683.36</c:v>
                </c:pt>
                <c:pt idx="387">
                  <c:v>685.12</c:v>
                </c:pt>
                <c:pt idx="388">
                  <c:v>686.88</c:v>
                </c:pt>
                <c:pt idx="389">
                  <c:v>688.64</c:v>
                </c:pt>
                <c:pt idx="390">
                  <c:v>690.4</c:v>
                </c:pt>
                <c:pt idx="391">
                  <c:v>692.16</c:v>
                </c:pt>
                <c:pt idx="392">
                  <c:v>693.92</c:v>
                </c:pt>
                <c:pt idx="393">
                  <c:v>695.68</c:v>
                </c:pt>
                <c:pt idx="394">
                  <c:v>697.44</c:v>
                </c:pt>
                <c:pt idx="395">
                  <c:v>699.2</c:v>
                </c:pt>
                <c:pt idx="396">
                  <c:v>700.96</c:v>
                </c:pt>
                <c:pt idx="397">
                  <c:v>702.72</c:v>
                </c:pt>
                <c:pt idx="398">
                  <c:v>704.48</c:v>
                </c:pt>
                <c:pt idx="399">
                  <c:v>706.24</c:v>
                </c:pt>
                <c:pt idx="400">
                  <c:v>708</c:v>
                </c:pt>
                <c:pt idx="401">
                  <c:v>709.76</c:v>
                </c:pt>
                <c:pt idx="402">
                  <c:v>711.52</c:v>
                </c:pt>
                <c:pt idx="403">
                  <c:v>713.28</c:v>
                </c:pt>
                <c:pt idx="404">
                  <c:v>715.04</c:v>
                </c:pt>
                <c:pt idx="405">
                  <c:v>716.8</c:v>
                </c:pt>
                <c:pt idx="406">
                  <c:v>718.56000000000006</c:v>
                </c:pt>
                <c:pt idx="407">
                  <c:v>720.32</c:v>
                </c:pt>
                <c:pt idx="408">
                  <c:v>722.08</c:v>
                </c:pt>
                <c:pt idx="409">
                  <c:v>723.84</c:v>
                </c:pt>
                <c:pt idx="410">
                  <c:v>725.6</c:v>
                </c:pt>
                <c:pt idx="411">
                  <c:v>727.36</c:v>
                </c:pt>
                <c:pt idx="412">
                  <c:v>729.12</c:v>
                </c:pt>
                <c:pt idx="413">
                  <c:v>730.88</c:v>
                </c:pt>
                <c:pt idx="414">
                  <c:v>732.64</c:v>
                </c:pt>
                <c:pt idx="415">
                  <c:v>734.4</c:v>
                </c:pt>
                <c:pt idx="416">
                  <c:v>736.16</c:v>
                </c:pt>
                <c:pt idx="417">
                  <c:v>737.92</c:v>
                </c:pt>
                <c:pt idx="418">
                  <c:v>739.68</c:v>
                </c:pt>
                <c:pt idx="419">
                  <c:v>741.44</c:v>
                </c:pt>
                <c:pt idx="420">
                  <c:v>743.2</c:v>
                </c:pt>
                <c:pt idx="421">
                  <c:v>744.96</c:v>
                </c:pt>
                <c:pt idx="422">
                  <c:v>746.72</c:v>
                </c:pt>
                <c:pt idx="423">
                  <c:v>748.48</c:v>
                </c:pt>
                <c:pt idx="424">
                  <c:v>750.24</c:v>
                </c:pt>
                <c:pt idx="425">
                  <c:v>752</c:v>
                </c:pt>
                <c:pt idx="426">
                  <c:v>753.76</c:v>
                </c:pt>
                <c:pt idx="427">
                  <c:v>755.52</c:v>
                </c:pt>
                <c:pt idx="428">
                  <c:v>757.28</c:v>
                </c:pt>
                <c:pt idx="429">
                  <c:v>759.04</c:v>
                </c:pt>
                <c:pt idx="430">
                  <c:v>760.8</c:v>
                </c:pt>
                <c:pt idx="431">
                  <c:v>762.56000000000006</c:v>
                </c:pt>
                <c:pt idx="432">
                  <c:v>764.32</c:v>
                </c:pt>
                <c:pt idx="433">
                  <c:v>766.08</c:v>
                </c:pt>
                <c:pt idx="434">
                  <c:v>767.84</c:v>
                </c:pt>
                <c:pt idx="435">
                  <c:v>769.6</c:v>
                </c:pt>
                <c:pt idx="436">
                  <c:v>771.36</c:v>
                </c:pt>
                <c:pt idx="437">
                  <c:v>773.12</c:v>
                </c:pt>
                <c:pt idx="438">
                  <c:v>774.88</c:v>
                </c:pt>
                <c:pt idx="439">
                  <c:v>776.64</c:v>
                </c:pt>
                <c:pt idx="440">
                  <c:v>778.4</c:v>
                </c:pt>
                <c:pt idx="441">
                  <c:v>780.16</c:v>
                </c:pt>
                <c:pt idx="442">
                  <c:v>781.92</c:v>
                </c:pt>
                <c:pt idx="443">
                  <c:v>783.68</c:v>
                </c:pt>
                <c:pt idx="444">
                  <c:v>785.44</c:v>
                </c:pt>
                <c:pt idx="445">
                  <c:v>787.2</c:v>
                </c:pt>
                <c:pt idx="446">
                  <c:v>788.96</c:v>
                </c:pt>
                <c:pt idx="447">
                  <c:v>790.72</c:v>
                </c:pt>
                <c:pt idx="448">
                  <c:v>792.48</c:v>
                </c:pt>
                <c:pt idx="449">
                  <c:v>794.24</c:v>
                </c:pt>
                <c:pt idx="450">
                  <c:v>796</c:v>
                </c:pt>
                <c:pt idx="451">
                  <c:v>797.76</c:v>
                </c:pt>
                <c:pt idx="452">
                  <c:v>799.52</c:v>
                </c:pt>
                <c:pt idx="453">
                  <c:v>801.28</c:v>
                </c:pt>
                <c:pt idx="454">
                  <c:v>803.04</c:v>
                </c:pt>
                <c:pt idx="455">
                  <c:v>804.8</c:v>
                </c:pt>
                <c:pt idx="456">
                  <c:v>806.56000000000006</c:v>
                </c:pt>
                <c:pt idx="457">
                  <c:v>808.32</c:v>
                </c:pt>
                <c:pt idx="458">
                  <c:v>810.08</c:v>
                </c:pt>
                <c:pt idx="459">
                  <c:v>811.84</c:v>
                </c:pt>
                <c:pt idx="460">
                  <c:v>813.6</c:v>
                </c:pt>
                <c:pt idx="461">
                  <c:v>815.36</c:v>
                </c:pt>
                <c:pt idx="462">
                  <c:v>817.12</c:v>
                </c:pt>
                <c:pt idx="463">
                  <c:v>818.88</c:v>
                </c:pt>
                <c:pt idx="464">
                  <c:v>820.64</c:v>
                </c:pt>
                <c:pt idx="465">
                  <c:v>822.4</c:v>
                </c:pt>
                <c:pt idx="466">
                  <c:v>824.16</c:v>
                </c:pt>
                <c:pt idx="467">
                  <c:v>825.92</c:v>
                </c:pt>
                <c:pt idx="468">
                  <c:v>827.68</c:v>
                </c:pt>
                <c:pt idx="469">
                  <c:v>829.44</c:v>
                </c:pt>
                <c:pt idx="470">
                  <c:v>831.2</c:v>
                </c:pt>
                <c:pt idx="471">
                  <c:v>832.96</c:v>
                </c:pt>
                <c:pt idx="472">
                  <c:v>834.72</c:v>
                </c:pt>
                <c:pt idx="473">
                  <c:v>836.48</c:v>
                </c:pt>
                <c:pt idx="474">
                  <c:v>838.24</c:v>
                </c:pt>
                <c:pt idx="475">
                  <c:v>840</c:v>
                </c:pt>
                <c:pt idx="476">
                  <c:v>841.76</c:v>
                </c:pt>
                <c:pt idx="477">
                  <c:v>843.52</c:v>
                </c:pt>
                <c:pt idx="478">
                  <c:v>845.28</c:v>
                </c:pt>
                <c:pt idx="479">
                  <c:v>847.04</c:v>
                </c:pt>
                <c:pt idx="480">
                  <c:v>848.8</c:v>
                </c:pt>
                <c:pt idx="481">
                  <c:v>850.56000000000006</c:v>
                </c:pt>
                <c:pt idx="482">
                  <c:v>852.32</c:v>
                </c:pt>
                <c:pt idx="483">
                  <c:v>854.08</c:v>
                </c:pt>
                <c:pt idx="484">
                  <c:v>855.84</c:v>
                </c:pt>
                <c:pt idx="485">
                  <c:v>857.6</c:v>
                </c:pt>
                <c:pt idx="486">
                  <c:v>859.36</c:v>
                </c:pt>
                <c:pt idx="487">
                  <c:v>861.12</c:v>
                </c:pt>
                <c:pt idx="488">
                  <c:v>862.88</c:v>
                </c:pt>
                <c:pt idx="489">
                  <c:v>864.64</c:v>
                </c:pt>
                <c:pt idx="490">
                  <c:v>866.4</c:v>
                </c:pt>
                <c:pt idx="491">
                  <c:v>868.16</c:v>
                </c:pt>
                <c:pt idx="492">
                  <c:v>869.92</c:v>
                </c:pt>
                <c:pt idx="493">
                  <c:v>871.68</c:v>
                </c:pt>
                <c:pt idx="494">
                  <c:v>873.44</c:v>
                </c:pt>
                <c:pt idx="495">
                  <c:v>875.2</c:v>
                </c:pt>
                <c:pt idx="496">
                  <c:v>876.96</c:v>
                </c:pt>
                <c:pt idx="497">
                  <c:v>878.72</c:v>
                </c:pt>
                <c:pt idx="498">
                  <c:v>880.48</c:v>
                </c:pt>
                <c:pt idx="499">
                  <c:v>882.24</c:v>
                </c:pt>
                <c:pt idx="500">
                  <c:v>884</c:v>
                </c:pt>
                <c:pt idx="501">
                  <c:v>986.96</c:v>
                </c:pt>
                <c:pt idx="502">
                  <c:v>988.92</c:v>
                </c:pt>
                <c:pt idx="503">
                  <c:v>990.88</c:v>
                </c:pt>
                <c:pt idx="504">
                  <c:v>992.84</c:v>
                </c:pt>
                <c:pt idx="505">
                  <c:v>994.8</c:v>
                </c:pt>
                <c:pt idx="506">
                  <c:v>996.76</c:v>
                </c:pt>
                <c:pt idx="507">
                  <c:v>998.72</c:v>
                </c:pt>
                <c:pt idx="508">
                  <c:v>1000.68</c:v>
                </c:pt>
                <c:pt idx="509">
                  <c:v>1002.64</c:v>
                </c:pt>
                <c:pt idx="510">
                  <c:v>1004.6</c:v>
                </c:pt>
                <c:pt idx="511">
                  <c:v>1006.56</c:v>
                </c:pt>
                <c:pt idx="512">
                  <c:v>1008.52</c:v>
                </c:pt>
                <c:pt idx="513">
                  <c:v>1010.48</c:v>
                </c:pt>
                <c:pt idx="514">
                  <c:v>1012.4399999999999</c:v>
                </c:pt>
                <c:pt idx="515">
                  <c:v>1014.4</c:v>
                </c:pt>
                <c:pt idx="516">
                  <c:v>1016.36</c:v>
                </c:pt>
                <c:pt idx="517">
                  <c:v>1018.3199999999999</c:v>
                </c:pt>
                <c:pt idx="518">
                  <c:v>1020.28</c:v>
                </c:pt>
                <c:pt idx="519">
                  <c:v>1022.24</c:v>
                </c:pt>
                <c:pt idx="520">
                  <c:v>1024.1999999999998</c:v>
                </c:pt>
                <c:pt idx="521">
                  <c:v>1026.1599999999999</c:v>
                </c:pt>
                <c:pt idx="522">
                  <c:v>1028.1199999999999</c:v>
                </c:pt>
                <c:pt idx="523">
                  <c:v>1030.08</c:v>
                </c:pt>
                <c:pt idx="524">
                  <c:v>1032.04</c:v>
                </c:pt>
                <c:pt idx="525">
                  <c:v>1034</c:v>
                </c:pt>
                <c:pt idx="526">
                  <c:v>1035.96</c:v>
                </c:pt>
                <c:pt idx="527">
                  <c:v>1037.92</c:v>
                </c:pt>
                <c:pt idx="528">
                  <c:v>1039.8799999999999</c:v>
                </c:pt>
                <c:pt idx="529">
                  <c:v>1041.8399999999999</c:v>
                </c:pt>
                <c:pt idx="530">
                  <c:v>1043.8</c:v>
                </c:pt>
                <c:pt idx="531">
                  <c:v>1045.76</c:v>
                </c:pt>
                <c:pt idx="532">
                  <c:v>1047.72</c:v>
                </c:pt>
                <c:pt idx="533">
                  <c:v>1049.68</c:v>
                </c:pt>
                <c:pt idx="534">
                  <c:v>1051.6399999999999</c:v>
                </c:pt>
                <c:pt idx="535">
                  <c:v>1053.5999999999999</c:v>
                </c:pt>
                <c:pt idx="536">
                  <c:v>1055.56</c:v>
                </c:pt>
                <c:pt idx="537">
                  <c:v>1057.52</c:v>
                </c:pt>
                <c:pt idx="538">
                  <c:v>1059.48</c:v>
                </c:pt>
                <c:pt idx="539">
                  <c:v>1061.44</c:v>
                </c:pt>
                <c:pt idx="540">
                  <c:v>1063.4000000000001</c:v>
                </c:pt>
                <c:pt idx="541">
                  <c:v>1065.3599999999999</c:v>
                </c:pt>
                <c:pt idx="542">
                  <c:v>1067.32</c:v>
                </c:pt>
                <c:pt idx="543">
                  <c:v>1069.28</c:v>
                </c:pt>
                <c:pt idx="544">
                  <c:v>1071.24</c:v>
                </c:pt>
                <c:pt idx="545">
                  <c:v>1073.2</c:v>
                </c:pt>
                <c:pt idx="546">
                  <c:v>1075.1600000000001</c:v>
                </c:pt>
                <c:pt idx="547">
                  <c:v>1077.1199999999999</c:v>
                </c:pt>
                <c:pt idx="548">
                  <c:v>1079.08</c:v>
                </c:pt>
                <c:pt idx="549">
                  <c:v>1081.04</c:v>
                </c:pt>
                <c:pt idx="550">
                  <c:v>1083</c:v>
                </c:pt>
              </c:numCache>
            </c:numRef>
          </c:val>
          <c:smooth val="0"/>
          <c:extLst>
            <c:ext xmlns:c16="http://schemas.microsoft.com/office/drawing/2014/chart" uri="{C3380CC4-5D6E-409C-BE32-E72D297353CC}">
              <c16:uniqueId val="{00000002-0DDB-4966-B90B-D5ADFA20C748}"/>
            </c:ext>
          </c:extLst>
        </c:ser>
        <c:ser>
          <c:idx val="3"/>
          <c:order val="3"/>
          <c:tx>
            <c:v>2006</c:v>
          </c:tx>
          <c:spPr>
            <a:ln w="31750" cap="rnd">
              <a:solidFill>
                <a:schemeClr val="accent4"/>
              </a:solidFill>
              <a:round/>
            </a:ln>
            <a:effectLst/>
          </c:spPr>
          <c:marker>
            <c:symbol val="none"/>
          </c:marker>
          <c:cat>
            <c:numRef>
              <c:f>Residencial!$B$4:$B$554</c:f>
              <c:numCache>
                <c:formatCode>General</c:formatCode>
                <c:ptCount val="55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numCache>
            </c:numRef>
          </c:cat>
          <c:val>
            <c:numRef>
              <c:f>Residencial!$D$4:$D$554</c:f>
              <c:numCache>
                <c:formatCode>General</c:formatCode>
                <c:ptCount val="551"/>
                <c:pt idx="0">
                  <c:v>2.29</c:v>
                </c:pt>
                <c:pt idx="1">
                  <c:v>2.29</c:v>
                </c:pt>
                <c:pt idx="2">
                  <c:v>2.29</c:v>
                </c:pt>
                <c:pt idx="3">
                  <c:v>2.29</c:v>
                </c:pt>
                <c:pt idx="4">
                  <c:v>2.29</c:v>
                </c:pt>
                <c:pt idx="5">
                  <c:v>2.29</c:v>
                </c:pt>
                <c:pt idx="6">
                  <c:v>2.29</c:v>
                </c:pt>
                <c:pt idx="7">
                  <c:v>2.29</c:v>
                </c:pt>
                <c:pt idx="8">
                  <c:v>2.29</c:v>
                </c:pt>
                <c:pt idx="9">
                  <c:v>2.29</c:v>
                </c:pt>
                <c:pt idx="10">
                  <c:v>2.29</c:v>
                </c:pt>
                <c:pt idx="11">
                  <c:v>2.3000499999999997</c:v>
                </c:pt>
                <c:pt idx="12">
                  <c:v>2.4045999999999998</c:v>
                </c:pt>
                <c:pt idx="13">
                  <c:v>2.50915</c:v>
                </c:pt>
                <c:pt idx="14">
                  <c:v>2.6136999999999997</c:v>
                </c:pt>
                <c:pt idx="15">
                  <c:v>2.7182500000000003</c:v>
                </c:pt>
                <c:pt idx="16">
                  <c:v>2.8228</c:v>
                </c:pt>
                <c:pt idx="17">
                  <c:v>2.9273499999999997</c:v>
                </c:pt>
                <c:pt idx="18">
                  <c:v>3.0319000000000003</c:v>
                </c:pt>
                <c:pt idx="19">
                  <c:v>3.13645</c:v>
                </c:pt>
                <c:pt idx="20">
                  <c:v>3.2410000000000001</c:v>
                </c:pt>
                <c:pt idx="21">
                  <c:v>5.5620100000000008</c:v>
                </c:pt>
                <c:pt idx="22">
                  <c:v>5.7920199999999991</c:v>
                </c:pt>
                <c:pt idx="23">
                  <c:v>6.0220300000000009</c:v>
                </c:pt>
                <c:pt idx="24">
                  <c:v>6.2520399999999992</c:v>
                </c:pt>
                <c:pt idx="25">
                  <c:v>6.482050000000001</c:v>
                </c:pt>
                <c:pt idx="26">
                  <c:v>6.712060000000001</c:v>
                </c:pt>
                <c:pt idx="27">
                  <c:v>6.9420700000000011</c:v>
                </c:pt>
                <c:pt idx="28">
                  <c:v>7.1720800000000011</c:v>
                </c:pt>
                <c:pt idx="29">
                  <c:v>7.4020899999999994</c:v>
                </c:pt>
                <c:pt idx="30">
                  <c:v>7.6320999999999994</c:v>
                </c:pt>
                <c:pt idx="31">
                  <c:v>8.2799999999999994</c:v>
                </c:pt>
                <c:pt idx="32">
                  <c:v>8.51</c:v>
                </c:pt>
                <c:pt idx="33">
                  <c:v>8.74</c:v>
                </c:pt>
                <c:pt idx="34">
                  <c:v>8.9700000000000006</c:v>
                </c:pt>
                <c:pt idx="35">
                  <c:v>9.2000000000000011</c:v>
                </c:pt>
                <c:pt idx="36">
                  <c:v>9.4300000000000015</c:v>
                </c:pt>
                <c:pt idx="37">
                  <c:v>9.66</c:v>
                </c:pt>
                <c:pt idx="38">
                  <c:v>9.89</c:v>
                </c:pt>
                <c:pt idx="39">
                  <c:v>10.120000000000001</c:v>
                </c:pt>
                <c:pt idx="40">
                  <c:v>10.350000000000001</c:v>
                </c:pt>
                <c:pt idx="41">
                  <c:v>17.55</c:v>
                </c:pt>
                <c:pt idx="42">
                  <c:v>17.95</c:v>
                </c:pt>
                <c:pt idx="43">
                  <c:v>18.349999999999998</c:v>
                </c:pt>
                <c:pt idx="44">
                  <c:v>18.75</c:v>
                </c:pt>
                <c:pt idx="45">
                  <c:v>19.149999999999999</c:v>
                </c:pt>
                <c:pt idx="46">
                  <c:v>19.55</c:v>
                </c:pt>
                <c:pt idx="47">
                  <c:v>19.95</c:v>
                </c:pt>
                <c:pt idx="48">
                  <c:v>20.350000000000001</c:v>
                </c:pt>
                <c:pt idx="49">
                  <c:v>20.75</c:v>
                </c:pt>
                <c:pt idx="50">
                  <c:v>21.15</c:v>
                </c:pt>
                <c:pt idx="51">
                  <c:v>24.099999999999998</c:v>
                </c:pt>
                <c:pt idx="52">
                  <c:v>24.55</c:v>
                </c:pt>
                <c:pt idx="53">
                  <c:v>25</c:v>
                </c:pt>
                <c:pt idx="54">
                  <c:v>25.45</c:v>
                </c:pt>
                <c:pt idx="55">
                  <c:v>25.9</c:v>
                </c:pt>
                <c:pt idx="56">
                  <c:v>26.349999999999998</c:v>
                </c:pt>
                <c:pt idx="57">
                  <c:v>26.8</c:v>
                </c:pt>
                <c:pt idx="58">
                  <c:v>27.25</c:v>
                </c:pt>
                <c:pt idx="59">
                  <c:v>27.7</c:v>
                </c:pt>
                <c:pt idx="60">
                  <c:v>28.15</c:v>
                </c:pt>
                <c:pt idx="61">
                  <c:v>31.65</c:v>
                </c:pt>
                <c:pt idx="62">
                  <c:v>32.15</c:v>
                </c:pt>
                <c:pt idx="63">
                  <c:v>32.65</c:v>
                </c:pt>
                <c:pt idx="64">
                  <c:v>33.15</c:v>
                </c:pt>
                <c:pt idx="65">
                  <c:v>33.65</c:v>
                </c:pt>
                <c:pt idx="66">
                  <c:v>34.15</c:v>
                </c:pt>
                <c:pt idx="67">
                  <c:v>34.65</c:v>
                </c:pt>
                <c:pt idx="68">
                  <c:v>35.15</c:v>
                </c:pt>
                <c:pt idx="69">
                  <c:v>35.65</c:v>
                </c:pt>
                <c:pt idx="70">
                  <c:v>36.15</c:v>
                </c:pt>
                <c:pt idx="71">
                  <c:v>40.200000000000003</c:v>
                </c:pt>
                <c:pt idx="72">
                  <c:v>40.75</c:v>
                </c:pt>
                <c:pt idx="73">
                  <c:v>41.300000000000004</c:v>
                </c:pt>
                <c:pt idx="74">
                  <c:v>41.85</c:v>
                </c:pt>
                <c:pt idx="75">
                  <c:v>42.4</c:v>
                </c:pt>
                <c:pt idx="76">
                  <c:v>42.95</c:v>
                </c:pt>
                <c:pt idx="77">
                  <c:v>43.5</c:v>
                </c:pt>
                <c:pt idx="78">
                  <c:v>44.050000000000004</c:v>
                </c:pt>
                <c:pt idx="79">
                  <c:v>44.6</c:v>
                </c:pt>
                <c:pt idx="80">
                  <c:v>45.15</c:v>
                </c:pt>
                <c:pt idx="81">
                  <c:v>45.7</c:v>
                </c:pt>
                <c:pt idx="82">
                  <c:v>46.25</c:v>
                </c:pt>
                <c:pt idx="83">
                  <c:v>46.800000000000004</c:v>
                </c:pt>
                <c:pt idx="84">
                  <c:v>47.35</c:v>
                </c:pt>
                <c:pt idx="85">
                  <c:v>47.900000000000006</c:v>
                </c:pt>
                <c:pt idx="86">
                  <c:v>48.45</c:v>
                </c:pt>
                <c:pt idx="87">
                  <c:v>49</c:v>
                </c:pt>
                <c:pt idx="88">
                  <c:v>49.550000000000004</c:v>
                </c:pt>
                <c:pt idx="89">
                  <c:v>50.1</c:v>
                </c:pt>
                <c:pt idx="90">
                  <c:v>50.650000000000006</c:v>
                </c:pt>
                <c:pt idx="91">
                  <c:v>55.75</c:v>
                </c:pt>
                <c:pt idx="92">
                  <c:v>56.349999999999994</c:v>
                </c:pt>
                <c:pt idx="93">
                  <c:v>56.949999999999996</c:v>
                </c:pt>
                <c:pt idx="94">
                  <c:v>57.55</c:v>
                </c:pt>
                <c:pt idx="95">
                  <c:v>58.15</c:v>
                </c:pt>
                <c:pt idx="96">
                  <c:v>58.749999999999993</c:v>
                </c:pt>
                <c:pt idx="97">
                  <c:v>59.349999999999994</c:v>
                </c:pt>
                <c:pt idx="98">
                  <c:v>59.949999999999996</c:v>
                </c:pt>
                <c:pt idx="99">
                  <c:v>60.55</c:v>
                </c:pt>
                <c:pt idx="100">
                  <c:v>61.15</c:v>
                </c:pt>
                <c:pt idx="101">
                  <c:v>66.800000000000011</c:v>
                </c:pt>
                <c:pt idx="102">
                  <c:v>67.45</c:v>
                </c:pt>
                <c:pt idx="103">
                  <c:v>68.100000000000009</c:v>
                </c:pt>
                <c:pt idx="104">
                  <c:v>68.750000000000014</c:v>
                </c:pt>
                <c:pt idx="105">
                  <c:v>69.400000000000006</c:v>
                </c:pt>
                <c:pt idx="106">
                  <c:v>70.050000000000011</c:v>
                </c:pt>
                <c:pt idx="107">
                  <c:v>70.7</c:v>
                </c:pt>
                <c:pt idx="108">
                  <c:v>71.350000000000009</c:v>
                </c:pt>
                <c:pt idx="109">
                  <c:v>72.000000000000014</c:v>
                </c:pt>
                <c:pt idx="110">
                  <c:v>72.650000000000006</c:v>
                </c:pt>
                <c:pt idx="111">
                  <c:v>73.300000000000011</c:v>
                </c:pt>
                <c:pt idx="112">
                  <c:v>73.95</c:v>
                </c:pt>
                <c:pt idx="113">
                  <c:v>74.600000000000009</c:v>
                </c:pt>
                <c:pt idx="114">
                  <c:v>75.250000000000014</c:v>
                </c:pt>
                <c:pt idx="115">
                  <c:v>75.900000000000006</c:v>
                </c:pt>
                <c:pt idx="116">
                  <c:v>76.550000000000011</c:v>
                </c:pt>
                <c:pt idx="117">
                  <c:v>77.2</c:v>
                </c:pt>
                <c:pt idx="118">
                  <c:v>77.850000000000009</c:v>
                </c:pt>
                <c:pt idx="119">
                  <c:v>78.500000000000014</c:v>
                </c:pt>
                <c:pt idx="120">
                  <c:v>79.150000000000006</c:v>
                </c:pt>
                <c:pt idx="121">
                  <c:v>79.800000000000011</c:v>
                </c:pt>
                <c:pt idx="122">
                  <c:v>80.45</c:v>
                </c:pt>
                <c:pt idx="123">
                  <c:v>81.100000000000009</c:v>
                </c:pt>
                <c:pt idx="124">
                  <c:v>81.750000000000014</c:v>
                </c:pt>
                <c:pt idx="125">
                  <c:v>82.4</c:v>
                </c:pt>
                <c:pt idx="126">
                  <c:v>83.050000000000011</c:v>
                </c:pt>
                <c:pt idx="127">
                  <c:v>83.7</c:v>
                </c:pt>
                <c:pt idx="128">
                  <c:v>84.350000000000009</c:v>
                </c:pt>
                <c:pt idx="129">
                  <c:v>85.000000000000014</c:v>
                </c:pt>
                <c:pt idx="130">
                  <c:v>85.65</c:v>
                </c:pt>
                <c:pt idx="131">
                  <c:v>86.300000000000011</c:v>
                </c:pt>
                <c:pt idx="132">
                  <c:v>86.95</c:v>
                </c:pt>
                <c:pt idx="133">
                  <c:v>87.600000000000009</c:v>
                </c:pt>
                <c:pt idx="134">
                  <c:v>88.250000000000014</c:v>
                </c:pt>
                <c:pt idx="135">
                  <c:v>88.9</c:v>
                </c:pt>
                <c:pt idx="136">
                  <c:v>89.550000000000011</c:v>
                </c:pt>
                <c:pt idx="137">
                  <c:v>90.2</c:v>
                </c:pt>
                <c:pt idx="138">
                  <c:v>90.850000000000009</c:v>
                </c:pt>
                <c:pt idx="139">
                  <c:v>91.500000000000014</c:v>
                </c:pt>
                <c:pt idx="140">
                  <c:v>92.15</c:v>
                </c:pt>
                <c:pt idx="141">
                  <c:v>92.800000000000011</c:v>
                </c:pt>
                <c:pt idx="142">
                  <c:v>93.45</c:v>
                </c:pt>
                <c:pt idx="143">
                  <c:v>94.100000000000009</c:v>
                </c:pt>
                <c:pt idx="144">
                  <c:v>94.750000000000014</c:v>
                </c:pt>
                <c:pt idx="145">
                  <c:v>95.4</c:v>
                </c:pt>
                <c:pt idx="146">
                  <c:v>96.050000000000011</c:v>
                </c:pt>
                <c:pt idx="147">
                  <c:v>96.7</c:v>
                </c:pt>
                <c:pt idx="148">
                  <c:v>97.350000000000009</c:v>
                </c:pt>
                <c:pt idx="149">
                  <c:v>98.000000000000014</c:v>
                </c:pt>
                <c:pt idx="150">
                  <c:v>98.65</c:v>
                </c:pt>
                <c:pt idx="151">
                  <c:v>99.300000000000011</c:v>
                </c:pt>
                <c:pt idx="152">
                  <c:v>99.95</c:v>
                </c:pt>
                <c:pt idx="153">
                  <c:v>100.60000000000001</c:v>
                </c:pt>
                <c:pt idx="154">
                  <c:v>101.25000000000001</c:v>
                </c:pt>
                <c:pt idx="155">
                  <c:v>101.9</c:v>
                </c:pt>
                <c:pt idx="156">
                  <c:v>102.55000000000001</c:v>
                </c:pt>
                <c:pt idx="157">
                  <c:v>103.2</c:v>
                </c:pt>
                <c:pt idx="158">
                  <c:v>103.85000000000001</c:v>
                </c:pt>
                <c:pt idx="159">
                  <c:v>104.50000000000001</c:v>
                </c:pt>
                <c:pt idx="160">
                  <c:v>105.15</c:v>
                </c:pt>
                <c:pt idx="161">
                  <c:v>105.80000000000001</c:v>
                </c:pt>
                <c:pt idx="162">
                  <c:v>106.45</c:v>
                </c:pt>
                <c:pt idx="163">
                  <c:v>107.10000000000001</c:v>
                </c:pt>
                <c:pt idx="164">
                  <c:v>107.75000000000001</c:v>
                </c:pt>
                <c:pt idx="165">
                  <c:v>108.4</c:v>
                </c:pt>
                <c:pt idx="166">
                  <c:v>109.05000000000001</c:v>
                </c:pt>
                <c:pt idx="167">
                  <c:v>109.7</c:v>
                </c:pt>
                <c:pt idx="168">
                  <c:v>110.35000000000001</c:v>
                </c:pt>
                <c:pt idx="169">
                  <c:v>111.00000000000001</c:v>
                </c:pt>
                <c:pt idx="170">
                  <c:v>111.65</c:v>
                </c:pt>
                <c:pt idx="171">
                  <c:v>112.30000000000001</c:v>
                </c:pt>
                <c:pt idx="172">
                  <c:v>112.95</c:v>
                </c:pt>
                <c:pt idx="173">
                  <c:v>113.60000000000001</c:v>
                </c:pt>
                <c:pt idx="174">
                  <c:v>114.25000000000001</c:v>
                </c:pt>
                <c:pt idx="175">
                  <c:v>114.9</c:v>
                </c:pt>
                <c:pt idx="176">
                  <c:v>115.55000000000001</c:v>
                </c:pt>
                <c:pt idx="177">
                  <c:v>116.2</c:v>
                </c:pt>
                <c:pt idx="178">
                  <c:v>116.85000000000001</c:v>
                </c:pt>
                <c:pt idx="179">
                  <c:v>117.50000000000001</c:v>
                </c:pt>
                <c:pt idx="180">
                  <c:v>118.15</c:v>
                </c:pt>
                <c:pt idx="181">
                  <c:v>118.80000000000001</c:v>
                </c:pt>
                <c:pt idx="182">
                  <c:v>119.45</c:v>
                </c:pt>
                <c:pt idx="183">
                  <c:v>120.10000000000001</c:v>
                </c:pt>
                <c:pt idx="184">
                  <c:v>120.75000000000001</c:v>
                </c:pt>
                <c:pt idx="185">
                  <c:v>121.4</c:v>
                </c:pt>
                <c:pt idx="186">
                  <c:v>122.05000000000001</c:v>
                </c:pt>
                <c:pt idx="187">
                  <c:v>122.7</c:v>
                </c:pt>
                <c:pt idx="188">
                  <c:v>123.35000000000001</c:v>
                </c:pt>
                <c:pt idx="189">
                  <c:v>124.00000000000001</c:v>
                </c:pt>
                <c:pt idx="190">
                  <c:v>124.65</c:v>
                </c:pt>
                <c:pt idx="191">
                  <c:v>125.30000000000001</c:v>
                </c:pt>
                <c:pt idx="192">
                  <c:v>125.95000000000002</c:v>
                </c:pt>
                <c:pt idx="193">
                  <c:v>126.60000000000001</c:v>
                </c:pt>
                <c:pt idx="194">
                  <c:v>127.25000000000001</c:v>
                </c:pt>
                <c:pt idx="195">
                  <c:v>127.9</c:v>
                </c:pt>
                <c:pt idx="196">
                  <c:v>128.55000000000001</c:v>
                </c:pt>
                <c:pt idx="197">
                  <c:v>129.20000000000002</c:v>
                </c:pt>
                <c:pt idx="198">
                  <c:v>129.85000000000002</c:v>
                </c:pt>
                <c:pt idx="199">
                  <c:v>130.5</c:v>
                </c:pt>
                <c:pt idx="200">
                  <c:v>131.15</c:v>
                </c:pt>
                <c:pt idx="201">
                  <c:v>131.80000000000001</c:v>
                </c:pt>
                <c:pt idx="202">
                  <c:v>132.45000000000002</c:v>
                </c:pt>
                <c:pt idx="203">
                  <c:v>133.10000000000002</c:v>
                </c:pt>
                <c:pt idx="204">
                  <c:v>133.75</c:v>
                </c:pt>
                <c:pt idx="205">
                  <c:v>134.4</c:v>
                </c:pt>
                <c:pt idx="206">
                  <c:v>135.05000000000001</c:v>
                </c:pt>
                <c:pt idx="207">
                  <c:v>135.70000000000002</c:v>
                </c:pt>
                <c:pt idx="208">
                  <c:v>136.35000000000002</c:v>
                </c:pt>
                <c:pt idx="209">
                  <c:v>137</c:v>
                </c:pt>
                <c:pt idx="210">
                  <c:v>137.65</c:v>
                </c:pt>
                <c:pt idx="211">
                  <c:v>138.30000000000001</c:v>
                </c:pt>
                <c:pt idx="212">
                  <c:v>138.95000000000002</c:v>
                </c:pt>
                <c:pt idx="213">
                  <c:v>139.60000000000002</c:v>
                </c:pt>
                <c:pt idx="214">
                  <c:v>140.25</c:v>
                </c:pt>
                <c:pt idx="215">
                  <c:v>140.9</c:v>
                </c:pt>
                <c:pt idx="216">
                  <c:v>141.55000000000001</c:v>
                </c:pt>
                <c:pt idx="217">
                  <c:v>142.20000000000002</c:v>
                </c:pt>
                <c:pt idx="218">
                  <c:v>142.85000000000002</c:v>
                </c:pt>
                <c:pt idx="219">
                  <c:v>143.5</c:v>
                </c:pt>
                <c:pt idx="220">
                  <c:v>144.15</c:v>
                </c:pt>
                <c:pt idx="221">
                  <c:v>144.80000000000001</c:v>
                </c:pt>
                <c:pt idx="222">
                  <c:v>145.45000000000002</c:v>
                </c:pt>
                <c:pt idx="223">
                  <c:v>146.10000000000002</c:v>
                </c:pt>
                <c:pt idx="224">
                  <c:v>146.75</c:v>
                </c:pt>
                <c:pt idx="225">
                  <c:v>147.4</c:v>
                </c:pt>
                <c:pt idx="226">
                  <c:v>148.05000000000001</c:v>
                </c:pt>
                <c:pt idx="227">
                  <c:v>148.70000000000002</c:v>
                </c:pt>
                <c:pt idx="228">
                  <c:v>149.35000000000002</c:v>
                </c:pt>
                <c:pt idx="229">
                  <c:v>150</c:v>
                </c:pt>
                <c:pt idx="230">
                  <c:v>150.65</c:v>
                </c:pt>
                <c:pt idx="231">
                  <c:v>151.30000000000001</c:v>
                </c:pt>
                <c:pt idx="232">
                  <c:v>151.95000000000002</c:v>
                </c:pt>
                <c:pt idx="233">
                  <c:v>152.60000000000002</c:v>
                </c:pt>
                <c:pt idx="234">
                  <c:v>153.25</c:v>
                </c:pt>
                <c:pt idx="235">
                  <c:v>153.9</c:v>
                </c:pt>
                <c:pt idx="236">
                  <c:v>154.55000000000001</c:v>
                </c:pt>
                <c:pt idx="237">
                  <c:v>155.20000000000002</c:v>
                </c:pt>
                <c:pt idx="238">
                  <c:v>155.85000000000002</c:v>
                </c:pt>
                <c:pt idx="239">
                  <c:v>156.5</c:v>
                </c:pt>
                <c:pt idx="240">
                  <c:v>157.15</c:v>
                </c:pt>
                <c:pt idx="241">
                  <c:v>157.80000000000001</c:v>
                </c:pt>
                <c:pt idx="242">
                  <c:v>158.45000000000002</c:v>
                </c:pt>
                <c:pt idx="243">
                  <c:v>159.10000000000002</c:v>
                </c:pt>
                <c:pt idx="244">
                  <c:v>159.75</c:v>
                </c:pt>
                <c:pt idx="245">
                  <c:v>160.4</c:v>
                </c:pt>
                <c:pt idx="246">
                  <c:v>161.05000000000001</c:v>
                </c:pt>
                <c:pt idx="247">
                  <c:v>161.70000000000002</c:v>
                </c:pt>
                <c:pt idx="248">
                  <c:v>162.35000000000002</c:v>
                </c:pt>
                <c:pt idx="249">
                  <c:v>163</c:v>
                </c:pt>
                <c:pt idx="250">
                  <c:v>163.65</c:v>
                </c:pt>
                <c:pt idx="251">
                  <c:v>164.3</c:v>
                </c:pt>
                <c:pt idx="252">
                  <c:v>164.95000000000002</c:v>
                </c:pt>
                <c:pt idx="253">
                  <c:v>165.60000000000002</c:v>
                </c:pt>
                <c:pt idx="254">
                  <c:v>166.25</c:v>
                </c:pt>
                <c:pt idx="255">
                  <c:v>166.9</c:v>
                </c:pt>
                <c:pt idx="256">
                  <c:v>167.55</c:v>
                </c:pt>
                <c:pt idx="257">
                  <c:v>168.20000000000002</c:v>
                </c:pt>
                <c:pt idx="258">
                  <c:v>168.85000000000002</c:v>
                </c:pt>
                <c:pt idx="259">
                  <c:v>169.5</c:v>
                </c:pt>
                <c:pt idx="260">
                  <c:v>170.15</c:v>
                </c:pt>
                <c:pt idx="261">
                  <c:v>170.8</c:v>
                </c:pt>
                <c:pt idx="262">
                  <c:v>171.45000000000002</c:v>
                </c:pt>
                <c:pt idx="263">
                  <c:v>172.10000000000002</c:v>
                </c:pt>
                <c:pt idx="264">
                  <c:v>172.75</c:v>
                </c:pt>
                <c:pt idx="265">
                  <c:v>173.4</c:v>
                </c:pt>
                <c:pt idx="266">
                  <c:v>174.05</c:v>
                </c:pt>
                <c:pt idx="267">
                  <c:v>174.70000000000002</c:v>
                </c:pt>
                <c:pt idx="268">
                  <c:v>175.35000000000002</c:v>
                </c:pt>
                <c:pt idx="269">
                  <c:v>176</c:v>
                </c:pt>
                <c:pt idx="270">
                  <c:v>176.65</c:v>
                </c:pt>
                <c:pt idx="271">
                  <c:v>177.3</c:v>
                </c:pt>
                <c:pt idx="272">
                  <c:v>177.95000000000002</c:v>
                </c:pt>
                <c:pt idx="273">
                  <c:v>178.60000000000002</c:v>
                </c:pt>
                <c:pt idx="274">
                  <c:v>179.25</c:v>
                </c:pt>
                <c:pt idx="275">
                  <c:v>179.9</c:v>
                </c:pt>
                <c:pt idx="276">
                  <c:v>180.55</c:v>
                </c:pt>
                <c:pt idx="277">
                  <c:v>181.20000000000002</c:v>
                </c:pt>
                <c:pt idx="278">
                  <c:v>181.85000000000002</c:v>
                </c:pt>
                <c:pt idx="279">
                  <c:v>182.5</c:v>
                </c:pt>
                <c:pt idx="280">
                  <c:v>183.15</c:v>
                </c:pt>
                <c:pt idx="281">
                  <c:v>183.8</c:v>
                </c:pt>
                <c:pt idx="282">
                  <c:v>184.45000000000002</c:v>
                </c:pt>
                <c:pt idx="283">
                  <c:v>185.10000000000002</c:v>
                </c:pt>
                <c:pt idx="284">
                  <c:v>185.75</c:v>
                </c:pt>
                <c:pt idx="285">
                  <c:v>186.4</c:v>
                </c:pt>
                <c:pt idx="286">
                  <c:v>187.05</c:v>
                </c:pt>
                <c:pt idx="287">
                  <c:v>187.70000000000002</c:v>
                </c:pt>
                <c:pt idx="288">
                  <c:v>188.35000000000002</c:v>
                </c:pt>
                <c:pt idx="289">
                  <c:v>189</c:v>
                </c:pt>
                <c:pt idx="290">
                  <c:v>189.65</c:v>
                </c:pt>
                <c:pt idx="291">
                  <c:v>190.3</c:v>
                </c:pt>
                <c:pt idx="292">
                  <c:v>190.95000000000002</c:v>
                </c:pt>
                <c:pt idx="293">
                  <c:v>191.60000000000002</c:v>
                </c:pt>
                <c:pt idx="294">
                  <c:v>192.25</c:v>
                </c:pt>
                <c:pt idx="295">
                  <c:v>192.9</c:v>
                </c:pt>
                <c:pt idx="296">
                  <c:v>193.55</c:v>
                </c:pt>
                <c:pt idx="297">
                  <c:v>194.20000000000002</c:v>
                </c:pt>
                <c:pt idx="298">
                  <c:v>194.85000000000002</c:v>
                </c:pt>
                <c:pt idx="299">
                  <c:v>195.5</c:v>
                </c:pt>
                <c:pt idx="300">
                  <c:v>196.15</c:v>
                </c:pt>
                <c:pt idx="301">
                  <c:v>196.8</c:v>
                </c:pt>
                <c:pt idx="302">
                  <c:v>197.45000000000002</c:v>
                </c:pt>
                <c:pt idx="303">
                  <c:v>198.10000000000002</c:v>
                </c:pt>
                <c:pt idx="304">
                  <c:v>198.75</c:v>
                </c:pt>
                <c:pt idx="305">
                  <c:v>199.4</c:v>
                </c:pt>
                <c:pt idx="306">
                  <c:v>200.05</c:v>
                </c:pt>
                <c:pt idx="307">
                  <c:v>200.70000000000002</c:v>
                </c:pt>
                <c:pt idx="308">
                  <c:v>201.35000000000002</c:v>
                </c:pt>
                <c:pt idx="309">
                  <c:v>202</c:v>
                </c:pt>
                <c:pt idx="310">
                  <c:v>202.65</c:v>
                </c:pt>
                <c:pt idx="311">
                  <c:v>203.3</c:v>
                </c:pt>
                <c:pt idx="312">
                  <c:v>203.95000000000002</c:v>
                </c:pt>
                <c:pt idx="313">
                  <c:v>204.60000000000002</c:v>
                </c:pt>
                <c:pt idx="314">
                  <c:v>205.25</c:v>
                </c:pt>
                <c:pt idx="315">
                  <c:v>205.9</c:v>
                </c:pt>
                <c:pt idx="316">
                  <c:v>206.55</c:v>
                </c:pt>
                <c:pt idx="317">
                  <c:v>207.20000000000002</c:v>
                </c:pt>
                <c:pt idx="318">
                  <c:v>207.85000000000002</c:v>
                </c:pt>
                <c:pt idx="319">
                  <c:v>208.5</c:v>
                </c:pt>
                <c:pt idx="320">
                  <c:v>209.15</c:v>
                </c:pt>
                <c:pt idx="321">
                  <c:v>209.8</c:v>
                </c:pt>
                <c:pt idx="322">
                  <c:v>210.45000000000002</c:v>
                </c:pt>
                <c:pt idx="323">
                  <c:v>211.10000000000002</c:v>
                </c:pt>
                <c:pt idx="324">
                  <c:v>211.75</c:v>
                </c:pt>
                <c:pt idx="325">
                  <c:v>212.4</c:v>
                </c:pt>
                <c:pt idx="326">
                  <c:v>213.05</c:v>
                </c:pt>
                <c:pt idx="327">
                  <c:v>213.70000000000002</c:v>
                </c:pt>
                <c:pt idx="328">
                  <c:v>214.35000000000002</c:v>
                </c:pt>
                <c:pt idx="329">
                  <c:v>215</c:v>
                </c:pt>
                <c:pt idx="330">
                  <c:v>215.65</c:v>
                </c:pt>
                <c:pt idx="331">
                  <c:v>216.3</c:v>
                </c:pt>
                <c:pt idx="332">
                  <c:v>216.95000000000002</c:v>
                </c:pt>
                <c:pt idx="333">
                  <c:v>217.60000000000002</c:v>
                </c:pt>
                <c:pt idx="334">
                  <c:v>218.25</c:v>
                </c:pt>
                <c:pt idx="335">
                  <c:v>218.9</c:v>
                </c:pt>
                <c:pt idx="336">
                  <c:v>219.55</c:v>
                </c:pt>
                <c:pt idx="337">
                  <c:v>220.20000000000002</c:v>
                </c:pt>
                <c:pt idx="338">
                  <c:v>220.85000000000002</c:v>
                </c:pt>
                <c:pt idx="339">
                  <c:v>221.5</c:v>
                </c:pt>
                <c:pt idx="340">
                  <c:v>222.15</c:v>
                </c:pt>
                <c:pt idx="341">
                  <c:v>222.8</c:v>
                </c:pt>
                <c:pt idx="342">
                  <c:v>223.45000000000002</c:v>
                </c:pt>
                <c:pt idx="343">
                  <c:v>224.10000000000002</c:v>
                </c:pt>
                <c:pt idx="344">
                  <c:v>224.75</c:v>
                </c:pt>
                <c:pt idx="345">
                  <c:v>225.4</c:v>
                </c:pt>
                <c:pt idx="346">
                  <c:v>226.05</c:v>
                </c:pt>
                <c:pt idx="347">
                  <c:v>226.70000000000002</c:v>
                </c:pt>
                <c:pt idx="348">
                  <c:v>227.35000000000002</c:v>
                </c:pt>
                <c:pt idx="349">
                  <c:v>228</c:v>
                </c:pt>
                <c:pt idx="350">
                  <c:v>228.65</c:v>
                </c:pt>
                <c:pt idx="351">
                  <c:v>229.3</c:v>
                </c:pt>
                <c:pt idx="352">
                  <c:v>229.95000000000002</c:v>
                </c:pt>
                <c:pt idx="353">
                  <c:v>230.60000000000002</c:v>
                </c:pt>
                <c:pt idx="354">
                  <c:v>231.25</c:v>
                </c:pt>
                <c:pt idx="355">
                  <c:v>231.9</c:v>
                </c:pt>
                <c:pt idx="356">
                  <c:v>232.55</c:v>
                </c:pt>
                <c:pt idx="357">
                  <c:v>233.20000000000002</c:v>
                </c:pt>
                <c:pt idx="358">
                  <c:v>233.85000000000002</c:v>
                </c:pt>
                <c:pt idx="359">
                  <c:v>234.5</c:v>
                </c:pt>
                <c:pt idx="360">
                  <c:v>235.15</c:v>
                </c:pt>
                <c:pt idx="361">
                  <c:v>235.8</c:v>
                </c:pt>
                <c:pt idx="362">
                  <c:v>236.45000000000002</c:v>
                </c:pt>
                <c:pt idx="363">
                  <c:v>237.10000000000002</c:v>
                </c:pt>
                <c:pt idx="364">
                  <c:v>237.75</c:v>
                </c:pt>
                <c:pt idx="365">
                  <c:v>238.4</c:v>
                </c:pt>
                <c:pt idx="366">
                  <c:v>239.05</c:v>
                </c:pt>
                <c:pt idx="367">
                  <c:v>239.70000000000002</c:v>
                </c:pt>
                <c:pt idx="368">
                  <c:v>240.35000000000002</c:v>
                </c:pt>
                <c:pt idx="369">
                  <c:v>241</c:v>
                </c:pt>
                <c:pt idx="370">
                  <c:v>241.65</c:v>
                </c:pt>
                <c:pt idx="371">
                  <c:v>242.3</c:v>
                </c:pt>
                <c:pt idx="372">
                  <c:v>242.95000000000002</c:v>
                </c:pt>
                <c:pt idx="373">
                  <c:v>243.60000000000002</c:v>
                </c:pt>
                <c:pt idx="374">
                  <c:v>244.25</c:v>
                </c:pt>
                <c:pt idx="375">
                  <c:v>244.9</c:v>
                </c:pt>
                <c:pt idx="376">
                  <c:v>245.55</c:v>
                </c:pt>
                <c:pt idx="377">
                  <c:v>246.20000000000002</c:v>
                </c:pt>
                <c:pt idx="378">
                  <c:v>246.85000000000002</c:v>
                </c:pt>
                <c:pt idx="379">
                  <c:v>247.5</c:v>
                </c:pt>
                <c:pt idx="380">
                  <c:v>248.15</c:v>
                </c:pt>
                <c:pt idx="381">
                  <c:v>248.8</c:v>
                </c:pt>
                <c:pt idx="382">
                  <c:v>249.45000000000002</c:v>
                </c:pt>
                <c:pt idx="383">
                  <c:v>250.10000000000002</c:v>
                </c:pt>
                <c:pt idx="384">
                  <c:v>250.75000000000003</c:v>
                </c:pt>
                <c:pt idx="385">
                  <c:v>251.4</c:v>
                </c:pt>
                <c:pt idx="386">
                  <c:v>252.05</c:v>
                </c:pt>
                <c:pt idx="387">
                  <c:v>252.70000000000002</c:v>
                </c:pt>
                <c:pt idx="388">
                  <c:v>253.35000000000002</c:v>
                </c:pt>
                <c:pt idx="389">
                  <c:v>254.00000000000003</c:v>
                </c:pt>
                <c:pt idx="390">
                  <c:v>254.65</c:v>
                </c:pt>
                <c:pt idx="391">
                  <c:v>255.3</c:v>
                </c:pt>
                <c:pt idx="392">
                  <c:v>255.95000000000002</c:v>
                </c:pt>
                <c:pt idx="393">
                  <c:v>256.60000000000002</c:v>
                </c:pt>
                <c:pt idx="394">
                  <c:v>257.25</c:v>
                </c:pt>
                <c:pt idx="395">
                  <c:v>257.89999999999998</c:v>
                </c:pt>
                <c:pt idx="396">
                  <c:v>258.55</c:v>
                </c:pt>
                <c:pt idx="397">
                  <c:v>259.2</c:v>
                </c:pt>
                <c:pt idx="398">
                  <c:v>259.84999999999997</c:v>
                </c:pt>
                <c:pt idx="399">
                  <c:v>260.5</c:v>
                </c:pt>
                <c:pt idx="400">
                  <c:v>261.14999999999998</c:v>
                </c:pt>
                <c:pt idx="401">
                  <c:v>261.8</c:v>
                </c:pt>
                <c:pt idx="402">
                  <c:v>262.45</c:v>
                </c:pt>
                <c:pt idx="403">
                  <c:v>263.09999999999997</c:v>
                </c:pt>
                <c:pt idx="404">
                  <c:v>263.75</c:v>
                </c:pt>
                <c:pt idx="405">
                  <c:v>264.39999999999998</c:v>
                </c:pt>
                <c:pt idx="406">
                  <c:v>265.05</c:v>
                </c:pt>
                <c:pt idx="407">
                  <c:v>265.7</c:v>
                </c:pt>
                <c:pt idx="408">
                  <c:v>266.34999999999997</c:v>
                </c:pt>
                <c:pt idx="409">
                  <c:v>267</c:v>
                </c:pt>
                <c:pt idx="410">
                  <c:v>267.64999999999998</c:v>
                </c:pt>
                <c:pt idx="411">
                  <c:v>268.3</c:v>
                </c:pt>
                <c:pt idx="412">
                  <c:v>268.95</c:v>
                </c:pt>
                <c:pt idx="413">
                  <c:v>269.59999999999997</c:v>
                </c:pt>
                <c:pt idx="414">
                  <c:v>270.25</c:v>
                </c:pt>
                <c:pt idx="415">
                  <c:v>270.89999999999998</c:v>
                </c:pt>
                <c:pt idx="416">
                  <c:v>271.55</c:v>
                </c:pt>
                <c:pt idx="417">
                  <c:v>272.2</c:v>
                </c:pt>
                <c:pt idx="418">
                  <c:v>272.84999999999997</c:v>
                </c:pt>
                <c:pt idx="419">
                  <c:v>273.5</c:v>
                </c:pt>
                <c:pt idx="420">
                  <c:v>274.14999999999998</c:v>
                </c:pt>
                <c:pt idx="421">
                  <c:v>274.8</c:v>
                </c:pt>
                <c:pt idx="422">
                  <c:v>275.45</c:v>
                </c:pt>
                <c:pt idx="423">
                  <c:v>276.09999999999997</c:v>
                </c:pt>
                <c:pt idx="424">
                  <c:v>276.75</c:v>
                </c:pt>
                <c:pt idx="425">
                  <c:v>277.39999999999998</c:v>
                </c:pt>
                <c:pt idx="426">
                  <c:v>278.05</c:v>
                </c:pt>
                <c:pt idx="427">
                  <c:v>278.7</c:v>
                </c:pt>
                <c:pt idx="428">
                  <c:v>279.34999999999997</c:v>
                </c:pt>
                <c:pt idx="429">
                  <c:v>280</c:v>
                </c:pt>
                <c:pt idx="430">
                  <c:v>280.64999999999998</c:v>
                </c:pt>
                <c:pt idx="431">
                  <c:v>281.3</c:v>
                </c:pt>
                <c:pt idx="432">
                  <c:v>281.95</c:v>
                </c:pt>
                <c:pt idx="433">
                  <c:v>282.59999999999997</c:v>
                </c:pt>
                <c:pt idx="434">
                  <c:v>283.25</c:v>
                </c:pt>
                <c:pt idx="435">
                  <c:v>283.89999999999998</c:v>
                </c:pt>
                <c:pt idx="436">
                  <c:v>284.55</c:v>
                </c:pt>
                <c:pt idx="437">
                  <c:v>285.2</c:v>
                </c:pt>
                <c:pt idx="438">
                  <c:v>285.84999999999997</c:v>
                </c:pt>
                <c:pt idx="439">
                  <c:v>286.5</c:v>
                </c:pt>
                <c:pt idx="440">
                  <c:v>287.14999999999998</c:v>
                </c:pt>
                <c:pt idx="441">
                  <c:v>287.8</c:v>
                </c:pt>
                <c:pt idx="442">
                  <c:v>288.45</c:v>
                </c:pt>
                <c:pt idx="443">
                  <c:v>289.09999999999997</c:v>
                </c:pt>
                <c:pt idx="444">
                  <c:v>289.75</c:v>
                </c:pt>
                <c:pt idx="445">
                  <c:v>290.39999999999998</c:v>
                </c:pt>
                <c:pt idx="446">
                  <c:v>291.05</c:v>
                </c:pt>
                <c:pt idx="447">
                  <c:v>291.7</c:v>
                </c:pt>
                <c:pt idx="448">
                  <c:v>292.34999999999997</c:v>
                </c:pt>
                <c:pt idx="449">
                  <c:v>293</c:v>
                </c:pt>
                <c:pt idx="450">
                  <c:v>293.64999999999998</c:v>
                </c:pt>
                <c:pt idx="451">
                  <c:v>294.3</c:v>
                </c:pt>
                <c:pt idx="452">
                  <c:v>294.95</c:v>
                </c:pt>
                <c:pt idx="453">
                  <c:v>295.59999999999997</c:v>
                </c:pt>
                <c:pt idx="454">
                  <c:v>296.25</c:v>
                </c:pt>
                <c:pt idx="455">
                  <c:v>296.89999999999998</c:v>
                </c:pt>
                <c:pt idx="456">
                  <c:v>297.55</c:v>
                </c:pt>
                <c:pt idx="457">
                  <c:v>298.2</c:v>
                </c:pt>
                <c:pt idx="458">
                  <c:v>298.84999999999997</c:v>
                </c:pt>
                <c:pt idx="459">
                  <c:v>299.5</c:v>
                </c:pt>
                <c:pt idx="460">
                  <c:v>300.14999999999998</c:v>
                </c:pt>
                <c:pt idx="461">
                  <c:v>300.8</c:v>
                </c:pt>
                <c:pt idx="462">
                  <c:v>301.45</c:v>
                </c:pt>
                <c:pt idx="463">
                  <c:v>302.09999999999997</c:v>
                </c:pt>
                <c:pt idx="464">
                  <c:v>302.75</c:v>
                </c:pt>
                <c:pt idx="465">
                  <c:v>303.39999999999998</c:v>
                </c:pt>
                <c:pt idx="466">
                  <c:v>304.05</c:v>
                </c:pt>
                <c:pt idx="467">
                  <c:v>304.7</c:v>
                </c:pt>
                <c:pt idx="468">
                  <c:v>305.34999999999997</c:v>
                </c:pt>
                <c:pt idx="469">
                  <c:v>306</c:v>
                </c:pt>
                <c:pt idx="470">
                  <c:v>306.64999999999998</c:v>
                </c:pt>
                <c:pt idx="471">
                  <c:v>307.3</c:v>
                </c:pt>
                <c:pt idx="472">
                  <c:v>307.95</c:v>
                </c:pt>
                <c:pt idx="473">
                  <c:v>308.59999999999997</c:v>
                </c:pt>
                <c:pt idx="474">
                  <c:v>309.25</c:v>
                </c:pt>
                <c:pt idx="475">
                  <c:v>309.89999999999998</c:v>
                </c:pt>
                <c:pt idx="476">
                  <c:v>310.55</c:v>
                </c:pt>
                <c:pt idx="477">
                  <c:v>311.2</c:v>
                </c:pt>
                <c:pt idx="478">
                  <c:v>311.84999999999997</c:v>
                </c:pt>
                <c:pt idx="479">
                  <c:v>312.5</c:v>
                </c:pt>
                <c:pt idx="480">
                  <c:v>313.14999999999998</c:v>
                </c:pt>
                <c:pt idx="481">
                  <c:v>313.8</c:v>
                </c:pt>
                <c:pt idx="482">
                  <c:v>314.45</c:v>
                </c:pt>
                <c:pt idx="483">
                  <c:v>315.09999999999997</c:v>
                </c:pt>
                <c:pt idx="484">
                  <c:v>315.75</c:v>
                </c:pt>
                <c:pt idx="485">
                  <c:v>316.39999999999998</c:v>
                </c:pt>
                <c:pt idx="486">
                  <c:v>317.05</c:v>
                </c:pt>
                <c:pt idx="487">
                  <c:v>317.7</c:v>
                </c:pt>
                <c:pt idx="488">
                  <c:v>318.34999999999997</c:v>
                </c:pt>
                <c:pt idx="489">
                  <c:v>319</c:v>
                </c:pt>
                <c:pt idx="490">
                  <c:v>319.64999999999998</c:v>
                </c:pt>
                <c:pt idx="491">
                  <c:v>320.3</c:v>
                </c:pt>
                <c:pt idx="492">
                  <c:v>320.95</c:v>
                </c:pt>
                <c:pt idx="493">
                  <c:v>321.59999999999997</c:v>
                </c:pt>
                <c:pt idx="494">
                  <c:v>322.25</c:v>
                </c:pt>
                <c:pt idx="495">
                  <c:v>322.89999999999998</c:v>
                </c:pt>
                <c:pt idx="496">
                  <c:v>323.55</c:v>
                </c:pt>
                <c:pt idx="497">
                  <c:v>324.2</c:v>
                </c:pt>
                <c:pt idx="498">
                  <c:v>324.84999999999997</c:v>
                </c:pt>
                <c:pt idx="499">
                  <c:v>325.5</c:v>
                </c:pt>
                <c:pt idx="500">
                  <c:v>326.14999999999998</c:v>
                </c:pt>
                <c:pt idx="501">
                  <c:v>326.8</c:v>
                </c:pt>
                <c:pt idx="502">
                  <c:v>327.45</c:v>
                </c:pt>
                <c:pt idx="503">
                  <c:v>328.09999999999997</c:v>
                </c:pt>
                <c:pt idx="504">
                  <c:v>328.75</c:v>
                </c:pt>
                <c:pt idx="505">
                  <c:v>329.4</c:v>
                </c:pt>
                <c:pt idx="506">
                  <c:v>330.05</c:v>
                </c:pt>
                <c:pt idx="507">
                  <c:v>330.7</c:v>
                </c:pt>
                <c:pt idx="508">
                  <c:v>331.34999999999997</c:v>
                </c:pt>
                <c:pt idx="509">
                  <c:v>332</c:v>
                </c:pt>
                <c:pt idx="510">
                  <c:v>332.65</c:v>
                </c:pt>
                <c:pt idx="511">
                  <c:v>333.3</c:v>
                </c:pt>
                <c:pt idx="512">
                  <c:v>333.95</c:v>
                </c:pt>
                <c:pt idx="513">
                  <c:v>334.59999999999997</c:v>
                </c:pt>
                <c:pt idx="514">
                  <c:v>335.25</c:v>
                </c:pt>
                <c:pt idx="515">
                  <c:v>335.9</c:v>
                </c:pt>
                <c:pt idx="516">
                  <c:v>336.55</c:v>
                </c:pt>
                <c:pt idx="517">
                  <c:v>337.2</c:v>
                </c:pt>
                <c:pt idx="518">
                  <c:v>337.84999999999997</c:v>
                </c:pt>
                <c:pt idx="519">
                  <c:v>338.5</c:v>
                </c:pt>
                <c:pt idx="520">
                  <c:v>339.15</c:v>
                </c:pt>
                <c:pt idx="521">
                  <c:v>339.8</c:v>
                </c:pt>
                <c:pt idx="522">
                  <c:v>340.45</c:v>
                </c:pt>
                <c:pt idx="523">
                  <c:v>341.09999999999997</c:v>
                </c:pt>
                <c:pt idx="524">
                  <c:v>341.75</c:v>
                </c:pt>
                <c:pt idx="525">
                  <c:v>342.4</c:v>
                </c:pt>
                <c:pt idx="526">
                  <c:v>343.05</c:v>
                </c:pt>
                <c:pt idx="527">
                  <c:v>343.7</c:v>
                </c:pt>
                <c:pt idx="528">
                  <c:v>344.34999999999997</c:v>
                </c:pt>
                <c:pt idx="529">
                  <c:v>345</c:v>
                </c:pt>
                <c:pt idx="530">
                  <c:v>345.65</c:v>
                </c:pt>
                <c:pt idx="531">
                  <c:v>346.3</c:v>
                </c:pt>
                <c:pt idx="532">
                  <c:v>346.95</c:v>
                </c:pt>
                <c:pt idx="533">
                  <c:v>347.59999999999997</c:v>
                </c:pt>
                <c:pt idx="534">
                  <c:v>348.25</c:v>
                </c:pt>
                <c:pt idx="535">
                  <c:v>348.9</c:v>
                </c:pt>
                <c:pt idx="536">
                  <c:v>349.55</c:v>
                </c:pt>
                <c:pt idx="537">
                  <c:v>350.2</c:v>
                </c:pt>
                <c:pt idx="538">
                  <c:v>350.84999999999997</c:v>
                </c:pt>
                <c:pt idx="539">
                  <c:v>351.5</c:v>
                </c:pt>
                <c:pt idx="540">
                  <c:v>352.15</c:v>
                </c:pt>
                <c:pt idx="541">
                  <c:v>352.8</c:v>
                </c:pt>
                <c:pt idx="542">
                  <c:v>353.45</c:v>
                </c:pt>
                <c:pt idx="543">
                  <c:v>354.09999999999997</c:v>
                </c:pt>
                <c:pt idx="544">
                  <c:v>354.75</c:v>
                </c:pt>
                <c:pt idx="545">
                  <c:v>355.4</c:v>
                </c:pt>
                <c:pt idx="546">
                  <c:v>356.05</c:v>
                </c:pt>
                <c:pt idx="547">
                  <c:v>356.7</c:v>
                </c:pt>
                <c:pt idx="548">
                  <c:v>357.34999999999997</c:v>
                </c:pt>
                <c:pt idx="549">
                  <c:v>358</c:v>
                </c:pt>
                <c:pt idx="550">
                  <c:v>358.65</c:v>
                </c:pt>
              </c:numCache>
            </c:numRef>
          </c:val>
          <c:smooth val="0"/>
          <c:extLst>
            <c:ext xmlns:c16="http://schemas.microsoft.com/office/drawing/2014/chart" uri="{C3380CC4-5D6E-409C-BE32-E72D297353CC}">
              <c16:uniqueId val="{00000003-0DDB-4966-B90B-D5ADFA20C748}"/>
            </c:ext>
          </c:extLst>
        </c:ser>
        <c:dLbls>
          <c:showLegendKey val="0"/>
          <c:showVal val="0"/>
          <c:showCatName val="0"/>
          <c:showSerName val="0"/>
          <c:showPercent val="0"/>
          <c:showBubbleSize val="0"/>
        </c:dLbls>
        <c:smooth val="0"/>
        <c:axId val="43477839"/>
        <c:axId val="43486159"/>
      </c:lineChart>
      <c:catAx>
        <c:axId val="4347783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s-CO"/>
                  <a:t>m3</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3486159"/>
        <c:crosses val="autoZero"/>
        <c:auto val="1"/>
        <c:lblAlgn val="ctr"/>
        <c:lblOffset val="100"/>
        <c:noMultiLvlLbl val="0"/>
      </c:catAx>
      <c:valAx>
        <c:axId val="434861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US$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3477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2"/>
          <c:order val="0"/>
          <c:tx>
            <c:v>2015</c:v>
          </c:tx>
          <c:spPr>
            <a:ln w="31750" cap="rnd">
              <a:solidFill>
                <a:schemeClr val="accent3"/>
              </a:solidFill>
              <a:round/>
            </a:ln>
            <a:effectLst/>
          </c:spPr>
          <c:marker>
            <c:symbol val="none"/>
          </c:marker>
          <c:cat>
            <c:numRef>
              <c:f>'No Residencial'!$B$4:$B$554</c:f>
              <c:numCache>
                <c:formatCode>General</c:formatCode>
                <c:ptCount val="55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numCache>
            </c:numRef>
          </c:cat>
          <c:val>
            <c:numRef>
              <c:f>'No Residencial'!$M$4:$M$554</c:f>
              <c:numCache>
                <c:formatCode>0.00</c:formatCode>
                <c:ptCount val="551"/>
                <c:pt idx="0">
                  <c:v>3.86</c:v>
                </c:pt>
                <c:pt idx="1">
                  <c:v>3.86</c:v>
                </c:pt>
                <c:pt idx="2">
                  <c:v>3.86</c:v>
                </c:pt>
                <c:pt idx="3">
                  <c:v>3.86</c:v>
                </c:pt>
                <c:pt idx="4">
                  <c:v>3.86</c:v>
                </c:pt>
                <c:pt idx="5">
                  <c:v>3.86</c:v>
                </c:pt>
                <c:pt idx="6" formatCode="General">
                  <c:v>10.4</c:v>
                </c:pt>
                <c:pt idx="7" formatCode="General">
                  <c:v>11.3</c:v>
                </c:pt>
                <c:pt idx="8" formatCode="General">
                  <c:v>12.2</c:v>
                </c:pt>
                <c:pt idx="9" formatCode="General">
                  <c:v>13.1</c:v>
                </c:pt>
                <c:pt idx="10" formatCode="General">
                  <c:v>14</c:v>
                </c:pt>
                <c:pt idx="11" formatCode="General">
                  <c:v>14.9</c:v>
                </c:pt>
                <c:pt idx="12" formatCode="General">
                  <c:v>15.8</c:v>
                </c:pt>
                <c:pt idx="13" formatCode="General">
                  <c:v>16.700000000000003</c:v>
                </c:pt>
                <c:pt idx="14" formatCode="General">
                  <c:v>17.600000000000001</c:v>
                </c:pt>
                <c:pt idx="15" formatCode="General">
                  <c:v>18.5</c:v>
                </c:pt>
                <c:pt idx="16" formatCode="General">
                  <c:v>19.399999999999999</c:v>
                </c:pt>
                <c:pt idx="17" formatCode="General">
                  <c:v>20.3</c:v>
                </c:pt>
                <c:pt idx="18" formatCode="General">
                  <c:v>21.2</c:v>
                </c:pt>
                <c:pt idx="19" formatCode="General">
                  <c:v>22.1</c:v>
                </c:pt>
                <c:pt idx="20" formatCode="General">
                  <c:v>23</c:v>
                </c:pt>
                <c:pt idx="21" formatCode="General">
                  <c:v>30.2</c:v>
                </c:pt>
                <c:pt idx="22" formatCode="General">
                  <c:v>31.4</c:v>
                </c:pt>
                <c:pt idx="23" formatCode="General">
                  <c:v>32.599999999999994</c:v>
                </c:pt>
                <c:pt idx="24" formatCode="General">
                  <c:v>33.799999999999997</c:v>
                </c:pt>
                <c:pt idx="25" formatCode="General">
                  <c:v>35</c:v>
                </c:pt>
                <c:pt idx="26" formatCode="General">
                  <c:v>36.200000000000003</c:v>
                </c:pt>
                <c:pt idx="27" formatCode="General">
                  <c:v>37.4</c:v>
                </c:pt>
                <c:pt idx="28" formatCode="General">
                  <c:v>38.6</c:v>
                </c:pt>
                <c:pt idx="29" formatCode="General">
                  <c:v>39.799999999999997</c:v>
                </c:pt>
                <c:pt idx="30" formatCode="General">
                  <c:v>41</c:v>
                </c:pt>
                <c:pt idx="31" formatCode="General">
                  <c:v>54</c:v>
                </c:pt>
                <c:pt idx="32" formatCode="General">
                  <c:v>55.5</c:v>
                </c:pt>
                <c:pt idx="33" formatCode="General">
                  <c:v>57</c:v>
                </c:pt>
                <c:pt idx="34" formatCode="General">
                  <c:v>58.5</c:v>
                </c:pt>
                <c:pt idx="35" formatCode="General">
                  <c:v>60</c:v>
                </c:pt>
                <c:pt idx="36" formatCode="General">
                  <c:v>61.5</c:v>
                </c:pt>
                <c:pt idx="37" formatCode="General">
                  <c:v>63</c:v>
                </c:pt>
                <c:pt idx="38" formatCode="General">
                  <c:v>64.5</c:v>
                </c:pt>
                <c:pt idx="39" formatCode="General">
                  <c:v>66</c:v>
                </c:pt>
                <c:pt idx="40" formatCode="General">
                  <c:v>67.5</c:v>
                </c:pt>
                <c:pt idx="41" formatCode="General">
                  <c:v>69</c:v>
                </c:pt>
                <c:pt idx="42" formatCode="General">
                  <c:v>70.5</c:v>
                </c:pt>
                <c:pt idx="43" formatCode="General">
                  <c:v>72</c:v>
                </c:pt>
                <c:pt idx="44" formatCode="General">
                  <c:v>73.5</c:v>
                </c:pt>
                <c:pt idx="45" formatCode="General">
                  <c:v>75</c:v>
                </c:pt>
                <c:pt idx="46" formatCode="General">
                  <c:v>76.5</c:v>
                </c:pt>
                <c:pt idx="47" formatCode="General">
                  <c:v>78</c:v>
                </c:pt>
                <c:pt idx="48" formatCode="General">
                  <c:v>79.5</c:v>
                </c:pt>
                <c:pt idx="49" formatCode="General">
                  <c:v>81</c:v>
                </c:pt>
                <c:pt idx="50" formatCode="General">
                  <c:v>82.5</c:v>
                </c:pt>
                <c:pt idx="51" formatCode="General">
                  <c:v>103.125</c:v>
                </c:pt>
                <c:pt idx="52" formatCode="General">
                  <c:v>105</c:v>
                </c:pt>
                <c:pt idx="53" formatCode="General">
                  <c:v>106.875</c:v>
                </c:pt>
                <c:pt idx="54" formatCode="General">
                  <c:v>108.75</c:v>
                </c:pt>
                <c:pt idx="55" formatCode="General">
                  <c:v>110.625</c:v>
                </c:pt>
                <c:pt idx="56" formatCode="General">
                  <c:v>112.5</c:v>
                </c:pt>
                <c:pt idx="57" formatCode="General">
                  <c:v>114.375</c:v>
                </c:pt>
                <c:pt idx="58" formatCode="General">
                  <c:v>116.25</c:v>
                </c:pt>
                <c:pt idx="59" formatCode="General">
                  <c:v>118.125</c:v>
                </c:pt>
                <c:pt idx="60" formatCode="General">
                  <c:v>120</c:v>
                </c:pt>
                <c:pt idx="61" formatCode="General">
                  <c:v>150.48399999999998</c:v>
                </c:pt>
                <c:pt idx="62" formatCode="General">
                  <c:v>152.828</c:v>
                </c:pt>
                <c:pt idx="63" formatCode="General">
                  <c:v>155.172</c:v>
                </c:pt>
                <c:pt idx="64" formatCode="General">
                  <c:v>157.51599999999999</c:v>
                </c:pt>
                <c:pt idx="65" formatCode="General">
                  <c:v>159.85999999999999</c:v>
                </c:pt>
                <c:pt idx="66" formatCode="General">
                  <c:v>162.20399999999998</c:v>
                </c:pt>
                <c:pt idx="67" formatCode="General">
                  <c:v>164.548</c:v>
                </c:pt>
                <c:pt idx="68" formatCode="General">
                  <c:v>166.892</c:v>
                </c:pt>
                <c:pt idx="69" formatCode="General">
                  <c:v>169.23599999999999</c:v>
                </c:pt>
                <c:pt idx="70" formatCode="General">
                  <c:v>171.57999999999998</c:v>
                </c:pt>
                <c:pt idx="71" formatCode="General">
                  <c:v>173.92399999999998</c:v>
                </c:pt>
                <c:pt idx="72" formatCode="General">
                  <c:v>176.268</c:v>
                </c:pt>
                <c:pt idx="73" formatCode="General">
                  <c:v>178.61199999999999</c:v>
                </c:pt>
                <c:pt idx="74" formatCode="General">
                  <c:v>180.95599999999999</c:v>
                </c:pt>
                <c:pt idx="75" formatCode="General">
                  <c:v>183.29999999999998</c:v>
                </c:pt>
                <c:pt idx="76" formatCode="General">
                  <c:v>185.64399999999998</c:v>
                </c:pt>
                <c:pt idx="77" formatCode="General">
                  <c:v>187.988</c:v>
                </c:pt>
                <c:pt idx="78" formatCode="General">
                  <c:v>190.33199999999999</c:v>
                </c:pt>
                <c:pt idx="79" formatCode="General">
                  <c:v>192.67599999999999</c:v>
                </c:pt>
                <c:pt idx="80" formatCode="General">
                  <c:v>195.01999999999998</c:v>
                </c:pt>
                <c:pt idx="81" formatCode="General">
                  <c:v>197.36399999999998</c:v>
                </c:pt>
                <c:pt idx="82" formatCode="General">
                  <c:v>199.708</c:v>
                </c:pt>
                <c:pt idx="83" formatCode="General">
                  <c:v>202.05199999999999</c:v>
                </c:pt>
                <c:pt idx="84" formatCode="General">
                  <c:v>204.39599999999999</c:v>
                </c:pt>
                <c:pt idx="85" formatCode="General">
                  <c:v>206.73999999999998</c:v>
                </c:pt>
                <c:pt idx="86" formatCode="General">
                  <c:v>209.08399999999997</c:v>
                </c:pt>
                <c:pt idx="87" formatCode="General">
                  <c:v>211.428</c:v>
                </c:pt>
                <c:pt idx="88" formatCode="General">
                  <c:v>213.77199999999999</c:v>
                </c:pt>
                <c:pt idx="89" formatCode="General">
                  <c:v>216.11599999999999</c:v>
                </c:pt>
                <c:pt idx="90" formatCode="General">
                  <c:v>218.45999999999998</c:v>
                </c:pt>
                <c:pt idx="91" formatCode="General">
                  <c:v>274.13</c:v>
                </c:pt>
                <c:pt idx="92" formatCode="General">
                  <c:v>277.06</c:v>
                </c:pt>
                <c:pt idx="93" formatCode="General">
                  <c:v>279.99</c:v>
                </c:pt>
                <c:pt idx="94" formatCode="General">
                  <c:v>282.92</c:v>
                </c:pt>
                <c:pt idx="95" formatCode="General">
                  <c:v>285.85000000000002</c:v>
                </c:pt>
                <c:pt idx="96" formatCode="General">
                  <c:v>288.78000000000003</c:v>
                </c:pt>
                <c:pt idx="97" formatCode="General">
                  <c:v>291.71000000000004</c:v>
                </c:pt>
                <c:pt idx="98" formatCode="General">
                  <c:v>294.64000000000004</c:v>
                </c:pt>
                <c:pt idx="99" formatCode="General">
                  <c:v>297.57</c:v>
                </c:pt>
                <c:pt idx="100" formatCode="General">
                  <c:v>300.5</c:v>
                </c:pt>
                <c:pt idx="101" formatCode="General">
                  <c:v>379.86199999999997</c:v>
                </c:pt>
                <c:pt idx="102" formatCode="General">
                  <c:v>383.524</c:v>
                </c:pt>
                <c:pt idx="103" formatCode="General">
                  <c:v>387.18599999999998</c:v>
                </c:pt>
                <c:pt idx="104" formatCode="General">
                  <c:v>390.84800000000001</c:v>
                </c:pt>
                <c:pt idx="105" formatCode="General">
                  <c:v>394.51</c:v>
                </c:pt>
                <c:pt idx="106" formatCode="General">
                  <c:v>398.17199999999997</c:v>
                </c:pt>
                <c:pt idx="107" formatCode="General">
                  <c:v>401.834</c:v>
                </c:pt>
                <c:pt idx="108" formatCode="General">
                  <c:v>405.49599999999998</c:v>
                </c:pt>
                <c:pt idx="109" formatCode="General">
                  <c:v>409.15800000000002</c:v>
                </c:pt>
                <c:pt idx="110" formatCode="General">
                  <c:v>412.82</c:v>
                </c:pt>
                <c:pt idx="111" formatCode="General">
                  <c:v>416.48199999999997</c:v>
                </c:pt>
                <c:pt idx="112" formatCode="General">
                  <c:v>420.14400000000001</c:v>
                </c:pt>
                <c:pt idx="113" formatCode="General">
                  <c:v>423.80599999999998</c:v>
                </c:pt>
                <c:pt idx="114" formatCode="General">
                  <c:v>427.46800000000002</c:v>
                </c:pt>
                <c:pt idx="115" formatCode="General">
                  <c:v>431.13</c:v>
                </c:pt>
                <c:pt idx="116" formatCode="General">
                  <c:v>434.79199999999997</c:v>
                </c:pt>
                <c:pt idx="117" formatCode="General">
                  <c:v>438.45400000000001</c:v>
                </c:pt>
                <c:pt idx="118" formatCode="General">
                  <c:v>442.11599999999999</c:v>
                </c:pt>
                <c:pt idx="119" formatCode="General">
                  <c:v>445.77799999999996</c:v>
                </c:pt>
                <c:pt idx="120" formatCode="General">
                  <c:v>449.44</c:v>
                </c:pt>
                <c:pt idx="121" formatCode="General">
                  <c:v>453.10199999999998</c:v>
                </c:pt>
                <c:pt idx="122" formatCode="General">
                  <c:v>456.76400000000001</c:v>
                </c:pt>
                <c:pt idx="123" formatCode="General">
                  <c:v>460.42599999999999</c:v>
                </c:pt>
                <c:pt idx="124" formatCode="General">
                  <c:v>464.08799999999997</c:v>
                </c:pt>
                <c:pt idx="125" formatCode="General">
                  <c:v>467.75</c:v>
                </c:pt>
                <c:pt idx="126" formatCode="General">
                  <c:v>471.41199999999998</c:v>
                </c:pt>
                <c:pt idx="127" formatCode="General">
                  <c:v>475.07400000000001</c:v>
                </c:pt>
                <c:pt idx="128" formatCode="General">
                  <c:v>478.73599999999999</c:v>
                </c:pt>
                <c:pt idx="129" formatCode="General">
                  <c:v>482.39799999999997</c:v>
                </c:pt>
                <c:pt idx="130" formatCode="General">
                  <c:v>486.06</c:v>
                </c:pt>
                <c:pt idx="131" formatCode="General">
                  <c:v>489.72199999999998</c:v>
                </c:pt>
                <c:pt idx="132" formatCode="General">
                  <c:v>493.38400000000001</c:v>
                </c:pt>
                <c:pt idx="133" formatCode="General">
                  <c:v>497.04599999999999</c:v>
                </c:pt>
                <c:pt idx="134" formatCode="General">
                  <c:v>500.70799999999997</c:v>
                </c:pt>
                <c:pt idx="135" formatCode="General">
                  <c:v>504.37</c:v>
                </c:pt>
                <c:pt idx="136" formatCode="General">
                  <c:v>508.03199999999998</c:v>
                </c:pt>
                <c:pt idx="137" formatCode="General">
                  <c:v>511.69400000000002</c:v>
                </c:pt>
                <c:pt idx="138" formatCode="General">
                  <c:v>515.35599999999999</c:v>
                </c:pt>
                <c:pt idx="139" formatCode="General">
                  <c:v>519.01800000000003</c:v>
                </c:pt>
                <c:pt idx="140" formatCode="General">
                  <c:v>522.67999999999995</c:v>
                </c:pt>
                <c:pt idx="141" formatCode="General">
                  <c:v>526.34199999999998</c:v>
                </c:pt>
                <c:pt idx="142" formatCode="General">
                  <c:v>530.00400000000002</c:v>
                </c:pt>
                <c:pt idx="143" formatCode="General">
                  <c:v>533.66599999999994</c:v>
                </c:pt>
                <c:pt idx="144" formatCode="General">
                  <c:v>537.32799999999997</c:v>
                </c:pt>
                <c:pt idx="145" formatCode="General">
                  <c:v>540.99</c:v>
                </c:pt>
                <c:pt idx="146" formatCode="General">
                  <c:v>544.65200000000004</c:v>
                </c:pt>
                <c:pt idx="147" formatCode="General">
                  <c:v>548.31399999999996</c:v>
                </c:pt>
                <c:pt idx="148" formatCode="General">
                  <c:v>551.976</c:v>
                </c:pt>
                <c:pt idx="149" formatCode="General">
                  <c:v>555.63800000000003</c:v>
                </c:pt>
                <c:pt idx="150" formatCode="General">
                  <c:v>559.29999999999995</c:v>
                </c:pt>
                <c:pt idx="151" formatCode="General">
                  <c:v>562.96199999999999</c:v>
                </c:pt>
                <c:pt idx="152" formatCode="General">
                  <c:v>566.62400000000002</c:v>
                </c:pt>
                <c:pt idx="153" formatCode="General">
                  <c:v>570.28599999999994</c:v>
                </c:pt>
                <c:pt idx="154" formatCode="General">
                  <c:v>573.94799999999998</c:v>
                </c:pt>
                <c:pt idx="155" formatCode="General">
                  <c:v>577.61</c:v>
                </c:pt>
                <c:pt idx="156" formatCode="General">
                  <c:v>581.27199999999993</c:v>
                </c:pt>
                <c:pt idx="157" formatCode="General">
                  <c:v>584.93399999999997</c:v>
                </c:pt>
                <c:pt idx="158" formatCode="General">
                  <c:v>588.596</c:v>
                </c:pt>
                <c:pt idx="159" formatCode="General">
                  <c:v>592.25800000000004</c:v>
                </c:pt>
                <c:pt idx="160" formatCode="General">
                  <c:v>595.91999999999996</c:v>
                </c:pt>
                <c:pt idx="161" formatCode="General">
                  <c:v>599.58199999999999</c:v>
                </c:pt>
                <c:pt idx="162" formatCode="General">
                  <c:v>603.24400000000003</c:v>
                </c:pt>
                <c:pt idx="163" formatCode="General">
                  <c:v>606.90599999999995</c:v>
                </c:pt>
                <c:pt idx="164" formatCode="General">
                  <c:v>610.56799999999998</c:v>
                </c:pt>
                <c:pt idx="165" formatCode="General">
                  <c:v>614.23</c:v>
                </c:pt>
                <c:pt idx="166" formatCode="General">
                  <c:v>617.89199999999994</c:v>
                </c:pt>
                <c:pt idx="167" formatCode="General">
                  <c:v>621.55399999999997</c:v>
                </c:pt>
                <c:pt idx="168" formatCode="General">
                  <c:v>625.21600000000001</c:v>
                </c:pt>
                <c:pt idx="169" formatCode="General">
                  <c:v>628.87800000000004</c:v>
                </c:pt>
                <c:pt idx="170" formatCode="General">
                  <c:v>632.54</c:v>
                </c:pt>
                <c:pt idx="171" formatCode="General">
                  <c:v>636.202</c:v>
                </c:pt>
                <c:pt idx="172" formatCode="General">
                  <c:v>639.86400000000003</c:v>
                </c:pt>
                <c:pt idx="173" formatCode="General">
                  <c:v>643.52599999999995</c:v>
                </c:pt>
                <c:pt idx="174" formatCode="General">
                  <c:v>647.18799999999999</c:v>
                </c:pt>
                <c:pt idx="175" formatCode="General">
                  <c:v>650.85</c:v>
                </c:pt>
                <c:pt idx="176" formatCode="General">
                  <c:v>654.51199999999994</c:v>
                </c:pt>
                <c:pt idx="177" formatCode="General">
                  <c:v>658.17399999999998</c:v>
                </c:pt>
                <c:pt idx="178" formatCode="General">
                  <c:v>661.83600000000001</c:v>
                </c:pt>
                <c:pt idx="179" formatCode="General">
                  <c:v>665.49799999999993</c:v>
                </c:pt>
                <c:pt idx="180" formatCode="General">
                  <c:v>669.16</c:v>
                </c:pt>
                <c:pt idx="181" formatCode="General">
                  <c:v>672.822</c:v>
                </c:pt>
                <c:pt idx="182" formatCode="General">
                  <c:v>676.48400000000004</c:v>
                </c:pt>
                <c:pt idx="183" formatCode="General">
                  <c:v>680.14599999999996</c:v>
                </c:pt>
                <c:pt idx="184" formatCode="General">
                  <c:v>683.80799999999999</c:v>
                </c:pt>
                <c:pt idx="185" formatCode="General">
                  <c:v>687.47</c:v>
                </c:pt>
                <c:pt idx="186" formatCode="General">
                  <c:v>691.13199999999995</c:v>
                </c:pt>
                <c:pt idx="187" formatCode="General">
                  <c:v>694.79399999999998</c:v>
                </c:pt>
                <c:pt idx="188" formatCode="General">
                  <c:v>698.45600000000002</c:v>
                </c:pt>
                <c:pt idx="189" formatCode="General">
                  <c:v>702.11799999999994</c:v>
                </c:pt>
                <c:pt idx="190" formatCode="General">
                  <c:v>705.78</c:v>
                </c:pt>
                <c:pt idx="191" formatCode="General">
                  <c:v>709.44200000000001</c:v>
                </c:pt>
                <c:pt idx="192" formatCode="General">
                  <c:v>713.10400000000004</c:v>
                </c:pt>
                <c:pt idx="193" formatCode="General">
                  <c:v>716.76599999999996</c:v>
                </c:pt>
                <c:pt idx="194" formatCode="General">
                  <c:v>720.428</c:v>
                </c:pt>
                <c:pt idx="195" formatCode="General">
                  <c:v>724.09</c:v>
                </c:pt>
                <c:pt idx="196" formatCode="General">
                  <c:v>727.75199999999995</c:v>
                </c:pt>
                <c:pt idx="197" formatCode="General">
                  <c:v>731.41399999999999</c:v>
                </c:pt>
                <c:pt idx="198" formatCode="General">
                  <c:v>735.07600000000002</c:v>
                </c:pt>
                <c:pt idx="199" formatCode="General">
                  <c:v>738.73799999999994</c:v>
                </c:pt>
                <c:pt idx="200" formatCode="General">
                  <c:v>742.4</c:v>
                </c:pt>
                <c:pt idx="201" formatCode="General">
                  <c:v>746.06200000000001</c:v>
                </c:pt>
                <c:pt idx="202" formatCode="General">
                  <c:v>749.72399999999993</c:v>
                </c:pt>
                <c:pt idx="203" formatCode="General">
                  <c:v>753.38599999999997</c:v>
                </c:pt>
                <c:pt idx="204" formatCode="General">
                  <c:v>757.048</c:v>
                </c:pt>
                <c:pt idx="205" formatCode="General">
                  <c:v>760.71</c:v>
                </c:pt>
                <c:pt idx="206" formatCode="General">
                  <c:v>764.37199999999996</c:v>
                </c:pt>
                <c:pt idx="207" formatCode="General">
                  <c:v>768.03399999999999</c:v>
                </c:pt>
                <c:pt idx="208" formatCode="General">
                  <c:v>771.69600000000003</c:v>
                </c:pt>
                <c:pt idx="209" formatCode="General">
                  <c:v>775.35799999999995</c:v>
                </c:pt>
                <c:pt idx="210" formatCode="General">
                  <c:v>779.02</c:v>
                </c:pt>
                <c:pt idx="211" formatCode="General">
                  <c:v>782.68200000000002</c:v>
                </c:pt>
                <c:pt idx="212" formatCode="General">
                  <c:v>786.34399999999994</c:v>
                </c:pt>
                <c:pt idx="213" formatCode="General">
                  <c:v>790.00599999999997</c:v>
                </c:pt>
                <c:pt idx="214" formatCode="General">
                  <c:v>793.66800000000001</c:v>
                </c:pt>
                <c:pt idx="215" formatCode="General">
                  <c:v>797.32999999999993</c:v>
                </c:pt>
                <c:pt idx="216" formatCode="General">
                  <c:v>800.99199999999996</c:v>
                </c:pt>
                <c:pt idx="217" formatCode="General">
                  <c:v>804.654</c:v>
                </c:pt>
                <c:pt idx="218" formatCode="General">
                  <c:v>808.31600000000003</c:v>
                </c:pt>
                <c:pt idx="219" formatCode="General">
                  <c:v>811.97799999999995</c:v>
                </c:pt>
                <c:pt idx="220" formatCode="General">
                  <c:v>815.64</c:v>
                </c:pt>
                <c:pt idx="221" formatCode="General">
                  <c:v>819.30200000000002</c:v>
                </c:pt>
                <c:pt idx="222" formatCode="General">
                  <c:v>822.96399999999994</c:v>
                </c:pt>
                <c:pt idx="223" formatCode="General">
                  <c:v>826.62599999999998</c:v>
                </c:pt>
                <c:pt idx="224" formatCode="General">
                  <c:v>830.28800000000001</c:v>
                </c:pt>
                <c:pt idx="225" formatCode="General">
                  <c:v>833.94999999999993</c:v>
                </c:pt>
                <c:pt idx="226" formatCode="General">
                  <c:v>837.61199999999997</c:v>
                </c:pt>
                <c:pt idx="227" formatCode="General">
                  <c:v>841.274</c:v>
                </c:pt>
                <c:pt idx="228" formatCode="General">
                  <c:v>844.93600000000004</c:v>
                </c:pt>
                <c:pt idx="229" formatCode="General">
                  <c:v>848.59799999999996</c:v>
                </c:pt>
                <c:pt idx="230" formatCode="General">
                  <c:v>852.26</c:v>
                </c:pt>
                <c:pt idx="231" formatCode="General">
                  <c:v>855.92200000000003</c:v>
                </c:pt>
                <c:pt idx="232" formatCode="General">
                  <c:v>859.58399999999995</c:v>
                </c:pt>
                <c:pt idx="233" formatCode="General">
                  <c:v>863.24599999999998</c:v>
                </c:pt>
                <c:pt idx="234" formatCode="General">
                  <c:v>866.90800000000002</c:v>
                </c:pt>
                <c:pt idx="235" formatCode="General">
                  <c:v>870.56999999999994</c:v>
                </c:pt>
                <c:pt idx="236" formatCode="General">
                  <c:v>874.23199999999997</c:v>
                </c:pt>
                <c:pt idx="237" formatCode="General">
                  <c:v>877.89400000000001</c:v>
                </c:pt>
                <c:pt idx="238" formatCode="General">
                  <c:v>881.55599999999993</c:v>
                </c:pt>
                <c:pt idx="239" formatCode="General">
                  <c:v>885.21799999999996</c:v>
                </c:pt>
                <c:pt idx="240" formatCode="General">
                  <c:v>888.88</c:v>
                </c:pt>
                <c:pt idx="241" formatCode="General">
                  <c:v>892.54200000000003</c:v>
                </c:pt>
                <c:pt idx="242" formatCode="General">
                  <c:v>896.20399999999995</c:v>
                </c:pt>
                <c:pt idx="243" formatCode="General">
                  <c:v>899.86599999999999</c:v>
                </c:pt>
                <c:pt idx="244" formatCode="General">
                  <c:v>903.52800000000002</c:v>
                </c:pt>
                <c:pt idx="245" formatCode="General">
                  <c:v>907.18999999999994</c:v>
                </c:pt>
                <c:pt idx="246" formatCode="General">
                  <c:v>910.85199999999998</c:v>
                </c:pt>
                <c:pt idx="247" formatCode="General">
                  <c:v>914.51400000000001</c:v>
                </c:pt>
                <c:pt idx="248" formatCode="General">
                  <c:v>918.17599999999993</c:v>
                </c:pt>
                <c:pt idx="249" formatCode="General">
                  <c:v>921.83799999999997</c:v>
                </c:pt>
                <c:pt idx="250" formatCode="General">
                  <c:v>925.5</c:v>
                </c:pt>
                <c:pt idx="251" formatCode="General">
                  <c:v>929.16200000000003</c:v>
                </c:pt>
                <c:pt idx="252" formatCode="General">
                  <c:v>932.82399999999996</c:v>
                </c:pt>
                <c:pt idx="253" formatCode="General">
                  <c:v>936.48599999999999</c:v>
                </c:pt>
                <c:pt idx="254" formatCode="General">
                  <c:v>940.14800000000002</c:v>
                </c:pt>
                <c:pt idx="255" formatCode="General">
                  <c:v>943.81</c:v>
                </c:pt>
                <c:pt idx="256" formatCode="General">
                  <c:v>947.47199999999998</c:v>
                </c:pt>
                <c:pt idx="257" formatCode="General">
                  <c:v>951.13400000000001</c:v>
                </c:pt>
                <c:pt idx="258" formatCode="General">
                  <c:v>954.79599999999994</c:v>
                </c:pt>
                <c:pt idx="259" formatCode="General">
                  <c:v>958.45799999999997</c:v>
                </c:pt>
                <c:pt idx="260" formatCode="General">
                  <c:v>962.12</c:v>
                </c:pt>
                <c:pt idx="261" formatCode="General">
                  <c:v>965.78199999999993</c:v>
                </c:pt>
                <c:pt idx="262" formatCode="General">
                  <c:v>969.44399999999996</c:v>
                </c:pt>
                <c:pt idx="263" formatCode="General">
                  <c:v>973.10599999999999</c:v>
                </c:pt>
                <c:pt idx="264" formatCode="General">
                  <c:v>976.76800000000003</c:v>
                </c:pt>
                <c:pt idx="265" formatCode="General">
                  <c:v>980.43</c:v>
                </c:pt>
                <c:pt idx="266" formatCode="General">
                  <c:v>984.09199999999998</c:v>
                </c:pt>
                <c:pt idx="267" formatCode="General">
                  <c:v>987.75400000000002</c:v>
                </c:pt>
                <c:pt idx="268" formatCode="General">
                  <c:v>991.41599999999994</c:v>
                </c:pt>
                <c:pt idx="269" formatCode="General">
                  <c:v>995.07799999999997</c:v>
                </c:pt>
                <c:pt idx="270" formatCode="General">
                  <c:v>998.74</c:v>
                </c:pt>
                <c:pt idx="271" formatCode="General">
                  <c:v>1002.4019999999999</c:v>
                </c:pt>
                <c:pt idx="272" formatCode="General">
                  <c:v>1006.064</c:v>
                </c:pt>
                <c:pt idx="273" formatCode="General">
                  <c:v>1009.726</c:v>
                </c:pt>
                <c:pt idx="274" formatCode="General">
                  <c:v>1013.388</c:v>
                </c:pt>
                <c:pt idx="275" formatCode="General">
                  <c:v>1017.05</c:v>
                </c:pt>
                <c:pt idx="276" formatCode="General">
                  <c:v>1020.712</c:v>
                </c:pt>
                <c:pt idx="277" formatCode="General">
                  <c:v>1024.374</c:v>
                </c:pt>
                <c:pt idx="278" formatCode="General">
                  <c:v>1028.0360000000001</c:v>
                </c:pt>
                <c:pt idx="279" formatCode="General">
                  <c:v>1031.6979999999999</c:v>
                </c:pt>
                <c:pt idx="280" formatCode="General">
                  <c:v>1035.3599999999999</c:v>
                </c:pt>
                <c:pt idx="281" formatCode="General">
                  <c:v>1039.0219999999999</c:v>
                </c:pt>
                <c:pt idx="282" formatCode="General">
                  <c:v>1042.684</c:v>
                </c:pt>
                <c:pt idx="283" formatCode="General">
                  <c:v>1046.346</c:v>
                </c:pt>
                <c:pt idx="284" formatCode="General">
                  <c:v>1050.008</c:v>
                </c:pt>
                <c:pt idx="285" formatCode="General">
                  <c:v>1053.67</c:v>
                </c:pt>
                <c:pt idx="286" formatCode="General">
                  <c:v>1057.3319999999999</c:v>
                </c:pt>
                <c:pt idx="287" formatCode="General">
                  <c:v>1060.9939999999999</c:v>
                </c:pt>
                <c:pt idx="288" formatCode="General">
                  <c:v>1064.6559999999999</c:v>
                </c:pt>
                <c:pt idx="289" formatCode="General">
                  <c:v>1068.318</c:v>
                </c:pt>
                <c:pt idx="290" formatCode="General">
                  <c:v>1071.98</c:v>
                </c:pt>
                <c:pt idx="291" formatCode="General">
                  <c:v>1075.6420000000001</c:v>
                </c:pt>
                <c:pt idx="292" formatCode="General">
                  <c:v>1079.3040000000001</c:v>
                </c:pt>
                <c:pt idx="293" formatCode="General">
                  <c:v>1082.9659999999999</c:v>
                </c:pt>
                <c:pt idx="294" formatCode="General">
                  <c:v>1086.6279999999999</c:v>
                </c:pt>
                <c:pt idx="295" formatCode="General">
                  <c:v>1090.29</c:v>
                </c:pt>
                <c:pt idx="296" formatCode="General">
                  <c:v>1093.952</c:v>
                </c:pt>
                <c:pt idx="297" formatCode="General">
                  <c:v>1097.614</c:v>
                </c:pt>
                <c:pt idx="298" formatCode="General">
                  <c:v>1101.2760000000001</c:v>
                </c:pt>
                <c:pt idx="299" formatCode="General">
                  <c:v>1104.9379999999999</c:v>
                </c:pt>
                <c:pt idx="300" formatCode="General">
                  <c:v>1108.5999999999999</c:v>
                </c:pt>
                <c:pt idx="301" formatCode="General">
                  <c:v>1112.2619999999999</c:v>
                </c:pt>
                <c:pt idx="302" formatCode="General">
                  <c:v>1115.924</c:v>
                </c:pt>
                <c:pt idx="303" formatCode="General">
                  <c:v>1119.586</c:v>
                </c:pt>
                <c:pt idx="304" formatCode="General">
                  <c:v>1123.248</c:v>
                </c:pt>
                <c:pt idx="305" formatCode="General">
                  <c:v>1126.9100000000001</c:v>
                </c:pt>
                <c:pt idx="306" formatCode="General">
                  <c:v>1130.5719999999999</c:v>
                </c:pt>
                <c:pt idx="307" formatCode="General">
                  <c:v>1134.2339999999999</c:v>
                </c:pt>
                <c:pt idx="308" formatCode="General">
                  <c:v>1137.896</c:v>
                </c:pt>
                <c:pt idx="309" formatCode="General">
                  <c:v>1141.558</c:v>
                </c:pt>
                <c:pt idx="310" formatCode="General">
                  <c:v>1145.22</c:v>
                </c:pt>
                <c:pt idx="311" formatCode="General">
                  <c:v>1148.8820000000001</c:v>
                </c:pt>
                <c:pt idx="312" formatCode="General">
                  <c:v>1152.5439999999999</c:v>
                </c:pt>
                <c:pt idx="313" formatCode="General">
                  <c:v>1156.2059999999999</c:v>
                </c:pt>
                <c:pt idx="314" formatCode="General">
                  <c:v>1159.8679999999999</c:v>
                </c:pt>
                <c:pt idx="315" formatCode="General">
                  <c:v>1163.53</c:v>
                </c:pt>
                <c:pt idx="316" formatCode="General">
                  <c:v>1167.192</c:v>
                </c:pt>
                <c:pt idx="317" formatCode="General">
                  <c:v>1170.854</c:v>
                </c:pt>
                <c:pt idx="318" formatCode="General">
                  <c:v>1174.5160000000001</c:v>
                </c:pt>
                <c:pt idx="319" formatCode="General">
                  <c:v>1178.1779999999999</c:v>
                </c:pt>
                <c:pt idx="320" formatCode="General">
                  <c:v>1181.8399999999999</c:v>
                </c:pt>
                <c:pt idx="321" formatCode="General">
                  <c:v>1185.502</c:v>
                </c:pt>
                <c:pt idx="322" formatCode="General">
                  <c:v>1189.164</c:v>
                </c:pt>
                <c:pt idx="323" formatCode="General">
                  <c:v>1192.826</c:v>
                </c:pt>
                <c:pt idx="324" formatCode="General">
                  <c:v>1196.4880000000001</c:v>
                </c:pt>
                <c:pt idx="325" formatCode="General">
                  <c:v>1200.1499999999999</c:v>
                </c:pt>
                <c:pt idx="326" formatCode="General">
                  <c:v>1203.8119999999999</c:v>
                </c:pt>
                <c:pt idx="327" formatCode="General">
                  <c:v>1207.4739999999999</c:v>
                </c:pt>
                <c:pt idx="328" formatCode="General">
                  <c:v>1211.136</c:v>
                </c:pt>
                <c:pt idx="329" formatCode="General">
                  <c:v>1214.798</c:v>
                </c:pt>
                <c:pt idx="330" formatCode="General">
                  <c:v>1218.46</c:v>
                </c:pt>
                <c:pt idx="331" formatCode="General">
                  <c:v>1222.1220000000001</c:v>
                </c:pt>
                <c:pt idx="332" formatCode="General">
                  <c:v>1225.7839999999999</c:v>
                </c:pt>
                <c:pt idx="333" formatCode="General">
                  <c:v>1229.4459999999999</c:v>
                </c:pt>
                <c:pt idx="334" formatCode="General">
                  <c:v>1233.1079999999999</c:v>
                </c:pt>
                <c:pt idx="335" formatCode="General">
                  <c:v>1236.77</c:v>
                </c:pt>
                <c:pt idx="336" formatCode="General">
                  <c:v>1240.432</c:v>
                </c:pt>
                <c:pt idx="337" formatCode="General">
                  <c:v>1244.0940000000001</c:v>
                </c:pt>
                <c:pt idx="338" formatCode="General">
                  <c:v>1247.7560000000001</c:v>
                </c:pt>
                <c:pt idx="339" formatCode="General">
                  <c:v>1251.4179999999999</c:v>
                </c:pt>
                <c:pt idx="340" formatCode="General">
                  <c:v>1255.08</c:v>
                </c:pt>
                <c:pt idx="341" formatCode="General">
                  <c:v>1258.742</c:v>
                </c:pt>
                <c:pt idx="342" formatCode="General">
                  <c:v>1262.404</c:v>
                </c:pt>
                <c:pt idx="343" formatCode="General">
                  <c:v>1266.066</c:v>
                </c:pt>
                <c:pt idx="344" formatCode="General">
                  <c:v>1269.7280000000001</c:v>
                </c:pt>
                <c:pt idx="345" formatCode="General">
                  <c:v>1273.3899999999999</c:v>
                </c:pt>
                <c:pt idx="346" formatCode="General">
                  <c:v>1277.0519999999999</c:v>
                </c:pt>
                <c:pt idx="347" formatCode="General">
                  <c:v>1280.7139999999999</c:v>
                </c:pt>
                <c:pt idx="348" formatCode="General">
                  <c:v>1284.376</c:v>
                </c:pt>
                <c:pt idx="349" formatCode="General">
                  <c:v>1288.038</c:v>
                </c:pt>
                <c:pt idx="350" formatCode="General">
                  <c:v>1291.7</c:v>
                </c:pt>
                <c:pt idx="351" formatCode="General">
                  <c:v>1295.3620000000001</c:v>
                </c:pt>
                <c:pt idx="352" formatCode="General">
                  <c:v>1299.0239999999999</c:v>
                </c:pt>
                <c:pt idx="353" formatCode="General">
                  <c:v>1302.6859999999999</c:v>
                </c:pt>
                <c:pt idx="354" formatCode="General">
                  <c:v>1306.348</c:v>
                </c:pt>
                <c:pt idx="355" formatCode="General">
                  <c:v>1310.01</c:v>
                </c:pt>
                <c:pt idx="356" formatCode="General">
                  <c:v>1313.672</c:v>
                </c:pt>
                <c:pt idx="357" formatCode="General">
                  <c:v>1317.3340000000001</c:v>
                </c:pt>
                <c:pt idx="358" formatCode="General">
                  <c:v>1320.9959999999999</c:v>
                </c:pt>
                <c:pt idx="359" formatCode="General">
                  <c:v>1324.6579999999999</c:v>
                </c:pt>
                <c:pt idx="360" formatCode="General">
                  <c:v>1328.32</c:v>
                </c:pt>
                <c:pt idx="361" formatCode="General">
                  <c:v>1331.982</c:v>
                </c:pt>
                <c:pt idx="362" formatCode="General">
                  <c:v>1335.644</c:v>
                </c:pt>
                <c:pt idx="363" formatCode="General">
                  <c:v>1339.306</c:v>
                </c:pt>
                <c:pt idx="364" formatCode="General">
                  <c:v>1342.9680000000001</c:v>
                </c:pt>
                <c:pt idx="365" formatCode="General">
                  <c:v>1346.6299999999999</c:v>
                </c:pt>
                <c:pt idx="366" formatCode="General">
                  <c:v>1350.2919999999999</c:v>
                </c:pt>
                <c:pt idx="367" formatCode="General">
                  <c:v>1353.954</c:v>
                </c:pt>
                <c:pt idx="368" formatCode="General">
                  <c:v>1357.616</c:v>
                </c:pt>
                <c:pt idx="369" formatCode="General">
                  <c:v>1361.278</c:v>
                </c:pt>
                <c:pt idx="370" formatCode="General">
                  <c:v>1364.94</c:v>
                </c:pt>
                <c:pt idx="371" formatCode="General">
                  <c:v>1368.6019999999999</c:v>
                </c:pt>
                <c:pt idx="372" formatCode="General">
                  <c:v>1372.2639999999999</c:v>
                </c:pt>
                <c:pt idx="373" formatCode="General">
                  <c:v>1375.9259999999999</c:v>
                </c:pt>
                <c:pt idx="374" formatCode="General">
                  <c:v>1379.588</c:v>
                </c:pt>
                <c:pt idx="375" formatCode="General">
                  <c:v>1383.25</c:v>
                </c:pt>
                <c:pt idx="376" formatCode="General">
                  <c:v>1386.912</c:v>
                </c:pt>
                <c:pt idx="377" formatCode="General">
                  <c:v>1390.5740000000001</c:v>
                </c:pt>
                <c:pt idx="378" formatCode="General">
                  <c:v>1394.2359999999999</c:v>
                </c:pt>
                <c:pt idx="379" formatCode="General">
                  <c:v>1397.8979999999999</c:v>
                </c:pt>
                <c:pt idx="380" formatCode="General">
                  <c:v>1401.56</c:v>
                </c:pt>
                <c:pt idx="381" formatCode="General">
                  <c:v>1405.222</c:v>
                </c:pt>
                <c:pt idx="382" formatCode="General">
                  <c:v>1408.884</c:v>
                </c:pt>
                <c:pt idx="383" formatCode="General">
                  <c:v>1412.546</c:v>
                </c:pt>
                <c:pt idx="384" formatCode="General">
                  <c:v>1416.2080000000001</c:v>
                </c:pt>
                <c:pt idx="385" formatCode="General">
                  <c:v>1419.87</c:v>
                </c:pt>
                <c:pt idx="386" formatCode="General">
                  <c:v>1423.5319999999999</c:v>
                </c:pt>
                <c:pt idx="387" formatCode="General">
                  <c:v>1427.194</c:v>
                </c:pt>
                <c:pt idx="388" formatCode="General">
                  <c:v>1430.856</c:v>
                </c:pt>
                <c:pt idx="389" formatCode="General">
                  <c:v>1434.518</c:v>
                </c:pt>
                <c:pt idx="390" formatCode="General">
                  <c:v>1438.18</c:v>
                </c:pt>
                <c:pt idx="391" formatCode="General">
                  <c:v>1441.8419999999999</c:v>
                </c:pt>
                <c:pt idx="392" formatCode="General">
                  <c:v>1445.5039999999999</c:v>
                </c:pt>
                <c:pt idx="393" formatCode="General">
                  <c:v>1449.1659999999999</c:v>
                </c:pt>
                <c:pt idx="394" formatCode="General">
                  <c:v>1452.828</c:v>
                </c:pt>
                <c:pt idx="395" formatCode="General">
                  <c:v>1456.49</c:v>
                </c:pt>
                <c:pt idx="396" formatCode="General">
                  <c:v>1460.152</c:v>
                </c:pt>
                <c:pt idx="397" formatCode="General">
                  <c:v>1463.8140000000001</c:v>
                </c:pt>
                <c:pt idx="398" formatCode="General">
                  <c:v>1467.4759999999999</c:v>
                </c:pt>
                <c:pt idx="399" formatCode="General">
                  <c:v>1471.1379999999999</c:v>
                </c:pt>
                <c:pt idx="400" formatCode="General">
                  <c:v>1474.8</c:v>
                </c:pt>
                <c:pt idx="401" formatCode="General">
                  <c:v>1478.462</c:v>
                </c:pt>
                <c:pt idx="402" formatCode="General">
                  <c:v>1482.124</c:v>
                </c:pt>
                <c:pt idx="403" formatCode="General">
                  <c:v>1485.7860000000001</c:v>
                </c:pt>
                <c:pt idx="404" formatCode="General">
                  <c:v>1489.4479999999999</c:v>
                </c:pt>
                <c:pt idx="405" formatCode="General">
                  <c:v>1493.11</c:v>
                </c:pt>
                <c:pt idx="406" formatCode="General">
                  <c:v>1496.7719999999999</c:v>
                </c:pt>
                <c:pt idx="407" formatCode="General">
                  <c:v>1500.434</c:v>
                </c:pt>
                <c:pt idx="408" formatCode="General">
                  <c:v>1504.096</c:v>
                </c:pt>
                <c:pt idx="409" formatCode="General">
                  <c:v>1507.758</c:v>
                </c:pt>
                <c:pt idx="410" formatCode="General">
                  <c:v>1511.42</c:v>
                </c:pt>
                <c:pt idx="411" formatCode="General">
                  <c:v>1515.0819999999999</c:v>
                </c:pt>
                <c:pt idx="412" formatCode="General">
                  <c:v>1518.7439999999999</c:v>
                </c:pt>
                <c:pt idx="413" formatCode="General">
                  <c:v>1522.4059999999999</c:v>
                </c:pt>
                <c:pt idx="414" formatCode="General">
                  <c:v>1526.068</c:v>
                </c:pt>
                <c:pt idx="415" formatCode="General">
                  <c:v>1529.73</c:v>
                </c:pt>
                <c:pt idx="416" formatCode="General">
                  <c:v>1533.3920000000001</c:v>
                </c:pt>
                <c:pt idx="417" formatCode="General">
                  <c:v>1537.0539999999999</c:v>
                </c:pt>
                <c:pt idx="418" formatCode="General">
                  <c:v>1540.7159999999999</c:v>
                </c:pt>
                <c:pt idx="419" formatCode="General">
                  <c:v>1544.3779999999999</c:v>
                </c:pt>
                <c:pt idx="420" formatCode="General">
                  <c:v>1548.04</c:v>
                </c:pt>
                <c:pt idx="421" formatCode="General">
                  <c:v>1551.702</c:v>
                </c:pt>
                <c:pt idx="422" formatCode="General">
                  <c:v>1555.364</c:v>
                </c:pt>
                <c:pt idx="423" formatCode="General">
                  <c:v>1559.0260000000001</c:v>
                </c:pt>
                <c:pt idx="424" formatCode="General">
                  <c:v>1562.6879999999999</c:v>
                </c:pt>
                <c:pt idx="425" formatCode="General">
                  <c:v>1566.35</c:v>
                </c:pt>
                <c:pt idx="426" formatCode="General">
                  <c:v>1570.0119999999999</c:v>
                </c:pt>
                <c:pt idx="427" formatCode="General">
                  <c:v>1573.674</c:v>
                </c:pt>
                <c:pt idx="428" formatCode="General">
                  <c:v>1577.336</c:v>
                </c:pt>
                <c:pt idx="429" formatCode="General">
                  <c:v>1580.998</c:v>
                </c:pt>
                <c:pt idx="430" formatCode="General">
                  <c:v>1584.6599999999999</c:v>
                </c:pt>
                <c:pt idx="431" formatCode="General">
                  <c:v>1588.3219999999999</c:v>
                </c:pt>
                <c:pt idx="432" formatCode="General">
                  <c:v>1591.9839999999999</c:v>
                </c:pt>
                <c:pt idx="433" formatCode="General">
                  <c:v>1595.646</c:v>
                </c:pt>
                <c:pt idx="434" formatCode="General">
                  <c:v>1599.308</c:v>
                </c:pt>
                <c:pt idx="435" formatCode="General">
                  <c:v>1602.97</c:v>
                </c:pt>
                <c:pt idx="436" formatCode="General">
                  <c:v>1606.6320000000001</c:v>
                </c:pt>
                <c:pt idx="437" formatCode="General">
                  <c:v>1610.2939999999999</c:v>
                </c:pt>
                <c:pt idx="438" formatCode="General">
                  <c:v>1613.9559999999999</c:v>
                </c:pt>
                <c:pt idx="439" formatCode="General">
                  <c:v>1617.6179999999999</c:v>
                </c:pt>
                <c:pt idx="440" formatCode="General">
                  <c:v>1621.28</c:v>
                </c:pt>
                <c:pt idx="441" formatCode="General">
                  <c:v>1624.942</c:v>
                </c:pt>
                <c:pt idx="442" formatCode="General">
                  <c:v>1628.604</c:v>
                </c:pt>
                <c:pt idx="443" formatCode="General">
                  <c:v>1632.2660000000001</c:v>
                </c:pt>
                <c:pt idx="444" formatCode="General">
                  <c:v>1635.9279999999999</c:v>
                </c:pt>
                <c:pt idx="445" formatCode="General">
                  <c:v>1639.59</c:v>
                </c:pt>
                <c:pt idx="446" formatCode="General">
                  <c:v>1643.252</c:v>
                </c:pt>
                <c:pt idx="447" formatCode="General">
                  <c:v>1646.914</c:v>
                </c:pt>
                <c:pt idx="448" formatCode="General">
                  <c:v>1650.576</c:v>
                </c:pt>
                <c:pt idx="449" formatCode="General">
                  <c:v>1654.2380000000001</c:v>
                </c:pt>
                <c:pt idx="450" formatCode="General">
                  <c:v>1657.8999999999999</c:v>
                </c:pt>
                <c:pt idx="451" formatCode="General">
                  <c:v>1661.5619999999999</c:v>
                </c:pt>
                <c:pt idx="452" formatCode="General">
                  <c:v>1665.2239999999999</c:v>
                </c:pt>
                <c:pt idx="453" formatCode="General">
                  <c:v>1668.886</c:v>
                </c:pt>
                <c:pt idx="454" formatCode="General">
                  <c:v>1672.548</c:v>
                </c:pt>
                <c:pt idx="455" formatCode="General">
                  <c:v>1676.21</c:v>
                </c:pt>
                <c:pt idx="456" formatCode="General">
                  <c:v>1679.8720000000001</c:v>
                </c:pt>
                <c:pt idx="457" formatCode="General">
                  <c:v>1683.5339999999999</c:v>
                </c:pt>
                <c:pt idx="458" formatCode="General">
                  <c:v>1687.1959999999999</c:v>
                </c:pt>
                <c:pt idx="459" formatCode="General">
                  <c:v>1690.8579999999999</c:v>
                </c:pt>
                <c:pt idx="460" formatCode="General">
                  <c:v>1694.52</c:v>
                </c:pt>
                <c:pt idx="461" formatCode="General">
                  <c:v>1698.182</c:v>
                </c:pt>
                <c:pt idx="462" formatCode="General">
                  <c:v>1701.8440000000001</c:v>
                </c:pt>
                <c:pt idx="463" formatCode="General">
                  <c:v>1705.5059999999999</c:v>
                </c:pt>
                <c:pt idx="464" formatCode="General">
                  <c:v>1709.1679999999999</c:v>
                </c:pt>
                <c:pt idx="465" formatCode="General">
                  <c:v>1712.83</c:v>
                </c:pt>
                <c:pt idx="466" formatCode="General">
                  <c:v>1716.492</c:v>
                </c:pt>
                <c:pt idx="467" formatCode="General">
                  <c:v>1720.154</c:v>
                </c:pt>
                <c:pt idx="468" formatCode="General">
                  <c:v>1723.816</c:v>
                </c:pt>
                <c:pt idx="469" formatCode="General">
                  <c:v>1727.4780000000001</c:v>
                </c:pt>
                <c:pt idx="470" formatCode="General">
                  <c:v>1731.1399999999999</c:v>
                </c:pt>
                <c:pt idx="471" formatCode="General">
                  <c:v>1734.8019999999999</c:v>
                </c:pt>
                <c:pt idx="472" formatCode="General">
                  <c:v>1738.4639999999999</c:v>
                </c:pt>
                <c:pt idx="473" formatCode="General">
                  <c:v>1742.126</c:v>
                </c:pt>
                <c:pt idx="474" formatCode="General">
                  <c:v>1745.788</c:v>
                </c:pt>
                <c:pt idx="475" formatCode="General">
                  <c:v>1749.45</c:v>
                </c:pt>
                <c:pt idx="476" formatCode="General">
                  <c:v>1753.1119999999999</c:v>
                </c:pt>
                <c:pt idx="477" formatCode="General">
                  <c:v>1756.7739999999999</c:v>
                </c:pt>
                <c:pt idx="478" formatCode="General">
                  <c:v>1760.4359999999999</c:v>
                </c:pt>
                <c:pt idx="479" formatCode="General">
                  <c:v>1764.098</c:v>
                </c:pt>
                <c:pt idx="480" formatCode="General">
                  <c:v>1767.76</c:v>
                </c:pt>
                <c:pt idx="481" formatCode="General">
                  <c:v>1771.422</c:v>
                </c:pt>
                <c:pt idx="482" formatCode="General">
                  <c:v>1775.0840000000001</c:v>
                </c:pt>
                <c:pt idx="483" formatCode="General">
                  <c:v>1778.7459999999999</c:v>
                </c:pt>
                <c:pt idx="484" formatCode="General">
                  <c:v>1782.4079999999999</c:v>
                </c:pt>
                <c:pt idx="485" formatCode="General">
                  <c:v>1786.07</c:v>
                </c:pt>
                <c:pt idx="486" formatCode="General">
                  <c:v>1789.732</c:v>
                </c:pt>
                <c:pt idx="487" formatCode="General">
                  <c:v>1793.394</c:v>
                </c:pt>
                <c:pt idx="488" formatCode="General">
                  <c:v>1797.056</c:v>
                </c:pt>
                <c:pt idx="489" formatCode="General">
                  <c:v>1800.7180000000001</c:v>
                </c:pt>
                <c:pt idx="490" formatCode="General">
                  <c:v>1804.3799999999999</c:v>
                </c:pt>
                <c:pt idx="491" formatCode="General">
                  <c:v>1808.0419999999999</c:v>
                </c:pt>
                <c:pt idx="492" formatCode="General">
                  <c:v>1811.704</c:v>
                </c:pt>
                <c:pt idx="493" formatCode="General">
                  <c:v>1815.366</c:v>
                </c:pt>
                <c:pt idx="494" formatCode="General">
                  <c:v>1819.028</c:v>
                </c:pt>
                <c:pt idx="495" formatCode="General">
                  <c:v>1822.69</c:v>
                </c:pt>
                <c:pt idx="496" formatCode="General">
                  <c:v>1826.3519999999999</c:v>
                </c:pt>
                <c:pt idx="497" formatCode="General">
                  <c:v>1830.0139999999999</c:v>
                </c:pt>
                <c:pt idx="498" formatCode="General">
                  <c:v>1833.6759999999999</c:v>
                </c:pt>
                <c:pt idx="499" formatCode="General">
                  <c:v>1837.338</c:v>
                </c:pt>
                <c:pt idx="500" formatCode="General">
                  <c:v>1841</c:v>
                </c:pt>
                <c:pt idx="501" formatCode="General">
                  <c:v>2313.578</c:v>
                </c:pt>
                <c:pt idx="502" formatCode="General">
                  <c:v>2318.1559999999999</c:v>
                </c:pt>
                <c:pt idx="503" formatCode="General">
                  <c:v>2322.7339999999999</c:v>
                </c:pt>
                <c:pt idx="504" formatCode="General">
                  <c:v>2327.3120000000004</c:v>
                </c:pt>
                <c:pt idx="505" formatCode="General">
                  <c:v>2331.8900000000003</c:v>
                </c:pt>
                <c:pt idx="506" formatCode="General">
                  <c:v>2336.4680000000003</c:v>
                </c:pt>
                <c:pt idx="507" formatCode="General">
                  <c:v>2341.0460000000003</c:v>
                </c:pt>
                <c:pt idx="508" formatCode="General">
                  <c:v>2345.6240000000003</c:v>
                </c:pt>
                <c:pt idx="509" formatCode="General">
                  <c:v>2350.2020000000002</c:v>
                </c:pt>
                <c:pt idx="510" formatCode="General">
                  <c:v>2354.7800000000002</c:v>
                </c:pt>
                <c:pt idx="511" formatCode="General">
                  <c:v>2359.3580000000002</c:v>
                </c:pt>
                <c:pt idx="512" formatCode="General">
                  <c:v>2363.9360000000001</c:v>
                </c:pt>
                <c:pt idx="513" formatCode="General">
                  <c:v>2368.5140000000001</c:v>
                </c:pt>
                <c:pt idx="514" formatCode="General">
                  <c:v>2373.0920000000001</c:v>
                </c:pt>
                <c:pt idx="515" formatCode="General">
                  <c:v>2377.67</c:v>
                </c:pt>
                <c:pt idx="516" formatCode="General">
                  <c:v>2382.248</c:v>
                </c:pt>
                <c:pt idx="517" formatCode="General">
                  <c:v>2386.826</c:v>
                </c:pt>
                <c:pt idx="518" formatCode="General">
                  <c:v>2391.404</c:v>
                </c:pt>
                <c:pt idx="519" formatCode="General">
                  <c:v>2395.982</c:v>
                </c:pt>
                <c:pt idx="520" formatCode="General">
                  <c:v>2400.56</c:v>
                </c:pt>
                <c:pt idx="521" formatCode="General">
                  <c:v>2405.1380000000004</c:v>
                </c:pt>
                <c:pt idx="522" formatCode="General">
                  <c:v>2409.7160000000003</c:v>
                </c:pt>
                <c:pt idx="523" formatCode="General">
                  <c:v>2414.2940000000003</c:v>
                </c:pt>
                <c:pt idx="524" formatCode="General">
                  <c:v>2418.8720000000003</c:v>
                </c:pt>
                <c:pt idx="525" formatCode="General">
                  <c:v>2423.4500000000003</c:v>
                </c:pt>
                <c:pt idx="526" formatCode="General">
                  <c:v>2428.0280000000002</c:v>
                </c:pt>
                <c:pt idx="527" formatCode="General">
                  <c:v>2432.6060000000002</c:v>
                </c:pt>
                <c:pt idx="528" formatCode="General">
                  <c:v>2437.1840000000002</c:v>
                </c:pt>
                <c:pt idx="529" formatCode="General">
                  <c:v>2441.7620000000002</c:v>
                </c:pt>
                <c:pt idx="530" formatCode="General">
                  <c:v>2446.34</c:v>
                </c:pt>
                <c:pt idx="531" formatCode="General">
                  <c:v>2450.9180000000001</c:v>
                </c:pt>
                <c:pt idx="532" formatCode="General">
                  <c:v>2455.4960000000001</c:v>
                </c:pt>
                <c:pt idx="533" formatCode="General">
                  <c:v>2460.0740000000001</c:v>
                </c:pt>
                <c:pt idx="534" formatCode="General">
                  <c:v>2464.652</c:v>
                </c:pt>
                <c:pt idx="535" formatCode="General">
                  <c:v>2469.23</c:v>
                </c:pt>
                <c:pt idx="536" formatCode="General">
                  <c:v>2473.808</c:v>
                </c:pt>
                <c:pt idx="537" formatCode="General">
                  <c:v>2478.386</c:v>
                </c:pt>
                <c:pt idx="538" formatCode="General">
                  <c:v>2482.9639999999999</c:v>
                </c:pt>
                <c:pt idx="539" formatCode="General">
                  <c:v>2487.5420000000004</c:v>
                </c:pt>
                <c:pt idx="540" formatCode="General">
                  <c:v>2492.1200000000003</c:v>
                </c:pt>
                <c:pt idx="541" formatCode="General">
                  <c:v>2496.6980000000003</c:v>
                </c:pt>
                <c:pt idx="542" formatCode="General">
                  <c:v>2501.2760000000003</c:v>
                </c:pt>
                <c:pt idx="543" formatCode="General">
                  <c:v>2505.8540000000003</c:v>
                </c:pt>
                <c:pt idx="544" formatCode="General">
                  <c:v>2510.4320000000002</c:v>
                </c:pt>
                <c:pt idx="545" formatCode="General">
                  <c:v>2515.0100000000002</c:v>
                </c:pt>
                <c:pt idx="546" formatCode="General">
                  <c:v>2519.5880000000002</c:v>
                </c:pt>
                <c:pt idx="547" formatCode="General">
                  <c:v>2524.1660000000002</c:v>
                </c:pt>
                <c:pt idx="548" formatCode="General">
                  <c:v>2528.7440000000001</c:v>
                </c:pt>
                <c:pt idx="549" formatCode="General">
                  <c:v>2533.3220000000001</c:v>
                </c:pt>
                <c:pt idx="550" formatCode="General">
                  <c:v>2537.9</c:v>
                </c:pt>
              </c:numCache>
            </c:numRef>
          </c:val>
          <c:smooth val="0"/>
          <c:extLst>
            <c:ext xmlns:c16="http://schemas.microsoft.com/office/drawing/2014/chart" uri="{C3380CC4-5D6E-409C-BE32-E72D297353CC}">
              <c16:uniqueId val="{00000000-8437-4636-B196-952E5EB9335E}"/>
            </c:ext>
          </c:extLst>
        </c:ser>
        <c:ser>
          <c:idx val="1"/>
          <c:order val="1"/>
          <c:tx>
            <c:v>2010</c:v>
          </c:tx>
          <c:spPr>
            <a:ln w="31750" cap="rnd">
              <a:solidFill>
                <a:schemeClr val="accent2"/>
              </a:solidFill>
              <a:round/>
            </a:ln>
            <a:effectLst/>
          </c:spPr>
          <c:marker>
            <c:symbol val="none"/>
          </c:marker>
          <c:cat>
            <c:numRef>
              <c:f>'No Residencial'!$B$4:$B$554</c:f>
              <c:numCache>
                <c:formatCode>General</c:formatCode>
                <c:ptCount val="55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numCache>
            </c:numRef>
          </c:cat>
          <c:val>
            <c:numRef>
              <c:f>'No Residencial'!$J$4:$J$554</c:f>
              <c:numCache>
                <c:formatCode>General</c:formatCode>
                <c:ptCount val="551"/>
                <c:pt idx="0">
                  <c:v>3.86</c:v>
                </c:pt>
                <c:pt idx="1">
                  <c:v>3.86</c:v>
                </c:pt>
                <c:pt idx="2">
                  <c:v>3.86</c:v>
                </c:pt>
                <c:pt idx="3">
                  <c:v>3.86</c:v>
                </c:pt>
                <c:pt idx="4">
                  <c:v>3.86</c:v>
                </c:pt>
                <c:pt idx="5">
                  <c:v>3.86</c:v>
                </c:pt>
                <c:pt idx="6">
                  <c:v>2.56</c:v>
                </c:pt>
                <c:pt idx="7">
                  <c:v>2.9699999999999998</c:v>
                </c:pt>
                <c:pt idx="8">
                  <c:v>3.38</c:v>
                </c:pt>
                <c:pt idx="9">
                  <c:v>3.79</c:v>
                </c:pt>
                <c:pt idx="10">
                  <c:v>4.1999999999999993</c:v>
                </c:pt>
                <c:pt idx="11">
                  <c:v>4.6099999999999994</c:v>
                </c:pt>
                <c:pt idx="12">
                  <c:v>5.0199999999999996</c:v>
                </c:pt>
                <c:pt idx="13">
                  <c:v>5.43</c:v>
                </c:pt>
                <c:pt idx="14">
                  <c:v>5.839999999999999</c:v>
                </c:pt>
                <c:pt idx="15">
                  <c:v>6.2499999999999991</c:v>
                </c:pt>
                <c:pt idx="16">
                  <c:v>6.6599999999999993</c:v>
                </c:pt>
                <c:pt idx="17">
                  <c:v>7.0699999999999994</c:v>
                </c:pt>
                <c:pt idx="18">
                  <c:v>7.4799999999999995</c:v>
                </c:pt>
                <c:pt idx="19">
                  <c:v>7.8899999999999988</c:v>
                </c:pt>
                <c:pt idx="20">
                  <c:v>8.2999999999999989</c:v>
                </c:pt>
                <c:pt idx="21">
                  <c:v>17.161999999999999</c:v>
                </c:pt>
                <c:pt idx="22">
                  <c:v>17.884</c:v>
                </c:pt>
                <c:pt idx="23">
                  <c:v>18.605999999999998</c:v>
                </c:pt>
                <c:pt idx="24">
                  <c:v>19.327999999999999</c:v>
                </c:pt>
                <c:pt idx="25">
                  <c:v>20.05</c:v>
                </c:pt>
                <c:pt idx="26">
                  <c:v>20.771999999999998</c:v>
                </c:pt>
                <c:pt idx="27">
                  <c:v>21.494</c:v>
                </c:pt>
                <c:pt idx="28">
                  <c:v>22.216000000000001</c:v>
                </c:pt>
                <c:pt idx="29">
                  <c:v>22.937999999999999</c:v>
                </c:pt>
                <c:pt idx="30">
                  <c:v>23.66</c:v>
                </c:pt>
                <c:pt idx="31">
                  <c:v>32.931999999999995</c:v>
                </c:pt>
                <c:pt idx="32">
                  <c:v>33.903999999999996</c:v>
                </c:pt>
                <c:pt idx="33">
                  <c:v>34.875999999999998</c:v>
                </c:pt>
                <c:pt idx="34">
                  <c:v>35.847999999999999</c:v>
                </c:pt>
                <c:pt idx="35">
                  <c:v>36.819999999999993</c:v>
                </c:pt>
                <c:pt idx="36">
                  <c:v>37.791999999999994</c:v>
                </c:pt>
                <c:pt idx="37">
                  <c:v>38.763999999999996</c:v>
                </c:pt>
                <c:pt idx="38">
                  <c:v>39.735999999999997</c:v>
                </c:pt>
                <c:pt idx="39">
                  <c:v>40.707999999999998</c:v>
                </c:pt>
                <c:pt idx="40">
                  <c:v>41.679999999999993</c:v>
                </c:pt>
                <c:pt idx="41">
                  <c:v>42.651999999999994</c:v>
                </c:pt>
                <c:pt idx="42">
                  <c:v>43.623999999999995</c:v>
                </c:pt>
                <c:pt idx="43">
                  <c:v>44.595999999999997</c:v>
                </c:pt>
                <c:pt idx="44">
                  <c:v>45.567999999999998</c:v>
                </c:pt>
                <c:pt idx="45">
                  <c:v>46.54</c:v>
                </c:pt>
                <c:pt idx="46">
                  <c:v>47.511999999999993</c:v>
                </c:pt>
                <c:pt idx="47">
                  <c:v>48.483999999999995</c:v>
                </c:pt>
                <c:pt idx="48">
                  <c:v>49.455999999999996</c:v>
                </c:pt>
                <c:pt idx="49">
                  <c:v>50.427999999999997</c:v>
                </c:pt>
                <c:pt idx="50">
                  <c:v>51.4</c:v>
                </c:pt>
                <c:pt idx="51">
                  <c:v>65.322000000000003</c:v>
                </c:pt>
                <c:pt idx="52">
                  <c:v>66.543999999999997</c:v>
                </c:pt>
                <c:pt idx="53">
                  <c:v>67.766000000000005</c:v>
                </c:pt>
                <c:pt idx="54">
                  <c:v>68.988</c:v>
                </c:pt>
                <c:pt idx="55">
                  <c:v>70.209999999999994</c:v>
                </c:pt>
                <c:pt idx="56">
                  <c:v>71.432000000000002</c:v>
                </c:pt>
                <c:pt idx="57">
                  <c:v>72.653999999999996</c:v>
                </c:pt>
                <c:pt idx="58">
                  <c:v>73.876000000000005</c:v>
                </c:pt>
                <c:pt idx="59">
                  <c:v>75.097999999999999</c:v>
                </c:pt>
                <c:pt idx="60">
                  <c:v>76.319999999999993</c:v>
                </c:pt>
                <c:pt idx="61">
                  <c:v>96.141999999999996</c:v>
                </c:pt>
                <c:pt idx="62">
                  <c:v>97.664000000000001</c:v>
                </c:pt>
                <c:pt idx="63">
                  <c:v>99.185999999999993</c:v>
                </c:pt>
                <c:pt idx="64">
                  <c:v>100.708</c:v>
                </c:pt>
                <c:pt idx="65">
                  <c:v>102.23</c:v>
                </c:pt>
                <c:pt idx="66">
                  <c:v>103.752</c:v>
                </c:pt>
                <c:pt idx="67">
                  <c:v>105.274</c:v>
                </c:pt>
                <c:pt idx="68">
                  <c:v>106.79599999999999</c:v>
                </c:pt>
                <c:pt idx="69">
                  <c:v>108.318</c:v>
                </c:pt>
                <c:pt idx="70">
                  <c:v>109.84</c:v>
                </c:pt>
                <c:pt idx="71">
                  <c:v>111.36199999999999</c:v>
                </c:pt>
                <c:pt idx="72">
                  <c:v>112.884</c:v>
                </c:pt>
                <c:pt idx="73">
                  <c:v>114.40599999999999</c:v>
                </c:pt>
                <c:pt idx="74">
                  <c:v>115.928</c:v>
                </c:pt>
                <c:pt idx="75">
                  <c:v>117.45</c:v>
                </c:pt>
                <c:pt idx="76">
                  <c:v>118.97199999999999</c:v>
                </c:pt>
                <c:pt idx="77">
                  <c:v>120.494</c:v>
                </c:pt>
                <c:pt idx="78">
                  <c:v>122.01600000000001</c:v>
                </c:pt>
                <c:pt idx="79">
                  <c:v>123.538</c:v>
                </c:pt>
                <c:pt idx="80">
                  <c:v>125.06</c:v>
                </c:pt>
                <c:pt idx="81">
                  <c:v>126.58199999999999</c:v>
                </c:pt>
                <c:pt idx="82">
                  <c:v>128.10400000000001</c:v>
                </c:pt>
                <c:pt idx="83">
                  <c:v>129.626</c:v>
                </c:pt>
                <c:pt idx="84">
                  <c:v>131.148</c:v>
                </c:pt>
                <c:pt idx="85">
                  <c:v>132.67000000000002</c:v>
                </c:pt>
                <c:pt idx="86">
                  <c:v>134.19200000000001</c:v>
                </c:pt>
                <c:pt idx="87">
                  <c:v>135.71400000000003</c:v>
                </c:pt>
                <c:pt idx="88">
                  <c:v>137.23600000000002</c:v>
                </c:pt>
                <c:pt idx="89">
                  <c:v>138.75800000000001</c:v>
                </c:pt>
                <c:pt idx="90">
                  <c:v>140.28</c:v>
                </c:pt>
                <c:pt idx="91">
                  <c:v>160.30199999999999</c:v>
                </c:pt>
                <c:pt idx="92">
                  <c:v>162.024</c:v>
                </c:pt>
                <c:pt idx="93">
                  <c:v>163.74599999999998</c:v>
                </c:pt>
                <c:pt idx="94">
                  <c:v>165.46799999999999</c:v>
                </c:pt>
                <c:pt idx="95">
                  <c:v>167.19</c:v>
                </c:pt>
                <c:pt idx="96">
                  <c:v>168.91200000000001</c:v>
                </c:pt>
                <c:pt idx="97">
                  <c:v>170.63399999999999</c:v>
                </c:pt>
                <c:pt idx="98">
                  <c:v>172.35599999999999</c:v>
                </c:pt>
                <c:pt idx="99">
                  <c:v>174.078</c:v>
                </c:pt>
                <c:pt idx="100">
                  <c:v>175.79999999999998</c:v>
                </c:pt>
                <c:pt idx="101">
                  <c:v>188.02200000000002</c:v>
                </c:pt>
                <c:pt idx="102">
                  <c:v>189.84399999999999</c:v>
                </c:pt>
                <c:pt idx="103">
                  <c:v>191.666</c:v>
                </c:pt>
                <c:pt idx="104">
                  <c:v>193.488</c:v>
                </c:pt>
                <c:pt idx="105">
                  <c:v>195.31</c:v>
                </c:pt>
                <c:pt idx="106">
                  <c:v>197.13200000000001</c:v>
                </c:pt>
                <c:pt idx="107">
                  <c:v>198.95400000000001</c:v>
                </c:pt>
                <c:pt idx="108">
                  <c:v>200.77600000000001</c:v>
                </c:pt>
                <c:pt idx="109">
                  <c:v>202.59800000000001</c:v>
                </c:pt>
                <c:pt idx="110">
                  <c:v>204.42000000000002</c:v>
                </c:pt>
                <c:pt idx="111">
                  <c:v>206.24200000000002</c:v>
                </c:pt>
                <c:pt idx="112">
                  <c:v>208.06400000000002</c:v>
                </c:pt>
                <c:pt idx="113">
                  <c:v>209.886</c:v>
                </c:pt>
                <c:pt idx="114">
                  <c:v>211.708</c:v>
                </c:pt>
                <c:pt idx="115">
                  <c:v>213.53</c:v>
                </c:pt>
                <c:pt idx="116">
                  <c:v>215.352</c:v>
                </c:pt>
                <c:pt idx="117">
                  <c:v>217.17400000000001</c:v>
                </c:pt>
                <c:pt idx="118">
                  <c:v>218.99600000000001</c:v>
                </c:pt>
                <c:pt idx="119">
                  <c:v>220.81800000000001</c:v>
                </c:pt>
                <c:pt idx="120">
                  <c:v>222.64000000000001</c:v>
                </c:pt>
                <c:pt idx="121">
                  <c:v>224.46200000000002</c:v>
                </c:pt>
                <c:pt idx="122">
                  <c:v>226.28400000000002</c:v>
                </c:pt>
                <c:pt idx="123">
                  <c:v>228.10599999999999</c:v>
                </c:pt>
                <c:pt idx="124">
                  <c:v>229.928</c:v>
                </c:pt>
                <c:pt idx="125">
                  <c:v>231.75</c:v>
                </c:pt>
                <c:pt idx="126">
                  <c:v>233.572</c:v>
                </c:pt>
                <c:pt idx="127">
                  <c:v>235.39400000000001</c:v>
                </c:pt>
                <c:pt idx="128">
                  <c:v>237.21600000000001</c:v>
                </c:pt>
                <c:pt idx="129">
                  <c:v>239.03800000000001</c:v>
                </c:pt>
                <c:pt idx="130">
                  <c:v>240.86</c:v>
                </c:pt>
                <c:pt idx="131">
                  <c:v>242.68200000000002</c:v>
                </c:pt>
                <c:pt idx="132">
                  <c:v>244.50400000000002</c:v>
                </c:pt>
                <c:pt idx="133">
                  <c:v>246.32600000000002</c:v>
                </c:pt>
                <c:pt idx="134">
                  <c:v>248.148</c:v>
                </c:pt>
                <c:pt idx="135">
                  <c:v>249.97</c:v>
                </c:pt>
                <c:pt idx="136">
                  <c:v>251.792</c:v>
                </c:pt>
                <c:pt idx="137">
                  <c:v>253.614</c:v>
                </c:pt>
                <c:pt idx="138">
                  <c:v>255.43600000000001</c:v>
                </c:pt>
                <c:pt idx="139">
                  <c:v>257.25800000000004</c:v>
                </c:pt>
                <c:pt idx="140">
                  <c:v>259.08000000000004</c:v>
                </c:pt>
                <c:pt idx="141">
                  <c:v>260.90199999999999</c:v>
                </c:pt>
                <c:pt idx="142">
                  <c:v>262.72399999999999</c:v>
                </c:pt>
                <c:pt idx="143">
                  <c:v>264.54599999999999</c:v>
                </c:pt>
                <c:pt idx="144">
                  <c:v>266.36799999999999</c:v>
                </c:pt>
                <c:pt idx="145">
                  <c:v>268.19</c:v>
                </c:pt>
                <c:pt idx="146">
                  <c:v>270.012</c:v>
                </c:pt>
                <c:pt idx="147">
                  <c:v>271.834</c:v>
                </c:pt>
                <c:pt idx="148">
                  <c:v>273.65600000000001</c:v>
                </c:pt>
                <c:pt idx="149">
                  <c:v>275.47800000000001</c:v>
                </c:pt>
                <c:pt idx="150">
                  <c:v>277.3</c:v>
                </c:pt>
                <c:pt idx="151">
                  <c:v>279.12200000000001</c:v>
                </c:pt>
                <c:pt idx="152">
                  <c:v>280.94400000000002</c:v>
                </c:pt>
                <c:pt idx="153">
                  <c:v>282.76600000000002</c:v>
                </c:pt>
                <c:pt idx="154">
                  <c:v>284.58800000000002</c:v>
                </c:pt>
                <c:pt idx="155">
                  <c:v>286.41000000000003</c:v>
                </c:pt>
                <c:pt idx="156">
                  <c:v>288.23200000000003</c:v>
                </c:pt>
                <c:pt idx="157">
                  <c:v>290.05400000000003</c:v>
                </c:pt>
                <c:pt idx="158">
                  <c:v>291.87600000000003</c:v>
                </c:pt>
                <c:pt idx="159">
                  <c:v>293.69800000000004</c:v>
                </c:pt>
                <c:pt idx="160">
                  <c:v>295.52</c:v>
                </c:pt>
                <c:pt idx="161">
                  <c:v>297.34199999999998</c:v>
                </c:pt>
                <c:pt idx="162">
                  <c:v>299.16399999999999</c:v>
                </c:pt>
                <c:pt idx="163">
                  <c:v>300.98599999999999</c:v>
                </c:pt>
                <c:pt idx="164">
                  <c:v>302.80799999999999</c:v>
                </c:pt>
                <c:pt idx="165">
                  <c:v>304.63</c:v>
                </c:pt>
                <c:pt idx="166">
                  <c:v>306.452</c:v>
                </c:pt>
                <c:pt idx="167">
                  <c:v>308.274</c:v>
                </c:pt>
                <c:pt idx="168">
                  <c:v>310.096</c:v>
                </c:pt>
                <c:pt idx="169">
                  <c:v>311.91800000000001</c:v>
                </c:pt>
                <c:pt idx="170">
                  <c:v>313.74</c:v>
                </c:pt>
                <c:pt idx="171">
                  <c:v>315.56200000000001</c:v>
                </c:pt>
                <c:pt idx="172">
                  <c:v>317.38400000000001</c:v>
                </c:pt>
                <c:pt idx="173">
                  <c:v>319.20600000000002</c:v>
                </c:pt>
                <c:pt idx="174">
                  <c:v>321.02800000000002</c:v>
                </c:pt>
                <c:pt idx="175">
                  <c:v>322.85000000000002</c:v>
                </c:pt>
                <c:pt idx="176">
                  <c:v>324.67200000000003</c:v>
                </c:pt>
                <c:pt idx="177">
                  <c:v>326.49400000000003</c:v>
                </c:pt>
                <c:pt idx="178">
                  <c:v>328.31600000000003</c:v>
                </c:pt>
                <c:pt idx="179">
                  <c:v>330.13800000000003</c:v>
                </c:pt>
                <c:pt idx="180">
                  <c:v>331.96000000000004</c:v>
                </c:pt>
                <c:pt idx="181">
                  <c:v>333.78200000000004</c:v>
                </c:pt>
                <c:pt idx="182">
                  <c:v>335.60399999999998</c:v>
                </c:pt>
                <c:pt idx="183">
                  <c:v>337.42599999999999</c:v>
                </c:pt>
                <c:pt idx="184">
                  <c:v>339.24799999999999</c:v>
                </c:pt>
                <c:pt idx="185">
                  <c:v>341.07</c:v>
                </c:pt>
                <c:pt idx="186">
                  <c:v>342.892</c:v>
                </c:pt>
                <c:pt idx="187">
                  <c:v>344.714</c:v>
                </c:pt>
                <c:pt idx="188">
                  <c:v>346.536</c:v>
                </c:pt>
                <c:pt idx="189">
                  <c:v>348.358</c:v>
                </c:pt>
                <c:pt idx="190">
                  <c:v>350.18</c:v>
                </c:pt>
                <c:pt idx="191">
                  <c:v>352.00200000000001</c:v>
                </c:pt>
                <c:pt idx="192">
                  <c:v>353.82400000000001</c:v>
                </c:pt>
                <c:pt idx="193">
                  <c:v>355.64600000000002</c:v>
                </c:pt>
                <c:pt idx="194">
                  <c:v>357.46800000000002</c:v>
                </c:pt>
                <c:pt idx="195">
                  <c:v>359.29</c:v>
                </c:pt>
                <c:pt idx="196">
                  <c:v>361.11200000000002</c:v>
                </c:pt>
                <c:pt idx="197">
                  <c:v>362.93400000000003</c:v>
                </c:pt>
                <c:pt idx="198">
                  <c:v>364.75600000000003</c:v>
                </c:pt>
                <c:pt idx="199">
                  <c:v>366.57800000000003</c:v>
                </c:pt>
                <c:pt idx="200">
                  <c:v>368.40000000000003</c:v>
                </c:pt>
                <c:pt idx="201">
                  <c:v>370.22200000000004</c:v>
                </c:pt>
                <c:pt idx="202">
                  <c:v>372.04400000000004</c:v>
                </c:pt>
                <c:pt idx="203">
                  <c:v>373.86599999999999</c:v>
                </c:pt>
                <c:pt idx="204">
                  <c:v>375.68799999999999</c:v>
                </c:pt>
                <c:pt idx="205">
                  <c:v>377.51</c:v>
                </c:pt>
                <c:pt idx="206">
                  <c:v>379.33199999999999</c:v>
                </c:pt>
                <c:pt idx="207">
                  <c:v>381.154</c:v>
                </c:pt>
                <c:pt idx="208">
                  <c:v>382.976</c:v>
                </c:pt>
                <c:pt idx="209">
                  <c:v>384.798</c:v>
                </c:pt>
                <c:pt idx="210">
                  <c:v>386.62</c:v>
                </c:pt>
                <c:pt idx="211">
                  <c:v>388.44200000000001</c:v>
                </c:pt>
                <c:pt idx="212">
                  <c:v>390.26400000000001</c:v>
                </c:pt>
                <c:pt idx="213">
                  <c:v>392.08600000000001</c:v>
                </c:pt>
                <c:pt idx="214">
                  <c:v>393.90800000000002</c:v>
                </c:pt>
                <c:pt idx="215">
                  <c:v>395.73</c:v>
                </c:pt>
                <c:pt idx="216">
                  <c:v>397.55200000000002</c:v>
                </c:pt>
                <c:pt idx="217">
                  <c:v>399.37400000000002</c:v>
                </c:pt>
                <c:pt idx="218">
                  <c:v>401.19600000000003</c:v>
                </c:pt>
                <c:pt idx="219">
                  <c:v>403.01800000000003</c:v>
                </c:pt>
                <c:pt idx="220">
                  <c:v>404.84000000000003</c:v>
                </c:pt>
                <c:pt idx="221">
                  <c:v>406.66200000000003</c:v>
                </c:pt>
                <c:pt idx="222">
                  <c:v>408.48400000000004</c:v>
                </c:pt>
                <c:pt idx="223">
                  <c:v>410.30600000000004</c:v>
                </c:pt>
                <c:pt idx="224">
                  <c:v>412.12800000000004</c:v>
                </c:pt>
                <c:pt idx="225">
                  <c:v>413.95</c:v>
                </c:pt>
                <c:pt idx="226">
                  <c:v>415.77199999999999</c:v>
                </c:pt>
                <c:pt idx="227">
                  <c:v>417.59399999999999</c:v>
                </c:pt>
                <c:pt idx="228">
                  <c:v>419.416</c:v>
                </c:pt>
                <c:pt idx="229">
                  <c:v>421.238</c:v>
                </c:pt>
                <c:pt idx="230">
                  <c:v>423.06</c:v>
                </c:pt>
                <c:pt idx="231">
                  <c:v>424.88200000000001</c:v>
                </c:pt>
                <c:pt idx="232">
                  <c:v>426.70400000000001</c:v>
                </c:pt>
                <c:pt idx="233">
                  <c:v>428.52600000000001</c:v>
                </c:pt>
                <c:pt idx="234">
                  <c:v>430.34800000000001</c:v>
                </c:pt>
                <c:pt idx="235">
                  <c:v>432.17</c:v>
                </c:pt>
                <c:pt idx="236">
                  <c:v>433.99200000000002</c:v>
                </c:pt>
                <c:pt idx="237">
                  <c:v>435.81400000000002</c:v>
                </c:pt>
                <c:pt idx="238">
                  <c:v>437.63600000000002</c:v>
                </c:pt>
                <c:pt idx="239">
                  <c:v>439.45800000000003</c:v>
                </c:pt>
                <c:pt idx="240">
                  <c:v>441.28000000000003</c:v>
                </c:pt>
                <c:pt idx="241">
                  <c:v>443.10200000000003</c:v>
                </c:pt>
                <c:pt idx="242">
                  <c:v>444.92400000000004</c:v>
                </c:pt>
                <c:pt idx="243">
                  <c:v>446.74600000000004</c:v>
                </c:pt>
                <c:pt idx="244">
                  <c:v>448.56800000000004</c:v>
                </c:pt>
                <c:pt idx="245">
                  <c:v>450.39000000000004</c:v>
                </c:pt>
                <c:pt idx="246">
                  <c:v>452.21199999999999</c:v>
                </c:pt>
                <c:pt idx="247">
                  <c:v>454.03399999999999</c:v>
                </c:pt>
                <c:pt idx="248">
                  <c:v>455.85599999999999</c:v>
                </c:pt>
                <c:pt idx="249">
                  <c:v>457.678</c:v>
                </c:pt>
                <c:pt idx="250">
                  <c:v>459.5</c:v>
                </c:pt>
                <c:pt idx="251">
                  <c:v>461.322</c:v>
                </c:pt>
                <c:pt idx="252">
                  <c:v>463.14400000000001</c:v>
                </c:pt>
                <c:pt idx="253">
                  <c:v>464.96600000000001</c:v>
                </c:pt>
                <c:pt idx="254">
                  <c:v>466.78800000000001</c:v>
                </c:pt>
                <c:pt idx="255">
                  <c:v>468.61</c:v>
                </c:pt>
                <c:pt idx="256">
                  <c:v>470.43200000000002</c:v>
                </c:pt>
                <c:pt idx="257">
                  <c:v>472.25400000000002</c:v>
                </c:pt>
                <c:pt idx="258">
                  <c:v>474.07600000000002</c:v>
                </c:pt>
                <c:pt idx="259">
                  <c:v>475.89800000000002</c:v>
                </c:pt>
                <c:pt idx="260">
                  <c:v>477.72</c:v>
                </c:pt>
                <c:pt idx="261">
                  <c:v>479.54200000000003</c:v>
                </c:pt>
                <c:pt idx="262">
                  <c:v>481.36400000000003</c:v>
                </c:pt>
                <c:pt idx="263">
                  <c:v>483.18600000000004</c:v>
                </c:pt>
                <c:pt idx="264">
                  <c:v>485.00800000000004</c:v>
                </c:pt>
                <c:pt idx="265">
                  <c:v>486.83000000000004</c:v>
                </c:pt>
                <c:pt idx="266">
                  <c:v>488.65200000000004</c:v>
                </c:pt>
                <c:pt idx="267">
                  <c:v>490.47399999999999</c:v>
                </c:pt>
                <c:pt idx="268">
                  <c:v>492.29599999999999</c:v>
                </c:pt>
                <c:pt idx="269">
                  <c:v>494.11799999999999</c:v>
                </c:pt>
                <c:pt idx="270">
                  <c:v>495.94</c:v>
                </c:pt>
                <c:pt idx="271">
                  <c:v>497.762</c:v>
                </c:pt>
                <c:pt idx="272">
                  <c:v>499.584</c:v>
                </c:pt>
                <c:pt idx="273">
                  <c:v>501.40600000000001</c:v>
                </c:pt>
                <c:pt idx="274">
                  <c:v>503.22800000000001</c:v>
                </c:pt>
                <c:pt idx="275">
                  <c:v>505.05</c:v>
                </c:pt>
                <c:pt idx="276">
                  <c:v>506.87200000000001</c:v>
                </c:pt>
                <c:pt idx="277">
                  <c:v>508.69400000000002</c:v>
                </c:pt>
                <c:pt idx="278">
                  <c:v>510.51600000000002</c:v>
                </c:pt>
                <c:pt idx="279">
                  <c:v>512.33799999999997</c:v>
                </c:pt>
                <c:pt idx="280">
                  <c:v>514.16000000000008</c:v>
                </c:pt>
                <c:pt idx="281">
                  <c:v>515.98199999999997</c:v>
                </c:pt>
                <c:pt idx="282">
                  <c:v>517.80399999999997</c:v>
                </c:pt>
                <c:pt idx="283">
                  <c:v>519.62599999999998</c:v>
                </c:pt>
                <c:pt idx="284">
                  <c:v>521.44799999999998</c:v>
                </c:pt>
                <c:pt idx="285">
                  <c:v>523.27</c:v>
                </c:pt>
                <c:pt idx="286">
                  <c:v>525.09199999999998</c:v>
                </c:pt>
                <c:pt idx="287">
                  <c:v>526.91399999999999</c:v>
                </c:pt>
                <c:pt idx="288">
                  <c:v>528.73599999999999</c:v>
                </c:pt>
                <c:pt idx="289">
                  <c:v>530.55799999999999</c:v>
                </c:pt>
                <c:pt idx="290">
                  <c:v>532.38</c:v>
                </c:pt>
                <c:pt idx="291">
                  <c:v>534.202</c:v>
                </c:pt>
                <c:pt idx="292">
                  <c:v>536.024</c:v>
                </c:pt>
                <c:pt idx="293">
                  <c:v>537.846</c:v>
                </c:pt>
                <c:pt idx="294">
                  <c:v>539.66800000000001</c:v>
                </c:pt>
                <c:pt idx="295">
                  <c:v>541.49</c:v>
                </c:pt>
                <c:pt idx="296">
                  <c:v>543.31200000000001</c:v>
                </c:pt>
                <c:pt idx="297">
                  <c:v>545.13400000000001</c:v>
                </c:pt>
                <c:pt idx="298">
                  <c:v>546.95600000000002</c:v>
                </c:pt>
                <c:pt idx="299">
                  <c:v>548.77800000000002</c:v>
                </c:pt>
                <c:pt idx="300">
                  <c:v>550.6</c:v>
                </c:pt>
                <c:pt idx="301">
                  <c:v>552.42200000000003</c:v>
                </c:pt>
                <c:pt idx="302">
                  <c:v>554.24400000000003</c:v>
                </c:pt>
                <c:pt idx="303">
                  <c:v>556.06600000000003</c:v>
                </c:pt>
                <c:pt idx="304">
                  <c:v>557.88800000000003</c:v>
                </c:pt>
                <c:pt idx="305">
                  <c:v>559.71</c:v>
                </c:pt>
                <c:pt idx="306">
                  <c:v>561.53200000000004</c:v>
                </c:pt>
                <c:pt idx="307">
                  <c:v>563.35400000000004</c:v>
                </c:pt>
                <c:pt idx="308">
                  <c:v>565.17600000000004</c:v>
                </c:pt>
                <c:pt idx="309">
                  <c:v>566.99800000000005</c:v>
                </c:pt>
                <c:pt idx="310">
                  <c:v>568.82000000000005</c:v>
                </c:pt>
                <c:pt idx="311">
                  <c:v>570.64200000000005</c:v>
                </c:pt>
                <c:pt idx="312">
                  <c:v>572.46400000000006</c:v>
                </c:pt>
                <c:pt idx="313">
                  <c:v>574.28600000000006</c:v>
                </c:pt>
                <c:pt idx="314">
                  <c:v>576.10800000000006</c:v>
                </c:pt>
                <c:pt idx="315">
                  <c:v>577.93000000000006</c:v>
                </c:pt>
                <c:pt idx="316">
                  <c:v>579.75200000000007</c:v>
                </c:pt>
                <c:pt idx="317">
                  <c:v>581.57400000000007</c:v>
                </c:pt>
                <c:pt idx="318">
                  <c:v>583.39600000000007</c:v>
                </c:pt>
                <c:pt idx="319">
                  <c:v>585.21800000000007</c:v>
                </c:pt>
                <c:pt idx="320">
                  <c:v>587.04</c:v>
                </c:pt>
                <c:pt idx="321">
                  <c:v>588.86199999999997</c:v>
                </c:pt>
                <c:pt idx="322">
                  <c:v>590.68399999999997</c:v>
                </c:pt>
                <c:pt idx="323">
                  <c:v>592.50599999999997</c:v>
                </c:pt>
                <c:pt idx="324">
                  <c:v>594.32799999999997</c:v>
                </c:pt>
                <c:pt idx="325">
                  <c:v>596.15</c:v>
                </c:pt>
                <c:pt idx="326">
                  <c:v>597.97199999999998</c:v>
                </c:pt>
                <c:pt idx="327">
                  <c:v>599.79399999999998</c:v>
                </c:pt>
                <c:pt idx="328">
                  <c:v>601.61599999999999</c:v>
                </c:pt>
                <c:pt idx="329">
                  <c:v>603.43799999999999</c:v>
                </c:pt>
                <c:pt idx="330">
                  <c:v>605.26</c:v>
                </c:pt>
                <c:pt idx="331">
                  <c:v>607.08199999999999</c:v>
                </c:pt>
                <c:pt idx="332">
                  <c:v>608.904</c:v>
                </c:pt>
                <c:pt idx="333">
                  <c:v>610.726</c:v>
                </c:pt>
                <c:pt idx="334">
                  <c:v>612.548</c:v>
                </c:pt>
                <c:pt idx="335">
                  <c:v>614.37</c:v>
                </c:pt>
                <c:pt idx="336">
                  <c:v>616.19200000000001</c:v>
                </c:pt>
                <c:pt idx="337">
                  <c:v>618.01400000000001</c:v>
                </c:pt>
                <c:pt idx="338">
                  <c:v>619.83600000000001</c:v>
                </c:pt>
                <c:pt idx="339">
                  <c:v>621.65800000000002</c:v>
                </c:pt>
                <c:pt idx="340">
                  <c:v>623.48</c:v>
                </c:pt>
                <c:pt idx="341">
                  <c:v>625.30200000000002</c:v>
                </c:pt>
                <c:pt idx="342">
                  <c:v>627.12400000000002</c:v>
                </c:pt>
                <c:pt idx="343">
                  <c:v>628.94600000000003</c:v>
                </c:pt>
                <c:pt idx="344">
                  <c:v>630.76800000000003</c:v>
                </c:pt>
                <c:pt idx="345">
                  <c:v>632.59</c:v>
                </c:pt>
                <c:pt idx="346">
                  <c:v>634.41200000000003</c:v>
                </c:pt>
                <c:pt idx="347">
                  <c:v>636.23400000000004</c:v>
                </c:pt>
                <c:pt idx="348">
                  <c:v>638.05600000000004</c:v>
                </c:pt>
                <c:pt idx="349">
                  <c:v>639.87800000000004</c:v>
                </c:pt>
                <c:pt idx="350">
                  <c:v>641.70000000000005</c:v>
                </c:pt>
                <c:pt idx="351">
                  <c:v>643.52200000000005</c:v>
                </c:pt>
                <c:pt idx="352">
                  <c:v>645.34400000000005</c:v>
                </c:pt>
                <c:pt idx="353">
                  <c:v>647.16600000000005</c:v>
                </c:pt>
                <c:pt idx="354">
                  <c:v>648.98800000000006</c:v>
                </c:pt>
                <c:pt idx="355">
                  <c:v>650.81000000000006</c:v>
                </c:pt>
                <c:pt idx="356">
                  <c:v>652.63200000000006</c:v>
                </c:pt>
                <c:pt idx="357">
                  <c:v>654.45400000000006</c:v>
                </c:pt>
                <c:pt idx="358">
                  <c:v>656.27600000000007</c:v>
                </c:pt>
                <c:pt idx="359">
                  <c:v>658.09800000000007</c:v>
                </c:pt>
                <c:pt idx="360">
                  <c:v>659.92000000000007</c:v>
                </c:pt>
                <c:pt idx="361">
                  <c:v>661.74200000000008</c:v>
                </c:pt>
                <c:pt idx="362">
                  <c:v>663.56400000000008</c:v>
                </c:pt>
                <c:pt idx="363">
                  <c:v>665.38599999999997</c:v>
                </c:pt>
                <c:pt idx="364">
                  <c:v>667.20799999999997</c:v>
                </c:pt>
                <c:pt idx="365">
                  <c:v>669.03</c:v>
                </c:pt>
                <c:pt idx="366">
                  <c:v>670.85199999999998</c:v>
                </c:pt>
                <c:pt idx="367">
                  <c:v>672.67399999999998</c:v>
                </c:pt>
                <c:pt idx="368">
                  <c:v>674.49599999999998</c:v>
                </c:pt>
                <c:pt idx="369">
                  <c:v>676.31799999999998</c:v>
                </c:pt>
                <c:pt idx="370">
                  <c:v>678.14</c:v>
                </c:pt>
                <c:pt idx="371">
                  <c:v>679.96199999999999</c:v>
                </c:pt>
                <c:pt idx="372">
                  <c:v>681.78399999999999</c:v>
                </c:pt>
                <c:pt idx="373">
                  <c:v>683.60599999999999</c:v>
                </c:pt>
                <c:pt idx="374">
                  <c:v>685.428</c:v>
                </c:pt>
                <c:pt idx="375">
                  <c:v>687.25</c:v>
                </c:pt>
                <c:pt idx="376">
                  <c:v>689.072</c:v>
                </c:pt>
                <c:pt idx="377">
                  <c:v>690.89400000000001</c:v>
                </c:pt>
                <c:pt idx="378">
                  <c:v>692.71600000000001</c:v>
                </c:pt>
                <c:pt idx="379">
                  <c:v>694.53800000000001</c:v>
                </c:pt>
                <c:pt idx="380">
                  <c:v>696.36</c:v>
                </c:pt>
                <c:pt idx="381">
                  <c:v>698.18200000000002</c:v>
                </c:pt>
                <c:pt idx="382">
                  <c:v>700.00400000000002</c:v>
                </c:pt>
                <c:pt idx="383">
                  <c:v>701.82600000000002</c:v>
                </c:pt>
                <c:pt idx="384">
                  <c:v>703.64800000000002</c:v>
                </c:pt>
                <c:pt idx="385">
                  <c:v>705.47</c:v>
                </c:pt>
                <c:pt idx="386">
                  <c:v>707.29200000000003</c:v>
                </c:pt>
                <c:pt idx="387">
                  <c:v>709.11400000000003</c:v>
                </c:pt>
                <c:pt idx="388">
                  <c:v>710.93600000000004</c:v>
                </c:pt>
                <c:pt idx="389">
                  <c:v>712.75800000000004</c:v>
                </c:pt>
                <c:pt idx="390">
                  <c:v>714.58</c:v>
                </c:pt>
                <c:pt idx="391">
                  <c:v>716.40200000000004</c:v>
                </c:pt>
                <c:pt idx="392">
                  <c:v>718.22400000000005</c:v>
                </c:pt>
                <c:pt idx="393">
                  <c:v>720.04600000000005</c:v>
                </c:pt>
                <c:pt idx="394">
                  <c:v>721.86800000000005</c:v>
                </c:pt>
                <c:pt idx="395">
                  <c:v>723.69</c:v>
                </c:pt>
                <c:pt idx="396">
                  <c:v>725.51200000000006</c:v>
                </c:pt>
                <c:pt idx="397">
                  <c:v>727.33400000000006</c:v>
                </c:pt>
                <c:pt idx="398">
                  <c:v>729.15600000000006</c:v>
                </c:pt>
                <c:pt idx="399">
                  <c:v>730.97800000000007</c:v>
                </c:pt>
                <c:pt idx="400">
                  <c:v>732.80000000000007</c:v>
                </c:pt>
                <c:pt idx="401">
                  <c:v>734.62200000000007</c:v>
                </c:pt>
                <c:pt idx="402">
                  <c:v>736.44400000000007</c:v>
                </c:pt>
                <c:pt idx="403">
                  <c:v>738.26600000000008</c:v>
                </c:pt>
                <c:pt idx="404">
                  <c:v>740.08800000000008</c:v>
                </c:pt>
                <c:pt idx="405">
                  <c:v>741.91000000000008</c:v>
                </c:pt>
                <c:pt idx="406">
                  <c:v>743.73199999999997</c:v>
                </c:pt>
                <c:pt idx="407">
                  <c:v>745.55399999999997</c:v>
                </c:pt>
                <c:pt idx="408">
                  <c:v>747.37599999999998</c:v>
                </c:pt>
                <c:pt idx="409">
                  <c:v>749.19799999999998</c:v>
                </c:pt>
                <c:pt idx="410">
                  <c:v>751.02</c:v>
                </c:pt>
                <c:pt idx="411">
                  <c:v>752.84199999999998</c:v>
                </c:pt>
                <c:pt idx="412">
                  <c:v>754.66399999999999</c:v>
                </c:pt>
                <c:pt idx="413">
                  <c:v>756.48599999999999</c:v>
                </c:pt>
                <c:pt idx="414">
                  <c:v>758.30799999999999</c:v>
                </c:pt>
                <c:pt idx="415">
                  <c:v>760.13</c:v>
                </c:pt>
                <c:pt idx="416">
                  <c:v>761.952</c:v>
                </c:pt>
                <c:pt idx="417">
                  <c:v>763.774</c:v>
                </c:pt>
                <c:pt idx="418">
                  <c:v>765.596</c:v>
                </c:pt>
                <c:pt idx="419">
                  <c:v>767.41800000000001</c:v>
                </c:pt>
                <c:pt idx="420">
                  <c:v>769.24</c:v>
                </c:pt>
                <c:pt idx="421">
                  <c:v>771.06200000000001</c:v>
                </c:pt>
                <c:pt idx="422">
                  <c:v>772.88400000000001</c:v>
                </c:pt>
                <c:pt idx="423">
                  <c:v>774.70600000000002</c:v>
                </c:pt>
                <c:pt idx="424">
                  <c:v>776.52800000000002</c:v>
                </c:pt>
                <c:pt idx="425">
                  <c:v>778.35</c:v>
                </c:pt>
                <c:pt idx="426">
                  <c:v>780.17200000000003</c:v>
                </c:pt>
                <c:pt idx="427">
                  <c:v>781.99400000000003</c:v>
                </c:pt>
                <c:pt idx="428">
                  <c:v>783.81600000000003</c:v>
                </c:pt>
                <c:pt idx="429">
                  <c:v>785.63800000000003</c:v>
                </c:pt>
                <c:pt idx="430">
                  <c:v>787.46</c:v>
                </c:pt>
                <c:pt idx="431">
                  <c:v>789.28200000000004</c:v>
                </c:pt>
                <c:pt idx="432">
                  <c:v>791.10400000000004</c:v>
                </c:pt>
                <c:pt idx="433">
                  <c:v>792.92600000000004</c:v>
                </c:pt>
                <c:pt idx="434">
                  <c:v>794.74800000000005</c:v>
                </c:pt>
                <c:pt idx="435">
                  <c:v>796.57</c:v>
                </c:pt>
                <c:pt idx="436">
                  <c:v>798.39200000000005</c:v>
                </c:pt>
                <c:pt idx="437">
                  <c:v>800.21400000000006</c:v>
                </c:pt>
                <c:pt idx="438">
                  <c:v>802.03600000000006</c:v>
                </c:pt>
                <c:pt idx="439">
                  <c:v>803.85800000000006</c:v>
                </c:pt>
                <c:pt idx="440">
                  <c:v>805.68000000000006</c:v>
                </c:pt>
                <c:pt idx="441">
                  <c:v>807.50200000000007</c:v>
                </c:pt>
                <c:pt idx="442">
                  <c:v>809.32400000000007</c:v>
                </c:pt>
                <c:pt idx="443">
                  <c:v>811.14600000000007</c:v>
                </c:pt>
                <c:pt idx="444">
                  <c:v>812.96800000000007</c:v>
                </c:pt>
                <c:pt idx="445">
                  <c:v>814.79000000000008</c:v>
                </c:pt>
                <c:pt idx="446">
                  <c:v>816.61200000000008</c:v>
                </c:pt>
                <c:pt idx="447">
                  <c:v>818.43400000000008</c:v>
                </c:pt>
                <c:pt idx="448">
                  <c:v>820.25600000000009</c:v>
                </c:pt>
                <c:pt idx="449">
                  <c:v>822.07799999999997</c:v>
                </c:pt>
                <c:pt idx="450">
                  <c:v>823.9</c:v>
                </c:pt>
                <c:pt idx="451">
                  <c:v>825.72199999999998</c:v>
                </c:pt>
                <c:pt idx="452">
                  <c:v>827.54399999999998</c:v>
                </c:pt>
                <c:pt idx="453">
                  <c:v>829.36599999999999</c:v>
                </c:pt>
                <c:pt idx="454">
                  <c:v>831.18799999999999</c:v>
                </c:pt>
                <c:pt idx="455">
                  <c:v>833.01</c:v>
                </c:pt>
                <c:pt idx="456">
                  <c:v>834.83199999999999</c:v>
                </c:pt>
                <c:pt idx="457">
                  <c:v>836.654</c:v>
                </c:pt>
                <c:pt idx="458">
                  <c:v>838.476</c:v>
                </c:pt>
                <c:pt idx="459">
                  <c:v>840.298</c:v>
                </c:pt>
                <c:pt idx="460">
                  <c:v>842.12</c:v>
                </c:pt>
                <c:pt idx="461">
                  <c:v>843.94200000000001</c:v>
                </c:pt>
                <c:pt idx="462">
                  <c:v>845.76400000000001</c:v>
                </c:pt>
                <c:pt idx="463">
                  <c:v>847.58600000000001</c:v>
                </c:pt>
                <c:pt idx="464">
                  <c:v>849.40800000000002</c:v>
                </c:pt>
                <c:pt idx="465">
                  <c:v>851.23</c:v>
                </c:pt>
                <c:pt idx="466">
                  <c:v>853.05200000000002</c:v>
                </c:pt>
                <c:pt idx="467">
                  <c:v>854.87400000000002</c:v>
                </c:pt>
                <c:pt idx="468">
                  <c:v>856.69600000000003</c:v>
                </c:pt>
                <c:pt idx="469">
                  <c:v>858.51800000000003</c:v>
                </c:pt>
                <c:pt idx="470">
                  <c:v>860.34</c:v>
                </c:pt>
                <c:pt idx="471">
                  <c:v>862.16200000000003</c:v>
                </c:pt>
                <c:pt idx="472">
                  <c:v>863.98400000000004</c:v>
                </c:pt>
                <c:pt idx="473">
                  <c:v>865.80600000000004</c:v>
                </c:pt>
                <c:pt idx="474">
                  <c:v>867.62800000000004</c:v>
                </c:pt>
                <c:pt idx="475">
                  <c:v>869.45</c:v>
                </c:pt>
                <c:pt idx="476">
                  <c:v>871.27200000000005</c:v>
                </c:pt>
                <c:pt idx="477">
                  <c:v>873.09400000000005</c:v>
                </c:pt>
                <c:pt idx="478">
                  <c:v>874.91600000000005</c:v>
                </c:pt>
                <c:pt idx="479">
                  <c:v>876.73800000000006</c:v>
                </c:pt>
                <c:pt idx="480">
                  <c:v>878.56000000000006</c:v>
                </c:pt>
                <c:pt idx="481">
                  <c:v>880.38200000000006</c:v>
                </c:pt>
                <c:pt idx="482">
                  <c:v>882.20400000000006</c:v>
                </c:pt>
                <c:pt idx="483">
                  <c:v>884.02600000000007</c:v>
                </c:pt>
                <c:pt idx="484">
                  <c:v>885.84800000000007</c:v>
                </c:pt>
                <c:pt idx="485">
                  <c:v>887.67000000000007</c:v>
                </c:pt>
                <c:pt idx="486">
                  <c:v>889.49200000000008</c:v>
                </c:pt>
                <c:pt idx="487">
                  <c:v>891.31400000000008</c:v>
                </c:pt>
                <c:pt idx="488">
                  <c:v>893.13600000000008</c:v>
                </c:pt>
                <c:pt idx="489">
                  <c:v>894.95800000000008</c:v>
                </c:pt>
                <c:pt idx="490">
                  <c:v>896.78000000000009</c:v>
                </c:pt>
                <c:pt idx="491">
                  <c:v>898.60199999999998</c:v>
                </c:pt>
                <c:pt idx="492">
                  <c:v>900.42399999999998</c:v>
                </c:pt>
                <c:pt idx="493">
                  <c:v>902.24599999999998</c:v>
                </c:pt>
                <c:pt idx="494">
                  <c:v>904.06799999999998</c:v>
                </c:pt>
                <c:pt idx="495">
                  <c:v>905.89</c:v>
                </c:pt>
                <c:pt idx="496">
                  <c:v>907.71199999999999</c:v>
                </c:pt>
                <c:pt idx="497">
                  <c:v>909.53399999999999</c:v>
                </c:pt>
                <c:pt idx="498">
                  <c:v>911.35599999999999</c:v>
                </c:pt>
                <c:pt idx="499">
                  <c:v>913.178</c:v>
                </c:pt>
                <c:pt idx="500">
                  <c:v>915</c:v>
                </c:pt>
                <c:pt idx="501">
                  <c:v>917.822</c:v>
                </c:pt>
                <c:pt idx="502">
                  <c:v>919.64400000000001</c:v>
                </c:pt>
                <c:pt idx="503">
                  <c:v>921.46600000000001</c:v>
                </c:pt>
                <c:pt idx="504">
                  <c:v>923.28800000000001</c:v>
                </c:pt>
                <c:pt idx="505">
                  <c:v>925.11</c:v>
                </c:pt>
                <c:pt idx="506">
                  <c:v>926.93200000000002</c:v>
                </c:pt>
                <c:pt idx="507">
                  <c:v>928.75400000000002</c:v>
                </c:pt>
                <c:pt idx="508">
                  <c:v>930.57600000000002</c:v>
                </c:pt>
                <c:pt idx="509">
                  <c:v>932.39800000000002</c:v>
                </c:pt>
                <c:pt idx="510">
                  <c:v>934.22</c:v>
                </c:pt>
                <c:pt idx="511">
                  <c:v>936.04200000000003</c:v>
                </c:pt>
                <c:pt idx="512">
                  <c:v>937.86400000000003</c:v>
                </c:pt>
                <c:pt idx="513">
                  <c:v>939.68600000000004</c:v>
                </c:pt>
                <c:pt idx="514">
                  <c:v>941.50800000000004</c:v>
                </c:pt>
                <c:pt idx="515">
                  <c:v>943.33</c:v>
                </c:pt>
                <c:pt idx="516">
                  <c:v>945.15200000000004</c:v>
                </c:pt>
                <c:pt idx="517">
                  <c:v>946.97400000000005</c:v>
                </c:pt>
                <c:pt idx="518">
                  <c:v>948.79600000000005</c:v>
                </c:pt>
                <c:pt idx="519">
                  <c:v>950.61800000000005</c:v>
                </c:pt>
                <c:pt idx="520">
                  <c:v>952.44</c:v>
                </c:pt>
                <c:pt idx="521">
                  <c:v>954.26200000000006</c:v>
                </c:pt>
                <c:pt idx="522">
                  <c:v>956.08400000000006</c:v>
                </c:pt>
                <c:pt idx="523">
                  <c:v>957.90600000000006</c:v>
                </c:pt>
                <c:pt idx="524">
                  <c:v>959.72800000000007</c:v>
                </c:pt>
                <c:pt idx="525">
                  <c:v>961.55000000000007</c:v>
                </c:pt>
                <c:pt idx="526">
                  <c:v>963.37200000000007</c:v>
                </c:pt>
                <c:pt idx="527">
                  <c:v>965.19400000000007</c:v>
                </c:pt>
                <c:pt idx="528">
                  <c:v>967.01600000000008</c:v>
                </c:pt>
                <c:pt idx="529">
                  <c:v>968.83800000000008</c:v>
                </c:pt>
                <c:pt idx="530">
                  <c:v>970.66000000000008</c:v>
                </c:pt>
                <c:pt idx="531">
                  <c:v>972.48200000000008</c:v>
                </c:pt>
                <c:pt idx="532">
                  <c:v>974.30400000000009</c:v>
                </c:pt>
                <c:pt idx="533">
                  <c:v>976.12600000000009</c:v>
                </c:pt>
                <c:pt idx="534">
                  <c:v>977.94799999999998</c:v>
                </c:pt>
                <c:pt idx="535">
                  <c:v>979.77</c:v>
                </c:pt>
                <c:pt idx="536">
                  <c:v>981.59199999999998</c:v>
                </c:pt>
                <c:pt idx="537">
                  <c:v>983.41399999999999</c:v>
                </c:pt>
                <c:pt idx="538">
                  <c:v>985.23599999999999</c:v>
                </c:pt>
                <c:pt idx="539">
                  <c:v>987.05799999999999</c:v>
                </c:pt>
                <c:pt idx="540">
                  <c:v>988.88</c:v>
                </c:pt>
                <c:pt idx="541">
                  <c:v>990.702</c:v>
                </c:pt>
                <c:pt idx="542">
                  <c:v>992.524</c:v>
                </c:pt>
                <c:pt idx="543">
                  <c:v>994.346</c:v>
                </c:pt>
                <c:pt idx="544">
                  <c:v>996.16800000000001</c:v>
                </c:pt>
                <c:pt idx="545">
                  <c:v>997.99</c:v>
                </c:pt>
                <c:pt idx="546">
                  <c:v>999.81200000000001</c:v>
                </c:pt>
                <c:pt idx="547">
                  <c:v>1001.634</c:v>
                </c:pt>
                <c:pt idx="548">
                  <c:v>1003.456</c:v>
                </c:pt>
                <c:pt idx="549">
                  <c:v>1005.278</c:v>
                </c:pt>
                <c:pt idx="550">
                  <c:v>1007.1</c:v>
                </c:pt>
              </c:numCache>
            </c:numRef>
          </c:val>
          <c:smooth val="0"/>
          <c:extLst>
            <c:ext xmlns:c16="http://schemas.microsoft.com/office/drawing/2014/chart" uri="{C3380CC4-5D6E-409C-BE32-E72D297353CC}">
              <c16:uniqueId val="{00000001-8437-4636-B196-952E5EB9335E}"/>
            </c:ext>
          </c:extLst>
        </c:ser>
        <c:ser>
          <c:idx val="0"/>
          <c:order val="2"/>
          <c:tx>
            <c:v>2009</c:v>
          </c:tx>
          <c:spPr>
            <a:ln w="31750" cap="rnd">
              <a:solidFill>
                <a:schemeClr val="accent1"/>
              </a:solidFill>
              <a:round/>
            </a:ln>
            <a:effectLst/>
          </c:spPr>
          <c:marker>
            <c:symbol val="none"/>
          </c:marker>
          <c:cat>
            <c:numRef>
              <c:f>'No Residencial'!$B$4:$B$554</c:f>
              <c:numCache>
                <c:formatCode>General</c:formatCode>
                <c:ptCount val="55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numCache>
            </c:numRef>
          </c:cat>
          <c:val>
            <c:numRef>
              <c:f>'No Residencial'!$G$4:$G$554</c:f>
              <c:numCache>
                <c:formatCode>General</c:formatCode>
                <c:ptCount val="551"/>
                <c:pt idx="0">
                  <c:v>3.86</c:v>
                </c:pt>
                <c:pt idx="1">
                  <c:v>3.86</c:v>
                </c:pt>
                <c:pt idx="2">
                  <c:v>3.86</c:v>
                </c:pt>
                <c:pt idx="3">
                  <c:v>3.86</c:v>
                </c:pt>
                <c:pt idx="4">
                  <c:v>3.86</c:v>
                </c:pt>
                <c:pt idx="5">
                  <c:v>3.86</c:v>
                </c:pt>
                <c:pt idx="6">
                  <c:v>2.56</c:v>
                </c:pt>
                <c:pt idx="7">
                  <c:v>2.9699999999999998</c:v>
                </c:pt>
                <c:pt idx="8">
                  <c:v>3.38</c:v>
                </c:pt>
                <c:pt idx="9">
                  <c:v>3.79</c:v>
                </c:pt>
                <c:pt idx="10">
                  <c:v>4.1999999999999993</c:v>
                </c:pt>
                <c:pt idx="11">
                  <c:v>4.6099999999999994</c:v>
                </c:pt>
                <c:pt idx="12">
                  <c:v>5.0199999999999996</c:v>
                </c:pt>
                <c:pt idx="13">
                  <c:v>5.43</c:v>
                </c:pt>
                <c:pt idx="14">
                  <c:v>5.839999999999999</c:v>
                </c:pt>
                <c:pt idx="15">
                  <c:v>6.2499999999999991</c:v>
                </c:pt>
                <c:pt idx="16">
                  <c:v>6.6599999999999993</c:v>
                </c:pt>
                <c:pt idx="17">
                  <c:v>7.0699999999999994</c:v>
                </c:pt>
                <c:pt idx="18">
                  <c:v>7.4799999999999995</c:v>
                </c:pt>
                <c:pt idx="19">
                  <c:v>7.8899999999999988</c:v>
                </c:pt>
                <c:pt idx="20">
                  <c:v>8.2999999999999989</c:v>
                </c:pt>
                <c:pt idx="21">
                  <c:v>17.161999999999999</c:v>
                </c:pt>
                <c:pt idx="22">
                  <c:v>17.884</c:v>
                </c:pt>
                <c:pt idx="23">
                  <c:v>18.605999999999998</c:v>
                </c:pt>
                <c:pt idx="24">
                  <c:v>19.327999999999999</c:v>
                </c:pt>
                <c:pt idx="25">
                  <c:v>20.05</c:v>
                </c:pt>
                <c:pt idx="26">
                  <c:v>20.771999999999998</c:v>
                </c:pt>
                <c:pt idx="27">
                  <c:v>21.494</c:v>
                </c:pt>
                <c:pt idx="28">
                  <c:v>22.216000000000001</c:v>
                </c:pt>
                <c:pt idx="29">
                  <c:v>22.937999999999999</c:v>
                </c:pt>
                <c:pt idx="30">
                  <c:v>23.66</c:v>
                </c:pt>
                <c:pt idx="31">
                  <c:v>32.931999999999995</c:v>
                </c:pt>
                <c:pt idx="32">
                  <c:v>33.903999999999996</c:v>
                </c:pt>
                <c:pt idx="33">
                  <c:v>34.875999999999998</c:v>
                </c:pt>
                <c:pt idx="34">
                  <c:v>35.847999999999999</c:v>
                </c:pt>
                <c:pt idx="35">
                  <c:v>36.819999999999993</c:v>
                </c:pt>
                <c:pt idx="36">
                  <c:v>37.791999999999994</c:v>
                </c:pt>
                <c:pt idx="37">
                  <c:v>38.763999999999996</c:v>
                </c:pt>
                <c:pt idx="38">
                  <c:v>39.735999999999997</c:v>
                </c:pt>
                <c:pt idx="39">
                  <c:v>40.707999999999998</c:v>
                </c:pt>
                <c:pt idx="40">
                  <c:v>41.679999999999993</c:v>
                </c:pt>
                <c:pt idx="41">
                  <c:v>42.651999999999994</c:v>
                </c:pt>
                <c:pt idx="42">
                  <c:v>43.623999999999995</c:v>
                </c:pt>
                <c:pt idx="43">
                  <c:v>44.595999999999997</c:v>
                </c:pt>
                <c:pt idx="44">
                  <c:v>45.567999999999998</c:v>
                </c:pt>
                <c:pt idx="45">
                  <c:v>46.54</c:v>
                </c:pt>
                <c:pt idx="46">
                  <c:v>47.511999999999993</c:v>
                </c:pt>
                <c:pt idx="47">
                  <c:v>48.483999999999995</c:v>
                </c:pt>
                <c:pt idx="48">
                  <c:v>49.455999999999996</c:v>
                </c:pt>
                <c:pt idx="49">
                  <c:v>50.427999999999997</c:v>
                </c:pt>
                <c:pt idx="50">
                  <c:v>51.4</c:v>
                </c:pt>
                <c:pt idx="51">
                  <c:v>65.322000000000003</c:v>
                </c:pt>
                <c:pt idx="52">
                  <c:v>66.543999999999997</c:v>
                </c:pt>
                <c:pt idx="53">
                  <c:v>67.766000000000005</c:v>
                </c:pt>
                <c:pt idx="54">
                  <c:v>68.988</c:v>
                </c:pt>
                <c:pt idx="55">
                  <c:v>70.209999999999994</c:v>
                </c:pt>
                <c:pt idx="56">
                  <c:v>71.432000000000002</c:v>
                </c:pt>
                <c:pt idx="57">
                  <c:v>72.653999999999996</c:v>
                </c:pt>
                <c:pt idx="58">
                  <c:v>73.876000000000005</c:v>
                </c:pt>
                <c:pt idx="59">
                  <c:v>75.097999999999999</c:v>
                </c:pt>
                <c:pt idx="60">
                  <c:v>76.319999999999993</c:v>
                </c:pt>
                <c:pt idx="61">
                  <c:v>96.141999999999996</c:v>
                </c:pt>
                <c:pt idx="62">
                  <c:v>97.664000000000001</c:v>
                </c:pt>
                <c:pt idx="63">
                  <c:v>99.185999999999993</c:v>
                </c:pt>
                <c:pt idx="64">
                  <c:v>100.708</c:v>
                </c:pt>
                <c:pt idx="65">
                  <c:v>102.23</c:v>
                </c:pt>
                <c:pt idx="66">
                  <c:v>103.752</c:v>
                </c:pt>
                <c:pt idx="67">
                  <c:v>105.274</c:v>
                </c:pt>
                <c:pt idx="68">
                  <c:v>106.79599999999999</c:v>
                </c:pt>
                <c:pt idx="69">
                  <c:v>108.318</c:v>
                </c:pt>
                <c:pt idx="70">
                  <c:v>109.84</c:v>
                </c:pt>
                <c:pt idx="71">
                  <c:v>111.36199999999999</c:v>
                </c:pt>
                <c:pt idx="72">
                  <c:v>112.884</c:v>
                </c:pt>
                <c:pt idx="73">
                  <c:v>114.40599999999999</c:v>
                </c:pt>
                <c:pt idx="74">
                  <c:v>115.928</c:v>
                </c:pt>
                <c:pt idx="75">
                  <c:v>117.45</c:v>
                </c:pt>
                <c:pt idx="76">
                  <c:v>118.97199999999999</c:v>
                </c:pt>
                <c:pt idx="77">
                  <c:v>120.494</c:v>
                </c:pt>
                <c:pt idx="78">
                  <c:v>122.01600000000001</c:v>
                </c:pt>
                <c:pt idx="79">
                  <c:v>123.538</c:v>
                </c:pt>
                <c:pt idx="80">
                  <c:v>125.06</c:v>
                </c:pt>
                <c:pt idx="81">
                  <c:v>126.58199999999999</c:v>
                </c:pt>
                <c:pt idx="82">
                  <c:v>128.10400000000001</c:v>
                </c:pt>
                <c:pt idx="83">
                  <c:v>129.626</c:v>
                </c:pt>
                <c:pt idx="84">
                  <c:v>131.148</c:v>
                </c:pt>
                <c:pt idx="85">
                  <c:v>132.67000000000002</c:v>
                </c:pt>
                <c:pt idx="86">
                  <c:v>134.19200000000001</c:v>
                </c:pt>
                <c:pt idx="87">
                  <c:v>135.71400000000003</c:v>
                </c:pt>
                <c:pt idx="88">
                  <c:v>137.23600000000002</c:v>
                </c:pt>
                <c:pt idx="89">
                  <c:v>138.75800000000001</c:v>
                </c:pt>
                <c:pt idx="90">
                  <c:v>140.28</c:v>
                </c:pt>
                <c:pt idx="91">
                  <c:v>160.30199999999999</c:v>
                </c:pt>
                <c:pt idx="92">
                  <c:v>162.024</c:v>
                </c:pt>
                <c:pt idx="93">
                  <c:v>163.74599999999998</c:v>
                </c:pt>
                <c:pt idx="94">
                  <c:v>165.46799999999999</c:v>
                </c:pt>
                <c:pt idx="95">
                  <c:v>167.19</c:v>
                </c:pt>
                <c:pt idx="96">
                  <c:v>168.91200000000001</c:v>
                </c:pt>
                <c:pt idx="97">
                  <c:v>170.63399999999999</c:v>
                </c:pt>
                <c:pt idx="98">
                  <c:v>172.35599999999999</c:v>
                </c:pt>
                <c:pt idx="99">
                  <c:v>174.078</c:v>
                </c:pt>
                <c:pt idx="100">
                  <c:v>175.79999999999998</c:v>
                </c:pt>
                <c:pt idx="101">
                  <c:v>188.02200000000002</c:v>
                </c:pt>
                <c:pt idx="102">
                  <c:v>189.84399999999999</c:v>
                </c:pt>
                <c:pt idx="103">
                  <c:v>191.666</c:v>
                </c:pt>
                <c:pt idx="104">
                  <c:v>193.488</c:v>
                </c:pt>
                <c:pt idx="105">
                  <c:v>195.31</c:v>
                </c:pt>
                <c:pt idx="106">
                  <c:v>197.13200000000001</c:v>
                </c:pt>
                <c:pt idx="107">
                  <c:v>198.95400000000001</c:v>
                </c:pt>
                <c:pt idx="108">
                  <c:v>200.77600000000001</c:v>
                </c:pt>
                <c:pt idx="109">
                  <c:v>202.59800000000001</c:v>
                </c:pt>
                <c:pt idx="110">
                  <c:v>204.42000000000002</c:v>
                </c:pt>
                <c:pt idx="111">
                  <c:v>206.24200000000002</c:v>
                </c:pt>
                <c:pt idx="112">
                  <c:v>208.06400000000002</c:v>
                </c:pt>
                <c:pt idx="113">
                  <c:v>209.886</c:v>
                </c:pt>
                <c:pt idx="114">
                  <c:v>211.708</c:v>
                </c:pt>
                <c:pt idx="115">
                  <c:v>213.53</c:v>
                </c:pt>
                <c:pt idx="116">
                  <c:v>215.352</c:v>
                </c:pt>
                <c:pt idx="117">
                  <c:v>217.17400000000001</c:v>
                </c:pt>
                <c:pt idx="118">
                  <c:v>218.99600000000001</c:v>
                </c:pt>
                <c:pt idx="119">
                  <c:v>220.81800000000001</c:v>
                </c:pt>
                <c:pt idx="120">
                  <c:v>222.64000000000001</c:v>
                </c:pt>
                <c:pt idx="121">
                  <c:v>224.46200000000002</c:v>
                </c:pt>
                <c:pt idx="122">
                  <c:v>226.28400000000002</c:v>
                </c:pt>
                <c:pt idx="123">
                  <c:v>228.10599999999999</c:v>
                </c:pt>
                <c:pt idx="124">
                  <c:v>229.928</c:v>
                </c:pt>
                <c:pt idx="125">
                  <c:v>231.75</c:v>
                </c:pt>
                <c:pt idx="126">
                  <c:v>233.572</c:v>
                </c:pt>
                <c:pt idx="127">
                  <c:v>235.39400000000001</c:v>
                </c:pt>
                <c:pt idx="128">
                  <c:v>237.21600000000001</c:v>
                </c:pt>
                <c:pt idx="129">
                  <c:v>239.03800000000001</c:v>
                </c:pt>
                <c:pt idx="130">
                  <c:v>240.86</c:v>
                </c:pt>
                <c:pt idx="131">
                  <c:v>242.68200000000002</c:v>
                </c:pt>
                <c:pt idx="132">
                  <c:v>244.50400000000002</c:v>
                </c:pt>
                <c:pt idx="133">
                  <c:v>246.32600000000002</c:v>
                </c:pt>
                <c:pt idx="134">
                  <c:v>248.148</c:v>
                </c:pt>
                <c:pt idx="135">
                  <c:v>249.97</c:v>
                </c:pt>
                <c:pt idx="136">
                  <c:v>251.792</c:v>
                </c:pt>
                <c:pt idx="137">
                  <c:v>253.614</c:v>
                </c:pt>
                <c:pt idx="138">
                  <c:v>255.43600000000001</c:v>
                </c:pt>
                <c:pt idx="139">
                  <c:v>257.25800000000004</c:v>
                </c:pt>
                <c:pt idx="140">
                  <c:v>259.08000000000004</c:v>
                </c:pt>
                <c:pt idx="141">
                  <c:v>260.90199999999999</c:v>
                </c:pt>
                <c:pt idx="142">
                  <c:v>262.72399999999999</c:v>
                </c:pt>
                <c:pt idx="143">
                  <c:v>264.54599999999999</c:v>
                </c:pt>
                <c:pt idx="144">
                  <c:v>266.36799999999999</c:v>
                </c:pt>
                <c:pt idx="145">
                  <c:v>268.19</c:v>
                </c:pt>
                <c:pt idx="146">
                  <c:v>270.012</c:v>
                </c:pt>
                <c:pt idx="147">
                  <c:v>271.834</c:v>
                </c:pt>
                <c:pt idx="148">
                  <c:v>273.65600000000001</c:v>
                </c:pt>
                <c:pt idx="149">
                  <c:v>275.47800000000001</c:v>
                </c:pt>
                <c:pt idx="150">
                  <c:v>277.3</c:v>
                </c:pt>
                <c:pt idx="151">
                  <c:v>279.12200000000001</c:v>
                </c:pt>
                <c:pt idx="152">
                  <c:v>280.94400000000002</c:v>
                </c:pt>
                <c:pt idx="153">
                  <c:v>282.76600000000002</c:v>
                </c:pt>
                <c:pt idx="154">
                  <c:v>284.58800000000002</c:v>
                </c:pt>
                <c:pt idx="155">
                  <c:v>286.41000000000003</c:v>
                </c:pt>
                <c:pt idx="156">
                  <c:v>288.23200000000003</c:v>
                </c:pt>
                <c:pt idx="157">
                  <c:v>290.05400000000003</c:v>
                </c:pt>
                <c:pt idx="158">
                  <c:v>291.87600000000003</c:v>
                </c:pt>
                <c:pt idx="159">
                  <c:v>293.69800000000004</c:v>
                </c:pt>
                <c:pt idx="160">
                  <c:v>295.52</c:v>
                </c:pt>
                <c:pt idx="161">
                  <c:v>297.34199999999998</c:v>
                </c:pt>
                <c:pt idx="162">
                  <c:v>299.16399999999999</c:v>
                </c:pt>
                <c:pt idx="163">
                  <c:v>300.98599999999999</c:v>
                </c:pt>
                <c:pt idx="164">
                  <c:v>302.80799999999999</c:v>
                </c:pt>
                <c:pt idx="165">
                  <c:v>304.63</c:v>
                </c:pt>
                <c:pt idx="166">
                  <c:v>306.452</c:v>
                </c:pt>
                <c:pt idx="167">
                  <c:v>308.274</c:v>
                </c:pt>
                <c:pt idx="168">
                  <c:v>310.096</c:v>
                </c:pt>
                <c:pt idx="169">
                  <c:v>311.91800000000001</c:v>
                </c:pt>
                <c:pt idx="170">
                  <c:v>313.74</c:v>
                </c:pt>
                <c:pt idx="171">
                  <c:v>315.56200000000001</c:v>
                </c:pt>
                <c:pt idx="172">
                  <c:v>317.38400000000001</c:v>
                </c:pt>
                <c:pt idx="173">
                  <c:v>319.20600000000002</c:v>
                </c:pt>
                <c:pt idx="174">
                  <c:v>321.02800000000002</c:v>
                </c:pt>
                <c:pt idx="175">
                  <c:v>322.85000000000002</c:v>
                </c:pt>
                <c:pt idx="176">
                  <c:v>324.67200000000003</c:v>
                </c:pt>
                <c:pt idx="177">
                  <c:v>326.49400000000003</c:v>
                </c:pt>
                <c:pt idx="178">
                  <c:v>328.31600000000003</c:v>
                </c:pt>
                <c:pt idx="179">
                  <c:v>330.13800000000003</c:v>
                </c:pt>
                <c:pt idx="180">
                  <c:v>331.96000000000004</c:v>
                </c:pt>
                <c:pt idx="181">
                  <c:v>333.78200000000004</c:v>
                </c:pt>
                <c:pt idx="182">
                  <c:v>335.60399999999998</c:v>
                </c:pt>
                <c:pt idx="183">
                  <c:v>337.42599999999999</c:v>
                </c:pt>
                <c:pt idx="184">
                  <c:v>339.24799999999999</c:v>
                </c:pt>
                <c:pt idx="185">
                  <c:v>341.07</c:v>
                </c:pt>
                <c:pt idx="186">
                  <c:v>342.892</c:v>
                </c:pt>
                <c:pt idx="187">
                  <c:v>344.714</c:v>
                </c:pt>
                <c:pt idx="188">
                  <c:v>346.536</c:v>
                </c:pt>
                <c:pt idx="189">
                  <c:v>348.358</c:v>
                </c:pt>
                <c:pt idx="190">
                  <c:v>350.18</c:v>
                </c:pt>
                <c:pt idx="191">
                  <c:v>352.00200000000001</c:v>
                </c:pt>
                <c:pt idx="192">
                  <c:v>353.82400000000001</c:v>
                </c:pt>
                <c:pt idx="193">
                  <c:v>355.64600000000002</c:v>
                </c:pt>
                <c:pt idx="194">
                  <c:v>357.46800000000002</c:v>
                </c:pt>
                <c:pt idx="195">
                  <c:v>359.29</c:v>
                </c:pt>
                <c:pt idx="196">
                  <c:v>361.11200000000002</c:v>
                </c:pt>
                <c:pt idx="197">
                  <c:v>362.93400000000003</c:v>
                </c:pt>
                <c:pt idx="198">
                  <c:v>364.75600000000003</c:v>
                </c:pt>
                <c:pt idx="199">
                  <c:v>366.57800000000003</c:v>
                </c:pt>
                <c:pt idx="200">
                  <c:v>368.40000000000003</c:v>
                </c:pt>
                <c:pt idx="201">
                  <c:v>370.22200000000004</c:v>
                </c:pt>
                <c:pt idx="202">
                  <c:v>372.04400000000004</c:v>
                </c:pt>
                <c:pt idx="203">
                  <c:v>373.86599999999999</c:v>
                </c:pt>
                <c:pt idx="204">
                  <c:v>375.68799999999999</c:v>
                </c:pt>
                <c:pt idx="205">
                  <c:v>377.51</c:v>
                </c:pt>
                <c:pt idx="206">
                  <c:v>379.33199999999999</c:v>
                </c:pt>
                <c:pt idx="207">
                  <c:v>381.154</c:v>
                </c:pt>
                <c:pt idx="208">
                  <c:v>382.976</c:v>
                </c:pt>
                <c:pt idx="209">
                  <c:v>384.798</c:v>
                </c:pt>
                <c:pt idx="210">
                  <c:v>386.62</c:v>
                </c:pt>
                <c:pt idx="211">
                  <c:v>388.44200000000001</c:v>
                </c:pt>
                <c:pt idx="212">
                  <c:v>390.26400000000001</c:v>
                </c:pt>
                <c:pt idx="213">
                  <c:v>392.08600000000001</c:v>
                </c:pt>
                <c:pt idx="214">
                  <c:v>393.90800000000002</c:v>
                </c:pt>
                <c:pt idx="215">
                  <c:v>395.73</c:v>
                </c:pt>
                <c:pt idx="216">
                  <c:v>397.55200000000002</c:v>
                </c:pt>
                <c:pt idx="217">
                  <c:v>399.37400000000002</c:v>
                </c:pt>
                <c:pt idx="218">
                  <c:v>401.19600000000003</c:v>
                </c:pt>
                <c:pt idx="219">
                  <c:v>403.01800000000003</c:v>
                </c:pt>
                <c:pt idx="220">
                  <c:v>404.84000000000003</c:v>
                </c:pt>
                <c:pt idx="221">
                  <c:v>406.66200000000003</c:v>
                </c:pt>
                <c:pt idx="222">
                  <c:v>408.48400000000004</c:v>
                </c:pt>
                <c:pt idx="223">
                  <c:v>410.30600000000004</c:v>
                </c:pt>
                <c:pt idx="224">
                  <c:v>412.12800000000004</c:v>
                </c:pt>
                <c:pt idx="225">
                  <c:v>413.95</c:v>
                </c:pt>
                <c:pt idx="226">
                  <c:v>415.77199999999999</c:v>
                </c:pt>
                <c:pt idx="227">
                  <c:v>417.59399999999999</c:v>
                </c:pt>
                <c:pt idx="228">
                  <c:v>419.416</c:v>
                </c:pt>
                <c:pt idx="229">
                  <c:v>421.238</c:v>
                </c:pt>
                <c:pt idx="230">
                  <c:v>423.06</c:v>
                </c:pt>
                <c:pt idx="231">
                  <c:v>424.88200000000001</c:v>
                </c:pt>
                <c:pt idx="232">
                  <c:v>426.70400000000001</c:v>
                </c:pt>
                <c:pt idx="233">
                  <c:v>428.52600000000001</c:v>
                </c:pt>
                <c:pt idx="234">
                  <c:v>430.34800000000001</c:v>
                </c:pt>
                <c:pt idx="235">
                  <c:v>432.17</c:v>
                </c:pt>
                <c:pt idx="236">
                  <c:v>433.99200000000002</c:v>
                </c:pt>
                <c:pt idx="237">
                  <c:v>435.81400000000002</c:v>
                </c:pt>
                <c:pt idx="238">
                  <c:v>437.63600000000002</c:v>
                </c:pt>
                <c:pt idx="239">
                  <c:v>439.45800000000003</c:v>
                </c:pt>
                <c:pt idx="240">
                  <c:v>441.28000000000003</c:v>
                </c:pt>
                <c:pt idx="241">
                  <c:v>443.10200000000003</c:v>
                </c:pt>
                <c:pt idx="242">
                  <c:v>444.92400000000004</c:v>
                </c:pt>
                <c:pt idx="243">
                  <c:v>446.74600000000004</c:v>
                </c:pt>
                <c:pt idx="244">
                  <c:v>448.56800000000004</c:v>
                </c:pt>
                <c:pt idx="245">
                  <c:v>450.39000000000004</c:v>
                </c:pt>
                <c:pt idx="246">
                  <c:v>452.21199999999999</c:v>
                </c:pt>
                <c:pt idx="247">
                  <c:v>454.03399999999999</c:v>
                </c:pt>
                <c:pt idx="248">
                  <c:v>455.85599999999999</c:v>
                </c:pt>
                <c:pt idx="249">
                  <c:v>457.678</c:v>
                </c:pt>
                <c:pt idx="250">
                  <c:v>459.5</c:v>
                </c:pt>
                <c:pt idx="251">
                  <c:v>461.322</c:v>
                </c:pt>
                <c:pt idx="252">
                  <c:v>463.14400000000001</c:v>
                </c:pt>
                <c:pt idx="253">
                  <c:v>464.96600000000001</c:v>
                </c:pt>
                <c:pt idx="254">
                  <c:v>466.78800000000001</c:v>
                </c:pt>
                <c:pt idx="255">
                  <c:v>468.61</c:v>
                </c:pt>
                <c:pt idx="256">
                  <c:v>470.43200000000002</c:v>
                </c:pt>
                <c:pt idx="257">
                  <c:v>472.25400000000002</c:v>
                </c:pt>
                <c:pt idx="258">
                  <c:v>474.07600000000002</c:v>
                </c:pt>
                <c:pt idx="259">
                  <c:v>475.89800000000002</c:v>
                </c:pt>
                <c:pt idx="260">
                  <c:v>477.72</c:v>
                </c:pt>
                <c:pt idx="261">
                  <c:v>479.54200000000003</c:v>
                </c:pt>
                <c:pt idx="262">
                  <c:v>481.36400000000003</c:v>
                </c:pt>
                <c:pt idx="263">
                  <c:v>483.18600000000004</c:v>
                </c:pt>
                <c:pt idx="264">
                  <c:v>485.00800000000004</c:v>
                </c:pt>
                <c:pt idx="265">
                  <c:v>486.83000000000004</c:v>
                </c:pt>
                <c:pt idx="266">
                  <c:v>488.65200000000004</c:v>
                </c:pt>
                <c:pt idx="267">
                  <c:v>490.47399999999999</c:v>
                </c:pt>
                <c:pt idx="268">
                  <c:v>492.29599999999999</c:v>
                </c:pt>
                <c:pt idx="269">
                  <c:v>494.11799999999999</c:v>
                </c:pt>
                <c:pt idx="270">
                  <c:v>495.94</c:v>
                </c:pt>
                <c:pt idx="271">
                  <c:v>497.762</c:v>
                </c:pt>
                <c:pt idx="272">
                  <c:v>499.584</c:v>
                </c:pt>
                <c:pt idx="273">
                  <c:v>501.40600000000001</c:v>
                </c:pt>
                <c:pt idx="274">
                  <c:v>503.22800000000001</c:v>
                </c:pt>
                <c:pt idx="275">
                  <c:v>505.05</c:v>
                </c:pt>
                <c:pt idx="276">
                  <c:v>506.87200000000001</c:v>
                </c:pt>
                <c:pt idx="277">
                  <c:v>508.69400000000002</c:v>
                </c:pt>
                <c:pt idx="278">
                  <c:v>510.51600000000002</c:v>
                </c:pt>
                <c:pt idx="279">
                  <c:v>512.33799999999997</c:v>
                </c:pt>
                <c:pt idx="280">
                  <c:v>514.16000000000008</c:v>
                </c:pt>
                <c:pt idx="281">
                  <c:v>515.98199999999997</c:v>
                </c:pt>
                <c:pt idx="282">
                  <c:v>517.80399999999997</c:v>
                </c:pt>
                <c:pt idx="283">
                  <c:v>519.62599999999998</c:v>
                </c:pt>
                <c:pt idx="284">
                  <c:v>521.44799999999998</c:v>
                </c:pt>
                <c:pt idx="285">
                  <c:v>523.27</c:v>
                </c:pt>
                <c:pt idx="286">
                  <c:v>525.09199999999998</c:v>
                </c:pt>
                <c:pt idx="287">
                  <c:v>526.91399999999999</c:v>
                </c:pt>
                <c:pt idx="288">
                  <c:v>528.73599999999999</c:v>
                </c:pt>
                <c:pt idx="289">
                  <c:v>530.55799999999999</c:v>
                </c:pt>
                <c:pt idx="290">
                  <c:v>532.38</c:v>
                </c:pt>
                <c:pt idx="291">
                  <c:v>534.202</c:v>
                </c:pt>
                <c:pt idx="292">
                  <c:v>536.024</c:v>
                </c:pt>
                <c:pt idx="293">
                  <c:v>537.846</c:v>
                </c:pt>
                <c:pt idx="294">
                  <c:v>539.66800000000001</c:v>
                </c:pt>
                <c:pt idx="295">
                  <c:v>541.49</c:v>
                </c:pt>
                <c:pt idx="296">
                  <c:v>543.31200000000001</c:v>
                </c:pt>
                <c:pt idx="297">
                  <c:v>545.13400000000001</c:v>
                </c:pt>
                <c:pt idx="298">
                  <c:v>546.95600000000002</c:v>
                </c:pt>
                <c:pt idx="299">
                  <c:v>548.77800000000002</c:v>
                </c:pt>
                <c:pt idx="300">
                  <c:v>550.6</c:v>
                </c:pt>
                <c:pt idx="301">
                  <c:v>552.42200000000003</c:v>
                </c:pt>
                <c:pt idx="302">
                  <c:v>554.24400000000003</c:v>
                </c:pt>
                <c:pt idx="303">
                  <c:v>556.06600000000003</c:v>
                </c:pt>
                <c:pt idx="304">
                  <c:v>557.88800000000003</c:v>
                </c:pt>
                <c:pt idx="305">
                  <c:v>559.71</c:v>
                </c:pt>
                <c:pt idx="306">
                  <c:v>561.53200000000004</c:v>
                </c:pt>
                <c:pt idx="307">
                  <c:v>563.35400000000004</c:v>
                </c:pt>
                <c:pt idx="308">
                  <c:v>565.17600000000004</c:v>
                </c:pt>
                <c:pt idx="309">
                  <c:v>566.99800000000005</c:v>
                </c:pt>
                <c:pt idx="310">
                  <c:v>568.82000000000005</c:v>
                </c:pt>
                <c:pt idx="311">
                  <c:v>570.64200000000005</c:v>
                </c:pt>
                <c:pt idx="312">
                  <c:v>572.46400000000006</c:v>
                </c:pt>
                <c:pt idx="313">
                  <c:v>574.28600000000006</c:v>
                </c:pt>
                <c:pt idx="314">
                  <c:v>576.10800000000006</c:v>
                </c:pt>
                <c:pt idx="315">
                  <c:v>577.93000000000006</c:v>
                </c:pt>
                <c:pt idx="316">
                  <c:v>579.75200000000007</c:v>
                </c:pt>
                <c:pt idx="317">
                  <c:v>581.57400000000007</c:v>
                </c:pt>
                <c:pt idx="318">
                  <c:v>583.39600000000007</c:v>
                </c:pt>
                <c:pt idx="319">
                  <c:v>585.21800000000007</c:v>
                </c:pt>
                <c:pt idx="320">
                  <c:v>587.04</c:v>
                </c:pt>
                <c:pt idx="321">
                  <c:v>588.86199999999997</c:v>
                </c:pt>
                <c:pt idx="322">
                  <c:v>590.68399999999997</c:v>
                </c:pt>
                <c:pt idx="323">
                  <c:v>592.50599999999997</c:v>
                </c:pt>
                <c:pt idx="324">
                  <c:v>594.32799999999997</c:v>
                </c:pt>
                <c:pt idx="325">
                  <c:v>596.15</c:v>
                </c:pt>
                <c:pt idx="326">
                  <c:v>597.97199999999998</c:v>
                </c:pt>
                <c:pt idx="327">
                  <c:v>599.79399999999998</c:v>
                </c:pt>
                <c:pt idx="328">
                  <c:v>601.61599999999999</c:v>
                </c:pt>
                <c:pt idx="329">
                  <c:v>603.43799999999999</c:v>
                </c:pt>
                <c:pt idx="330">
                  <c:v>605.26</c:v>
                </c:pt>
                <c:pt idx="331">
                  <c:v>607.08199999999999</c:v>
                </c:pt>
                <c:pt idx="332">
                  <c:v>608.904</c:v>
                </c:pt>
                <c:pt idx="333">
                  <c:v>610.726</c:v>
                </c:pt>
                <c:pt idx="334">
                  <c:v>612.548</c:v>
                </c:pt>
                <c:pt idx="335">
                  <c:v>614.37</c:v>
                </c:pt>
                <c:pt idx="336">
                  <c:v>616.19200000000001</c:v>
                </c:pt>
                <c:pt idx="337">
                  <c:v>618.01400000000001</c:v>
                </c:pt>
                <c:pt idx="338">
                  <c:v>619.83600000000001</c:v>
                </c:pt>
                <c:pt idx="339">
                  <c:v>621.65800000000002</c:v>
                </c:pt>
                <c:pt idx="340">
                  <c:v>623.48</c:v>
                </c:pt>
                <c:pt idx="341">
                  <c:v>625.30200000000002</c:v>
                </c:pt>
                <c:pt idx="342">
                  <c:v>627.12400000000002</c:v>
                </c:pt>
                <c:pt idx="343">
                  <c:v>628.94600000000003</c:v>
                </c:pt>
                <c:pt idx="344">
                  <c:v>630.76800000000003</c:v>
                </c:pt>
                <c:pt idx="345">
                  <c:v>632.59</c:v>
                </c:pt>
                <c:pt idx="346">
                  <c:v>634.41200000000003</c:v>
                </c:pt>
                <c:pt idx="347">
                  <c:v>636.23400000000004</c:v>
                </c:pt>
                <c:pt idx="348">
                  <c:v>638.05600000000004</c:v>
                </c:pt>
                <c:pt idx="349">
                  <c:v>639.87800000000004</c:v>
                </c:pt>
                <c:pt idx="350">
                  <c:v>641.70000000000005</c:v>
                </c:pt>
                <c:pt idx="351">
                  <c:v>643.52200000000005</c:v>
                </c:pt>
                <c:pt idx="352">
                  <c:v>645.34400000000005</c:v>
                </c:pt>
                <c:pt idx="353">
                  <c:v>647.16600000000005</c:v>
                </c:pt>
                <c:pt idx="354">
                  <c:v>648.98800000000006</c:v>
                </c:pt>
                <c:pt idx="355">
                  <c:v>650.81000000000006</c:v>
                </c:pt>
                <c:pt idx="356">
                  <c:v>652.63200000000006</c:v>
                </c:pt>
                <c:pt idx="357">
                  <c:v>654.45400000000006</c:v>
                </c:pt>
                <c:pt idx="358">
                  <c:v>656.27600000000007</c:v>
                </c:pt>
                <c:pt idx="359">
                  <c:v>658.09800000000007</c:v>
                </c:pt>
                <c:pt idx="360">
                  <c:v>659.92000000000007</c:v>
                </c:pt>
                <c:pt idx="361">
                  <c:v>661.74200000000008</c:v>
                </c:pt>
                <c:pt idx="362">
                  <c:v>663.56400000000008</c:v>
                </c:pt>
                <c:pt idx="363">
                  <c:v>665.38599999999997</c:v>
                </c:pt>
                <c:pt idx="364">
                  <c:v>667.20799999999997</c:v>
                </c:pt>
                <c:pt idx="365">
                  <c:v>669.03</c:v>
                </c:pt>
                <c:pt idx="366">
                  <c:v>670.85199999999998</c:v>
                </c:pt>
                <c:pt idx="367">
                  <c:v>672.67399999999998</c:v>
                </c:pt>
                <c:pt idx="368">
                  <c:v>674.49599999999998</c:v>
                </c:pt>
                <c:pt idx="369">
                  <c:v>676.31799999999998</c:v>
                </c:pt>
                <c:pt idx="370">
                  <c:v>678.14</c:v>
                </c:pt>
                <c:pt idx="371">
                  <c:v>679.96199999999999</c:v>
                </c:pt>
                <c:pt idx="372">
                  <c:v>681.78399999999999</c:v>
                </c:pt>
                <c:pt idx="373">
                  <c:v>683.60599999999999</c:v>
                </c:pt>
                <c:pt idx="374">
                  <c:v>685.428</c:v>
                </c:pt>
                <c:pt idx="375">
                  <c:v>687.25</c:v>
                </c:pt>
                <c:pt idx="376">
                  <c:v>689.072</c:v>
                </c:pt>
                <c:pt idx="377">
                  <c:v>690.89400000000001</c:v>
                </c:pt>
                <c:pt idx="378">
                  <c:v>692.71600000000001</c:v>
                </c:pt>
                <c:pt idx="379">
                  <c:v>694.53800000000001</c:v>
                </c:pt>
                <c:pt idx="380">
                  <c:v>696.36</c:v>
                </c:pt>
                <c:pt idx="381">
                  <c:v>698.18200000000002</c:v>
                </c:pt>
                <c:pt idx="382">
                  <c:v>700.00400000000002</c:v>
                </c:pt>
                <c:pt idx="383">
                  <c:v>701.82600000000002</c:v>
                </c:pt>
                <c:pt idx="384">
                  <c:v>703.64800000000002</c:v>
                </c:pt>
                <c:pt idx="385">
                  <c:v>705.47</c:v>
                </c:pt>
                <c:pt idx="386">
                  <c:v>707.29200000000003</c:v>
                </c:pt>
                <c:pt idx="387">
                  <c:v>709.11400000000003</c:v>
                </c:pt>
                <c:pt idx="388">
                  <c:v>710.93600000000004</c:v>
                </c:pt>
                <c:pt idx="389">
                  <c:v>712.75800000000004</c:v>
                </c:pt>
                <c:pt idx="390">
                  <c:v>714.58</c:v>
                </c:pt>
                <c:pt idx="391">
                  <c:v>716.40200000000004</c:v>
                </c:pt>
                <c:pt idx="392">
                  <c:v>718.22400000000005</c:v>
                </c:pt>
                <c:pt idx="393">
                  <c:v>720.04600000000005</c:v>
                </c:pt>
                <c:pt idx="394">
                  <c:v>721.86800000000005</c:v>
                </c:pt>
                <c:pt idx="395">
                  <c:v>723.69</c:v>
                </c:pt>
                <c:pt idx="396">
                  <c:v>725.51200000000006</c:v>
                </c:pt>
                <c:pt idx="397">
                  <c:v>727.33400000000006</c:v>
                </c:pt>
                <c:pt idx="398">
                  <c:v>729.15600000000006</c:v>
                </c:pt>
                <c:pt idx="399">
                  <c:v>730.97800000000007</c:v>
                </c:pt>
                <c:pt idx="400">
                  <c:v>732.80000000000007</c:v>
                </c:pt>
                <c:pt idx="401">
                  <c:v>734.62200000000007</c:v>
                </c:pt>
                <c:pt idx="402">
                  <c:v>736.44400000000007</c:v>
                </c:pt>
                <c:pt idx="403">
                  <c:v>738.26600000000008</c:v>
                </c:pt>
                <c:pt idx="404">
                  <c:v>740.08800000000008</c:v>
                </c:pt>
                <c:pt idx="405">
                  <c:v>741.91000000000008</c:v>
                </c:pt>
                <c:pt idx="406">
                  <c:v>743.73199999999997</c:v>
                </c:pt>
                <c:pt idx="407">
                  <c:v>745.55399999999997</c:v>
                </c:pt>
                <c:pt idx="408">
                  <c:v>747.37599999999998</c:v>
                </c:pt>
                <c:pt idx="409">
                  <c:v>749.19799999999998</c:v>
                </c:pt>
                <c:pt idx="410">
                  <c:v>751.02</c:v>
                </c:pt>
                <c:pt idx="411">
                  <c:v>752.84199999999998</c:v>
                </c:pt>
                <c:pt idx="412">
                  <c:v>754.66399999999999</c:v>
                </c:pt>
                <c:pt idx="413">
                  <c:v>756.48599999999999</c:v>
                </c:pt>
                <c:pt idx="414">
                  <c:v>758.30799999999999</c:v>
                </c:pt>
                <c:pt idx="415">
                  <c:v>760.13</c:v>
                </c:pt>
                <c:pt idx="416">
                  <c:v>761.952</c:v>
                </c:pt>
                <c:pt idx="417">
                  <c:v>763.774</c:v>
                </c:pt>
                <c:pt idx="418">
                  <c:v>765.596</c:v>
                </c:pt>
                <c:pt idx="419">
                  <c:v>767.41800000000001</c:v>
                </c:pt>
                <c:pt idx="420">
                  <c:v>769.24</c:v>
                </c:pt>
                <c:pt idx="421">
                  <c:v>771.06200000000001</c:v>
                </c:pt>
                <c:pt idx="422">
                  <c:v>772.88400000000001</c:v>
                </c:pt>
                <c:pt idx="423">
                  <c:v>774.70600000000002</c:v>
                </c:pt>
                <c:pt idx="424">
                  <c:v>776.52800000000002</c:v>
                </c:pt>
                <c:pt idx="425">
                  <c:v>778.35</c:v>
                </c:pt>
                <c:pt idx="426">
                  <c:v>780.17200000000003</c:v>
                </c:pt>
                <c:pt idx="427">
                  <c:v>781.99400000000003</c:v>
                </c:pt>
                <c:pt idx="428">
                  <c:v>783.81600000000003</c:v>
                </c:pt>
                <c:pt idx="429">
                  <c:v>785.63800000000003</c:v>
                </c:pt>
                <c:pt idx="430">
                  <c:v>787.46</c:v>
                </c:pt>
                <c:pt idx="431">
                  <c:v>789.28200000000004</c:v>
                </c:pt>
                <c:pt idx="432">
                  <c:v>791.10400000000004</c:v>
                </c:pt>
                <c:pt idx="433">
                  <c:v>792.92600000000004</c:v>
                </c:pt>
                <c:pt idx="434">
                  <c:v>794.74800000000005</c:v>
                </c:pt>
                <c:pt idx="435">
                  <c:v>796.57</c:v>
                </c:pt>
                <c:pt idx="436">
                  <c:v>798.39200000000005</c:v>
                </c:pt>
                <c:pt idx="437">
                  <c:v>800.21400000000006</c:v>
                </c:pt>
                <c:pt idx="438">
                  <c:v>802.03600000000006</c:v>
                </c:pt>
                <c:pt idx="439">
                  <c:v>803.85800000000006</c:v>
                </c:pt>
                <c:pt idx="440">
                  <c:v>805.68000000000006</c:v>
                </c:pt>
                <c:pt idx="441">
                  <c:v>807.50200000000007</c:v>
                </c:pt>
                <c:pt idx="442">
                  <c:v>809.32400000000007</c:v>
                </c:pt>
                <c:pt idx="443">
                  <c:v>811.14600000000007</c:v>
                </c:pt>
                <c:pt idx="444">
                  <c:v>812.96800000000007</c:v>
                </c:pt>
                <c:pt idx="445">
                  <c:v>814.79000000000008</c:v>
                </c:pt>
                <c:pt idx="446">
                  <c:v>816.61200000000008</c:v>
                </c:pt>
                <c:pt idx="447">
                  <c:v>818.43400000000008</c:v>
                </c:pt>
                <c:pt idx="448">
                  <c:v>820.25600000000009</c:v>
                </c:pt>
                <c:pt idx="449">
                  <c:v>822.07799999999997</c:v>
                </c:pt>
                <c:pt idx="450">
                  <c:v>823.9</c:v>
                </c:pt>
                <c:pt idx="451">
                  <c:v>825.72199999999998</c:v>
                </c:pt>
                <c:pt idx="452">
                  <c:v>827.54399999999998</c:v>
                </c:pt>
                <c:pt idx="453">
                  <c:v>829.36599999999999</c:v>
                </c:pt>
                <c:pt idx="454">
                  <c:v>831.18799999999999</c:v>
                </c:pt>
                <c:pt idx="455">
                  <c:v>833.01</c:v>
                </c:pt>
                <c:pt idx="456">
                  <c:v>834.83199999999999</c:v>
                </c:pt>
                <c:pt idx="457">
                  <c:v>836.654</c:v>
                </c:pt>
                <c:pt idx="458">
                  <c:v>838.476</c:v>
                </c:pt>
                <c:pt idx="459">
                  <c:v>840.298</c:v>
                </c:pt>
                <c:pt idx="460">
                  <c:v>842.12</c:v>
                </c:pt>
                <c:pt idx="461">
                  <c:v>843.94200000000001</c:v>
                </c:pt>
                <c:pt idx="462">
                  <c:v>845.76400000000001</c:v>
                </c:pt>
                <c:pt idx="463">
                  <c:v>847.58600000000001</c:v>
                </c:pt>
                <c:pt idx="464">
                  <c:v>849.40800000000002</c:v>
                </c:pt>
                <c:pt idx="465">
                  <c:v>851.23</c:v>
                </c:pt>
                <c:pt idx="466">
                  <c:v>853.05200000000002</c:v>
                </c:pt>
                <c:pt idx="467">
                  <c:v>854.87400000000002</c:v>
                </c:pt>
                <c:pt idx="468">
                  <c:v>856.69600000000003</c:v>
                </c:pt>
                <c:pt idx="469">
                  <c:v>858.51800000000003</c:v>
                </c:pt>
                <c:pt idx="470">
                  <c:v>860.34</c:v>
                </c:pt>
                <c:pt idx="471">
                  <c:v>862.16200000000003</c:v>
                </c:pt>
                <c:pt idx="472">
                  <c:v>863.98400000000004</c:v>
                </c:pt>
                <c:pt idx="473">
                  <c:v>865.80600000000004</c:v>
                </c:pt>
                <c:pt idx="474">
                  <c:v>867.62800000000004</c:v>
                </c:pt>
                <c:pt idx="475">
                  <c:v>869.45</c:v>
                </c:pt>
                <c:pt idx="476">
                  <c:v>871.27200000000005</c:v>
                </c:pt>
                <c:pt idx="477">
                  <c:v>873.09400000000005</c:v>
                </c:pt>
                <c:pt idx="478">
                  <c:v>874.91600000000005</c:v>
                </c:pt>
                <c:pt idx="479">
                  <c:v>876.73800000000006</c:v>
                </c:pt>
                <c:pt idx="480">
                  <c:v>878.56000000000006</c:v>
                </c:pt>
                <c:pt idx="481">
                  <c:v>880.38200000000006</c:v>
                </c:pt>
                <c:pt idx="482">
                  <c:v>882.20400000000006</c:v>
                </c:pt>
                <c:pt idx="483">
                  <c:v>884.02600000000007</c:v>
                </c:pt>
                <c:pt idx="484">
                  <c:v>885.84800000000007</c:v>
                </c:pt>
                <c:pt idx="485">
                  <c:v>887.67000000000007</c:v>
                </c:pt>
                <c:pt idx="486">
                  <c:v>889.49200000000008</c:v>
                </c:pt>
                <c:pt idx="487">
                  <c:v>891.31400000000008</c:v>
                </c:pt>
                <c:pt idx="488">
                  <c:v>893.13600000000008</c:v>
                </c:pt>
                <c:pt idx="489">
                  <c:v>894.95800000000008</c:v>
                </c:pt>
                <c:pt idx="490">
                  <c:v>896.78000000000009</c:v>
                </c:pt>
                <c:pt idx="491">
                  <c:v>898.60199999999998</c:v>
                </c:pt>
                <c:pt idx="492">
                  <c:v>900.42399999999998</c:v>
                </c:pt>
                <c:pt idx="493">
                  <c:v>902.24599999999998</c:v>
                </c:pt>
                <c:pt idx="494">
                  <c:v>904.06799999999998</c:v>
                </c:pt>
                <c:pt idx="495">
                  <c:v>905.89</c:v>
                </c:pt>
                <c:pt idx="496">
                  <c:v>907.71199999999999</c:v>
                </c:pt>
                <c:pt idx="497">
                  <c:v>909.53399999999999</c:v>
                </c:pt>
                <c:pt idx="498">
                  <c:v>911.35599999999999</c:v>
                </c:pt>
                <c:pt idx="499">
                  <c:v>913.178</c:v>
                </c:pt>
                <c:pt idx="500">
                  <c:v>915</c:v>
                </c:pt>
                <c:pt idx="501">
                  <c:v>917.822</c:v>
                </c:pt>
                <c:pt idx="502">
                  <c:v>919.64400000000001</c:v>
                </c:pt>
                <c:pt idx="503">
                  <c:v>921.46600000000001</c:v>
                </c:pt>
                <c:pt idx="504">
                  <c:v>923.28800000000001</c:v>
                </c:pt>
                <c:pt idx="505">
                  <c:v>925.11</c:v>
                </c:pt>
                <c:pt idx="506">
                  <c:v>926.93200000000002</c:v>
                </c:pt>
                <c:pt idx="507">
                  <c:v>928.75400000000002</c:v>
                </c:pt>
                <c:pt idx="508">
                  <c:v>930.57600000000002</c:v>
                </c:pt>
                <c:pt idx="509">
                  <c:v>932.39800000000002</c:v>
                </c:pt>
                <c:pt idx="510">
                  <c:v>934.22</c:v>
                </c:pt>
                <c:pt idx="511">
                  <c:v>936.04200000000003</c:v>
                </c:pt>
                <c:pt idx="512">
                  <c:v>937.86400000000003</c:v>
                </c:pt>
                <c:pt idx="513">
                  <c:v>939.68600000000004</c:v>
                </c:pt>
                <c:pt idx="514">
                  <c:v>941.50800000000004</c:v>
                </c:pt>
                <c:pt idx="515">
                  <c:v>943.33</c:v>
                </c:pt>
                <c:pt idx="516">
                  <c:v>945.15200000000004</c:v>
                </c:pt>
                <c:pt idx="517">
                  <c:v>946.97400000000005</c:v>
                </c:pt>
                <c:pt idx="518">
                  <c:v>948.79600000000005</c:v>
                </c:pt>
                <c:pt idx="519">
                  <c:v>950.61800000000005</c:v>
                </c:pt>
                <c:pt idx="520">
                  <c:v>952.44</c:v>
                </c:pt>
                <c:pt idx="521">
                  <c:v>954.26200000000006</c:v>
                </c:pt>
                <c:pt idx="522">
                  <c:v>956.08400000000006</c:v>
                </c:pt>
                <c:pt idx="523">
                  <c:v>957.90600000000006</c:v>
                </c:pt>
                <c:pt idx="524">
                  <c:v>959.72800000000007</c:v>
                </c:pt>
                <c:pt idx="525">
                  <c:v>961.55000000000007</c:v>
                </c:pt>
                <c:pt idx="526">
                  <c:v>963.37200000000007</c:v>
                </c:pt>
                <c:pt idx="527">
                  <c:v>965.19400000000007</c:v>
                </c:pt>
                <c:pt idx="528">
                  <c:v>967.01600000000008</c:v>
                </c:pt>
                <c:pt idx="529">
                  <c:v>968.83800000000008</c:v>
                </c:pt>
                <c:pt idx="530">
                  <c:v>970.66000000000008</c:v>
                </c:pt>
                <c:pt idx="531">
                  <c:v>972.48200000000008</c:v>
                </c:pt>
                <c:pt idx="532">
                  <c:v>974.30400000000009</c:v>
                </c:pt>
                <c:pt idx="533">
                  <c:v>976.12600000000009</c:v>
                </c:pt>
                <c:pt idx="534">
                  <c:v>977.94799999999998</c:v>
                </c:pt>
                <c:pt idx="535">
                  <c:v>979.77</c:v>
                </c:pt>
                <c:pt idx="536">
                  <c:v>981.59199999999998</c:v>
                </c:pt>
                <c:pt idx="537">
                  <c:v>983.41399999999999</c:v>
                </c:pt>
                <c:pt idx="538">
                  <c:v>985.23599999999999</c:v>
                </c:pt>
                <c:pt idx="539">
                  <c:v>987.05799999999999</c:v>
                </c:pt>
                <c:pt idx="540">
                  <c:v>988.88</c:v>
                </c:pt>
                <c:pt idx="541">
                  <c:v>990.702</c:v>
                </c:pt>
                <c:pt idx="542">
                  <c:v>992.524</c:v>
                </c:pt>
                <c:pt idx="543">
                  <c:v>994.346</c:v>
                </c:pt>
                <c:pt idx="544">
                  <c:v>996.16800000000001</c:v>
                </c:pt>
                <c:pt idx="545">
                  <c:v>997.99</c:v>
                </c:pt>
                <c:pt idx="546">
                  <c:v>999.81200000000001</c:v>
                </c:pt>
                <c:pt idx="547">
                  <c:v>1001.634</c:v>
                </c:pt>
                <c:pt idx="548">
                  <c:v>1003.456</c:v>
                </c:pt>
                <c:pt idx="549">
                  <c:v>1005.278</c:v>
                </c:pt>
                <c:pt idx="550">
                  <c:v>1007.1</c:v>
                </c:pt>
              </c:numCache>
            </c:numRef>
          </c:val>
          <c:smooth val="0"/>
          <c:extLst>
            <c:ext xmlns:c16="http://schemas.microsoft.com/office/drawing/2014/chart" uri="{C3380CC4-5D6E-409C-BE32-E72D297353CC}">
              <c16:uniqueId val="{00000002-8437-4636-B196-952E5EB9335E}"/>
            </c:ext>
          </c:extLst>
        </c:ser>
        <c:ser>
          <c:idx val="3"/>
          <c:order val="3"/>
          <c:tx>
            <c:v>2006</c:v>
          </c:tx>
          <c:spPr>
            <a:ln w="31750" cap="rnd">
              <a:solidFill>
                <a:schemeClr val="accent4"/>
              </a:solidFill>
              <a:round/>
            </a:ln>
            <a:effectLst/>
          </c:spPr>
          <c:marker>
            <c:symbol val="none"/>
          </c:marker>
          <c:cat>
            <c:numRef>
              <c:f>'No Residencial'!$B$4:$B$554</c:f>
              <c:numCache>
                <c:formatCode>General</c:formatCode>
                <c:ptCount val="551"/>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pt idx="169">
                  <c:v>169</c:v>
                </c:pt>
                <c:pt idx="170">
                  <c:v>170</c:v>
                </c:pt>
                <c:pt idx="171">
                  <c:v>171</c:v>
                </c:pt>
                <c:pt idx="172">
                  <c:v>172</c:v>
                </c:pt>
                <c:pt idx="173">
                  <c:v>173</c:v>
                </c:pt>
                <c:pt idx="174">
                  <c:v>174</c:v>
                </c:pt>
                <c:pt idx="175">
                  <c:v>175</c:v>
                </c:pt>
                <c:pt idx="176">
                  <c:v>176</c:v>
                </c:pt>
                <c:pt idx="177">
                  <c:v>177</c:v>
                </c:pt>
                <c:pt idx="178">
                  <c:v>178</c:v>
                </c:pt>
                <c:pt idx="179">
                  <c:v>179</c:v>
                </c:pt>
                <c:pt idx="180">
                  <c:v>180</c:v>
                </c:pt>
                <c:pt idx="181">
                  <c:v>181</c:v>
                </c:pt>
                <c:pt idx="182">
                  <c:v>182</c:v>
                </c:pt>
                <c:pt idx="183">
                  <c:v>183</c:v>
                </c:pt>
                <c:pt idx="184">
                  <c:v>184</c:v>
                </c:pt>
                <c:pt idx="185">
                  <c:v>185</c:v>
                </c:pt>
                <c:pt idx="186">
                  <c:v>186</c:v>
                </c:pt>
                <c:pt idx="187">
                  <c:v>187</c:v>
                </c:pt>
                <c:pt idx="188">
                  <c:v>188</c:v>
                </c:pt>
                <c:pt idx="189">
                  <c:v>189</c:v>
                </c:pt>
                <c:pt idx="190">
                  <c:v>190</c:v>
                </c:pt>
                <c:pt idx="191">
                  <c:v>191</c:v>
                </c:pt>
                <c:pt idx="192">
                  <c:v>192</c:v>
                </c:pt>
                <c:pt idx="193">
                  <c:v>193</c:v>
                </c:pt>
                <c:pt idx="194">
                  <c:v>194</c:v>
                </c:pt>
                <c:pt idx="195">
                  <c:v>195</c:v>
                </c:pt>
                <c:pt idx="196">
                  <c:v>196</c:v>
                </c:pt>
                <c:pt idx="197">
                  <c:v>197</c:v>
                </c:pt>
                <c:pt idx="198">
                  <c:v>198</c:v>
                </c:pt>
                <c:pt idx="199">
                  <c:v>199</c:v>
                </c:pt>
                <c:pt idx="200">
                  <c:v>200</c:v>
                </c:pt>
                <c:pt idx="201">
                  <c:v>201</c:v>
                </c:pt>
                <c:pt idx="202">
                  <c:v>202</c:v>
                </c:pt>
                <c:pt idx="203">
                  <c:v>203</c:v>
                </c:pt>
                <c:pt idx="204">
                  <c:v>204</c:v>
                </c:pt>
                <c:pt idx="205">
                  <c:v>205</c:v>
                </c:pt>
                <c:pt idx="206">
                  <c:v>206</c:v>
                </c:pt>
                <c:pt idx="207">
                  <c:v>207</c:v>
                </c:pt>
                <c:pt idx="208">
                  <c:v>208</c:v>
                </c:pt>
                <c:pt idx="209">
                  <c:v>209</c:v>
                </c:pt>
                <c:pt idx="210">
                  <c:v>210</c:v>
                </c:pt>
                <c:pt idx="211">
                  <c:v>211</c:v>
                </c:pt>
                <c:pt idx="212">
                  <c:v>212</c:v>
                </c:pt>
                <c:pt idx="213">
                  <c:v>213</c:v>
                </c:pt>
                <c:pt idx="214">
                  <c:v>214</c:v>
                </c:pt>
                <c:pt idx="215">
                  <c:v>215</c:v>
                </c:pt>
                <c:pt idx="216">
                  <c:v>216</c:v>
                </c:pt>
                <c:pt idx="217">
                  <c:v>217</c:v>
                </c:pt>
                <c:pt idx="218">
                  <c:v>218</c:v>
                </c:pt>
                <c:pt idx="219">
                  <c:v>219</c:v>
                </c:pt>
                <c:pt idx="220">
                  <c:v>220</c:v>
                </c:pt>
                <c:pt idx="221">
                  <c:v>221</c:v>
                </c:pt>
                <c:pt idx="222">
                  <c:v>222</c:v>
                </c:pt>
                <c:pt idx="223">
                  <c:v>223</c:v>
                </c:pt>
                <c:pt idx="224">
                  <c:v>224</c:v>
                </c:pt>
                <c:pt idx="225">
                  <c:v>225</c:v>
                </c:pt>
                <c:pt idx="226">
                  <c:v>226</c:v>
                </c:pt>
                <c:pt idx="227">
                  <c:v>227</c:v>
                </c:pt>
                <c:pt idx="228">
                  <c:v>228</c:v>
                </c:pt>
                <c:pt idx="229">
                  <c:v>229</c:v>
                </c:pt>
                <c:pt idx="230">
                  <c:v>230</c:v>
                </c:pt>
                <c:pt idx="231">
                  <c:v>231</c:v>
                </c:pt>
                <c:pt idx="232">
                  <c:v>232</c:v>
                </c:pt>
                <c:pt idx="233">
                  <c:v>233</c:v>
                </c:pt>
                <c:pt idx="234">
                  <c:v>234</c:v>
                </c:pt>
                <c:pt idx="235">
                  <c:v>235</c:v>
                </c:pt>
                <c:pt idx="236">
                  <c:v>236</c:v>
                </c:pt>
                <c:pt idx="237">
                  <c:v>237</c:v>
                </c:pt>
                <c:pt idx="238">
                  <c:v>238</c:v>
                </c:pt>
                <c:pt idx="239">
                  <c:v>239</c:v>
                </c:pt>
                <c:pt idx="240">
                  <c:v>240</c:v>
                </c:pt>
                <c:pt idx="241">
                  <c:v>241</c:v>
                </c:pt>
                <c:pt idx="242">
                  <c:v>242</c:v>
                </c:pt>
                <c:pt idx="243">
                  <c:v>243</c:v>
                </c:pt>
                <c:pt idx="244">
                  <c:v>244</c:v>
                </c:pt>
                <c:pt idx="245">
                  <c:v>245</c:v>
                </c:pt>
                <c:pt idx="246">
                  <c:v>246</c:v>
                </c:pt>
                <c:pt idx="247">
                  <c:v>247</c:v>
                </c:pt>
                <c:pt idx="248">
                  <c:v>248</c:v>
                </c:pt>
                <c:pt idx="249">
                  <c:v>249</c:v>
                </c:pt>
                <c:pt idx="250">
                  <c:v>250</c:v>
                </c:pt>
                <c:pt idx="251">
                  <c:v>251</c:v>
                </c:pt>
                <c:pt idx="252">
                  <c:v>252</c:v>
                </c:pt>
                <c:pt idx="253">
                  <c:v>253</c:v>
                </c:pt>
                <c:pt idx="254">
                  <c:v>254</c:v>
                </c:pt>
                <c:pt idx="255">
                  <c:v>255</c:v>
                </c:pt>
                <c:pt idx="256">
                  <c:v>256</c:v>
                </c:pt>
                <c:pt idx="257">
                  <c:v>257</c:v>
                </c:pt>
                <c:pt idx="258">
                  <c:v>258</c:v>
                </c:pt>
                <c:pt idx="259">
                  <c:v>259</c:v>
                </c:pt>
                <c:pt idx="260">
                  <c:v>260</c:v>
                </c:pt>
                <c:pt idx="261">
                  <c:v>261</c:v>
                </c:pt>
                <c:pt idx="262">
                  <c:v>262</c:v>
                </c:pt>
                <c:pt idx="263">
                  <c:v>263</c:v>
                </c:pt>
                <c:pt idx="264">
                  <c:v>264</c:v>
                </c:pt>
                <c:pt idx="265">
                  <c:v>265</c:v>
                </c:pt>
                <c:pt idx="266">
                  <c:v>266</c:v>
                </c:pt>
                <c:pt idx="267">
                  <c:v>267</c:v>
                </c:pt>
                <c:pt idx="268">
                  <c:v>268</c:v>
                </c:pt>
                <c:pt idx="269">
                  <c:v>269</c:v>
                </c:pt>
                <c:pt idx="270">
                  <c:v>270</c:v>
                </c:pt>
                <c:pt idx="271">
                  <c:v>271</c:v>
                </c:pt>
                <c:pt idx="272">
                  <c:v>272</c:v>
                </c:pt>
                <c:pt idx="273">
                  <c:v>273</c:v>
                </c:pt>
                <c:pt idx="274">
                  <c:v>274</c:v>
                </c:pt>
                <c:pt idx="275">
                  <c:v>275</c:v>
                </c:pt>
                <c:pt idx="276">
                  <c:v>276</c:v>
                </c:pt>
                <c:pt idx="277">
                  <c:v>277</c:v>
                </c:pt>
                <c:pt idx="278">
                  <c:v>278</c:v>
                </c:pt>
                <c:pt idx="279">
                  <c:v>279</c:v>
                </c:pt>
                <c:pt idx="280">
                  <c:v>280</c:v>
                </c:pt>
                <c:pt idx="281">
                  <c:v>281</c:v>
                </c:pt>
                <c:pt idx="282">
                  <c:v>282</c:v>
                </c:pt>
                <c:pt idx="283">
                  <c:v>283</c:v>
                </c:pt>
                <c:pt idx="284">
                  <c:v>284</c:v>
                </c:pt>
                <c:pt idx="285">
                  <c:v>285</c:v>
                </c:pt>
                <c:pt idx="286">
                  <c:v>286</c:v>
                </c:pt>
                <c:pt idx="287">
                  <c:v>287</c:v>
                </c:pt>
                <c:pt idx="288">
                  <c:v>288</c:v>
                </c:pt>
                <c:pt idx="289">
                  <c:v>289</c:v>
                </c:pt>
                <c:pt idx="290">
                  <c:v>290</c:v>
                </c:pt>
                <c:pt idx="291">
                  <c:v>291</c:v>
                </c:pt>
                <c:pt idx="292">
                  <c:v>292</c:v>
                </c:pt>
                <c:pt idx="293">
                  <c:v>293</c:v>
                </c:pt>
                <c:pt idx="294">
                  <c:v>294</c:v>
                </c:pt>
                <c:pt idx="295">
                  <c:v>295</c:v>
                </c:pt>
                <c:pt idx="296">
                  <c:v>296</c:v>
                </c:pt>
                <c:pt idx="297">
                  <c:v>297</c:v>
                </c:pt>
                <c:pt idx="298">
                  <c:v>298</c:v>
                </c:pt>
                <c:pt idx="299">
                  <c:v>299</c:v>
                </c:pt>
                <c:pt idx="300">
                  <c:v>300</c:v>
                </c:pt>
                <c:pt idx="301">
                  <c:v>301</c:v>
                </c:pt>
                <c:pt idx="302">
                  <c:v>302</c:v>
                </c:pt>
                <c:pt idx="303">
                  <c:v>303</c:v>
                </c:pt>
                <c:pt idx="304">
                  <c:v>304</c:v>
                </c:pt>
                <c:pt idx="305">
                  <c:v>305</c:v>
                </c:pt>
                <c:pt idx="306">
                  <c:v>306</c:v>
                </c:pt>
                <c:pt idx="307">
                  <c:v>307</c:v>
                </c:pt>
                <c:pt idx="308">
                  <c:v>308</c:v>
                </c:pt>
                <c:pt idx="309">
                  <c:v>309</c:v>
                </c:pt>
                <c:pt idx="310">
                  <c:v>310</c:v>
                </c:pt>
                <c:pt idx="311">
                  <c:v>311</c:v>
                </c:pt>
                <c:pt idx="312">
                  <c:v>312</c:v>
                </c:pt>
                <c:pt idx="313">
                  <c:v>313</c:v>
                </c:pt>
                <c:pt idx="314">
                  <c:v>314</c:v>
                </c:pt>
                <c:pt idx="315">
                  <c:v>315</c:v>
                </c:pt>
                <c:pt idx="316">
                  <c:v>316</c:v>
                </c:pt>
                <c:pt idx="317">
                  <c:v>317</c:v>
                </c:pt>
                <c:pt idx="318">
                  <c:v>318</c:v>
                </c:pt>
                <c:pt idx="319">
                  <c:v>319</c:v>
                </c:pt>
                <c:pt idx="320">
                  <c:v>320</c:v>
                </c:pt>
                <c:pt idx="321">
                  <c:v>321</c:v>
                </c:pt>
                <c:pt idx="322">
                  <c:v>322</c:v>
                </c:pt>
                <c:pt idx="323">
                  <c:v>323</c:v>
                </c:pt>
                <c:pt idx="324">
                  <c:v>324</c:v>
                </c:pt>
                <c:pt idx="325">
                  <c:v>325</c:v>
                </c:pt>
                <c:pt idx="326">
                  <c:v>326</c:v>
                </c:pt>
                <c:pt idx="327">
                  <c:v>327</c:v>
                </c:pt>
                <c:pt idx="328">
                  <c:v>328</c:v>
                </c:pt>
                <c:pt idx="329">
                  <c:v>329</c:v>
                </c:pt>
                <c:pt idx="330">
                  <c:v>330</c:v>
                </c:pt>
                <c:pt idx="331">
                  <c:v>331</c:v>
                </c:pt>
                <c:pt idx="332">
                  <c:v>332</c:v>
                </c:pt>
                <c:pt idx="333">
                  <c:v>333</c:v>
                </c:pt>
                <c:pt idx="334">
                  <c:v>334</c:v>
                </c:pt>
                <c:pt idx="335">
                  <c:v>335</c:v>
                </c:pt>
                <c:pt idx="336">
                  <c:v>336</c:v>
                </c:pt>
                <c:pt idx="337">
                  <c:v>337</c:v>
                </c:pt>
                <c:pt idx="338">
                  <c:v>338</c:v>
                </c:pt>
                <c:pt idx="339">
                  <c:v>339</c:v>
                </c:pt>
                <c:pt idx="340">
                  <c:v>340</c:v>
                </c:pt>
                <c:pt idx="341">
                  <c:v>341</c:v>
                </c:pt>
                <c:pt idx="342">
                  <c:v>342</c:v>
                </c:pt>
                <c:pt idx="343">
                  <c:v>343</c:v>
                </c:pt>
                <c:pt idx="344">
                  <c:v>344</c:v>
                </c:pt>
                <c:pt idx="345">
                  <c:v>345</c:v>
                </c:pt>
                <c:pt idx="346">
                  <c:v>346</c:v>
                </c:pt>
                <c:pt idx="347">
                  <c:v>347</c:v>
                </c:pt>
                <c:pt idx="348">
                  <c:v>348</c:v>
                </c:pt>
                <c:pt idx="349">
                  <c:v>349</c:v>
                </c:pt>
                <c:pt idx="350">
                  <c:v>350</c:v>
                </c:pt>
                <c:pt idx="351">
                  <c:v>351</c:v>
                </c:pt>
                <c:pt idx="352">
                  <c:v>352</c:v>
                </c:pt>
                <c:pt idx="353">
                  <c:v>353</c:v>
                </c:pt>
                <c:pt idx="354">
                  <c:v>354</c:v>
                </c:pt>
                <c:pt idx="355">
                  <c:v>355</c:v>
                </c:pt>
                <c:pt idx="356">
                  <c:v>356</c:v>
                </c:pt>
                <c:pt idx="357">
                  <c:v>357</c:v>
                </c:pt>
                <c:pt idx="358">
                  <c:v>358</c:v>
                </c:pt>
                <c:pt idx="359">
                  <c:v>359</c:v>
                </c:pt>
                <c:pt idx="360">
                  <c:v>360</c:v>
                </c:pt>
                <c:pt idx="361">
                  <c:v>361</c:v>
                </c:pt>
                <c:pt idx="362">
                  <c:v>362</c:v>
                </c:pt>
                <c:pt idx="363">
                  <c:v>363</c:v>
                </c:pt>
                <c:pt idx="364">
                  <c:v>364</c:v>
                </c:pt>
                <c:pt idx="365">
                  <c:v>365</c:v>
                </c:pt>
                <c:pt idx="366">
                  <c:v>366</c:v>
                </c:pt>
                <c:pt idx="367">
                  <c:v>367</c:v>
                </c:pt>
                <c:pt idx="368">
                  <c:v>368</c:v>
                </c:pt>
                <c:pt idx="369">
                  <c:v>369</c:v>
                </c:pt>
                <c:pt idx="370">
                  <c:v>370</c:v>
                </c:pt>
                <c:pt idx="371">
                  <c:v>371</c:v>
                </c:pt>
                <c:pt idx="372">
                  <c:v>372</c:v>
                </c:pt>
                <c:pt idx="373">
                  <c:v>373</c:v>
                </c:pt>
                <c:pt idx="374">
                  <c:v>374</c:v>
                </c:pt>
                <c:pt idx="375">
                  <c:v>375</c:v>
                </c:pt>
                <c:pt idx="376">
                  <c:v>376</c:v>
                </c:pt>
                <c:pt idx="377">
                  <c:v>377</c:v>
                </c:pt>
                <c:pt idx="378">
                  <c:v>378</c:v>
                </c:pt>
                <c:pt idx="379">
                  <c:v>379</c:v>
                </c:pt>
                <c:pt idx="380">
                  <c:v>380</c:v>
                </c:pt>
                <c:pt idx="381">
                  <c:v>381</c:v>
                </c:pt>
                <c:pt idx="382">
                  <c:v>382</c:v>
                </c:pt>
                <c:pt idx="383">
                  <c:v>383</c:v>
                </c:pt>
                <c:pt idx="384">
                  <c:v>384</c:v>
                </c:pt>
                <c:pt idx="385">
                  <c:v>385</c:v>
                </c:pt>
                <c:pt idx="386">
                  <c:v>386</c:v>
                </c:pt>
                <c:pt idx="387">
                  <c:v>387</c:v>
                </c:pt>
                <c:pt idx="388">
                  <c:v>388</c:v>
                </c:pt>
                <c:pt idx="389">
                  <c:v>389</c:v>
                </c:pt>
                <c:pt idx="390">
                  <c:v>390</c:v>
                </c:pt>
                <c:pt idx="391">
                  <c:v>391</c:v>
                </c:pt>
                <c:pt idx="392">
                  <c:v>392</c:v>
                </c:pt>
                <c:pt idx="393">
                  <c:v>393</c:v>
                </c:pt>
                <c:pt idx="394">
                  <c:v>394</c:v>
                </c:pt>
                <c:pt idx="395">
                  <c:v>395</c:v>
                </c:pt>
                <c:pt idx="396">
                  <c:v>396</c:v>
                </c:pt>
                <c:pt idx="397">
                  <c:v>397</c:v>
                </c:pt>
                <c:pt idx="398">
                  <c:v>398</c:v>
                </c:pt>
                <c:pt idx="399">
                  <c:v>399</c:v>
                </c:pt>
                <c:pt idx="400">
                  <c:v>400</c:v>
                </c:pt>
                <c:pt idx="401">
                  <c:v>401</c:v>
                </c:pt>
                <c:pt idx="402">
                  <c:v>402</c:v>
                </c:pt>
                <c:pt idx="403">
                  <c:v>403</c:v>
                </c:pt>
                <c:pt idx="404">
                  <c:v>404</c:v>
                </c:pt>
                <c:pt idx="405">
                  <c:v>405</c:v>
                </c:pt>
                <c:pt idx="406">
                  <c:v>406</c:v>
                </c:pt>
                <c:pt idx="407">
                  <c:v>407</c:v>
                </c:pt>
                <c:pt idx="408">
                  <c:v>408</c:v>
                </c:pt>
                <c:pt idx="409">
                  <c:v>409</c:v>
                </c:pt>
                <c:pt idx="410">
                  <c:v>410</c:v>
                </c:pt>
                <c:pt idx="411">
                  <c:v>411</c:v>
                </c:pt>
                <c:pt idx="412">
                  <c:v>412</c:v>
                </c:pt>
                <c:pt idx="413">
                  <c:v>413</c:v>
                </c:pt>
                <c:pt idx="414">
                  <c:v>414</c:v>
                </c:pt>
                <c:pt idx="415">
                  <c:v>415</c:v>
                </c:pt>
                <c:pt idx="416">
                  <c:v>416</c:v>
                </c:pt>
                <c:pt idx="417">
                  <c:v>417</c:v>
                </c:pt>
                <c:pt idx="418">
                  <c:v>418</c:v>
                </c:pt>
                <c:pt idx="419">
                  <c:v>419</c:v>
                </c:pt>
                <c:pt idx="420">
                  <c:v>420</c:v>
                </c:pt>
                <c:pt idx="421">
                  <c:v>421</c:v>
                </c:pt>
                <c:pt idx="422">
                  <c:v>422</c:v>
                </c:pt>
                <c:pt idx="423">
                  <c:v>423</c:v>
                </c:pt>
                <c:pt idx="424">
                  <c:v>424</c:v>
                </c:pt>
                <c:pt idx="425">
                  <c:v>425</c:v>
                </c:pt>
                <c:pt idx="426">
                  <c:v>426</c:v>
                </c:pt>
                <c:pt idx="427">
                  <c:v>427</c:v>
                </c:pt>
                <c:pt idx="428">
                  <c:v>428</c:v>
                </c:pt>
                <c:pt idx="429">
                  <c:v>429</c:v>
                </c:pt>
                <c:pt idx="430">
                  <c:v>430</c:v>
                </c:pt>
                <c:pt idx="431">
                  <c:v>431</c:v>
                </c:pt>
                <c:pt idx="432">
                  <c:v>432</c:v>
                </c:pt>
                <c:pt idx="433">
                  <c:v>433</c:v>
                </c:pt>
                <c:pt idx="434">
                  <c:v>434</c:v>
                </c:pt>
                <c:pt idx="435">
                  <c:v>435</c:v>
                </c:pt>
                <c:pt idx="436">
                  <c:v>436</c:v>
                </c:pt>
                <c:pt idx="437">
                  <c:v>437</c:v>
                </c:pt>
                <c:pt idx="438">
                  <c:v>438</c:v>
                </c:pt>
                <c:pt idx="439">
                  <c:v>439</c:v>
                </c:pt>
                <c:pt idx="440">
                  <c:v>440</c:v>
                </c:pt>
                <c:pt idx="441">
                  <c:v>441</c:v>
                </c:pt>
                <c:pt idx="442">
                  <c:v>442</c:v>
                </c:pt>
                <c:pt idx="443">
                  <c:v>443</c:v>
                </c:pt>
                <c:pt idx="444">
                  <c:v>444</c:v>
                </c:pt>
                <c:pt idx="445">
                  <c:v>445</c:v>
                </c:pt>
                <c:pt idx="446">
                  <c:v>446</c:v>
                </c:pt>
                <c:pt idx="447">
                  <c:v>447</c:v>
                </c:pt>
                <c:pt idx="448">
                  <c:v>448</c:v>
                </c:pt>
                <c:pt idx="449">
                  <c:v>449</c:v>
                </c:pt>
                <c:pt idx="450">
                  <c:v>450</c:v>
                </c:pt>
                <c:pt idx="451">
                  <c:v>451</c:v>
                </c:pt>
                <c:pt idx="452">
                  <c:v>452</c:v>
                </c:pt>
                <c:pt idx="453">
                  <c:v>453</c:v>
                </c:pt>
                <c:pt idx="454">
                  <c:v>454</c:v>
                </c:pt>
                <c:pt idx="455">
                  <c:v>455</c:v>
                </c:pt>
                <c:pt idx="456">
                  <c:v>456</c:v>
                </c:pt>
                <c:pt idx="457">
                  <c:v>457</c:v>
                </c:pt>
                <c:pt idx="458">
                  <c:v>458</c:v>
                </c:pt>
                <c:pt idx="459">
                  <c:v>459</c:v>
                </c:pt>
                <c:pt idx="460">
                  <c:v>460</c:v>
                </c:pt>
                <c:pt idx="461">
                  <c:v>461</c:v>
                </c:pt>
                <c:pt idx="462">
                  <c:v>462</c:v>
                </c:pt>
                <c:pt idx="463">
                  <c:v>463</c:v>
                </c:pt>
                <c:pt idx="464">
                  <c:v>464</c:v>
                </c:pt>
                <c:pt idx="465">
                  <c:v>465</c:v>
                </c:pt>
                <c:pt idx="466">
                  <c:v>466</c:v>
                </c:pt>
                <c:pt idx="467">
                  <c:v>467</c:v>
                </c:pt>
                <c:pt idx="468">
                  <c:v>468</c:v>
                </c:pt>
                <c:pt idx="469">
                  <c:v>469</c:v>
                </c:pt>
                <c:pt idx="470">
                  <c:v>470</c:v>
                </c:pt>
                <c:pt idx="471">
                  <c:v>471</c:v>
                </c:pt>
                <c:pt idx="472">
                  <c:v>472</c:v>
                </c:pt>
                <c:pt idx="473">
                  <c:v>473</c:v>
                </c:pt>
                <c:pt idx="474">
                  <c:v>474</c:v>
                </c:pt>
                <c:pt idx="475">
                  <c:v>475</c:v>
                </c:pt>
                <c:pt idx="476">
                  <c:v>476</c:v>
                </c:pt>
                <c:pt idx="477">
                  <c:v>477</c:v>
                </c:pt>
                <c:pt idx="478">
                  <c:v>478</c:v>
                </c:pt>
                <c:pt idx="479">
                  <c:v>479</c:v>
                </c:pt>
                <c:pt idx="480">
                  <c:v>480</c:v>
                </c:pt>
                <c:pt idx="481">
                  <c:v>481</c:v>
                </c:pt>
                <c:pt idx="482">
                  <c:v>482</c:v>
                </c:pt>
                <c:pt idx="483">
                  <c:v>483</c:v>
                </c:pt>
                <c:pt idx="484">
                  <c:v>484</c:v>
                </c:pt>
                <c:pt idx="485">
                  <c:v>485</c:v>
                </c:pt>
                <c:pt idx="486">
                  <c:v>486</c:v>
                </c:pt>
                <c:pt idx="487">
                  <c:v>487</c:v>
                </c:pt>
                <c:pt idx="488">
                  <c:v>488</c:v>
                </c:pt>
                <c:pt idx="489">
                  <c:v>489</c:v>
                </c:pt>
                <c:pt idx="490">
                  <c:v>490</c:v>
                </c:pt>
                <c:pt idx="491">
                  <c:v>491</c:v>
                </c:pt>
                <c:pt idx="492">
                  <c:v>492</c:v>
                </c:pt>
                <c:pt idx="493">
                  <c:v>493</c:v>
                </c:pt>
                <c:pt idx="494">
                  <c:v>494</c:v>
                </c:pt>
                <c:pt idx="495">
                  <c:v>495</c:v>
                </c:pt>
                <c:pt idx="496">
                  <c:v>496</c:v>
                </c:pt>
                <c:pt idx="497">
                  <c:v>497</c:v>
                </c:pt>
                <c:pt idx="498">
                  <c:v>498</c:v>
                </c:pt>
                <c:pt idx="499">
                  <c:v>499</c:v>
                </c:pt>
                <c:pt idx="500">
                  <c:v>500</c:v>
                </c:pt>
                <c:pt idx="501">
                  <c:v>501</c:v>
                </c:pt>
                <c:pt idx="502">
                  <c:v>502</c:v>
                </c:pt>
                <c:pt idx="503">
                  <c:v>503</c:v>
                </c:pt>
                <c:pt idx="504">
                  <c:v>504</c:v>
                </c:pt>
                <c:pt idx="505">
                  <c:v>505</c:v>
                </c:pt>
                <c:pt idx="506">
                  <c:v>506</c:v>
                </c:pt>
                <c:pt idx="507">
                  <c:v>507</c:v>
                </c:pt>
                <c:pt idx="508">
                  <c:v>508</c:v>
                </c:pt>
                <c:pt idx="509">
                  <c:v>509</c:v>
                </c:pt>
                <c:pt idx="510">
                  <c:v>510</c:v>
                </c:pt>
                <c:pt idx="511">
                  <c:v>511</c:v>
                </c:pt>
                <c:pt idx="512">
                  <c:v>512</c:v>
                </c:pt>
                <c:pt idx="513">
                  <c:v>513</c:v>
                </c:pt>
                <c:pt idx="514">
                  <c:v>514</c:v>
                </c:pt>
                <c:pt idx="515">
                  <c:v>515</c:v>
                </c:pt>
                <c:pt idx="516">
                  <c:v>516</c:v>
                </c:pt>
                <c:pt idx="517">
                  <c:v>517</c:v>
                </c:pt>
                <c:pt idx="518">
                  <c:v>518</c:v>
                </c:pt>
                <c:pt idx="519">
                  <c:v>519</c:v>
                </c:pt>
                <c:pt idx="520">
                  <c:v>520</c:v>
                </c:pt>
                <c:pt idx="521">
                  <c:v>521</c:v>
                </c:pt>
                <c:pt idx="522">
                  <c:v>522</c:v>
                </c:pt>
                <c:pt idx="523">
                  <c:v>523</c:v>
                </c:pt>
                <c:pt idx="524">
                  <c:v>524</c:v>
                </c:pt>
                <c:pt idx="525">
                  <c:v>525</c:v>
                </c:pt>
                <c:pt idx="526">
                  <c:v>526</c:v>
                </c:pt>
                <c:pt idx="527">
                  <c:v>527</c:v>
                </c:pt>
                <c:pt idx="528">
                  <c:v>528</c:v>
                </c:pt>
                <c:pt idx="529">
                  <c:v>529</c:v>
                </c:pt>
                <c:pt idx="530">
                  <c:v>530</c:v>
                </c:pt>
                <c:pt idx="531">
                  <c:v>531</c:v>
                </c:pt>
                <c:pt idx="532">
                  <c:v>532</c:v>
                </c:pt>
                <c:pt idx="533">
                  <c:v>533</c:v>
                </c:pt>
                <c:pt idx="534">
                  <c:v>534</c:v>
                </c:pt>
                <c:pt idx="535">
                  <c:v>535</c:v>
                </c:pt>
                <c:pt idx="536">
                  <c:v>536</c:v>
                </c:pt>
                <c:pt idx="537">
                  <c:v>537</c:v>
                </c:pt>
                <c:pt idx="538">
                  <c:v>538</c:v>
                </c:pt>
                <c:pt idx="539">
                  <c:v>539</c:v>
                </c:pt>
                <c:pt idx="540">
                  <c:v>540</c:v>
                </c:pt>
                <c:pt idx="541">
                  <c:v>541</c:v>
                </c:pt>
                <c:pt idx="542">
                  <c:v>542</c:v>
                </c:pt>
                <c:pt idx="543">
                  <c:v>543</c:v>
                </c:pt>
                <c:pt idx="544">
                  <c:v>544</c:v>
                </c:pt>
                <c:pt idx="545">
                  <c:v>545</c:v>
                </c:pt>
                <c:pt idx="546">
                  <c:v>546</c:v>
                </c:pt>
                <c:pt idx="547">
                  <c:v>547</c:v>
                </c:pt>
                <c:pt idx="548">
                  <c:v>548</c:v>
                </c:pt>
                <c:pt idx="549">
                  <c:v>549</c:v>
                </c:pt>
                <c:pt idx="550">
                  <c:v>550</c:v>
                </c:pt>
              </c:numCache>
            </c:numRef>
          </c:cat>
          <c:val>
            <c:numRef>
              <c:f>'No Residencial'!$D$4:$D$554</c:f>
              <c:numCache>
                <c:formatCode>General</c:formatCode>
                <c:ptCount val="551"/>
                <c:pt idx="0">
                  <c:v>3.76</c:v>
                </c:pt>
                <c:pt idx="1">
                  <c:v>3.76</c:v>
                </c:pt>
                <c:pt idx="2">
                  <c:v>3.76</c:v>
                </c:pt>
                <c:pt idx="3">
                  <c:v>3.76</c:v>
                </c:pt>
                <c:pt idx="4">
                  <c:v>3.76</c:v>
                </c:pt>
                <c:pt idx="5">
                  <c:v>3.76</c:v>
                </c:pt>
                <c:pt idx="6">
                  <c:v>3.76</c:v>
                </c:pt>
                <c:pt idx="7">
                  <c:v>3.76</c:v>
                </c:pt>
                <c:pt idx="8">
                  <c:v>3.76</c:v>
                </c:pt>
                <c:pt idx="9">
                  <c:v>3.76</c:v>
                </c:pt>
                <c:pt idx="10">
                  <c:v>3.76</c:v>
                </c:pt>
                <c:pt idx="11">
                  <c:v>3.8264800000000001</c:v>
                </c:pt>
                <c:pt idx="12">
                  <c:v>4.0355800000000004</c:v>
                </c:pt>
                <c:pt idx="13">
                  <c:v>4.2446800000000007</c:v>
                </c:pt>
                <c:pt idx="14">
                  <c:v>4.4537800000000001</c:v>
                </c:pt>
                <c:pt idx="15">
                  <c:v>4.6628800000000004</c:v>
                </c:pt>
                <c:pt idx="16">
                  <c:v>4.8719800000000006</c:v>
                </c:pt>
                <c:pt idx="17">
                  <c:v>5.08108</c:v>
                </c:pt>
                <c:pt idx="18">
                  <c:v>5.2901799999999994</c:v>
                </c:pt>
                <c:pt idx="19">
                  <c:v>5.4992800000000006</c:v>
                </c:pt>
                <c:pt idx="20">
                  <c:v>5.70838</c:v>
                </c:pt>
                <c:pt idx="21">
                  <c:v>5.9174799999999994</c:v>
                </c:pt>
                <c:pt idx="22">
                  <c:v>6.1265800000000006</c:v>
                </c:pt>
                <c:pt idx="23">
                  <c:v>6.33568</c:v>
                </c:pt>
                <c:pt idx="24">
                  <c:v>6.5447800000000012</c:v>
                </c:pt>
                <c:pt idx="25">
                  <c:v>6.7538800000000005</c:v>
                </c:pt>
                <c:pt idx="26">
                  <c:v>6.9629799999999999</c:v>
                </c:pt>
                <c:pt idx="27">
                  <c:v>7.1720800000000011</c:v>
                </c:pt>
                <c:pt idx="28">
                  <c:v>7.3811800000000005</c:v>
                </c:pt>
                <c:pt idx="29">
                  <c:v>7.5902799999999999</c:v>
                </c:pt>
                <c:pt idx="30">
                  <c:v>7.7993800000000011</c:v>
                </c:pt>
                <c:pt idx="31">
                  <c:v>15.100000000000001</c:v>
                </c:pt>
                <c:pt idx="32">
                  <c:v>15.55</c:v>
                </c:pt>
                <c:pt idx="33">
                  <c:v>16</c:v>
                </c:pt>
                <c:pt idx="34">
                  <c:v>16.45</c:v>
                </c:pt>
                <c:pt idx="35">
                  <c:v>16.899999999999999</c:v>
                </c:pt>
                <c:pt idx="36">
                  <c:v>17.349999999999998</c:v>
                </c:pt>
                <c:pt idx="37">
                  <c:v>17.8</c:v>
                </c:pt>
                <c:pt idx="38">
                  <c:v>18.25</c:v>
                </c:pt>
                <c:pt idx="39">
                  <c:v>18.7</c:v>
                </c:pt>
                <c:pt idx="40">
                  <c:v>19.149999999999999</c:v>
                </c:pt>
                <c:pt idx="41">
                  <c:v>19.599999999999998</c:v>
                </c:pt>
                <c:pt idx="42">
                  <c:v>20.05</c:v>
                </c:pt>
                <c:pt idx="43">
                  <c:v>20.5</c:v>
                </c:pt>
                <c:pt idx="44">
                  <c:v>20.95</c:v>
                </c:pt>
                <c:pt idx="45">
                  <c:v>21.4</c:v>
                </c:pt>
                <c:pt idx="46">
                  <c:v>21.849999999999998</c:v>
                </c:pt>
                <c:pt idx="47">
                  <c:v>22.3</c:v>
                </c:pt>
                <c:pt idx="48">
                  <c:v>22.75</c:v>
                </c:pt>
                <c:pt idx="49">
                  <c:v>23.2</c:v>
                </c:pt>
                <c:pt idx="50">
                  <c:v>23.65</c:v>
                </c:pt>
                <c:pt idx="51">
                  <c:v>26.65</c:v>
                </c:pt>
                <c:pt idx="52">
                  <c:v>27.15</c:v>
                </c:pt>
                <c:pt idx="53">
                  <c:v>27.65</c:v>
                </c:pt>
                <c:pt idx="54">
                  <c:v>28.15</c:v>
                </c:pt>
                <c:pt idx="55">
                  <c:v>28.65</c:v>
                </c:pt>
                <c:pt idx="56">
                  <c:v>29.15</c:v>
                </c:pt>
                <c:pt idx="57">
                  <c:v>29.65</c:v>
                </c:pt>
                <c:pt idx="58">
                  <c:v>30.15</c:v>
                </c:pt>
                <c:pt idx="59">
                  <c:v>30.65</c:v>
                </c:pt>
                <c:pt idx="60">
                  <c:v>31.15</c:v>
                </c:pt>
                <c:pt idx="61">
                  <c:v>40.799999999999997</c:v>
                </c:pt>
                <c:pt idx="62">
                  <c:v>41.45</c:v>
                </c:pt>
                <c:pt idx="63">
                  <c:v>42.1</c:v>
                </c:pt>
                <c:pt idx="64">
                  <c:v>42.75</c:v>
                </c:pt>
                <c:pt idx="65">
                  <c:v>43.4</c:v>
                </c:pt>
                <c:pt idx="66">
                  <c:v>44.05</c:v>
                </c:pt>
                <c:pt idx="67">
                  <c:v>44.7</c:v>
                </c:pt>
                <c:pt idx="68">
                  <c:v>45.35</c:v>
                </c:pt>
                <c:pt idx="69">
                  <c:v>46</c:v>
                </c:pt>
                <c:pt idx="70">
                  <c:v>46.65</c:v>
                </c:pt>
                <c:pt idx="71">
                  <c:v>47.3</c:v>
                </c:pt>
                <c:pt idx="72">
                  <c:v>47.95</c:v>
                </c:pt>
                <c:pt idx="73">
                  <c:v>48.6</c:v>
                </c:pt>
                <c:pt idx="74">
                  <c:v>49.25</c:v>
                </c:pt>
                <c:pt idx="75">
                  <c:v>49.9</c:v>
                </c:pt>
                <c:pt idx="76">
                  <c:v>50.55</c:v>
                </c:pt>
                <c:pt idx="77">
                  <c:v>51.2</c:v>
                </c:pt>
                <c:pt idx="78">
                  <c:v>51.85</c:v>
                </c:pt>
                <c:pt idx="79">
                  <c:v>52.5</c:v>
                </c:pt>
                <c:pt idx="80">
                  <c:v>53.15</c:v>
                </c:pt>
                <c:pt idx="81">
                  <c:v>53.8</c:v>
                </c:pt>
                <c:pt idx="82">
                  <c:v>54.45</c:v>
                </c:pt>
                <c:pt idx="83">
                  <c:v>55.1</c:v>
                </c:pt>
                <c:pt idx="84">
                  <c:v>55.75</c:v>
                </c:pt>
                <c:pt idx="85">
                  <c:v>56.4</c:v>
                </c:pt>
                <c:pt idx="86">
                  <c:v>57.05</c:v>
                </c:pt>
                <c:pt idx="87">
                  <c:v>57.7</c:v>
                </c:pt>
                <c:pt idx="88">
                  <c:v>58.35</c:v>
                </c:pt>
                <c:pt idx="89">
                  <c:v>59</c:v>
                </c:pt>
                <c:pt idx="90">
                  <c:v>59.65</c:v>
                </c:pt>
                <c:pt idx="91">
                  <c:v>78.5</c:v>
                </c:pt>
                <c:pt idx="92">
                  <c:v>79.350000000000009</c:v>
                </c:pt>
                <c:pt idx="93">
                  <c:v>80.2</c:v>
                </c:pt>
                <c:pt idx="94">
                  <c:v>81.05</c:v>
                </c:pt>
                <c:pt idx="95">
                  <c:v>81.900000000000006</c:v>
                </c:pt>
                <c:pt idx="96">
                  <c:v>82.75</c:v>
                </c:pt>
                <c:pt idx="97">
                  <c:v>83.600000000000009</c:v>
                </c:pt>
                <c:pt idx="98">
                  <c:v>84.45</c:v>
                </c:pt>
                <c:pt idx="99">
                  <c:v>85.3</c:v>
                </c:pt>
                <c:pt idx="100">
                  <c:v>86.15</c:v>
                </c:pt>
                <c:pt idx="101">
                  <c:v>92.050000000000011</c:v>
                </c:pt>
                <c:pt idx="102">
                  <c:v>92.95</c:v>
                </c:pt>
                <c:pt idx="103">
                  <c:v>93.850000000000009</c:v>
                </c:pt>
                <c:pt idx="104">
                  <c:v>94.750000000000014</c:v>
                </c:pt>
                <c:pt idx="105">
                  <c:v>95.65</c:v>
                </c:pt>
                <c:pt idx="106">
                  <c:v>96.550000000000011</c:v>
                </c:pt>
                <c:pt idx="107">
                  <c:v>97.45</c:v>
                </c:pt>
                <c:pt idx="108">
                  <c:v>98.350000000000009</c:v>
                </c:pt>
                <c:pt idx="109">
                  <c:v>99.250000000000014</c:v>
                </c:pt>
                <c:pt idx="110">
                  <c:v>100.15</c:v>
                </c:pt>
                <c:pt idx="111">
                  <c:v>101.05000000000001</c:v>
                </c:pt>
                <c:pt idx="112">
                  <c:v>101.95</c:v>
                </c:pt>
                <c:pt idx="113">
                  <c:v>102.85000000000001</c:v>
                </c:pt>
                <c:pt idx="114">
                  <c:v>103.75000000000001</c:v>
                </c:pt>
                <c:pt idx="115">
                  <c:v>104.65</c:v>
                </c:pt>
                <c:pt idx="116">
                  <c:v>105.55000000000001</c:v>
                </c:pt>
                <c:pt idx="117">
                  <c:v>106.45</c:v>
                </c:pt>
                <c:pt idx="118">
                  <c:v>107.35000000000001</c:v>
                </c:pt>
                <c:pt idx="119">
                  <c:v>108.25000000000001</c:v>
                </c:pt>
                <c:pt idx="120">
                  <c:v>109.15</c:v>
                </c:pt>
                <c:pt idx="121">
                  <c:v>110.05000000000001</c:v>
                </c:pt>
                <c:pt idx="122">
                  <c:v>110.95</c:v>
                </c:pt>
                <c:pt idx="123">
                  <c:v>111.85000000000001</c:v>
                </c:pt>
                <c:pt idx="124">
                  <c:v>112.75000000000001</c:v>
                </c:pt>
                <c:pt idx="125">
                  <c:v>113.65</c:v>
                </c:pt>
                <c:pt idx="126">
                  <c:v>114.55000000000001</c:v>
                </c:pt>
                <c:pt idx="127">
                  <c:v>115.45</c:v>
                </c:pt>
                <c:pt idx="128">
                  <c:v>116.35000000000001</c:v>
                </c:pt>
                <c:pt idx="129">
                  <c:v>117.25000000000001</c:v>
                </c:pt>
                <c:pt idx="130">
                  <c:v>118.15</c:v>
                </c:pt>
                <c:pt idx="131">
                  <c:v>119.05000000000001</c:v>
                </c:pt>
                <c:pt idx="132">
                  <c:v>119.95</c:v>
                </c:pt>
                <c:pt idx="133">
                  <c:v>120.85000000000001</c:v>
                </c:pt>
                <c:pt idx="134">
                  <c:v>121.75000000000001</c:v>
                </c:pt>
                <c:pt idx="135">
                  <c:v>122.65</c:v>
                </c:pt>
                <c:pt idx="136">
                  <c:v>123.55000000000001</c:v>
                </c:pt>
                <c:pt idx="137">
                  <c:v>124.45</c:v>
                </c:pt>
                <c:pt idx="138">
                  <c:v>125.35000000000001</c:v>
                </c:pt>
                <c:pt idx="139">
                  <c:v>126.25000000000001</c:v>
                </c:pt>
                <c:pt idx="140">
                  <c:v>127.15</c:v>
                </c:pt>
                <c:pt idx="141">
                  <c:v>128.05000000000001</c:v>
                </c:pt>
                <c:pt idx="142">
                  <c:v>128.94999999999999</c:v>
                </c:pt>
                <c:pt idx="143">
                  <c:v>129.85000000000002</c:v>
                </c:pt>
                <c:pt idx="144">
                  <c:v>130.75</c:v>
                </c:pt>
                <c:pt idx="145">
                  <c:v>131.65</c:v>
                </c:pt>
                <c:pt idx="146">
                  <c:v>132.55000000000001</c:v>
                </c:pt>
                <c:pt idx="147">
                  <c:v>133.45000000000002</c:v>
                </c:pt>
                <c:pt idx="148">
                  <c:v>134.35000000000002</c:v>
                </c:pt>
                <c:pt idx="149">
                  <c:v>135.25</c:v>
                </c:pt>
                <c:pt idx="150">
                  <c:v>136.15</c:v>
                </c:pt>
                <c:pt idx="151">
                  <c:v>137.05000000000001</c:v>
                </c:pt>
                <c:pt idx="152">
                  <c:v>137.95000000000002</c:v>
                </c:pt>
                <c:pt idx="153">
                  <c:v>138.85000000000002</c:v>
                </c:pt>
                <c:pt idx="154">
                  <c:v>139.75</c:v>
                </c:pt>
                <c:pt idx="155">
                  <c:v>140.65</c:v>
                </c:pt>
                <c:pt idx="156">
                  <c:v>141.55000000000001</c:v>
                </c:pt>
                <c:pt idx="157">
                  <c:v>142.45000000000002</c:v>
                </c:pt>
                <c:pt idx="158">
                  <c:v>143.35000000000002</c:v>
                </c:pt>
                <c:pt idx="159">
                  <c:v>144.25</c:v>
                </c:pt>
                <c:pt idx="160">
                  <c:v>145.15</c:v>
                </c:pt>
                <c:pt idx="161">
                  <c:v>146.05000000000001</c:v>
                </c:pt>
                <c:pt idx="162">
                  <c:v>146.95000000000002</c:v>
                </c:pt>
                <c:pt idx="163">
                  <c:v>147.85000000000002</c:v>
                </c:pt>
                <c:pt idx="164">
                  <c:v>148.75</c:v>
                </c:pt>
                <c:pt idx="165">
                  <c:v>149.65</c:v>
                </c:pt>
                <c:pt idx="166">
                  <c:v>150.55000000000001</c:v>
                </c:pt>
                <c:pt idx="167">
                  <c:v>151.45000000000002</c:v>
                </c:pt>
                <c:pt idx="168">
                  <c:v>152.35000000000002</c:v>
                </c:pt>
                <c:pt idx="169">
                  <c:v>153.25</c:v>
                </c:pt>
                <c:pt idx="170">
                  <c:v>154.15</c:v>
                </c:pt>
                <c:pt idx="171">
                  <c:v>155.05000000000001</c:v>
                </c:pt>
                <c:pt idx="172">
                  <c:v>155.95000000000002</c:v>
                </c:pt>
                <c:pt idx="173">
                  <c:v>156.85000000000002</c:v>
                </c:pt>
                <c:pt idx="174">
                  <c:v>157.75</c:v>
                </c:pt>
                <c:pt idx="175">
                  <c:v>158.65</c:v>
                </c:pt>
                <c:pt idx="176">
                  <c:v>159.55000000000001</c:v>
                </c:pt>
                <c:pt idx="177">
                  <c:v>160.45000000000002</c:v>
                </c:pt>
                <c:pt idx="178">
                  <c:v>161.35000000000002</c:v>
                </c:pt>
                <c:pt idx="179">
                  <c:v>162.25</c:v>
                </c:pt>
                <c:pt idx="180">
                  <c:v>163.15</c:v>
                </c:pt>
                <c:pt idx="181">
                  <c:v>164.05</c:v>
                </c:pt>
                <c:pt idx="182">
                  <c:v>164.95000000000002</c:v>
                </c:pt>
                <c:pt idx="183">
                  <c:v>165.85000000000002</c:v>
                </c:pt>
                <c:pt idx="184">
                  <c:v>166.75</c:v>
                </c:pt>
                <c:pt idx="185">
                  <c:v>167.65</c:v>
                </c:pt>
                <c:pt idx="186">
                  <c:v>168.55</c:v>
                </c:pt>
                <c:pt idx="187">
                  <c:v>169.45000000000002</c:v>
                </c:pt>
                <c:pt idx="188">
                  <c:v>170.35000000000002</c:v>
                </c:pt>
                <c:pt idx="189">
                  <c:v>171.25</c:v>
                </c:pt>
                <c:pt idx="190">
                  <c:v>172.15</c:v>
                </c:pt>
                <c:pt idx="191">
                  <c:v>173.05</c:v>
                </c:pt>
                <c:pt idx="192">
                  <c:v>173.95000000000002</c:v>
                </c:pt>
                <c:pt idx="193">
                  <c:v>174.85000000000002</c:v>
                </c:pt>
                <c:pt idx="194">
                  <c:v>175.75</c:v>
                </c:pt>
                <c:pt idx="195">
                  <c:v>176.65</c:v>
                </c:pt>
                <c:pt idx="196">
                  <c:v>177.55</c:v>
                </c:pt>
                <c:pt idx="197">
                  <c:v>178.45000000000002</c:v>
                </c:pt>
                <c:pt idx="198">
                  <c:v>179.35000000000002</c:v>
                </c:pt>
                <c:pt idx="199">
                  <c:v>180.25</c:v>
                </c:pt>
                <c:pt idx="200">
                  <c:v>181.15</c:v>
                </c:pt>
                <c:pt idx="201">
                  <c:v>182.05</c:v>
                </c:pt>
                <c:pt idx="202">
                  <c:v>182.95000000000002</c:v>
                </c:pt>
                <c:pt idx="203">
                  <c:v>183.85000000000002</c:v>
                </c:pt>
                <c:pt idx="204">
                  <c:v>184.75</c:v>
                </c:pt>
                <c:pt idx="205">
                  <c:v>185.65</c:v>
                </c:pt>
                <c:pt idx="206">
                  <c:v>186.55</c:v>
                </c:pt>
                <c:pt idx="207">
                  <c:v>187.45000000000002</c:v>
                </c:pt>
                <c:pt idx="208">
                  <c:v>188.35000000000002</c:v>
                </c:pt>
                <c:pt idx="209">
                  <c:v>189.25</c:v>
                </c:pt>
                <c:pt idx="210">
                  <c:v>190.15</c:v>
                </c:pt>
                <c:pt idx="211">
                  <c:v>191.05</c:v>
                </c:pt>
                <c:pt idx="212">
                  <c:v>191.95000000000002</c:v>
                </c:pt>
                <c:pt idx="213">
                  <c:v>192.85000000000002</c:v>
                </c:pt>
                <c:pt idx="214">
                  <c:v>193.75</c:v>
                </c:pt>
                <c:pt idx="215">
                  <c:v>194.65</c:v>
                </c:pt>
                <c:pt idx="216">
                  <c:v>195.55</c:v>
                </c:pt>
                <c:pt idx="217">
                  <c:v>196.45000000000002</c:v>
                </c:pt>
                <c:pt idx="218">
                  <c:v>197.35000000000002</c:v>
                </c:pt>
                <c:pt idx="219">
                  <c:v>198.25</c:v>
                </c:pt>
                <c:pt idx="220">
                  <c:v>199.15</c:v>
                </c:pt>
                <c:pt idx="221">
                  <c:v>200.05</c:v>
                </c:pt>
                <c:pt idx="222">
                  <c:v>200.95000000000002</c:v>
                </c:pt>
                <c:pt idx="223">
                  <c:v>201.85000000000002</c:v>
                </c:pt>
                <c:pt idx="224">
                  <c:v>202.75</c:v>
                </c:pt>
                <c:pt idx="225">
                  <c:v>203.65</c:v>
                </c:pt>
                <c:pt idx="226">
                  <c:v>204.55</c:v>
                </c:pt>
                <c:pt idx="227">
                  <c:v>205.45000000000002</c:v>
                </c:pt>
                <c:pt idx="228">
                  <c:v>206.35000000000002</c:v>
                </c:pt>
                <c:pt idx="229">
                  <c:v>207.25</c:v>
                </c:pt>
                <c:pt idx="230">
                  <c:v>208.15</c:v>
                </c:pt>
                <c:pt idx="231">
                  <c:v>209.05</c:v>
                </c:pt>
                <c:pt idx="232">
                  <c:v>209.95000000000002</c:v>
                </c:pt>
                <c:pt idx="233">
                  <c:v>210.85000000000002</c:v>
                </c:pt>
                <c:pt idx="234">
                  <c:v>211.75</c:v>
                </c:pt>
                <c:pt idx="235">
                  <c:v>212.65</c:v>
                </c:pt>
                <c:pt idx="236">
                  <c:v>213.55</c:v>
                </c:pt>
                <c:pt idx="237">
                  <c:v>214.45000000000002</c:v>
                </c:pt>
                <c:pt idx="238">
                  <c:v>215.35000000000002</c:v>
                </c:pt>
                <c:pt idx="239">
                  <c:v>216.25</c:v>
                </c:pt>
                <c:pt idx="240">
                  <c:v>217.15</c:v>
                </c:pt>
                <c:pt idx="241">
                  <c:v>218.05</c:v>
                </c:pt>
                <c:pt idx="242">
                  <c:v>218.95000000000002</c:v>
                </c:pt>
                <c:pt idx="243">
                  <c:v>219.85000000000002</c:v>
                </c:pt>
                <c:pt idx="244">
                  <c:v>220.75</c:v>
                </c:pt>
                <c:pt idx="245">
                  <c:v>221.65</c:v>
                </c:pt>
                <c:pt idx="246">
                  <c:v>222.55</c:v>
                </c:pt>
                <c:pt idx="247">
                  <c:v>223.45000000000002</c:v>
                </c:pt>
                <c:pt idx="248">
                  <c:v>224.35000000000002</c:v>
                </c:pt>
                <c:pt idx="249">
                  <c:v>225.25</c:v>
                </c:pt>
                <c:pt idx="250">
                  <c:v>226.15</c:v>
                </c:pt>
                <c:pt idx="251">
                  <c:v>227.05</c:v>
                </c:pt>
                <c:pt idx="252">
                  <c:v>227.95000000000002</c:v>
                </c:pt>
                <c:pt idx="253">
                  <c:v>228.85000000000002</c:v>
                </c:pt>
                <c:pt idx="254">
                  <c:v>229.75</c:v>
                </c:pt>
                <c:pt idx="255">
                  <c:v>230.65</c:v>
                </c:pt>
                <c:pt idx="256">
                  <c:v>231.55</c:v>
                </c:pt>
                <c:pt idx="257">
                  <c:v>232.45000000000002</c:v>
                </c:pt>
                <c:pt idx="258">
                  <c:v>233.35000000000002</c:v>
                </c:pt>
                <c:pt idx="259">
                  <c:v>234.25</c:v>
                </c:pt>
                <c:pt idx="260">
                  <c:v>235.15</c:v>
                </c:pt>
                <c:pt idx="261">
                  <c:v>236.05</c:v>
                </c:pt>
                <c:pt idx="262">
                  <c:v>236.95000000000002</c:v>
                </c:pt>
                <c:pt idx="263">
                  <c:v>237.85000000000002</c:v>
                </c:pt>
                <c:pt idx="264">
                  <c:v>238.75</c:v>
                </c:pt>
                <c:pt idx="265">
                  <c:v>239.65</c:v>
                </c:pt>
                <c:pt idx="266">
                  <c:v>240.55</c:v>
                </c:pt>
                <c:pt idx="267">
                  <c:v>241.45000000000002</c:v>
                </c:pt>
                <c:pt idx="268">
                  <c:v>242.35000000000002</c:v>
                </c:pt>
                <c:pt idx="269">
                  <c:v>243.25</c:v>
                </c:pt>
                <c:pt idx="270">
                  <c:v>244.15</c:v>
                </c:pt>
                <c:pt idx="271">
                  <c:v>245.05</c:v>
                </c:pt>
                <c:pt idx="272">
                  <c:v>245.95000000000002</c:v>
                </c:pt>
                <c:pt idx="273">
                  <c:v>246.85000000000002</c:v>
                </c:pt>
                <c:pt idx="274">
                  <c:v>247.75</c:v>
                </c:pt>
                <c:pt idx="275">
                  <c:v>248.65</c:v>
                </c:pt>
                <c:pt idx="276">
                  <c:v>249.55</c:v>
                </c:pt>
                <c:pt idx="277">
                  <c:v>250.45000000000002</c:v>
                </c:pt>
                <c:pt idx="278">
                  <c:v>251.35000000000002</c:v>
                </c:pt>
                <c:pt idx="279">
                  <c:v>252.25</c:v>
                </c:pt>
                <c:pt idx="280">
                  <c:v>253.15</c:v>
                </c:pt>
                <c:pt idx="281">
                  <c:v>254.05</c:v>
                </c:pt>
                <c:pt idx="282">
                  <c:v>254.95000000000002</c:v>
                </c:pt>
                <c:pt idx="283">
                  <c:v>255.85000000000002</c:v>
                </c:pt>
                <c:pt idx="284">
                  <c:v>256.75</c:v>
                </c:pt>
                <c:pt idx="285">
                  <c:v>257.64999999999998</c:v>
                </c:pt>
                <c:pt idx="286">
                  <c:v>258.55</c:v>
                </c:pt>
                <c:pt idx="287">
                  <c:v>259.45</c:v>
                </c:pt>
                <c:pt idx="288">
                  <c:v>260.34999999999997</c:v>
                </c:pt>
                <c:pt idx="289">
                  <c:v>261.25</c:v>
                </c:pt>
                <c:pt idx="290">
                  <c:v>262.14999999999998</c:v>
                </c:pt>
                <c:pt idx="291">
                  <c:v>263.05</c:v>
                </c:pt>
                <c:pt idx="292">
                  <c:v>263.95</c:v>
                </c:pt>
                <c:pt idx="293">
                  <c:v>264.84999999999997</c:v>
                </c:pt>
                <c:pt idx="294">
                  <c:v>265.75</c:v>
                </c:pt>
                <c:pt idx="295">
                  <c:v>266.64999999999998</c:v>
                </c:pt>
                <c:pt idx="296">
                  <c:v>267.55</c:v>
                </c:pt>
                <c:pt idx="297">
                  <c:v>268.45</c:v>
                </c:pt>
                <c:pt idx="298">
                  <c:v>269.34999999999997</c:v>
                </c:pt>
                <c:pt idx="299">
                  <c:v>270.25</c:v>
                </c:pt>
                <c:pt idx="300">
                  <c:v>271.14999999999998</c:v>
                </c:pt>
                <c:pt idx="301">
                  <c:v>272.05</c:v>
                </c:pt>
                <c:pt idx="302">
                  <c:v>272.95</c:v>
                </c:pt>
                <c:pt idx="303">
                  <c:v>273.84999999999997</c:v>
                </c:pt>
                <c:pt idx="304">
                  <c:v>274.75</c:v>
                </c:pt>
                <c:pt idx="305">
                  <c:v>275.64999999999998</c:v>
                </c:pt>
                <c:pt idx="306">
                  <c:v>276.55</c:v>
                </c:pt>
                <c:pt idx="307">
                  <c:v>277.45</c:v>
                </c:pt>
                <c:pt idx="308">
                  <c:v>278.34999999999997</c:v>
                </c:pt>
                <c:pt idx="309">
                  <c:v>279.25</c:v>
                </c:pt>
                <c:pt idx="310">
                  <c:v>280.14999999999998</c:v>
                </c:pt>
                <c:pt idx="311">
                  <c:v>281.05</c:v>
                </c:pt>
                <c:pt idx="312">
                  <c:v>281.95</c:v>
                </c:pt>
                <c:pt idx="313">
                  <c:v>282.84999999999997</c:v>
                </c:pt>
                <c:pt idx="314">
                  <c:v>283.75</c:v>
                </c:pt>
                <c:pt idx="315">
                  <c:v>284.64999999999998</c:v>
                </c:pt>
                <c:pt idx="316">
                  <c:v>285.55</c:v>
                </c:pt>
                <c:pt idx="317">
                  <c:v>286.45</c:v>
                </c:pt>
                <c:pt idx="318">
                  <c:v>287.34999999999997</c:v>
                </c:pt>
                <c:pt idx="319">
                  <c:v>288.25</c:v>
                </c:pt>
                <c:pt idx="320">
                  <c:v>289.14999999999998</c:v>
                </c:pt>
                <c:pt idx="321">
                  <c:v>290.05</c:v>
                </c:pt>
                <c:pt idx="322">
                  <c:v>290.95</c:v>
                </c:pt>
                <c:pt idx="323">
                  <c:v>291.84999999999997</c:v>
                </c:pt>
                <c:pt idx="324">
                  <c:v>292.75</c:v>
                </c:pt>
                <c:pt idx="325">
                  <c:v>293.64999999999998</c:v>
                </c:pt>
                <c:pt idx="326">
                  <c:v>294.55</c:v>
                </c:pt>
                <c:pt idx="327">
                  <c:v>295.45</c:v>
                </c:pt>
                <c:pt idx="328">
                  <c:v>296.34999999999997</c:v>
                </c:pt>
                <c:pt idx="329">
                  <c:v>297.25</c:v>
                </c:pt>
                <c:pt idx="330">
                  <c:v>298.14999999999998</c:v>
                </c:pt>
                <c:pt idx="331">
                  <c:v>299.05</c:v>
                </c:pt>
                <c:pt idx="332">
                  <c:v>299.95</c:v>
                </c:pt>
                <c:pt idx="333">
                  <c:v>300.84999999999997</c:v>
                </c:pt>
                <c:pt idx="334">
                  <c:v>301.75</c:v>
                </c:pt>
                <c:pt idx="335">
                  <c:v>302.64999999999998</c:v>
                </c:pt>
                <c:pt idx="336">
                  <c:v>303.55</c:v>
                </c:pt>
                <c:pt idx="337">
                  <c:v>304.45</c:v>
                </c:pt>
                <c:pt idx="338">
                  <c:v>305.34999999999997</c:v>
                </c:pt>
                <c:pt idx="339">
                  <c:v>306.25</c:v>
                </c:pt>
                <c:pt idx="340">
                  <c:v>307.14999999999998</c:v>
                </c:pt>
                <c:pt idx="341">
                  <c:v>308.05</c:v>
                </c:pt>
                <c:pt idx="342">
                  <c:v>308.95</c:v>
                </c:pt>
                <c:pt idx="343">
                  <c:v>309.84999999999997</c:v>
                </c:pt>
                <c:pt idx="344">
                  <c:v>310.75</c:v>
                </c:pt>
                <c:pt idx="345">
                  <c:v>311.64999999999998</c:v>
                </c:pt>
                <c:pt idx="346">
                  <c:v>312.55</c:v>
                </c:pt>
                <c:pt idx="347">
                  <c:v>313.45</c:v>
                </c:pt>
                <c:pt idx="348">
                  <c:v>314.34999999999997</c:v>
                </c:pt>
                <c:pt idx="349">
                  <c:v>315.25</c:v>
                </c:pt>
                <c:pt idx="350">
                  <c:v>316.14999999999998</c:v>
                </c:pt>
                <c:pt idx="351">
                  <c:v>317.05</c:v>
                </c:pt>
                <c:pt idx="352">
                  <c:v>317.95</c:v>
                </c:pt>
                <c:pt idx="353">
                  <c:v>318.84999999999997</c:v>
                </c:pt>
                <c:pt idx="354">
                  <c:v>319.75</c:v>
                </c:pt>
                <c:pt idx="355">
                  <c:v>320.64999999999998</c:v>
                </c:pt>
                <c:pt idx="356">
                  <c:v>321.55</c:v>
                </c:pt>
                <c:pt idx="357">
                  <c:v>322.45</c:v>
                </c:pt>
                <c:pt idx="358">
                  <c:v>323.34999999999997</c:v>
                </c:pt>
                <c:pt idx="359">
                  <c:v>324.25</c:v>
                </c:pt>
                <c:pt idx="360">
                  <c:v>325.14999999999998</c:v>
                </c:pt>
                <c:pt idx="361">
                  <c:v>326.05</c:v>
                </c:pt>
                <c:pt idx="362">
                  <c:v>326.95</c:v>
                </c:pt>
                <c:pt idx="363">
                  <c:v>327.84999999999997</c:v>
                </c:pt>
                <c:pt idx="364">
                  <c:v>328.75</c:v>
                </c:pt>
                <c:pt idx="365">
                  <c:v>329.65</c:v>
                </c:pt>
                <c:pt idx="366">
                  <c:v>330.55</c:v>
                </c:pt>
                <c:pt idx="367">
                  <c:v>331.45</c:v>
                </c:pt>
                <c:pt idx="368">
                  <c:v>332.34999999999997</c:v>
                </c:pt>
                <c:pt idx="369">
                  <c:v>333.25</c:v>
                </c:pt>
                <c:pt idx="370">
                  <c:v>334.15</c:v>
                </c:pt>
                <c:pt idx="371">
                  <c:v>335.05</c:v>
                </c:pt>
                <c:pt idx="372">
                  <c:v>335.95</c:v>
                </c:pt>
                <c:pt idx="373">
                  <c:v>336.84999999999997</c:v>
                </c:pt>
                <c:pt idx="374">
                  <c:v>337.75</c:v>
                </c:pt>
                <c:pt idx="375">
                  <c:v>338.65</c:v>
                </c:pt>
                <c:pt idx="376">
                  <c:v>339.55</c:v>
                </c:pt>
                <c:pt idx="377">
                  <c:v>340.45</c:v>
                </c:pt>
                <c:pt idx="378">
                  <c:v>341.34999999999997</c:v>
                </c:pt>
                <c:pt idx="379">
                  <c:v>342.25</c:v>
                </c:pt>
                <c:pt idx="380">
                  <c:v>343.15</c:v>
                </c:pt>
                <c:pt idx="381">
                  <c:v>344.05</c:v>
                </c:pt>
                <c:pt idx="382">
                  <c:v>344.95</c:v>
                </c:pt>
                <c:pt idx="383">
                  <c:v>345.84999999999997</c:v>
                </c:pt>
                <c:pt idx="384">
                  <c:v>346.75</c:v>
                </c:pt>
                <c:pt idx="385">
                  <c:v>347.65</c:v>
                </c:pt>
                <c:pt idx="386">
                  <c:v>348.55</c:v>
                </c:pt>
                <c:pt idx="387">
                  <c:v>349.45</c:v>
                </c:pt>
                <c:pt idx="388">
                  <c:v>350.34999999999997</c:v>
                </c:pt>
                <c:pt idx="389">
                  <c:v>351.25</c:v>
                </c:pt>
                <c:pt idx="390">
                  <c:v>352.15</c:v>
                </c:pt>
                <c:pt idx="391">
                  <c:v>353.05</c:v>
                </c:pt>
                <c:pt idx="392">
                  <c:v>353.95</c:v>
                </c:pt>
                <c:pt idx="393">
                  <c:v>354.84999999999997</c:v>
                </c:pt>
                <c:pt idx="394">
                  <c:v>355.75</c:v>
                </c:pt>
                <c:pt idx="395">
                  <c:v>356.65</c:v>
                </c:pt>
                <c:pt idx="396">
                  <c:v>357.55</c:v>
                </c:pt>
                <c:pt idx="397">
                  <c:v>358.45</c:v>
                </c:pt>
                <c:pt idx="398">
                  <c:v>359.34999999999997</c:v>
                </c:pt>
                <c:pt idx="399">
                  <c:v>360.25</c:v>
                </c:pt>
                <c:pt idx="400">
                  <c:v>361.15</c:v>
                </c:pt>
                <c:pt idx="401">
                  <c:v>362.05</c:v>
                </c:pt>
                <c:pt idx="402">
                  <c:v>362.95</c:v>
                </c:pt>
                <c:pt idx="403">
                  <c:v>363.84999999999997</c:v>
                </c:pt>
                <c:pt idx="404">
                  <c:v>364.75</c:v>
                </c:pt>
                <c:pt idx="405">
                  <c:v>365.65</c:v>
                </c:pt>
                <c:pt idx="406">
                  <c:v>366.55</c:v>
                </c:pt>
                <c:pt idx="407">
                  <c:v>367.45</c:v>
                </c:pt>
                <c:pt idx="408">
                  <c:v>368.34999999999997</c:v>
                </c:pt>
                <c:pt idx="409">
                  <c:v>369.25</c:v>
                </c:pt>
                <c:pt idx="410">
                  <c:v>370.15</c:v>
                </c:pt>
                <c:pt idx="411">
                  <c:v>371.05</c:v>
                </c:pt>
                <c:pt idx="412">
                  <c:v>371.95</c:v>
                </c:pt>
                <c:pt idx="413">
                  <c:v>372.84999999999997</c:v>
                </c:pt>
                <c:pt idx="414">
                  <c:v>373.75</c:v>
                </c:pt>
                <c:pt idx="415">
                  <c:v>374.65</c:v>
                </c:pt>
                <c:pt idx="416">
                  <c:v>375.55</c:v>
                </c:pt>
                <c:pt idx="417">
                  <c:v>376.45</c:v>
                </c:pt>
                <c:pt idx="418">
                  <c:v>377.34999999999997</c:v>
                </c:pt>
                <c:pt idx="419">
                  <c:v>378.25</c:v>
                </c:pt>
                <c:pt idx="420">
                  <c:v>379.15</c:v>
                </c:pt>
                <c:pt idx="421">
                  <c:v>380.05</c:v>
                </c:pt>
                <c:pt idx="422">
                  <c:v>380.95</c:v>
                </c:pt>
                <c:pt idx="423">
                  <c:v>381.84999999999997</c:v>
                </c:pt>
                <c:pt idx="424">
                  <c:v>382.75</c:v>
                </c:pt>
                <c:pt idx="425">
                  <c:v>383.65</c:v>
                </c:pt>
                <c:pt idx="426">
                  <c:v>384.55</c:v>
                </c:pt>
                <c:pt idx="427">
                  <c:v>385.45</c:v>
                </c:pt>
                <c:pt idx="428">
                  <c:v>386.34999999999997</c:v>
                </c:pt>
                <c:pt idx="429">
                  <c:v>387.25</c:v>
                </c:pt>
                <c:pt idx="430">
                  <c:v>388.15</c:v>
                </c:pt>
                <c:pt idx="431">
                  <c:v>389.05</c:v>
                </c:pt>
                <c:pt idx="432">
                  <c:v>389.95</c:v>
                </c:pt>
                <c:pt idx="433">
                  <c:v>390.84999999999997</c:v>
                </c:pt>
                <c:pt idx="434">
                  <c:v>391.75</c:v>
                </c:pt>
                <c:pt idx="435">
                  <c:v>392.65</c:v>
                </c:pt>
                <c:pt idx="436">
                  <c:v>393.55</c:v>
                </c:pt>
                <c:pt idx="437">
                  <c:v>394.45</c:v>
                </c:pt>
                <c:pt idx="438">
                  <c:v>395.34999999999997</c:v>
                </c:pt>
                <c:pt idx="439">
                  <c:v>396.25</c:v>
                </c:pt>
                <c:pt idx="440">
                  <c:v>397.15</c:v>
                </c:pt>
                <c:pt idx="441">
                  <c:v>398.05</c:v>
                </c:pt>
                <c:pt idx="442">
                  <c:v>398.95</c:v>
                </c:pt>
                <c:pt idx="443">
                  <c:v>399.84999999999997</c:v>
                </c:pt>
                <c:pt idx="444">
                  <c:v>400.75</c:v>
                </c:pt>
                <c:pt idx="445">
                  <c:v>401.65</c:v>
                </c:pt>
                <c:pt idx="446">
                  <c:v>402.55</c:v>
                </c:pt>
                <c:pt idx="447">
                  <c:v>403.45</c:v>
                </c:pt>
                <c:pt idx="448">
                  <c:v>404.34999999999997</c:v>
                </c:pt>
                <c:pt idx="449">
                  <c:v>405.25</c:v>
                </c:pt>
                <c:pt idx="450">
                  <c:v>406.15</c:v>
                </c:pt>
                <c:pt idx="451">
                  <c:v>407.05</c:v>
                </c:pt>
                <c:pt idx="452">
                  <c:v>407.95</c:v>
                </c:pt>
                <c:pt idx="453">
                  <c:v>408.84999999999997</c:v>
                </c:pt>
                <c:pt idx="454">
                  <c:v>409.75</c:v>
                </c:pt>
                <c:pt idx="455">
                  <c:v>410.65</c:v>
                </c:pt>
                <c:pt idx="456">
                  <c:v>411.55</c:v>
                </c:pt>
                <c:pt idx="457">
                  <c:v>412.45</c:v>
                </c:pt>
                <c:pt idx="458">
                  <c:v>413.34999999999997</c:v>
                </c:pt>
                <c:pt idx="459">
                  <c:v>414.25</c:v>
                </c:pt>
                <c:pt idx="460">
                  <c:v>415.15</c:v>
                </c:pt>
                <c:pt idx="461">
                  <c:v>416.05</c:v>
                </c:pt>
                <c:pt idx="462">
                  <c:v>416.95</c:v>
                </c:pt>
                <c:pt idx="463">
                  <c:v>417.84999999999997</c:v>
                </c:pt>
                <c:pt idx="464">
                  <c:v>418.75</c:v>
                </c:pt>
                <c:pt idx="465">
                  <c:v>419.65</c:v>
                </c:pt>
                <c:pt idx="466">
                  <c:v>420.55</c:v>
                </c:pt>
                <c:pt idx="467">
                  <c:v>421.45</c:v>
                </c:pt>
                <c:pt idx="468">
                  <c:v>422.34999999999997</c:v>
                </c:pt>
                <c:pt idx="469">
                  <c:v>423.25</c:v>
                </c:pt>
                <c:pt idx="470">
                  <c:v>424.15</c:v>
                </c:pt>
                <c:pt idx="471">
                  <c:v>425.05</c:v>
                </c:pt>
                <c:pt idx="472">
                  <c:v>425.95</c:v>
                </c:pt>
                <c:pt idx="473">
                  <c:v>426.84999999999997</c:v>
                </c:pt>
                <c:pt idx="474">
                  <c:v>427.75</c:v>
                </c:pt>
                <c:pt idx="475">
                  <c:v>428.65</c:v>
                </c:pt>
                <c:pt idx="476">
                  <c:v>429.55</c:v>
                </c:pt>
                <c:pt idx="477">
                  <c:v>430.45</c:v>
                </c:pt>
                <c:pt idx="478">
                  <c:v>431.34999999999997</c:v>
                </c:pt>
                <c:pt idx="479">
                  <c:v>432.25</c:v>
                </c:pt>
                <c:pt idx="480">
                  <c:v>433.15</c:v>
                </c:pt>
                <c:pt idx="481">
                  <c:v>434.05</c:v>
                </c:pt>
                <c:pt idx="482">
                  <c:v>434.95</c:v>
                </c:pt>
                <c:pt idx="483">
                  <c:v>435.84999999999997</c:v>
                </c:pt>
                <c:pt idx="484">
                  <c:v>436.75</c:v>
                </c:pt>
                <c:pt idx="485">
                  <c:v>437.65</c:v>
                </c:pt>
                <c:pt idx="486">
                  <c:v>438.55</c:v>
                </c:pt>
                <c:pt idx="487">
                  <c:v>439.45</c:v>
                </c:pt>
                <c:pt idx="488">
                  <c:v>440.34999999999997</c:v>
                </c:pt>
                <c:pt idx="489">
                  <c:v>441.25</c:v>
                </c:pt>
                <c:pt idx="490">
                  <c:v>442.15</c:v>
                </c:pt>
                <c:pt idx="491">
                  <c:v>443.05</c:v>
                </c:pt>
                <c:pt idx="492">
                  <c:v>443.95</c:v>
                </c:pt>
                <c:pt idx="493">
                  <c:v>444.84999999999997</c:v>
                </c:pt>
                <c:pt idx="494">
                  <c:v>445.75</c:v>
                </c:pt>
                <c:pt idx="495">
                  <c:v>446.65</c:v>
                </c:pt>
                <c:pt idx="496">
                  <c:v>447.55</c:v>
                </c:pt>
                <c:pt idx="497">
                  <c:v>448.45</c:v>
                </c:pt>
                <c:pt idx="498">
                  <c:v>449.34999999999997</c:v>
                </c:pt>
                <c:pt idx="499">
                  <c:v>450.25</c:v>
                </c:pt>
                <c:pt idx="500">
                  <c:v>451.15</c:v>
                </c:pt>
                <c:pt idx="501">
                  <c:v>452.05</c:v>
                </c:pt>
                <c:pt idx="502">
                  <c:v>452.95</c:v>
                </c:pt>
                <c:pt idx="503">
                  <c:v>453.84999999999997</c:v>
                </c:pt>
                <c:pt idx="504">
                  <c:v>454.75</c:v>
                </c:pt>
                <c:pt idx="505">
                  <c:v>455.65</c:v>
                </c:pt>
                <c:pt idx="506">
                  <c:v>456.55</c:v>
                </c:pt>
                <c:pt idx="507">
                  <c:v>457.45</c:v>
                </c:pt>
                <c:pt idx="508">
                  <c:v>458.34999999999997</c:v>
                </c:pt>
                <c:pt idx="509">
                  <c:v>459.25</c:v>
                </c:pt>
                <c:pt idx="510">
                  <c:v>460.15</c:v>
                </c:pt>
                <c:pt idx="511">
                  <c:v>461.05</c:v>
                </c:pt>
                <c:pt idx="512">
                  <c:v>461.95</c:v>
                </c:pt>
                <c:pt idx="513">
                  <c:v>462.84999999999997</c:v>
                </c:pt>
                <c:pt idx="514">
                  <c:v>463.75</c:v>
                </c:pt>
                <c:pt idx="515">
                  <c:v>464.65</c:v>
                </c:pt>
                <c:pt idx="516">
                  <c:v>465.55</c:v>
                </c:pt>
                <c:pt idx="517">
                  <c:v>466.45</c:v>
                </c:pt>
                <c:pt idx="518">
                  <c:v>467.34999999999997</c:v>
                </c:pt>
                <c:pt idx="519">
                  <c:v>468.25</c:v>
                </c:pt>
                <c:pt idx="520">
                  <c:v>469.15</c:v>
                </c:pt>
                <c:pt idx="521">
                  <c:v>470.05</c:v>
                </c:pt>
                <c:pt idx="522">
                  <c:v>470.95</c:v>
                </c:pt>
                <c:pt idx="523">
                  <c:v>471.84999999999997</c:v>
                </c:pt>
                <c:pt idx="524">
                  <c:v>472.75</c:v>
                </c:pt>
                <c:pt idx="525">
                  <c:v>473.65</c:v>
                </c:pt>
                <c:pt idx="526">
                  <c:v>474.55</c:v>
                </c:pt>
                <c:pt idx="527">
                  <c:v>475.45</c:v>
                </c:pt>
                <c:pt idx="528">
                  <c:v>476.34999999999997</c:v>
                </c:pt>
                <c:pt idx="529">
                  <c:v>477.25</c:v>
                </c:pt>
                <c:pt idx="530">
                  <c:v>478.15</c:v>
                </c:pt>
                <c:pt idx="531">
                  <c:v>479.05</c:v>
                </c:pt>
                <c:pt idx="532">
                  <c:v>479.95</c:v>
                </c:pt>
                <c:pt idx="533">
                  <c:v>480.84999999999997</c:v>
                </c:pt>
                <c:pt idx="534">
                  <c:v>481.75</c:v>
                </c:pt>
                <c:pt idx="535">
                  <c:v>482.65</c:v>
                </c:pt>
                <c:pt idx="536">
                  <c:v>483.55</c:v>
                </c:pt>
                <c:pt idx="537">
                  <c:v>484.45</c:v>
                </c:pt>
                <c:pt idx="538">
                  <c:v>485.34999999999997</c:v>
                </c:pt>
                <c:pt idx="539">
                  <c:v>486.25</c:v>
                </c:pt>
                <c:pt idx="540">
                  <c:v>487.15</c:v>
                </c:pt>
                <c:pt idx="541">
                  <c:v>488.05</c:v>
                </c:pt>
                <c:pt idx="542">
                  <c:v>488.95</c:v>
                </c:pt>
                <c:pt idx="543">
                  <c:v>489.84999999999997</c:v>
                </c:pt>
                <c:pt idx="544">
                  <c:v>490.75</c:v>
                </c:pt>
                <c:pt idx="545">
                  <c:v>491.65</c:v>
                </c:pt>
                <c:pt idx="546">
                  <c:v>492.55</c:v>
                </c:pt>
                <c:pt idx="547">
                  <c:v>493.45</c:v>
                </c:pt>
                <c:pt idx="548">
                  <c:v>494.34999999999997</c:v>
                </c:pt>
                <c:pt idx="549">
                  <c:v>495.25</c:v>
                </c:pt>
                <c:pt idx="550">
                  <c:v>496.15</c:v>
                </c:pt>
              </c:numCache>
            </c:numRef>
          </c:val>
          <c:smooth val="0"/>
          <c:extLst>
            <c:ext xmlns:c16="http://schemas.microsoft.com/office/drawing/2014/chart" uri="{C3380CC4-5D6E-409C-BE32-E72D297353CC}">
              <c16:uniqueId val="{00000003-8437-4636-B196-952E5EB9335E}"/>
            </c:ext>
          </c:extLst>
        </c:ser>
        <c:dLbls>
          <c:showLegendKey val="0"/>
          <c:showVal val="0"/>
          <c:showCatName val="0"/>
          <c:showSerName val="0"/>
          <c:showPercent val="0"/>
          <c:showBubbleSize val="0"/>
        </c:dLbls>
        <c:smooth val="0"/>
        <c:axId val="43477839"/>
        <c:axId val="43486159"/>
      </c:lineChart>
      <c:catAx>
        <c:axId val="43477839"/>
        <c:scaling>
          <c:orientation val="minMax"/>
        </c:scaling>
        <c:delete val="0"/>
        <c:axPos val="b"/>
        <c:title>
          <c:tx>
            <c:rich>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s-CO"/>
                  <a:t>m3</a:t>
                </a:r>
              </a:p>
            </c:rich>
          </c:tx>
          <c:overlay val="0"/>
          <c:spPr>
            <a:noFill/>
            <a:ln>
              <a:noFill/>
            </a:ln>
            <a:effectLst/>
          </c:spPr>
          <c:txPr>
            <a:bodyPr rot="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General" sourceLinked="1"/>
        <c:majorTickMark val="out"/>
        <c:minorTickMark val="none"/>
        <c:tickLblPos val="nextTo"/>
        <c:spPr>
          <a:noFill/>
          <a:ln w="9525" cap="flat" cmpd="sng" algn="ctr">
            <a:solidFill>
              <a:schemeClr val="tx2">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3486159"/>
        <c:crosses val="autoZero"/>
        <c:auto val="1"/>
        <c:lblAlgn val="ctr"/>
        <c:lblOffset val="100"/>
        <c:noMultiLvlLbl val="0"/>
      </c:catAx>
      <c:valAx>
        <c:axId val="43486159"/>
        <c:scaling>
          <c:orientation val="minMax"/>
        </c:scaling>
        <c:delete val="0"/>
        <c:axPos val="l"/>
        <c:majorGridlines>
          <c:spPr>
            <a:ln w="9525" cap="flat" cmpd="sng" algn="ctr">
              <a:solidFill>
                <a:schemeClr val="tx2">
                  <a:lumMod val="15000"/>
                  <a:lumOff val="85000"/>
                </a:schemeClr>
              </a:solidFill>
              <a:round/>
            </a:ln>
            <a:effectLst/>
          </c:spPr>
        </c:majorGridlines>
        <c:title>
          <c:tx>
            <c:rich>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r>
                  <a:rPr lang="en-US"/>
                  <a:t>US$</a:t>
                </a:r>
              </a:p>
            </c:rich>
          </c:tx>
          <c:overlay val="0"/>
          <c:spPr>
            <a:noFill/>
            <a:ln>
              <a:noFill/>
            </a:ln>
            <a:effectLst/>
          </c:spPr>
          <c:txPr>
            <a:bodyPr rot="-5400000" spcFirstLastPara="1" vertOverflow="ellipsis" vert="horz" wrap="square" anchor="ctr" anchorCtr="1"/>
            <a:lstStyle/>
            <a:p>
              <a:pPr>
                <a:defRPr sz="900" b="1" i="0" u="none" strike="noStrike" kern="1200" baseline="0">
                  <a:solidFill>
                    <a:schemeClr val="tx2"/>
                  </a:solidFill>
                  <a:latin typeface="+mn-lt"/>
                  <a:ea typeface="+mn-ea"/>
                  <a:cs typeface="+mn-cs"/>
                </a:defRPr>
              </a:pPr>
              <a:endParaRPr lang="en-US"/>
            </a:p>
          </c:txPr>
        </c:title>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crossAx val="4347783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2"/>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2">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070661089238845E-2"/>
          <c:y val="0.19396002353413239"/>
          <c:w val="0.96929338910761154"/>
          <c:h val="0.41816681732418726"/>
        </c:manualLayout>
      </c:layout>
      <c:bar3DChart>
        <c:barDir val="col"/>
        <c:grouping val="stacked"/>
        <c:varyColors val="0"/>
        <c:ser>
          <c:idx val="0"/>
          <c:order val="0"/>
          <c:tx>
            <c:strRef>
              <c:f>Benchmarking!$F$4</c:f>
              <c:strCache>
                <c:ptCount val="1"/>
                <c:pt idx="0">
                  <c:v>Agua</c:v>
                </c:pt>
              </c:strCache>
            </c:strRef>
          </c:tx>
          <c:spPr>
            <a:solidFill>
              <a:schemeClr val="accent1"/>
            </a:solidFill>
            <a:ln>
              <a:noFill/>
            </a:ln>
            <a:effectLst/>
            <a:sp3d/>
          </c:spPr>
          <c:invertIfNegative val="0"/>
          <c:cat>
            <c:strRef>
              <c:f>Benchmarking!$A$5:$A$12</c:f>
              <c:strCache>
                <c:ptCount val="8"/>
                <c:pt idx="0">
                  <c:v>San Salvador
(ANDA)</c:v>
                </c:pt>
                <c:pt idx="1">
                  <c:v>Panamá
(IDAAN)</c:v>
                </c:pt>
                <c:pt idx="2">
                  <c:v>San Pedro Sula
(AGUAS DE SAN PEDRO)</c:v>
                </c:pt>
                <c:pt idx="3">
                  <c:v>Santiago RD
(CORAASAN)</c:v>
                </c:pt>
                <c:pt idx="4">
                  <c:v>Cochabamba
(SEMAPA)</c:v>
                </c:pt>
                <c:pt idx="5">
                  <c:v>Bogotá 
(EAAB)</c:v>
                </c:pt>
                <c:pt idx="6">
                  <c:v>Heredia CR (ESPH)</c:v>
                </c:pt>
                <c:pt idx="7">
                  <c:v>San José CR
(AyA)</c:v>
                </c:pt>
              </c:strCache>
            </c:strRef>
          </c:cat>
          <c:val>
            <c:numRef>
              <c:f>Benchmarking!$F$5:$F$12</c:f>
              <c:numCache>
                <c:formatCode>_-* #,##0.00_-;\-* #,##0.00_-;_-* "-"_-;_-@_-</c:formatCode>
                <c:ptCount val="8"/>
                <c:pt idx="0">
                  <c:v>3.34</c:v>
                </c:pt>
                <c:pt idx="1">
                  <c:v>6.4</c:v>
                </c:pt>
                <c:pt idx="2">
                  <c:v>7.1767630000000011</c:v>
                </c:pt>
                <c:pt idx="3">
                  <c:v>7.91</c:v>
                </c:pt>
                <c:pt idx="4">
                  <c:v>11.889028499999998</c:v>
                </c:pt>
                <c:pt idx="5">
                  <c:v>12.6152754</c:v>
                </c:pt>
                <c:pt idx="6">
                  <c:v>9.5520000000000014</c:v>
                </c:pt>
                <c:pt idx="7">
                  <c:v>13.015999999999998</c:v>
                </c:pt>
              </c:numCache>
            </c:numRef>
          </c:val>
          <c:extLst>
            <c:ext xmlns:c16="http://schemas.microsoft.com/office/drawing/2014/chart" uri="{C3380CC4-5D6E-409C-BE32-E72D297353CC}">
              <c16:uniqueId val="{00000000-0710-42E0-A43F-7F4F2A032024}"/>
            </c:ext>
          </c:extLst>
        </c:ser>
        <c:ser>
          <c:idx val="1"/>
          <c:order val="1"/>
          <c:tx>
            <c:strRef>
              <c:f>Benchmarking!$G$4</c:f>
              <c:strCache>
                <c:ptCount val="1"/>
                <c:pt idx="0">
                  <c:v>Alcantarillado</c:v>
                </c:pt>
              </c:strCache>
            </c:strRef>
          </c:tx>
          <c:spPr>
            <a:solidFill>
              <a:schemeClr val="accent6"/>
            </a:solidFill>
            <a:ln>
              <a:noFill/>
            </a:ln>
            <a:effectLst/>
            <a:sp3d/>
          </c:spPr>
          <c:invertIfNegative val="0"/>
          <c:cat>
            <c:strRef>
              <c:f>Benchmarking!$A$5:$A$12</c:f>
              <c:strCache>
                <c:ptCount val="8"/>
                <c:pt idx="0">
                  <c:v>San Salvador
(ANDA)</c:v>
                </c:pt>
                <c:pt idx="1">
                  <c:v>Panamá
(IDAAN)</c:v>
                </c:pt>
                <c:pt idx="2">
                  <c:v>San Pedro Sula
(AGUAS DE SAN PEDRO)</c:v>
                </c:pt>
                <c:pt idx="3">
                  <c:v>Santiago RD
(CORAASAN)</c:v>
                </c:pt>
                <c:pt idx="4">
                  <c:v>Cochabamba
(SEMAPA)</c:v>
                </c:pt>
                <c:pt idx="5">
                  <c:v>Bogotá 
(EAAB)</c:v>
                </c:pt>
                <c:pt idx="6">
                  <c:v>Heredia CR (ESPH)</c:v>
                </c:pt>
                <c:pt idx="7">
                  <c:v>San José CR
(AyA)</c:v>
                </c:pt>
              </c:strCache>
            </c:strRef>
          </c:cat>
          <c:val>
            <c:numRef>
              <c:f>Benchmarking!$G$5:$G$12</c:f>
              <c:numCache>
                <c:formatCode>_-* #,##0.00_-;\-* #,##0.00_-;_-* "-"_-;_-@_-</c:formatCode>
                <c:ptCount val="8"/>
                <c:pt idx="0">
                  <c:v>0.1</c:v>
                </c:pt>
                <c:pt idx="1">
                  <c:v>1.52</c:v>
                </c:pt>
                <c:pt idx="2">
                  <c:v>2.8707052000000006</c:v>
                </c:pt>
                <c:pt idx="3">
                  <c:v>5.2</c:v>
                </c:pt>
                <c:pt idx="4">
                  <c:v>4.7556113999999994</c:v>
                </c:pt>
                <c:pt idx="5">
                  <c:v>11.974986399999999</c:v>
                </c:pt>
                <c:pt idx="6">
                  <c:v>6.096000000000001</c:v>
                </c:pt>
                <c:pt idx="7">
                  <c:v>13.224</c:v>
                </c:pt>
              </c:numCache>
            </c:numRef>
          </c:val>
          <c:extLst>
            <c:ext xmlns:c16="http://schemas.microsoft.com/office/drawing/2014/chart" uri="{C3380CC4-5D6E-409C-BE32-E72D297353CC}">
              <c16:uniqueId val="{00000001-0710-42E0-A43F-7F4F2A032024}"/>
            </c:ext>
          </c:extLst>
        </c:ser>
        <c:ser>
          <c:idx val="2"/>
          <c:order val="2"/>
          <c:tx>
            <c:strRef>
              <c:f>Benchmarking!$H$4</c:f>
              <c:strCache>
                <c:ptCount val="1"/>
                <c:pt idx="0">
                  <c:v>Factura total</c:v>
                </c:pt>
              </c:strCache>
            </c:strRef>
          </c:tx>
          <c:spPr>
            <a:noFill/>
            <a:ln>
              <a:noFill/>
            </a:ln>
            <a:effectLst/>
            <a:sp3d/>
          </c:spPr>
          <c:invertIfNegative val="0"/>
          <c:dLbls>
            <c:dLbl>
              <c:idx val="0"/>
              <c:layout>
                <c:manualLayout>
                  <c:x val="9.1551736345308939E-3"/>
                  <c:y val="-4.9703213969534733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B-0710-42E0-A43F-7F4F2A032024}"/>
                </c:ext>
              </c:extLst>
            </c:dLbl>
            <c:dLbl>
              <c:idx val="1"/>
              <c:layout>
                <c:manualLayout>
                  <c:x val="6.7888698011186839E-3"/>
                  <c:y val="-1.4750771249115315E-2"/>
                </c:manualLayout>
              </c:layout>
              <c:tx>
                <c:rich>
                  <a:bodyPr/>
                  <a:lstStyle/>
                  <a:p>
                    <a:r>
                      <a:rPr lang="en-US"/>
                      <a:t>7,92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A-0710-42E0-A43F-7F4F2A032024}"/>
                </c:ext>
              </c:extLst>
            </c:dLbl>
            <c:dLbl>
              <c:idx val="2"/>
              <c:layout>
                <c:manualLayout>
                  <c:x val="1.0994555637951786E-2"/>
                  <c:y val="-1.556307966984866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0710-42E0-A43F-7F4F2A032024}"/>
                </c:ext>
              </c:extLst>
            </c:dLbl>
            <c:dLbl>
              <c:idx val="3"/>
              <c:layout>
                <c:manualLayout>
                  <c:x val="9.1551736345308939E-3"/>
                  <c:y val="6.9689848117560028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8-0710-42E0-A43F-7F4F2A032024}"/>
                </c:ext>
              </c:extLst>
            </c:dLbl>
            <c:dLbl>
              <c:idx val="4"/>
              <c:layout>
                <c:manualLayout>
                  <c:x val="9.2074037620296818E-3"/>
                  <c:y val="-8.5944667738176543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0710-42E0-A43F-7F4F2A032024}"/>
                </c:ext>
              </c:extLst>
            </c:dLbl>
            <c:dLbl>
              <c:idx val="5"/>
              <c:layout>
                <c:manualLayout>
                  <c:x val="6.788866259334691E-3"/>
                  <c:y val="-2.57599175682637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710-42E0-A43F-7F4F2A032024}"/>
                </c:ext>
              </c:extLst>
            </c:dLbl>
            <c:dLbl>
              <c:idx val="6"/>
              <c:layout>
                <c:manualLayout>
                  <c:x val="1.1314777098891152E-2"/>
                  <c:y val="2.060793405461102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710-42E0-A43F-7F4F2A032024}"/>
                </c:ext>
              </c:extLst>
            </c:dLbl>
            <c:dLbl>
              <c:idx val="7"/>
              <c:layout>
                <c:manualLayout>
                  <c:x val="9.0518216791127554E-3"/>
                  <c:y val="-4.121586810922207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0710-42E0-A43F-7F4F2A032024}"/>
                </c:ext>
              </c:extLst>
            </c:dLbl>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Benchmarking!$B$5:$B$12</c:f>
              <c:strCache>
                <c:ptCount val="8"/>
                <c:pt idx="0">
                  <c:v>San Salvador</c:v>
                </c:pt>
                <c:pt idx="1">
                  <c:v>Panamá</c:v>
                </c:pt>
                <c:pt idx="2">
                  <c:v>San Pedro Sula</c:v>
                </c:pt>
                <c:pt idx="3">
                  <c:v>Santiago RD</c:v>
                </c:pt>
                <c:pt idx="4">
                  <c:v>Cochabamba</c:v>
                </c:pt>
                <c:pt idx="5">
                  <c:v>Bogotá</c:v>
                </c:pt>
                <c:pt idx="7">
                  <c:v>San José CR</c:v>
                </c:pt>
              </c:strCache>
            </c:strRef>
          </c:cat>
          <c:val>
            <c:numRef>
              <c:f>Benchmarking!$H$5:$H$12</c:f>
              <c:numCache>
                <c:formatCode>_-* #,##0.00_-;\-* #,##0.00_-;_-* "-"_-;_-@_-</c:formatCode>
                <c:ptCount val="8"/>
                <c:pt idx="0">
                  <c:v>3.44</c:v>
                </c:pt>
                <c:pt idx="1">
                  <c:v>7.92</c:v>
                </c:pt>
                <c:pt idx="2">
                  <c:v>10.047468200000001</c:v>
                </c:pt>
                <c:pt idx="3">
                  <c:v>13.11</c:v>
                </c:pt>
                <c:pt idx="4">
                  <c:v>16.644639899999998</c:v>
                </c:pt>
                <c:pt idx="5">
                  <c:v>24.5902618</c:v>
                </c:pt>
                <c:pt idx="6">
                  <c:v>15.648000000000003</c:v>
                </c:pt>
                <c:pt idx="7">
                  <c:v>26.24</c:v>
                </c:pt>
              </c:numCache>
            </c:numRef>
          </c:val>
          <c:extLst>
            <c:ext xmlns:c16="http://schemas.microsoft.com/office/drawing/2014/chart" uri="{C3380CC4-5D6E-409C-BE32-E72D297353CC}">
              <c16:uniqueId val="{00000002-0710-42E0-A43F-7F4F2A032024}"/>
            </c:ext>
          </c:extLst>
        </c:ser>
        <c:dLbls>
          <c:showLegendKey val="0"/>
          <c:showVal val="0"/>
          <c:showCatName val="0"/>
          <c:showSerName val="0"/>
          <c:showPercent val="0"/>
          <c:showBubbleSize val="0"/>
        </c:dLbls>
        <c:gapWidth val="150"/>
        <c:shape val="box"/>
        <c:axId val="1252764735"/>
        <c:axId val="1252768063"/>
        <c:axId val="0"/>
      </c:bar3DChart>
      <c:catAx>
        <c:axId val="1252764735"/>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0"/>
          <a:lstStyle/>
          <a:p>
            <a:pPr>
              <a:defRPr sz="900" b="0" i="0" u="none" strike="noStrike" kern="1200" baseline="0">
                <a:solidFill>
                  <a:schemeClr val="tx1">
                    <a:lumMod val="65000"/>
                    <a:lumOff val="35000"/>
                  </a:schemeClr>
                </a:solidFill>
                <a:latin typeface="+mj-lt"/>
                <a:ea typeface="+mn-ea"/>
                <a:cs typeface="+mn-cs"/>
              </a:defRPr>
            </a:pPr>
            <a:endParaRPr lang="en-US"/>
          </a:p>
        </c:txPr>
        <c:crossAx val="1252768063"/>
        <c:crosses val="autoZero"/>
        <c:auto val="1"/>
        <c:lblAlgn val="ctr"/>
        <c:lblOffset val="100"/>
        <c:noMultiLvlLbl val="0"/>
      </c:catAx>
      <c:valAx>
        <c:axId val="1252768063"/>
        <c:scaling>
          <c:orientation val="minMax"/>
          <c:max val="30"/>
        </c:scaling>
        <c:delete val="1"/>
        <c:axPos val="l"/>
        <c:numFmt formatCode="_-* #,##0.00_-;\-* #,##0.00_-;_-* &quot;-&quot;_-;_-@_-" sourceLinked="1"/>
        <c:majorTickMark val="out"/>
        <c:minorTickMark val="none"/>
        <c:tickLblPos val="nextTo"/>
        <c:crossAx val="1252764735"/>
        <c:crosses val="autoZero"/>
        <c:crossBetween val="between"/>
      </c:valAx>
      <c:spPr>
        <a:noFill/>
        <a:ln>
          <a:noFill/>
        </a:ln>
        <a:effectLst/>
      </c:spPr>
    </c:plotArea>
    <c:legend>
      <c:legendPos val="t"/>
      <c:legendEntry>
        <c:idx val="2"/>
        <c:delete val="1"/>
      </c:legendEntry>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mj-lt"/>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7.9548556430446199E-2"/>
          <c:y val="5.7914803404468237E-2"/>
          <c:w val="0.86968066491688534"/>
          <c:h val="0.73341215654585845"/>
        </c:manualLayout>
      </c:layout>
      <c:bar3DChart>
        <c:barDir val="bar"/>
        <c:grouping val="clustered"/>
        <c:varyColors val="0"/>
        <c:ser>
          <c:idx val="1"/>
          <c:order val="0"/>
          <c:tx>
            <c:v>Utilidad Neta</c:v>
          </c:tx>
          <c:spPr>
            <a:solidFill>
              <a:schemeClr val="accent2"/>
            </a:solidFill>
            <a:ln>
              <a:noFill/>
            </a:ln>
            <a:effectLst/>
            <a:sp3d/>
          </c:spPr>
          <c:invertIfNegative val="0"/>
          <c:dLbls>
            <c:numFmt formatCode="#,##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'IS (USD) '!$C$4:$E$4</c:f>
              <c:numCache>
                <c:formatCode>General</c:formatCode>
                <c:ptCount val="3"/>
                <c:pt idx="0">
                  <c:v>2019</c:v>
                </c:pt>
                <c:pt idx="1">
                  <c:v>2020</c:v>
                </c:pt>
                <c:pt idx="2">
                  <c:v>2021</c:v>
                </c:pt>
              </c:numCache>
            </c:numRef>
          </c:cat>
          <c:val>
            <c:numRef>
              <c:f>'IS (USD) '!$C$33:$E$33</c:f>
              <c:numCache>
                <c:formatCode>#,##0_);\(#,##0\)</c:formatCode>
                <c:ptCount val="3"/>
                <c:pt idx="0">
                  <c:v>-28468502.190000005</c:v>
                </c:pt>
                <c:pt idx="1">
                  <c:v>-65860760.339999989</c:v>
                </c:pt>
                <c:pt idx="2">
                  <c:v>-61200148.279999986</c:v>
                </c:pt>
              </c:numCache>
            </c:numRef>
          </c:val>
          <c:extLst>
            <c:ext xmlns:c16="http://schemas.microsoft.com/office/drawing/2014/chart" uri="{C3380CC4-5D6E-409C-BE32-E72D297353CC}">
              <c16:uniqueId val="{00000000-BAF6-44CA-9656-A7BDE8D33AEA}"/>
            </c:ext>
          </c:extLst>
        </c:ser>
        <c:ser>
          <c:idx val="0"/>
          <c:order val="1"/>
          <c:tx>
            <c:strRef>
              <c:f>'IS (USD) '!$B$19</c:f>
              <c:strCache>
                <c:ptCount val="1"/>
                <c:pt idx="0">
                  <c:v>EBITDA</c:v>
                </c:pt>
              </c:strCache>
            </c:strRef>
          </c:tx>
          <c:spPr>
            <a:solidFill>
              <a:srgbClr val="0070C0"/>
            </a:solidFill>
            <a:ln>
              <a:noFill/>
            </a:ln>
            <a:effectLst/>
            <a:sp3d/>
          </c:spPr>
          <c:invertIfNegative val="0"/>
          <c:dPt>
            <c:idx val="0"/>
            <c:invertIfNegative val="0"/>
            <c:bubble3D val="0"/>
            <c:extLst>
              <c:ext xmlns:c16="http://schemas.microsoft.com/office/drawing/2014/chart" uri="{C3380CC4-5D6E-409C-BE32-E72D297353CC}">
                <c16:uniqueId val="{00000002-BAF6-44CA-9656-A7BDE8D33AEA}"/>
              </c:ext>
            </c:extLst>
          </c:dPt>
          <c:dLbls>
            <c:numFmt formatCode="#,##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'IS (USD) '!$C$4:$E$4</c:f>
              <c:numCache>
                <c:formatCode>General</c:formatCode>
                <c:ptCount val="3"/>
                <c:pt idx="0">
                  <c:v>2019</c:v>
                </c:pt>
                <c:pt idx="1">
                  <c:v>2020</c:v>
                </c:pt>
                <c:pt idx="2">
                  <c:v>2021</c:v>
                </c:pt>
              </c:numCache>
            </c:numRef>
          </c:cat>
          <c:val>
            <c:numRef>
              <c:f>'IS (USD) '!$C$19:$E$19</c:f>
              <c:numCache>
                <c:formatCode>#,##0</c:formatCode>
                <c:ptCount val="3"/>
                <c:pt idx="0">
                  <c:v>-10141530.840000004</c:v>
                </c:pt>
                <c:pt idx="1">
                  <c:v>-60393879.229999989</c:v>
                </c:pt>
                <c:pt idx="2">
                  <c:v>-48059980.819999978</c:v>
                </c:pt>
              </c:numCache>
            </c:numRef>
          </c:val>
          <c:extLst>
            <c:ext xmlns:c16="http://schemas.microsoft.com/office/drawing/2014/chart" uri="{C3380CC4-5D6E-409C-BE32-E72D297353CC}">
              <c16:uniqueId val="{00000003-BAF6-44CA-9656-A7BDE8D33AEA}"/>
            </c:ext>
          </c:extLst>
        </c:ser>
        <c:ser>
          <c:idx val="2"/>
          <c:order val="2"/>
          <c:tx>
            <c:strRef>
              <c:f>'IS (USD) '!$B$24</c:f>
              <c:strCache>
                <c:ptCount val="1"/>
                <c:pt idx="0">
                  <c:v>EBIT</c:v>
                </c:pt>
              </c:strCache>
            </c:strRef>
          </c:tx>
          <c:spPr>
            <a:solidFill>
              <a:schemeClr val="accent3"/>
            </a:solidFill>
            <a:ln>
              <a:noFill/>
            </a:ln>
            <a:effectLst/>
            <a:sp3d/>
          </c:spPr>
          <c:invertIfNegative val="0"/>
          <c:dLbls>
            <c:numFmt formatCode="#,##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'IS (USD) '!$C$24:$E$24</c:f>
              <c:numCache>
                <c:formatCode>#,##0</c:formatCode>
                <c:ptCount val="3"/>
                <c:pt idx="0">
                  <c:v>-34530567.110000007</c:v>
                </c:pt>
                <c:pt idx="1">
                  <c:v>-88137629.309999987</c:v>
                </c:pt>
                <c:pt idx="2">
                  <c:v>-70117845.73999998</c:v>
                </c:pt>
              </c:numCache>
            </c:numRef>
          </c:val>
          <c:extLst>
            <c:ext xmlns:c16="http://schemas.microsoft.com/office/drawing/2014/chart" uri="{C3380CC4-5D6E-409C-BE32-E72D297353CC}">
              <c16:uniqueId val="{00000004-BAF6-44CA-9656-A7BDE8D33AEA}"/>
            </c:ext>
          </c:extLst>
        </c:ser>
        <c:dLbls>
          <c:showLegendKey val="0"/>
          <c:showVal val="1"/>
          <c:showCatName val="0"/>
          <c:showSerName val="0"/>
          <c:showPercent val="0"/>
          <c:showBubbleSize val="0"/>
        </c:dLbls>
        <c:gapWidth val="219"/>
        <c:shape val="box"/>
        <c:axId val="1439974304"/>
        <c:axId val="834060768"/>
        <c:axId val="0"/>
      </c:bar3DChart>
      <c:catAx>
        <c:axId val="1439974304"/>
        <c:scaling>
          <c:orientation val="minMax"/>
        </c:scaling>
        <c:delete val="0"/>
        <c:axPos val="l"/>
        <c:numFmt formatCode="General" sourceLinked="1"/>
        <c:majorTickMark val="out"/>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34060768"/>
        <c:crosses val="autoZero"/>
        <c:auto val="1"/>
        <c:lblAlgn val="ctr"/>
        <c:lblOffset val="100"/>
        <c:noMultiLvlLbl val="0"/>
      </c:catAx>
      <c:valAx>
        <c:axId val="834060768"/>
        <c:scaling>
          <c:orientation val="minMax"/>
          <c:min val="-95000000"/>
        </c:scaling>
        <c:delete val="0"/>
        <c:axPos val="b"/>
        <c:numFmt formatCode="_(* #,##0_);_(* \(#,##0\);_(* &quot;-&quot;_);_(@_)" sourceLinked="0"/>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39974304"/>
        <c:crosses val="autoZero"/>
        <c:crossBetween val="between"/>
        <c:dispUnits>
          <c:builtInUnit val="million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PYG!$J$23</c:f>
              <c:strCache>
                <c:ptCount val="1"/>
                <c:pt idx="0">
                  <c:v>Cubrimiento de costos y gastos sin transferencias del sector público</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PYG!$L$22:$N$22</c:f>
              <c:numCache>
                <c:formatCode>General</c:formatCode>
                <c:ptCount val="3"/>
                <c:pt idx="0">
                  <c:v>2019</c:v>
                </c:pt>
                <c:pt idx="1">
                  <c:v>2020</c:v>
                </c:pt>
                <c:pt idx="2">
                  <c:v>2021</c:v>
                </c:pt>
              </c:numCache>
            </c:numRef>
          </c:cat>
          <c:val>
            <c:numRef>
              <c:f>PYG!$L$23:$N$23</c:f>
              <c:numCache>
                <c:formatCode>0%</c:formatCode>
                <c:ptCount val="3"/>
                <c:pt idx="0">
                  <c:v>0.77332154261903441</c:v>
                </c:pt>
                <c:pt idx="1">
                  <c:v>0.55383801726733151</c:v>
                </c:pt>
                <c:pt idx="2">
                  <c:v>0.59057800786955317</c:v>
                </c:pt>
              </c:numCache>
            </c:numRef>
          </c:val>
          <c:smooth val="0"/>
          <c:extLst>
            <c:ext xmlns:c16="http://schemas.microsoft.com/office/drawing/2014/chart" uri="{C3380CC4-5D6E-409C-BE32-E72D297353CC}">
              <c16:uniqueId val="{00000000-1AB6-4025-887A-FB946E28B619}"/>
            </c:ext>
          </c:extLst>
        </c:ser>
        <c:ser>
          <c:idx val="1"/>
          <c:order val="1"/>
          <c:tx>
            <c:strRef>
              <c:f>PYG!$J$24</c:f>
              <c:strCache>
                <c:ptCount val="1"/>
                <c:pt idx="0">
                  <c:v>Cubrimiento de costos y gastos</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PYG!$L$22:$N$22</c:f>
              <c:numCache>
                <c:formatCode>General</c:formatCode>
                <c:ptCount val="3"/>
                <c:pt idx="0">
                  <c:v>2019</c:v>
                </c:pt>
                <c:pt idx="1">
                  <c:v>2020</c:v>
                </c:pt>
                <c:pt idx="2">
                  <c:v>2021</c:v>
                </c:pt>
              </c:numCache>
            </c:numRef>
          </c:cat>
          <c:val>
            <c:numRef>
              <c:f>PYG!$L$24:$N$24</c:f>
              <c:numCache>
                <c:formatCode>0%</c:formatCode>
                <c:ptCount val="3"/>
                <c:pt idx="0">
                  <c:v>0.85300396512614873</c:v>
                </c:pt>
                <c:pt idx="1">
                  <c:v>0.72539042867533932</c:v>
                </c:pt>
                <c:pt idx="2">
                  <c:v>0.76421441816873603</c:v>
                </c:pt>
              </c:numCache>
            </c:numRef>
          </c:val>
          <c:smooth val="0"/>
          <c:extLst>
            <c:ext xmlns:c16="http://schemas.microsoft.com/office/drawing/2014/chart" uri="{C3380CC4-5D6E-409C-BE32-E72D297353CC}">
              <c16:uniqueId val="{00000001-1AB6-4025-887A-FB946E28B619}"/>
            </c:ext>
          </c:extLst>
        </c:ser>
        <c:dLbls>
          <c:dLblPos val="t"/>
          <c:showLegendKey val="0"/>
          <c:showVal val="1"/>
          <c:showCatName val="0"/>
          <c:showSerName val="0"/>
          <c:showPercent val="0"/>
          <c:showBubbleSize val="0"/>
        </c:dLbls>
        <c:marker val="1"/>
        <c:smooth val="0"/>
        <c:axId val="1211520816"/>
        <c:axId val="1242951296"/>
      </c:lineChart>
      <c:catAx>
        <c:axId val="121152081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42951296"/>
        <c:crosses val="autoZero"/>
        <c:auto val="1"/>
        <c:lblAlgn val="ctr"/>
        <c:lblOffset val="100"/>
        <c:noMultiLvlLbl val="0"/>
      </c:catAx>
      <c:valAx>
        <c:axId val="1242951296"/>
        <c:scaling>
          <c:orientation val="minMax"/>
          <c:min val="0.5"/>
        </c:scaling>
        <c:delete val="1"/>
        <c:axPos val="l"/>
        <c:numFmt formatCode="0%" sourceLinked="1"/>
        <c:majorTickMark val="none"/>
        <c:minorTickMark val="none"/>
        <c:tickLblPos val="nextTo"/>
        <c:crossAx val="121152081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manualLayout>
          <c:layoutTarget val="inner"/>
          <c:xMode val="edge"/>
          <c:yMode val="edge"/>
          <c:x val="3.870967741935484E-2"/>
          <c:y val="5.0636118401866437E-2"/>
          <c:w val="0.9096774193548387"/>
          <c:h val="0.8972805482648003"/>
        </c:manualLayout>
      </c:layout>
      <c:pie3DChart>
        <c:varyColors val="1"/>
        <c:ser>
          <c:idx val="0"/>
          <c:order val="0"/>
          <c:dPt>
            <c:idx val="0"/>
            <c:bubble3D val="0"/>
            <c:spPr>
              <a:solidFill>
                <a:schemeClr val="accent1"/>
              </a:solidFill>
              <a:ln w="25400">
                <a:solidFill>
                  <a:schemeClr val="lt1"/>
                </a:solidFill>
              </a:ln>
              <a:effectLst/>
              <a:sp3d contourW="25400">
                <a:contourClr>
                  <a:schemeClr val="lt1"/>
                </a:contourClr>
              </a:sp3d>
            </c:spPr>
            <c:extLst>
              <c:ext xmlns:c16="http://schemas.microsoft.com/office/drawing/2014/chart" uri="{C3380CC4-5D6E-409C-BE32-E72D297353CC}">
                <c16:uniqueId val="{00000001-4A12-4A37-B80A-E44D012C13A7}"/>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4A12-4A37-B80A-E44D012C13A7}"/>
              </c:ext>
            </c:extLst>
          </c:dPt>
          <c:dPt>
            <c:idx val="2"/>
            <c:bubble3D val="0"/>
            <c:spPr>
              <a:solidFill>
                <a:schemeClr val="accent3"/>
              </a:solidFill>
              <a:ln w="25400">
                <a:solidFill>
                  <a:schemeClr val="lt1"/>
                </a:solidFill>
              </a:ln>
              <a:effectLst/>
              <a:sp3d contourW="25400">
                <a:contourClr>
                  <a:schemeClr val="lt1"/>
                </a:contourClr>
              </a:sp3d>
            </c:spPr>
            <c:extLst>
              <c:ext xmlns:c16="http://schemas.microsoft.com/office/drawing/2014/chart" uri="{C3380CC4-5D6E-409C-BE32-E72D297353CC}">
                <c16:uniqueId val="{00000005-4A12-4A37-B80A-E44D012C13A7}"/>
              </c:ext>
            </c:extLst>
          </c:dPt>
          <c:dPt>
            <c:idx val="3"/>
            <c:bubble3D val="0"/>
            <c:spPr>
              <a:solidFill>
                <a:schemeClr val="accent4"/>
              </a:solidFill>
              <a:ln w="25400">
                <a:solidFill>
                  <a:schemeClr val="lt1"/>
                </a:solidFill>
              </a:ln>
              <a:effectLst/>
              <a:sp3d contourW="25400">
                <a:contourClr>
                  <a:schemeClr val="lt1"/>
                </a:contourClr>
              </a:sp3d>
            </c:spPr>
            <c:extLst>
              <c:ext xmlns:c16="http://schemas.microsoft.com/office/drawing/2014/chart" uri="{C3380CC4-5D6E-409C-BE32-E72D297353CC}">
                <c16:uniqueId val="{00000007-4A12-4A37-B80A-E44D012C13A7}"/>
              </c:ext>
            </c:extLst>
          </c:dPt>
          <c:dLbls>
            <c:dLbl>
              <c:idx val="0"/>
              <c:layout>
                <c:manualLayout>
                  <c:x val="-1.8283972874109378E-2"/>
                  <c:y val="4.4092644896575509E-2"/>
                </c:manualLayout>
              </c:layout>
              <c:showLegendKey val="0"/>
              <c:showVal val="1"/>
              <c:showCatName val="1"/>
              <c:showSerName val="0"/>
              <c:showPercent val="1"/>
              <c:showBubbleSize val="0"/>
              <c:extLst>
                <c:ext xmlns:c15="http://schemas.microsoft.com/office/drawing/2012/chart" uri="{CE6537A1-D6FC-4f65-9D91-7224C49458BB}">
                  <c15:layout>
                    <c:manualLayout>
                      <c:w val="0.20285754310149345"/>
                      <c:h val="0.1966442638606101"/>
                    </c:manualLayout>
                  </c15:layout>
                </c:ext>
                <c:ext xmlns:c16="http://schemas.microsoft.com/office/drawing/2014/chart" uri="{C3380CC4-5D6E-409C-BE32-E72D297353CC}">
                  <c16:uniqueId val="{00000001-4A12-4A37-B80A-E44D012C13A7}"/>
                </c:ext>
              </c:extLst>
            </c:dLbl>
            <c:dLbl>
              <c:idx val="1"/>
              <c:layout>
                <c:manualLayout>
                  <c:x val="5.727491053652542E-2"/>
                  <c:y val="-0.15181952572851909"/>
                </c:manualLayout>
              </c:layout>
              <c:showLegendKey val="0"/>
              <c:showVal val="1"/>
              <c:showCatName val="1"/>
              <c:showSerName val="0"/>
              <c:showPercent val="1"/>
              <c:showBubbleSize val="0"/>
              <c:extLst>
                <c:ext xmlns:c15="http://schemas.microsoft.com/office/drawing/2012/chart" uri="{CE6537A1-D6FC-4f65-9D91-7224C49458BB}">
                  <c15:layout>
                    <c:manualLayout>
                      <c:w val="0.24363855516396557"/>
                      <c:h val="0.21650408115461539"/>
                    </c:manualLayout>
                  </c15:layout>
                </c:ext>
                <c:ext xmlns:c16="http://schemas.microsoft.com/office/drawing/2014/chart" uri="{C3380CC4-5D6E-409C-BE32-E72D297353CC}">
                  <c16:uniqueId val="{00000003-4A12-4A37-B80A-E44D012C13A7}"/>
                </c:ext>
              </c:extLst>
            </c:dLbl>
            <c:dLbl>
              <c:idx val="2"/>
              <c:layout>
                <c:manualLayout>
                  <c:x val="7.5372826718807812E-3"/>
                  <c:y val="3.6381289934666064E-2"/>
                </c:manualLayout>
              </c:layout>
              <c:showLegendKey val="0"/>
              <c:showVal val="1"/>
              <c:showCatName val="1"/>
              <c:showSerName val="0"/>
              <c:showPercent val="1"/>
              <c:showBubbleSize val="0"/>
              <c:extLst>
                <c:ext xmlns:c15="http://schemas.microsoft.com/office/drawing/2012/chart" uri="{CE6537A1-D6FC-4f65-9D91-7224C49458BB}">
                  <c15:layout>
                    <c:manualLayout>
                      <c:w val="0.23973408274048938"/>
                      <c:h val="0.18264468987203114"/>
                    </c:manualLayout>
                  </c15:layout>
                </c:ext>
                <c:ext xmlns:c16="http://schemas.microsoft.com/office/drawing/2014/chart" uri="{C3380CC4-5D6E-409C-BE32-E72D297353CC}">
                  <c16:uniqueId val="{00000005-4A12-4A37-B80A-E44D012C13A7}"/>
                </c:ext>
              </c:extLst>
            </c:dLbl>
            <c:dLbl>
              <c:idx val="3"/>
              <c:layout>
                <c:manualLayout>
                  <c:x val="4.1762114626238724E-2"/>
                  <c:y val="2.2883475377934736E-2"/>
                </c:manualLayout>
              </c:layout>
              <c:showLegendKey val="0"/>
              <c:showVal val="1"/>
              <c:showCatName val="1"/>
              <c:showSerName val="0"/>
              <c:showPercent val="1"/>
              <c:showBubbleSize val="0"/>
              <c:extLst>
                <c:ext xmlns:c15="http://schemas.microsoft.com/office/drawing/2012/chart" uri="{CE6537A1-D6FC-4f65-9D91-7224C49458BB}">
                  <c15:layout>
                    <c:manualLayout>
                      <c:w val="0.26485274391257851"/>
                      <c:h val="0.15271734625849112"/>
                    </c:manualLayout>
                  </c15:layout>
                </c:ext>
                <c:ext xmlns:c16="http://schemas.microsoft.com/office/drawing/2014/chart" uri="{C3380CC4-5D6E-409C-BE32-E72D297353CC}">
                  <c16:uniqueId val="{00000007-4A12-4A37-B80A-E44D012C13A7}"/>
                </c:ext>
              </c:extLst>
            </c:dLbl>
            <c:numFmt formatCode="0.0%" sourceLinked="0"/>
            <c:spPr>
              <a:solidFill>
                <a:sysClr val="window" lastClr="FFFFFF"/>
              </a:solidFill>
              <a:ln>
                <a:solidFill>
                  <a:sysClr val="windowText" lastClr="000000">
                    <a:lumMod val="25000"/>
                    <a:lumOff val="75000"/>
                  </a:sysClr>
                </a:solidFill>
              </a:ln>
              <a:effectLst/>
            </c:spPr>
            <c:txPr>
              <a:bodyPr rot="0" spcFirstLastPara="1" vertOverflow="clip" horzOverflow="clip" vert="horz" wrap="square" lIns="38100" tIns="19050" rIns="38100" bIns="19050" anchor="ctr" anchorCtr="1">
                <a:spAutoFit/>
              </a:bodyPr>
              <a:lstStyle/>
              <a:p>
                <a:pPr>
                  <a:defRPr sz="900" b="0" i="0" u="none" strike="noStrike" kern="1200" baseline="0">
                    <a:solidFill>
                      <a:schemeClr val="dk1">
                        <a:lumMod val="65000"/>
                        <a:lumOff val="35000"/>
                      </a:schemeClr>
                    </a:solidFill>
                    <a:latin typeface="+mn-lt"/>
                    <a:ea typeface="+mn-ea"/>
                    <a:cs typeface="+mn-cs"/>
                  </a:defRPr>
                </a:pPr>
                <a:endParaRPr lang="en-US"/>
              </a:p>
            </c:txPr>
            <c:showLegendKey val="0"/>
            <c:showVal val="1"/>
            <c:showCatName val="1"/>
            <c:showSerName val="0"/>
            <c:showPercent val="1"/>
            <c:showBubbleSize val="0"/>
            <c:showLeaderLines val="0"/>
            <c:extLst>
              <c:ext xmlns:c15="http://schemas.microsoft.com/office/drawing/2012/chart" uri="{CE6537A1-D6FC-4f65-9D91-7224C49458BB}">
                <c15:spPr xmlns:c15="http://schemas.microsoft.com/office/drawing/2012/chart">
                  <a:prstGeom prst="wedgeRectCallout">
                    <a:avLst/>
                  </a:prstGeom>
                  <a:noFill/>
                  <a:ln>
                    <a:noFill/>
                  </a:ln>
                </c15:spPr>
              </c:ext>
            </c:extLst>
          </c:dLbls>
          <c:cat>
            <c:strRef>
              <c:f>'IS (USD) '!$N$11:$N$14</c:f>
              <c:strCache>
                <c:ptCount val="4"/>
                <c:pt idx="0">
                  <c:v> Gastos en personal </c:v>
                </c:pt>
                <c:pt idx="1">
                  <c:v> Gastos en Energía Eléctrica </c:v>
                </c:pt>
                <c:pt idx="2">
                  <c:v> Gasto en Químicos </c:v>
                </c:pt>
                <c:pt idx="3">
                  <c:v> Otros Gastos Operativos </c:v>
                </c:pt>
              </c:strCache>
            </c:strRef>
          </c:cat>
          <c:val>
            <c:numRef>
              <c:f>'IS (USD) '!$O$11:$O$14</c:f>
              <c:numCache>
                <c:formatCode>#,##0.0</c:formatCode>
                <c:ptCount val="4"/>
                <c:pt idx="0">
                  <c:v>68.855190150000013</c:v>
                </c:pt>
                <c:pt idx="1">
                  <c:v>70.206092069999997</c:v>
                </c:pt>
                <c:pt idx="2">
                  <c:v>4.8223489199999996</c:v>
                </c:pt>
                <c:pt idx="3">
                  <c:v>37.748375259999996</c:v>
                </c:pt>
              </c:numCache>
            </c:numRef>
          </c:val>
          <c:extLst>
            <c:ext xmlns:c16="http://schemas.microsoft.com/office/drawing/2014/chart" uri="{C3380CC4-5D6E-409C-BE32-E72D297353CC}">
              <c16:uniqueId val="{00000008-4A12-4A37-B80A-E44D012C13A7}"/>
            </c:ext>
          </c:extLst>
        </c:ser>
        <c:dLbls>
          <c:showLegendKey val="0"/>
          <c:showVal val="0"/>
          <c:showCatName val="0"/>
          <c:showSerName val="0"/>
          <c:showPercent val="0"/>
          <c:showBubbleSize val="0"/>
          <c:showLeaderLines val="0"/>
        </c:dLbls>
      </c:pie3D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'FLUJO DE CAJA'!$A$19</c:f>
              <c:strCache>
                <c:ptCount val="1"/>
                <c:pt idx="0">
                  <c:v>AUMENTO DE EFECTIVO</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dLbls>
            <c:dLbl>
              <c:idx val="0"/>
              <c:layout>
                <c:manualLayout>
                  <c:x val="-3.6277777777777805E-2"/>
                  <c:y val="6.6874120990040281E-2"/>
                </c:manualLayout>
              </c:layout>
              <c:dLblPos val="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FB7-4301-8C42-02E2E35D7B3B}"/>
                </c:ext>
              </c:extLst>
            </c:dLbl>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'FLUJO DE CAJA'!$B$2:$E$2</c:f>
              <c:numCache>
                <c:formatCode>General</c:formatCode>
                <c:ptCount val="4"/>
                <c:pt idx="0">
                  <c:v>2018</c:v>
                </c:pt>
                <c:pt idx="1">
                  <c:v>2019</c:v>
                </c:pt>
                <c:pt idx="2">
                  <c:v>2020</c:v>
                </c:pt>
                <c:pt idx="3">
                  <c:v>2021</c:v>
                </c:pt>
              </c:numCache>
              <c:extLst/>
            </c:numRef>
          </c:cat>
          <c:val>
            <c:numRef>
              <c:f>'FLUJO DE CAJA'!$B$19:$E$19</c:f>
              <c:numCache>
                <c:formatCode>_-* #,##0.0_-;\-* #,##0.0_-;_-* "-"??_-;_-@_-</c:formatCode>
                <c:ptCount val="4"/>
                <c:pt idx="0">
                  <c:v>-2.9321710099999656</c:v>
                </c:pt>
                <c:pt idx="1">
                  <c:v>7.4838057999999901</c:v>
                </c:pt>
                <c:pt idx="2">
                  <c:v>3.1508158900000183</c:v>
                </c:pt>
                <c:pt idx="3">
                  <c:v>-4.7491692599999951</c:v>
                </c:pt>
              </c:numCache>
              <c:extLst/>
            </c:numRef>
          </c:val>
          <c:smooth val="0"/>
          <c:extLst>
            <c:ext xmlns:c16="http://schemas.microsoft.com/office/drawing/2014/chart" uri="{C3380CC4-5D6E-409C-BE32-E72D297353CC}">
              <c16:uniqueId val="{00000000-2176-46AF-8DD7-9CBD4B7F3A99}"/>
            </c:ext>
          </c:extLst>
        </c:ser>
        <c:dLbls>
          <c:showLegendKey val="0"/>
          <c:showVal val="0"/>
          <c:showCatName val="0"/>
          <c:showSerName val="0"/>
          <c:showPercent val="0"/>
          <c:showBubbleSize val="0"/>
        </c:dLbls>
        <c:marker val="1"/>
        <c:smooth val="0"/>
        <c:axId val="825354831"/>
        <c:axId val="580023119"/>
      </c:lineChart>
      <c:catAx>
        <c:axId val="82535483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cap="all" spc="120" normalizeH="0" baseline="0">
                <a:solidFill>
                  <a:schemeClr val="tx1">
                    <a:lumMod val="65000"/>
                    <a:lumOff val="35000"/>
                  </a:schemeClr>
                </a:solidFill>
                <a:latin typeface="+mn-lt"/>
                <a:ea typeface="+mn-ea"/>
                <a:cs typeface="+mn-cs"/>
              </a:defRPr>
            </a:pPr>
            <a:endParaRPr lang="en-US"/>
          </a:p>
        </c:txPr>
        <c:crossAx val="580023119"/>
        <c:crosses val="autoZero"/>
        <c:auto val="1"/>
        <c:lblAlgn val="ctr"/>
        <c:lblOffset val="100"/>
        <c:noMultiLvlLbl val="0"/>
      </c:catAx>
      <c:valAx>
        <c:axId val="580023119"/>
        <c:scaling>
          <c:orientation val="minMax"/>
        </c:scaling>
        <c:delete val="0"/>
        <c:axPos val="l"/>
        <c:numFmt formatCode="_-* #,##0.0_-;\-* #,##0.0_-;_-* &quot;-&quot;??_-;_-@_-" sourceLinked="1"/>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53548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sz="900"/>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1"/>
          <c:tx>
            <c:strRef>
              <c:f>'Info. Gestión de Riesgo'!$G$111</c:f>
              <c:strCache>
                <c:ptCount val="1"/>
                <c:pt idx="0">
                  <c:v>Porcentaje</c:v>
                </c:pt>
              </c:strCache>
            </c:strRef>
          </c:tx>
          <c:spPr>
            <a:ln w="22225" cap="rnd">
              <a:solidFill>
                <a:schemeClr val="accent2"/>
              </a:solidFill>
              <a:round/>
            </a:ln>
            <a:effectLst/>
          </c:spPr>
          <c:marker>
            <c:symbol val="square"/>
            <c:size val="6"/>
            <c:spPr>
              <a:solidFill>
                <a:schemeClr val="accent2"/>
              </a:solidFill>
              <a:ln w="9525">
                <a:solidFill>
                  <a:schemeClr val="accent2"/>
                </a:solidFill>
                <a:round/>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50000"/>
                        <a:lumOff val="50000"/>
                      </a:schemeClr>
                    </a:solidFill>
                    <a:latin typeface="+mn-lt"/>
                    <a:ea typeface="+mn-ea"/>
                    <a:cs typeface="+mn-cs"/>
                  </a:defRPr>
                </a:pPr>
                <a:endParaRPr lang="en-US"/>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'Info. Gestión de Riesgo'!$F$112:$F$116</c:f>
              <c:numCache>
                <c:formatCode>General</c:formatCode>
                <c:ptCount val="5"/>
                <c:pt idx="0">
                  <c:v>2017</c:v>
                </c:pt>
                <c:pt idx="1">
                  <c:v>2018</c:v>
                </c:pt>
                <c:pt idx="2">
                  <c:v>2019</c:v>
                </c:pt>
                <c:pt idx="3">
                  <c:v>2020</c:v>
                </c:pt>
                <c:pt idx="4">
                  <c:v>2021</c:v>
                </c:pt>
              </c:numCache>
            </c:numRef>
          </c:cat>
          <c:val>
            <c:numRef>
              <c:f>'Info. Gestión de Riesgo'!$G$112:$G$116</c:f>
              <c:numCache>
                <c:formatCode>0%</c:formatCode>
                <c:ptCount val="5"/>
                <c:pt idx="0">
                  <c:v>0.95963615548991232</c:v>
                </c:pt>
                <c:pt idx="1">
                  <c:v>0.96574855718658692</c:v>
                </c:pt>
                <c:pt idx="2">
                  <c:v>0.95363150477841063</c:v>
                </c:pt>
                <c:pt idx="3">
                  <c:v>0.88312614745784146</c:v>
                </c:pt>
                <c:pt idx="4">
                  <c:v>1.0005057001516342</c:v>
                </c:pt>
              </c:numCache>
            </c:numRef>
          </c:val>
          <c:smooth val="0"/>
          <c:extLst>
            <c:ext xmlns:c16="http://schemas.microsoft.com/office/drawing/2014/chart" uri="{C3380CC4-5D6E-409C-BE32-E72D297353CC}">
              <c16:uniqueId val="{00000000-A4DE-4F45-B17B-A99CCB2321BA}"/>
            </c:ext>
          </c:extLst>
        </c:ser>
        <c:dLbls>
          <c:showLegendKey val="0"/>
          <c:showVal val="0"/>
          <c:showCatName val="0"/>
          <c:showSerName val="0"/>
          <c:showPercent val="0"/>
          <c:showBubbleSize val="0"/>
        </c:dLbls>
        <c:marker val="1"/>
        <c:smooth val="0"/>
        <c:axId val="825354831"/>
        <c:axId val="580023119"/>
        <c:extLst>
          <c:ext xmlns:c15="http://schemas.microsoft.com/office/drawing/2012/chart" uri="{02D57815-91ED-43cb-92C2-25804820EDAC}">
            <c15:filteredLineSeries>
              <c15:ser>
                <c:idx val="0"/>
                <c:order val="0"/>
                <c:tx>
                  <c:strRef>
                    <c:extLst>
                      <c:ext uri="{02D57815-91ED-43cb-92C2-25804820EDAC}">
                        <c15:formulaRef>
                          <c15:sqref>'Info. Gestión de Riesgo'!$F$111</c15:sqref>
                        </c15:formulaRef>
                      </c:ext>
                    </c:extLst>
                    <c:strCache>
                      <c:ptCount val="1"/>
                      <c:pt idx="0">
                        <c:v>Año</c:v>
                      </c:pt>
                    </c:strCache>
                  </c:strRef>
                </c:tx>
                <c:spPr>
                  <a:ln w="22225" cap="rnd">
                    <a:solidFill>
                      <a:schemeClr val="accent1"/>
                    </a:solidFill>
                    <a:round/>
                  </a:ln>
                  <a:effectLst/>
                </c:spPr>
                <c:marker>
                  <c:symbol val="diamond"/>
                  <c:size val="6"/>
                  <c:spPr>
                    <a:solidFill>
                      <a:schemeClr val="accent1"/>
                    </a:solidFill>
                    <a:ln w="9525">
                      <a:solidFill>
                        <a:schemeClr val="accent1"/>
                      </a:solidFill>
                      <a:round/>
                    </a:ln>
                    <a:effectLst/>
                  </c:spPr>
                </c:marker>
                <c:cat>
                  <c:numRef>
                    <c:extLst>
                      <c:ext uri="{02D57815-91ED-43cb-92C2-25804820EDAC}">
                        <c15:formulaRef>
                          <c15:sqref>'Info. Gestión de Riesgo'!$F$112:$F$116</c15:sqref>
                        </c15:formulaRef>
                      </c:ext>
                    </c:extLst>
                    <c:numCache>
                      <c:formatCode>General</c:formatCode>
                      <c:ptCount val="5"/>
                      <c:pt idx="0">
                        <c:v>2017</c:v>
                      </c:pt>
                      <c:pt idx="1">
                        <c:v>2018</c:v>
                      </c:pt>
                      <c:pt idx="2">
                        <c:v>2019</c:v>
                      </c:pt>
                      <c:pt idx="3">
                        <c:v>2020</c:v>
                      </c:pt>
                      <c:pt idx="4">
                        <c:v>2021</c:v>
                      </c:pt>
                    </c:numCache>
                  </c:numRef>
                </c:cat>
                <c:val>
                  <c:numRef>
                    <c:extLst>
                      <c:ext uri="{02D57815-91ED-43cb-92C2-25804820EDAC}">
                        <c15:formulaRef>
                          <c15:sqref>'Info. Gestión de Riesgo'!$F$112:$F$116</c15:sqref>
                        </c15:formulaRef>
                      </c:ext>
                    </c:extLst>
                    <c:numCache>
                      <c:formatCode>General</c:formatCode>
                      <c:ptCount val="5"/>
                      <c:pt idx="0">
                        <c:v>2017</c:v>
                      </c:pt>
                      <c:pt idx="1">
                        <c:v>2018</c:v>
                      </c:pt>
                      <c:pt idx="2">
                        <c:v>2019</c:v>
                      </c:pt>
                      <c:pt idx="3">
                        <c:v>2020</c:v>
                      </c:pt>
                      <c:pt idx="4">
                        <c:v>2021</c:v>
                      </c:pt>
                    </c:numCache>
                  </c:numRef>
                </c:val>
                <c:smooth val="0"/>
                <c:extLst>
                  <c:ext xmlns:c16="http://schemas.microsoft.com/office/drawing/2014/chart" uri="{C3380CC4-5D6E-409C-BE32-E72D297353CC}">
                    <c16:uniqueId val="{00000001-A4DE-4F45-B17B-A99CCB2321BA}"/>
                  </c:ext>
                </c:extLst>
              </c15:ser>
            </c15:filteredLineSeries>
          </c:ext>
        </c:extLst>
      </c:lineChart>
      <c:catAx>
        <c:axId val="825354831"/>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80023119"/>
        <c:crosses val="autoZero"/>
        <c:auto val="1"/>
        <c:lblAlgn val="ctr"/>
        <c:lblOffset val="100"/>
        <c:noMultiLvlLbl val="0"/>
      </c:catAx>
      <c:valAx>
        <c:axId val="580023119"/>
        <c:scaling>
          <c:orientation val="minMax"/>
        </c:scaling>
        <c:delete val="0"/>
        <c:axPos val="l"/>
        <c:numFmt formatCode="0%" sourceLinked="0"/>
        <c:majorTickMark val="none"/>
        <c:minorTickMark val="none"/>
        <c:tickLblPos val="nextTo"/>
        <c:spPr>
          <a:noFill/>
          <a:ln w="9525" cap="flat" cmpd="sng" algn="ctr">
            <a:solidFill>
              <a:schemeClr val="dk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53548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1"/>
          <c:order val="0"/>
          <c:tx>
            <c:strRef>
              <c:f>Hoja2!$A$42</c:f>
              <c:strCache>
                <c:ptCount val="1"/>
                <c:pt idx="0">
                  <c:v>Tarifa Promedio</c:v>
                </c:pt>
              </c:strCache>
            </c:strRef>
          </c:tx>
          <c:spPr>
            <a:ln w="22225" cap="rnd">
              <a:solidFill>
                <a:schemeClr val="accent2"/>
              </a:solidFill>
              <a:round/>
            </a:ln>
            <a:effectLst/>
          </c:spPr>
          <c:marker>
            <c:symbol val="diamond"/>
            <c:size val="6"/>
            <c:spPr>
              <a:solidFill>
                <a:schemeClr val="accent2"/>
              </a:solidFill>
              <a:ln w="9525">
                <a:solidFill>
                  <a:schemeClr val="accent2"/>
                </a:solidFill>
                <a:round/>
              </a:ln>
              <a:effectLst/>
            </c:spPr>
          </c:marker>
          <c:dLbls>
            <c:numFmt formatCode="#,##0.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numRef>
              <c:f>Hoja2!$B$41:$Q$41</c:f>
              <c:numCache>
                <c:formatCode>General</c:formatCode>
                <c:ptCount val="16"/>
                <c:pt idx="0">
                  <c:v>2021</c:v>
                </c:pt>
                <c:pt idx="1">
                  <c:v>2022</c:v>
                </c:pt>
                <c:pt idx="2">
                  <c:v>2023</c:v>
                </c:pt>
                <c:pt idx="3">
                  <c:v>2024</c:v>
                </c:pt>
                <c:pt idx="4">
                  <c:v>2025</c:v>
                </c:pt>
                <c:pt idx="5">
                  <c:v>2026</c:v>
                </c:pt>
                <c:pt idx="6">
                  <c:v>2027</c:v>
                </c:pt>
                <c:pt idx="7">
                  <c:v>2028</c:v>
                </c:pt>
                <c:pt idx="8">
                  <c:v>2029</c:v>
                </c:pt>
                <c:pt idx="9">
                  <c:v>2030</c:v>
                </c:pt>
                <c:pt idx="10">
                  <c:v>2031</c:v>
                </c:pt>
                <c:pt idx="11">
                  <c:v>2032</c:v>
                </c:pt>
                <c:pt idx="12">
                  <c:v>2033</c:v>
                </c:pt>
                <c:pt idx="13">
                  <c:v>2034</c:v>
                </c:pt>
                <c:pt idx="14">
                  <c:v>2035</c:v>
                </c:pt>
                <c:pt idx="15">
                  <c:v>2036</c:v>
                </c:pt>
              </c:numCache>
            </c:numRef>
          </c:cat>
          <c:val>
            <c:numRef>
              <c:f>Hoja2!$B$42:$Q$42</c:f>
              <c:numCache>
                <c:formatCode>General</c:formatCode>
                <c:ptCount val="16"/>
                <c:pt idx="0">
                  <c:v>0.70566644030950709</c:v>
                </c:pt>
                <c:pt idx="1">
                  <c:v>0.70566644030950709</c:v>
                </c:pt>
                <c:pt idx="2">
                  <c:v>0.70566644030950709</c:v>
                </c:pt>
                <c:pt idx="3">
                  <c:v>0.72728246764312554</c:v>
                </c:pt>
                <c:pt idx="4">
                  <c:v>0.74956063874750745</c:v>
                </c:pt>
                <c:pt idx="5">
                  <c:v>0.77252123646030812</c:v>
                </c:pt>
                <c:pt idx="6">
                  <c:v>0.79618516492458735</c:v>
                </c:pt>
                <c:pt idx="7">
                  <c:v>0.82057396862068332</c:v>
                </c:pt>
                <c:pt idx="8">
                  <c:v>0.84570985198107207</c:v>
                </c:pt>
                <c:pt idx="9">
                  <c:v>0.87161569960607077</c:v>
                </c:pt>
                <c:pt idx="10">
                  <c:v>0.89831509709879009</c:v>
                </c:pt>
                <c:pt idx="11">
                  <c:v>0.92583235253830454</c:v>
                </c:pt>
                <c:pt idx="12">
                  <c:v>0.95419251861059029</c:v>
                </c:pt>
                <c:pt idx="13">
                  <c:v>0.98342141541737937</c:v>
                </c:pt>
                <c:pt idx="14">
                  <c:v>1.0135456539836971</c:v>
                </c:pt>
                <c:pt idx="15">
                  <c:v>1.0445926604854836</c:v>
                </c:pt>
              </c:numCache>
            </c:numRef>
          </c:val>
          <c:smooth val="0"/>
          <c:extLst>
            <c:ext xmlns:c16="http://schemas.microsoft.com/office/drawing/2014/chart" uri="{C3380CC4-5D6E-409C-BE32-E72D297353CC}">
              <c16:uniqueId val="{00000000-8ABC-4DB8-BC55-9A29E8BEC75E}"/>
            </c:ext>
          </c:extLst>
        </c:ser>
        <c:dLbls>
          <c:showLegendKey val="0"/>
          <c:showVal val="0"/>
          <c:showCatName val="0"/>
          <c:showSerName val="0"/>
          <c:showPercent val="0"/>
          <c:showBubbleSize val="0"/>
        </c:dLbls>
        <c:marker val="1"/>
        <c:smooth val="0"/>
        <c:axId val="825354831"/>
        <c:axId val="580023119"/>
        <c:extLst/>
      </c:lineChart>
      <c:catAx>
        <c:axId val="82535483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580023119"/>
        <c:crosses val="autoZero"/>
        <c:auto val="1"/>
        <c:lblAlgn val="ctr"/>
        <c:lblOffset val="100"/>
        <c:noMultiLvlLbl val="0"/>
      </c:catAx>
      <c:valAx>
        <c:axId val="580023119"/>
        <c:scaling>
          <c:orientation val="minMax"/>
          <c:min val="0.65000000000000013"/>
        </c:scaling>
        <c:delete val="1"/>
        <c:axPos val="l"/>
        <c:numFmt formatCode="#,##0.0" sourceLinked="0"/>
        <c:majorTickMark val="none"/>
        <c:minorTickMark val="none"/>
        <c:tickLblPos val="nextTo"/>
        <c:crossAx val="82535483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latin typeface="+mn-lt"/>
        </a:defRPr>
      </a:pPr>
      <a:endParaRPr lang="en-US"/>
    </a:p>
  </c:txPr>
  <c:externalData r:id="rId3">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Hoja2!$A$8</c:f>
              <c:strCache>
                <c:ptCount val="1"/>
                <c:pt idx="0">
                  <c:v>Proyecto renovación medidores</c:v>
                </c:pt>
              </c:strCache>
            </c:strRef>
          </c:tx>
          <c:spPr>
            <a:solidFill>
              <a:schemeClr val="accent1"/>
            </a:solidFill>
            <a:ln>
              <a:noFill/>
            </a:ln>
            <a:effectLst/>
            <a:sp3d/>
          </c:spPr>
          <c:invertIfNegative val="0"/>
          <c:dLbls>
            <c:numFmt formatCode="#,##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Hoja2!$B$7:$I$7</c:f>
              <c:numCache>
                <c:formatCode>General</c:formatCode>
                <c:ptCount val="8"/>
                <c:pt idx="0">
                  <c:v>2029</c:v>
                </c:pt>
                <c:pt idx="1">
                  <c:v>2030</c:v>
                </c:pt>
                <c:pt idx="2">
                  <c:v>2031</c:v>
                </c:pt>
                <c:pt idx="3">
                  <c:v>2032</c:v>
                </c:pt>
                <c:pt idx="4">
                  <c:v>2033</c:v>
                </c:pt>
                <c:pt idx="5">
                  <c:v>2034</c:v>
                </c:pt>
                <c:pt idx="6">
                  <c:v>2035</c:v>
                </c:pt>
                <c:pt idx="7">
                  <c:v>2036</c:v>
                </c:pt>
              </c:numCache>
            </c:numRef>
          </c:cat>
          <c:val>
            <c:numRef>
              <c:f>Hoja2!$B$8:$I$8</c:f>
              <c:numCache>
                <c:formatCode>_-* #,##0_-;\-* #,##0_-;_-* "-"??_-;_-@_-</c:formatCode>
                <c:ptCount val="8"/>
                <c:pt idx="0">
                  <c:v>3572175.8070874177</c:v>
                </c:pt>
                <c:pt idx="1">
                  <c:v>10830466.344682481</c:v>
                </c:pt>
                <c:pt idx="2">
                  <c:v>14594155.567044528</c:v>
                </c:pt>
                <c:pt idx="3">
                  <c:v>14749321.72378269</c:v>
                </c:pt>
                <c:pt idx="4">
                  <c:v>14906137.61873875</c:v>
                </c:pt>
                <c:pt idx="5">
                  <c:v>13574007.030179314</c:v>
                </c:pt>
                <c:pt idx="6">
                  <c:v>12227713.129275391</c:v>
                </c:pt>
                <c:pt idx="7">
                  <c:v>10867105.3306277</c:v>
                </c:pt>
              </c:numCache>
            </c:numRef>
          </c:val>
          <c:extLst>
            <c:ext xmlns:c16="http://schemas.microsoft.com/office/drawing/2014/chart" uri="{C3380CC4-5D6E-409C-BE32-E72D297353CC}">
              <c16:uniqueId val="{00000000-77BA-4509-B1B0-4577E60248C0}"/>
            </c:ext>
          </c:extLst>
        </c:ser>
        <c:dLbls>
          <c:showLegendKey val="0"/>
          <c:showVal val="0"/>
          <c:showCatName val="0"/>
          <c:showSerName val="0"/>
          <c:showPercent val="0"/>
          <c:showBubbleSize val="0"/>
        </c:dLbls>
        <c:gapWidth val="219"/>
        <c:shape val="box"/>
        <c:axId val="871754783"/>
        <c:axId val="807121023"/>
        <c:axId val="0"/>
      </c:bar3DChart>
      <c:catAx>
        <c:axId val="87175478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7121023"/>
        <c:crosses val="autoZero"/>
        <c:auto val="1"/>
        <c:lblAlgn val="ctr"/>
        <c:lblOffset val="100"/>
        <c:noMultiLvlLbl val="0"/>
      </c:catAx>
      <c:valAx>
        <c:axId val="807121023"/>
        <c:scaling>
          <c:orientation val="minMax"/>
        </c:scaling>
        <c:delete val="1"/>
        <c:axPos val="l"/>
        <c:numFmt formatCode="#,##0.00" sourceLinked="0"/>
        <c:majorTickMark val="out"/>
        <c:minorTickMark val="none"/>
        <c:tickLblPos val="nextTo"/>
        <c:crossAx val="871754783"/>
        <c:crosses val="autoZero"/>
        <c:crossBetween val="between"/>
        <c:dispUnits>
          <c:builtInUnit val="million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mn-lt"/>
        </a:defRPr>
      </a:pPr>
      <a:endParaRPr lang="en-US"/>
    </a:p>
  </c:txPr>
  <c:externalData r:id="rId3">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Hoja2!$A$2</c:f>
              <c:strCache>
                <c:ptCount val="1"/>
                <c:pt idx="0">
                  <c:v>Proyectos BID de medición</c:v>
                </c:pt>
              </c:strCache>
            </c:strRef>
          </c:tx>
          <c:spPr>
            <a:solidFill>
              <a:schemeClr val="accent1"/>
            </a:solidFill>
            <a:ln>
              <a:noFill/>
            </a:ln>
            <a:effectLst/>
            <a:sp3d/>
          </c:spPr>
          <c:invertIfNegative val="0"/>
          <c:dLbls>
            <c:numFmt formatCode="#,##0.0" sourceLinked="0"/>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Hoja2!$B$1:$N$1</c:f>
              <c:numCache>
                <c:formatCode>General</c:formatCode>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numCache>
            </c:numRef>
          </c:cat>
          <c:val>
            <c:numRef>
              <c:f>Hoja2!$B$2:$N$2</c:f>
              <c:numCache>
                <c:formatCode>_-* #,##0_-;\-* #,##0_-;_-* "-"??_-;_-@_-</c:formatCode>
                <c:ptCount val="13"/>
                <c:pt idx="0">
                  <c:v>9879493.5935942307</c:v>
                </c:pt>
                <c:pt idx="1">
                  <c:v>25580051.239453256</c:v>
                </c:pt>
                <c:pt idx="2">
                  <c:v>35942709.678634271</c:v>
                </c:pt>
                <c:pt idx="3">
                  <c:v>36324855.264102951</c:v>
                </c:pt>
                <c:pt idx="4">
                  <c:v>36711063.850102171</c:v>
                </c:pt>
                <c:pt idx="5">
                  <c:v>33889160.547874399</c:v>
                </c:pt>
                <c:pt idx="6">
                  <c:v>31037254.558058307</c:v>
                </c:pt>
                <c:pt idx="7">
                  <c:v>28155026.889828864</c:v>
                </c:pt>
                <c:pt idx="8">
                  <c:v>25242155.160826668</c:v>
                </c:pt>
                <c:pt idx="9">
                  <c:v>22298313.561098881</c:v>
                </c:pt>
                <c:pt idx="10">
                  <c:v>19323172.816656809</c:v>
                </c:pt>
                <c:pt idx="11">
                  <c:v>16316400.152646016</c:v>
                </c:pt>
                <c:pt idx="12">
                  <c:v>13277659.256124845</c:v>
                </c:pt>
              </c:numCache>
            </c:numRef>
          </c:val>
          <c:extLst>
            <c:ext xmlns:c16="http://schemas.microsoft.com/office/drawing/2014/chart" uri="{C3380CC4-5D6E-409C-BE32-E72D297353CC}">
              <c16:uniqueId val="{00000000-8242-4DEF-B477-78D9AFFD3482}"/>
            </c:ext>
          </c:extLst>
        </c:ser>
        <c:ser>
          <c:idx val="1"/>
          <c:order val="1"/>
          <c:tx>
            <c:strRef>
              <c:f>Hoja2!$A$3</c:f>
              <c:strCache>
                <c:ptCount val="1"/>
                <c:pt idx="0">
                  <c:v>Proyectos BID de regularización</c:v>
                </c:pt>
              </c:strCache>
            </c:strRef>
          </c:tx>
          <c:spPr>
            <a:solidFill>
              <a:schemeClr val="accent2"/>
            </a:solidFill>
            <a:ln>
              <a:noFill/>
            </a:ln>
            <a:effectLst/>
            <a:sp3d/>
          </c:spPr>
          <c:invertIfNegative val="0"/>
          <c:dLbls>
            <c:numFmt formatCode="#,##0.0" sourceLinked="0"/>
            <c:spPr>
              <a:noFill/>
              <a:ln>
                <a:noFill/>
              </a:ln>
              <a:effectLst/>
            </c:spPr>
            <c:txPr>
              <a:bodyPr rot="0" spcFirstLastPara="1" vertOverflow="ellipsis" horzOverflow="clip" vert="horz" wrap="square" lIns="180000" tIns="18288" rIns="36576" bIns="18288"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pPr xmlns:c15="http://schemas.microsoft.com/office/drawing/2012/chart">
                  <a:prstGeom prst="rect">
                    <a:avLst/>
                  </a:prstGeom>
                  <a:noFill/>
                  <a:ln>
                    <a:noFill/>
                  </a:ln>
                </c15:spPr>
                <c15:showLeaderLines val="1"/>
                <c15:leaderLines>
                  <c:spPr>
                    <a:ln w="9525" cap="flat" cmpd="sng" algn="ctr">
                      <a:solidFill>
                        <a:schemeClr val="tx1">
                          <a:lumMod val="35000"/>
                          <a:lumOff val="65000"/>
                        </a:schemeClr>
                      </a:solidFill>
                      <a:round/>
                    </a:ln>
                    <a:effectLst/>
                  </c:spPr>
                </c15:leaderLines>
              </c:ext>
            </c:extLst>
          </c:dLbls>
          <c:cat>
            <c:numRef>
              <c:f>Hoja2!$B$1:$N$1</c:f>
              <c:numCache>
                <c:formatCode>General</c:formatCode>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numCache>
            </c:numRef>
          </c:cat>
          <c:val>
            <c:numRef>
              <c:f>Hoja2!$B$3:$N$3</c:f>
              <c:numCache>
                <c:formatCode>_-* #,##0_-;\-* #,##0_-;_-* "-"??_-;_-@_-</c:formatCode>
                <c:ptCount val="13"/>
                <c:pt idx="0">
                  <c:v>348663.85474907508</c:v>
                </c:pt>
                <c:pt idx="1">
                  <c:v>1233298.0625246402</c:v>
                </c:pt>
                <c:pt idx="2">
                  <c:v>2492821.1600772333</c:v>
                </c:pt>
                <c:pt idx="3">
                  <c:v>3958939.3197275721</c:v>
                </c:pt>
                <c:pt idx="4">
                  <c:v>5455951.4448358305</c:v>
                </c:pt>
                <c:pt idx="5">
                  <c:v>5513959.5298638456</c:v>
                </c:pt>
                <c:pt idx="6">
                  <c:v>5572584.36120323</c:v>
                </c:pt>
                <c:pt idx="7">
                  <c:v>5631832.4961470319</c:v>
                </c:pt>
                <c:pt idx="8">
                  <c:v>5691710.5617059283</c:v>
                </c:pt>
                <c:pt idx="9">
                  <c:v>5752225.2553494712</c:v>
                </c:pt>
                <c:pt idx="10">
                  <c:v>5813383.3457552129</c:v>
                </c:pt>
                <c:pt idx="11">
                  <c:v>5875191.6735657919</c:v>
                </c:pt>
                <c:pt idx="12">
                  <c:v>5937657.1521540722</c:v>
                </c:pt>
              </c:numCache>
            </c:numRef>
          </c:val>
          <c:extLst>
            <c:ext xmlns:c16="http://schemas.microsoft.com/office/drawing/2014/chart" uri="{C3380CC4-5D6E-409C-BE32-E72D297353CC}">
              <c16:uniqueId val="{00000001-8242-4DEF-B477-78D9AFFD3482}"/>
            </c:ext>
          </c:extLst>
        </c:ser>
        <c:dLbls>
          <c:showLegendKey val="0"/>
          <c:showVal val="1"/>
          <c:showCatName val="0"/>
          <c:showSerName val="0"/>
          <c:showPercent val="0"/>
          <c:showBubbleSize val="0"/>
        </c:dLbls>
        <c:gapWidth val="219"/>
        <c:shape val="box"/>
        <c:axId val="871754783"/>
        <c:axId val="807121023"/>
        <c:axId val="0"/>
      </c:bar3DChart>
      <c:catAx>
        <c:axId val="87175478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07121023"/>
        <c:crosses val="autoZero"/>
        <c:auto val="1"/>
        <c:lblAlgn val="ctr"/>
        <c:lblOffset val="100"/>
        <c:noMultiLvlLbl val="0"/>
      </c:catAx>
      <c:valAx>
        <c:axId val="807121023"/>
        <c:scaling>
          <c:orientation val="minMax"/>
        </c:scaling>
        <c:delete val="1"/>
        <c:axPos val="l"/>
        <c:numFmt formatCode="#,##0.00" sourceLinked="0"/>
        <c:majorTickMark val="out"/>
        <c:minorTickMark val="none"/>
        <c:tickLblPos val="nextTo"/>
        <c:crossAx val="871754783"/>
        <c:crosses val="autoZero"/>
        <c:crossBetween val="between"/>
        <c:dispUnits>
          <c:builtInUnit val="million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mn-lt"/>
        </a:defRPr>
      </a:pPr>
      <a:endParaRPr lang="en-US"/>
    </a:p>
  </c:txPr>
  <c:externalData r:id="rId3">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Hoja2!$A$26</c:f>
              <c:strCache>
                <c:ptCount val="1"/>
                <c:pt idx="0">
                  <c:v>Reducion de OPEX</c:v>
                </c:pt>
              </c:strCache>
            </c:strRef>
          </c:tx>
          <c:spPr>
            <a:solidFill>
              <a:schemeClr val="accent1"/>
            </a:solidFill>
            <a:ln>
              <a:noFill/>
            </a:ln>
            <a:effectLst/>
            <a:sp3d/>
          </c:spPr>
          <c:invertIfNegative val="0"/>
          <c:dLbls>
            <c:numFmt formatCode="#,##0.0" sourceLinked="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j-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Hoja2!$B$25:$N$25</c:f>
              <c:numCache>
                <c:formatCode>General</c:formatCode>
                <c:ptCount val="13"/>
                <c:pt idx="0">
                  <c:v>2024</c:v>
                </c:pt>
                <c:pt idx="1">
                  <c:v>2025</c:v>
                </c:pt>
                <c:pt idx="2">
                  <c:v>2026</c:v>
                </c:pt>
                <c:pt idx="3">
                  <c:v>2027</c:v>
                </c:pt>
                <c:pt idx="4">
                  <c:v>2028</c:v>
                </c:pt>
                <c:pt idx="5">
                  <c:v>2029</c:v>
                </c:pt>
                <c:pt idx="6">
                  <c:v>2030</c:v>
                </c:pt>
                <c:pt idx="7">
                  <c:v>2031</c:v>
                </c:pt>
                <c:pt idx="8">
                  <c:v>2032</c:v>
                </c:pt>
                <c:pt idx="9">
                  <c:v>2033</c:v>
                </c:pt>
                <c:pt idx="10">
                  <c:v>2034</c:v>
                </c:pt>
                <c:pt idx="11">
                  <c:v>2035</c:v>
                </c:pt>
                <c:pt idx="12">
                  <c:v>2036</c:v>
                </c:pt>
              </c:numCache>
            </c:numRef>
          </c:cat>
          <c:val>
            <c:numRef>
              <c:f>Hoja2!$B$26:$N$26</c:f>
              <c:numCache>
                <c:formatCode>_-* #,##0_-;\-* #,##0_-;_-* "-"??_-;_-@_-</c:formatCode>
                <c:ptCount val="13"/>
                <c:pt idx="0">
                  <c:v>4644650.0121904463</c:v>
                </c:pt>
                <c:pt idx="1">
                  <c:v>4694032.279528535</c:v>
                </c:pt>
                <c:pt idx="2">
                  <c:v>4743939.5828372668</c:v>
                </c:pt>
                <c:pt idx="3">
                  <c:v>4794377.5043384675</c:v>
                </c:pt>
                <c:pt idx="4">
                  <c:v>4845351.6856045611</c:v>
                </c:pt>
                <c:pt idx="5">
                  <c:v>4896867.8281895956</c:v>
                </c:pt>
                <c:pt idx="6">
                  <c:v>4948931.6942669656</c:v>
                </c:pt>
                <c:pt idx="7">
                  <c:v>5001549.1072739307</c:v>
                </c:pt>
                <c:pt idx="8">
                  <c:v>5054725.9525629692</c:v>
                </c:pt>
                <c:pt idx="9">
                  <c:v>5108468.1780600669</c:v>
                </c:pt>
                <c:pt idx="10">
                  <c:v>5162781.7949300082</c:v>
                </c:pt>
                <c:pt idx="11">
                  <c:v>5217672.8782487307</c:v>
                </c:pt>
                <c:pt idx="12">
                  <c:v>5273147.5676828343</c:v>
                </c:pt>
              </c:numCache>
            </c:numRef>
          </c:val>
          <c:extLst>
            <c:ext xmlns:c16="http://schemas.microsoft.com/office/drawing/2014/chart" uri="{C3380CC4-5D6E-409C-BE32-E72D297353CC}">
              <c16:uniqueId val="{00000000-9A65-406E-B3F1-B74505D4B6EE}"/>
            </c:ext>
          </c:extLst>
        </c:ser>
        <c:dLbls>
          <c:showLegendKey val="0"/>
          <c:showVal val="0"/>
          <c:showCatName val="0"/>
          <c:showSerName val="0"/>
          <c:showPercent val="0"/>
          <c:showBubbleSize val="0"/>
        </c:dLbls>
        <c:gapWidth val="219"/>
        <c:shape val="box"/>
        <c:axId val="871754783"/>
        <c:axId val="807121023"/>
        <c:axId val="0"/>
      </c:bar3DChart>
      <c:catAx>
        <c:axId val="871754783"/>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j-lt"/>
                <a:ea typeface="+mn-ea"/>
                <a:cs typeface="+mn-cs"/>
              </a:defRPr>
            </a:pPr>
            <a:endParaRPr lang="en-US"/>
          </a:p>
        </c:txPr>
        <c:crossAx val="807121023"/>
        <c:crosses val="autoZero"/>
        <c:auto val="1"/>
        <c:lblAlgn val="ctr"/>
        <c:lblOffset val="100"/>
        <c:noMultiLvlLbl val="0"/>
      </c:catAx>
      <c:valAx>
        <c:axId val="807121023"/>
        <c:scaling>
          <c:orientation val="minMax"/>
        </c:scaling>
        <c:delete val="1"/>
        <c:axPos val="l"/>
        <c:numFmt formatCode="#,##0.00" sourceLinked="0"/>
        <c:majorTickMark val="out"/>
        <c:minorTickMark val="none"/>
        <c:tickLblPos val="nextTo"/>
        <c:crossAx val="871754783"/>
        <c:crosses val="autoZero"/>
        <c:crossBetween val="between"/>
        <c:dispUnits>
          <c:builtInUnit val="millions"/>
        </c:dispUnits>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sz="900">
          <a:latin typeface="+mj-lt"/>
        </a:defRPr>
      </a:pPr>
      <a:endParaRPr lang="en-US"/>
    </a:p>
  </c:txPr>
  <c:externalData r:id="rId3">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0"/>
          <c:tx>
            <c:v>Ingresos operacionales</c:v>
          </c:tx>
          <c:spPr>
            <a:solidFill>
              <a:schemeClr val="accent2"/>
            </a:solidFill>
            <a:ln>
              <a:noFill/>
            </a:ln>
            <a:effectLst/>
          </c:spPr>
          <c:invertIfNegative val="0"/>
          <c:cat>
            <c:numRef>
              <c:f>PyG!$D$5:$S$5</c:f>
              <c:numCache>
                <c:formatCode>General</c:formatCode>
                <c:ptCount val="16"/>
                <c:pt idx="0">
                  <c:v>2021</c:v>
                </c:pt>
                <c:pt idx="1">
                  <c:v>2022</c:v>
                </c:pt>
                <c:pt idx="2">
                  <c:v>2023</c:v>
                </c:pt>
                <c:pt idx="3">
                  <c:v>2024</c:v>
                </c:pt>
                <c:pt idx="4">
                  <c:v>2025</c:v>
                </c:pt>
                <c:pt idx="5">
                  <c:v>2026</c:v>
                </c:pt>
                <c:pt idx="6">
                  <c:v>2027</c:v>
                </c:pt>
                <c:pt idx="7">
                  <c:v>2028</c:v>
                </c:pt>
                <c:pt idx="8">
                  <c:v>2029</c:v>
                </c:pt>
                <c:pt idx="9">
                  <c:v>2030</c:v>
                </c:pt>
                <c:pt idx="10">
                  <c:v>2031</c:v>
                </c:pt>
                <c:pt idx="11">
                  <c:v>2032</c:v>
                </c:pt>
                <c:pt idx="12">
                  <c:v>2033</c:v>
                </c:pt>
                <c:pt idx="13">
                  <c:v>2034</c:v>
                </c:pt>
                <c:pt idx="14">
                  <c:v>2035</c:v>
                </c:pt>
                <c:pt idx="15">
                  <c:v>2036</c:v>
                </c:pt>
              </c:numCache>
            </c:numRef>
          </c:cat>
          <c:val>
            <c:numRef>
              <c:f>PyG!$D$7:$S$7</c:f>
              <c:numCache>
                <c:formatCode>#,##0.0</c:formatCode>
                <c:ptCount val="16"/>
                <c:pt idx="0">
                  <c:v>133572025.58</c:v>
                </c:pt>
                <c:pt idx="1">
                  <c:v>134721874.51728702</c:v>
                </c:pt>
                <c:pt idx="2">
                  <c:v>135881700.77406186</c:v>
                </c:pt>
                <c:pt idx="3">
                  <c:v>137051591.02359495</c:v>
                </c:pt>
                <c:pt idx="4">
                  <c:v>138231632.69249141</c:v>
                </c:pt>
                <c:pt idx="5">
                  <c:v>139421913.96723953</c:v>
                </c:pt>
                <c:pt idx="6">
                  <c:v>140622523.80081579</c:v>
                </c:pt>
                <c:pt idx="7">
                  <c:v>141833551.91934764</c:v>
                </c:pt>
                <c:pt idx="8">
                  <c:v>143055088.82883409</c:v>
                </c:pt>
                <c:pt idx="9">
                  <c:v>144287225.82192457</c:v>
                </c:pt>
                <c:pt idx="10">
                  <c:v>145530054.98475707</c:v>
                </c:pt>
                <c:pt idx="11">
                  <c:v>146783669.20385543</c:v>
                </c:pt>
                <c:pt idx="12">
                  <c:v>148048162.17308667</c:v>
                </c:pt>
                <c:pt idx="13">
                  <c:v>149323628.40067872</c:v>
                </c:pt>
                <c:pt idx="14">
                  <c:v>150610163.21629953</c:v>
                </c:pt>
                <c:pt idx="15">
                  <c:v>151907862.77819708</c:v>
                </c:pt>
              </c:numCache>
            </c:numRef>
          </c:val>
          <c:extLst>
            <c:ext xmlns:c16="http://schemas.microsoft.com/office/drawing/2014/chart" uri="{C3380CC4-5D6E-409C-BE32-E72D297353CC}">
              <c16:uniqueId val="{00000000-68EC-4E58-B87E-B525D94E5F63}"/>
            </c:ext>
          </c:extLst>
        </c:ser>
        <c:ser>
          <c:idx val="2"/>
          <c:order val="1"/>
          <c:tx>
            <c:v>Costos y gastos de operación</c:v>
          </c:tx>
          <c:spPr>
            <a:solidFill>
              <a:schemeClr val="accent3"/>
            </a:solidFill>
            <a:ln>
              <a:noFill/>
            </a:ln>
            <a:effectLst/>
          </c:spPr>
          <c:invertIfNegative val="0"/>
          <c:cat>
            <c:numRef>
              <c:f>PyG!$D$5:$S$5</c:f>
              <c:numCache>
                <c:formatCode>General</c:formatCode>
                <c:ptCount val="16"/>
                <c:pt idx="0">
                  <c:v>2021</c:v>
                </c:pt>
                <c:pt idx="1">
                  <c:v>2022</c:v>
                </c:pt>
                <c:pt idx="2">
                  <c:v>2023</c:v>
                </c:pt>
                <c:pt idx="3">
                  <c:v>2024</c:v>
                </c:pt>
                <c:pt idx="4">
                  <c:v>2025</c:v>
                </c:pt>
                <c:pt idx="5">
                  <c:v>2026</c:v>
                </c:pt>
                <c:pt idx="6">
                  <c:v>2027</c:v>
                </c:pt>
                <c:pt idx="7">
                  <c:v>2028</c:v>
                </c:pt>
                <c:pt idx="8">
                  <c:v>2029</c:v>
                </c:pt>
                <c:pt idx="9">
                  <c:v>2030</c:v>
                </c:pt>
                <c:pt idx="10">
                  <c:v>2031</c:v>
                </c:pt>
                <c:pt idx="11">
                  <c:v>2032</c:v>
                </c:pt>
                <c:pt idx="12">
                  <c:v>2033</c:v>
                </c:pt>
                <c:pt idx="13">
                  <c:v>2034</c:v>
                </c:pt>
                <c:pt idx="14">
                  <c:v>2035</c:v>
                </c:pt>
                <c:pt idx="15">
                  <c:v>2036</c:v>
                </c:pt>
              </c:numCache>
            </c:numRef>
          </c:cat>
          <c:val>
            <c:numRef>
              <c:f>PyG!$D$15:$S$15</c:f>
              <c:numCache>
                <c:formatCode>#,##0</c:formatCode>
                <c:ptCount val="16"/>
                <c:pt idx="0">
                  <c:v>181632006.39999998</c:v>
                </c:pt>
                <c:pt idx="1">
                  <c:v>197659177.03265756</c:v>
                </c:pt>
                <c:pt idx="2">
                  <c:v>201480439.29050174</c:v>
                </c:pt>
                <c:pt idx="3">
                  <c:v>205375694.89534608</c:v>
                </c:pt>
                <c:pt idx="4">
                  <c:v>209346378.03922689</c:v>
                </c:pt>
                <c:pt idx="5">
                  <c:v>213393950.73002326</c:v>
                </c:pt>
                <c:pt idx="6">
                  <c:v>217519903.33115387</c:v>
                </c:pt>
                <c:pt idx="7">
                  <c:v>221725755.11174941</c:v>
                </c:pt>
                <c:pt idx="8">
                  <c:v>226013054.80750161</c:v>
                </c:pt>
                <c:pt idx="9">
                  <c:v>230383381.19239718</c:v>
                </c:pt>
                <c:pt idx="10">
                  <c:v>234838343.66154838</c:v>
                </c:pt>
                <c:pt idx="11">
                  <c:v>239379582.82533431</c:v>
                </c:pt>
                <c:pt idx="12">
                  <c:v>244008771.11507398</c:v>
                </c:pt>
                <c:pt idx="13">
                  <c:v>248727613.40045324</c:v>
                </c:pt>
                <c:pt idx="14">
                  <c:v>253537847.61893591</c:v>
                </c:pt>
                <c:pt idx="15">
                  <c:v>258441245.41738972</c:v>
                </c:pt>
              </c:numCache>
            </c:numRef>
          </c:val>
          <c:extLst>
            <c:ext xmlns:c16="http://schemas.microsoft.com/office/drawing/2014/chart" uri="{C3380CC4-5D6E-409C-BE32-E72D297353CC}">
              <c16:uniqueId val="{00000001-68EC-4E58-B87E-B525D94E5F63}"/>
            </c:ext>
          </c:extLst>
        </c:ser>
        <c:dLbls>
          <c:showLegendKey val="0"/>
          <c:showVal val="0"/>
          <c:showCatName val="0"/>
          <c:showSerName val="0"/>
          <c:showPercent val="0"/>
          <c:showBubbleSize val="0"/>
        </c:dLbls>
        <c:gapWidth val="219"/>
        <c:axId val="1530121344"/>
        <c:axId val="1530123840"/>
      </c:barChart>
      <c:lineChart>
        <c:grouping val="standard"/>
        <c:varyColors val="0"/>
        <c:ser>
          <c:idx val="0"/>
          <c:order val="2"/>
          <c:tx>
            <c:strRef>
              <c:f>PyG!$A$22</c:f>
              <c:strCache>
                <c:ptCount val="1"/>
                <c:pt idx="0">
                  <c:v>EBITDA</c:v>
                </c:pt>
              </c:strCache>
            </c:strRef>
          </c:tx>
          <c:spPr>
            <a:ln w="28575" cap="rnd">
              <a:solidFill>
                <a:schemeClr val="accent1"/>
              </a:solidFill>
              <a:round/>
            </a:ln>
            <a:effectLst/>
          </c:spPr>
          <c:marker>
            <c:symbol val="none"/>
          </c:marker>
          <c:cat>
            <c:numRef>
              <c:f>PyG!$D$5:$S$5</c:f>
              <c:numCache>
                <c:formatCode>General</c:formatCode>
                <c:ptCount val="16"/>
                <c:pt idx="0">
                  <c:v>2021</c:v>
                </c:pt>
                <c:pt idx="1">
                  <c:v>2022</c:v>
                </c:pt>
                <c:pt idx="2">
                  <c:v>2023</c:v>
                </c:pt>
                <c:pt idx="3">
                  <c:v>2024</c:v>
                </c:pt>
                <c:pt idx="4">
                  <c:v>2025</c:v>
                </c:pt>
                <c:pt idx="5">
                  <c:v>2026</c:v>
                </c:pt>
                <c:pt idx="6">
                  <c:v>2027</c:v>
                </c:pt>
                <c:pt idx="7">
                  <c:v>2028</c:v>
                </c:pt>
                <c:pt idx="8">
                  <c:v>2029</c:v>
                </c:pt>
                <c:pt idx="9">
                  <c:v>2030</c:v>
                </c:pt>
                <c:pt idx="10">
                  <c:v>2031</c:v>
                </c:pt>
                <c:pt idx="11">
                  <c:v>2032</c:v>
                </c:pt>
                <c:pt idx="12">
                  <c:v>2033</c:v>
                </c:pt>
                <c:pt idx="13">
                  <c:v>2034</c:v>
                </c:pt>
                <c:pt idx="14">
                  <c:v>2035</c:v>
                </c:pt>
                <c:pt idx="15">
                  <c:v>2036</c:v>
                </c:pt>
              </c:numCache>
            </c:numRef>
          </c:cat>
          <c:val>
            <c:numRef>
              <c:f>PyG!$D$22:$S$22</c:f>
              <c:numCache>
                <c:formatCode>#,##0</c:formatCode>
                <c:ptCount val="16"/>
                <c:pt idx="0">
                  <c:v>-48059980.819999978</c:v>
                </c:pt>
                <c:pt idx="1">
                  <c:v>-62937302.515370548</c:v>
                </c:pt>
                <c:pt idx="2">
                  <c:v>-65598738.516439885</c:v>
                </c:pt>
                <c:pt idx="3">
                  <c:v>-68324103.87175113</c:v>
                </c:pt>
                <c:pt idx="4">
                  <c:v>-71114745.346735477</c:v>
                </c:pt>
                <c:pt idx="5">
                  <c:v>-73972036.762783736</c:v>
                </c:pt>
                <c:pt idx="6">
                  <c:v>-76897379.530338079</c:v>
                </c:pt>
                <c:pt idx="7">
                  <c:v>-79892203.192401767</c:v>
                </c:pt>
                <c:pt idx="8">
                  <c:v>-82957965.978667527</c:v>
                </c:pt>
                <c:pt idx="9">
                  <c:v>-86096155.37047261</c:v>
                </c:pt>
                <c:pt idx="10">
                  <c:v>-89308288.67679131</c:v>
                </c:pt>
                <c:pt idx="11">
                  <c:v>-92595913.621478885</c:v>
                </c:pt>
                <c:pt idx="12">
                  <c:v>-95960608.941987306</c:v>
                </c:pt>
                <c:pt idx="13">
                  <c:v>-99403984.999774516</c:v>
                </c:pt>
                <c:pt idx="14">
                  <c:v>-102927684.40263638</c:v>
                </c:pt>
                <c:pt idx="15">
                  <c:v>-106533382.63919264</c:v>
                </c:pt>
              </c:numCache>
            </c:numRef>
          </c:val>
          <c:smooth val="0"/>
          <c:extLst>
            <c:ext xmlns:c16="http://schemas.microsoft.com/office/drawing/2014/chart" uri="{C3380CC4-5D6E-409C-BE32-E72D297353CC}">
              <c16:uniqueId val="{00000002-68EC-4E58-B87E-B525D94E5F63}"/>
            </c:ext>
          </c:extLst>
        </c:ser>
        <c:dLbls>
          <c:showLegendKey val="0"/>
          <c:showVal val="0"/>
          <c:showCatName val="0"/>
          <c:showSerName val="0"/>
          <c:showPercent val="0"/>
          <c:showBubbleSize val="0"/>
        </c:dLbls>
        <c:marker val="1"/>
        <c:smooth val="0"/>
        <c:axId val="1530121344"/>
        <c:axId val="1530123840"/>
      </c:lineChart>
      <c:catAx>
        <c:axId val="1530121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0123840"/>
        <c:crosses val="autoZero"/>
        <c:auto val="1"/>
        <c:lblAlgn val="ctr"/>
        <c:lblOffset val="100"/>
        <c:noMultiLvlLbl val="0"/>
      </c:catAx>
      <c:valAx>
        <c:axId val="1530123840"/>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0121344"/>
        <c:crosses val="autoZero"/>
        <c:crossBetween val="between"/>
        <c:dispUnits>
          <c:builtInUnit val="million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900">
          <a:latin typeface="+mn-lt"/>
        </a:defRPr>
      </a:pPr>
      <a:endParaRPr lang="en-US"/>
    </a:p>
  </c:txPr>
  <c:externalData r:id="rId4">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w="25400">
          <a:noFill/>
        </a:ln>
        <a:effectLst/>
        <a:sp3d/>
      </c:spPr>
    </c:sideWall>
    <c:backWall>
      <c:thickness val="0"/>
      <c:spPr>
        <a:noFill/>
        <a:ln w="25400">
          <a:noFill/>
        </a:ln>
        <a:effectLst/>
        <a:sp3d/>
      </c:spPr>
    </c:backWall>
    <c:plotArea>
      <c:layout/>
      <c:bar3DChart>
        <c:barDir val="col"/>
        <c:grouping val="clustered"/>
        <c:varyColors val="0"/>
        <c:ser>
          <c:idx val="0"/>
          <c:order val="0"/>
          <c:tx>
            <c:strRef>
              <c:f>Gráficas!$A$9</c:f>
              <c:strCache>
                <c:ptCount val="1"/>
                <c:pt idx="0">
                  <c:v>Financiación requerida</c:v>
                </c:pt>
              </c:strCache>
            </c:strRef>
          </c:tx>
          <c:spPr>
            <a:solidFill>
              <a:schemeClr val="accent1"/>
            </a:solidFill>
            <a:ln>
              <a:noFill/>
            </a:ln>
            <a:effectLst/>
            <a:sp3d/>
          </c:spPr>
          <c:invertIfNegative val="0"/>
          <c:dLbls>
            <c:delete val="1"/>
          </c:dLbls>
          <c:cat>
            <c:numRef>
              <c:f>Gráficas!$D$4:$R$4</c:f>
              <c:numCache>
                <c:formatCode>General</c:formatCode>
                <c:ptCount val="15"/>
                <c:pt idx="0">
                  <c:v>2022</c:v>
                </c:pt>
                <c:pt idx="1">
                  <c:v>2023</c:v>
                </c:pt>
                <c:pt idx="2">
                  <c:v>2024</c:v>
                </c:pt>
                <c:pt idx="3">
                  <c:v>2025</c:v>
                </c:pt>
                <c:pt idx="4">
                  <c:v>2026</c:v>
                </c:pt>
                <c:pt idx="5">
                  <c:v>2027</c:v>
                </c:pt>
                <c:pt idx="6">
                  <c:v>2028</c:v>
                </c:pt>
                <c:pt idx="7">
                  <c:v>2029</c:v>
                </c:pt>
                <c:pt idx="8">
                  <c:v>2030</c:v>
                </c:pt>
                <c:pt idx="9">
                  <c:v>2031</c:v>
                </c:pt>
                <c:pt idx="10">
                  <c:v>2032</c:v>
                </c:pt>
                <c:pt idx="11">
                  <c:v>2033</c:v>
                </c:pt>
                <c:pt idx="12">
                  <c:v>2034</c:v>
                </c:pt>
                <c:pt idx="13">
                  <c:v>2035</c:v>
                </c:pt>
                <c:pt idx="14">
                  <c:v>2036</c:v>
                </c:pt>
              </c:numCache>
            </c:numRef>
          </c:cat>
          <c:val>
            <c:numRef>
              <c:f>Gráficas!$D$9:$R$9</c:f>
              <c:numCache>
                <c:formatCode>_(* #,##0_);_(* \(#,##0\);_(* "-"_);_(@_)</c:formatCode>
                <c:ptCount val="15"/>
                <c:pt idx="0">
                  <c:v>100.020012383818</c:v>
                </c:pt>
                <c:pt idx="1">
                  <c:v>88.102457623838333</c:v>
                </c:pt>
                <c:pt idx="2">
                  <c:v>95.199356527766085</c:v>
                </c:pt>
                <c:pt idx="3">
                  <c:v>75.515982214077496</c:v>
                </c:pt>
                <c:pt idx="4">
                  <c:v>37.251531311067808</c:v>
                </c:pt>
                <c:pt idx="5">
                  <c:v>39.035790542773917</c:v>
                </c:pt>
                <c:pt idx="6">
                  <c:v>47.88026296752453</c:v>
                </c:pt>
                <c:pt idx="7">
                  <c:v>51.093666848836214</c:v>
                </c:pt>
                <c:pt idx="8">
                  <c:v>65.505528496523567</c:v>
                </c:pt>
                <c:pt idx="9">
                  <c:v>48.779533867254294</c:v>
                </c:pt>
                <c:pt idx="10">
                  <c:v>52.755718348058828</c:v>
                </c:pt>
                <c:pt idx="11">
                  <c:v>57.011558140158506</c:v>
                </c:pt>
                <c:pt idx="12">
                  <c:v>61.338120192858156</c:v>
                </c:pt>
                <c:pt idx="13">
                  <c:v>66.733499013505337</c:v>
                </c:pt>
                <c:pt idx="14">
                  <c:v>73.293114215704946</c:v>
                </c:pt>
              </c:numCache>
            </c:numRef>
          </c:val>
          <c:extLst>
            <c:ext xmlns:c16="http://schemas.microsoft.com/office/drawing/2014/chart" uri="{C3380CC4-5D6E-409C-BE32-E72D297353CC}">
              <c16:uniqueId val="{00000000-D061-4FC1-9845-BA117B66C97F}"/>
            </c:ext>
          </c:extLst>
        </c:ser>
        <c:ser>
          <c:idx val="1"/>
          <c:order val="1"/>
          <c:tx>
            <c:strRef>
              <c:f>Gráficas!$A$13</c:f>
              <c:strCache>
                <c:ptCount val="1"/>
                <c:pt idx="0">
                  <c:v>Flujo de inversión total</c:v>
                </c:pt>
              </c:strCache>
            </c:strRef>
          </c:tx>
          <c:spPr>
            <a:solidFill>
              <a:srgbClr val="FF0000"/>
            </a:solidFill>
            <a:ln>
              <a:noFill/>
            </a:ln>
            <a:effectLst/>
            <a:sp3d/>
          </c:spPr>
          <c:invertIfNegative val="0"/>
          <c:dLbls>
            <c:delete val="1"/>
          </c:dLbls>
          <c:cat>
            <c:numRef>
              <c:f>Gráficas!$D$4:$R$4</c:f>
              <c:numCache>
                <c:formatCode>General</c:formatCode>
                <c:ptCount val="15"/>
                <c:pt idx="0">
                  <c:v>2022</c:v>
                </c:pt>
                <c:pt idx="1">
                  <c:v>2023</c:v>
                </c:pt>
                <c:pt idx="2">
                  <c:v>2024</c:v>
                </c:pt>
                <c:pt idx="3">
                  <c:v>2025</c:v>
                </c:pt>
                <c:pt idx="4">
                  <c:v>2026</c:v>
                </c:pt>
                <c:pt idx="5">
                  <c:v>2027</c:v>
                </c:pt>
                <c:pt idx="6">
                  <c:v>2028</c:v>
                </c:pt>
                <c:pt idx="7">
                  <c:v>2029</c:v>
                </c:pt>
                <c:pt idx="8">
                  <c:v>2030</c:v>
                </c:pt>
                <c:pt idx="9">
                  <c:v>2031</c:v>
                </c:pt>
                <c:pt idx="10">
                  <c:v>2032</c:v>
                </c:pt>
                <c:pt idx="11">
                  <c:v>2033</c:v>
                </c:pt>
                <c:pt idx="12">
                  <c:v>2034</c:v>
                </c:pt>
                <c:pt idx="13">
                  <c:v>2035</c:v>
                </c:pt>
                <c:pt idx="14">
                  <c:v>2036</c:v>
                </c:pt>
              </c:numCache>
            </c:numRef>
          </c:cat>
          <c:val>
            <c:numRef>
              <c:f>Gráficas!$D$13:$R$13</c:f>
              <c:numCache>
                <c:formatCode>_(* #,##0_);_(* \(#,##0\);_(* "-"??_);_(@_)</c:formatCode>
                <c:ptCount val="15"/>
                <c:pt idx="0">
                  <c:v>32.72283354286175</c:v>
                </c:pt>
                <c:pt idx="1">
                  <c:v>60.08685295595086</c:v>
                </c:pt>
                <c:pt idx="2">
                  <c:v>60.400864558254661</c:v>
                </c:pt>
                <c:pt idx="3">
                  <c:v>70.718719626104445</c:v>
                </c:pt>
                <c:pt idx="4">
                  <c:v>31.040468821074537</c:v>
                </c:pt>
                <c:pt idx="5">
                  <c:v>31.366163533542647</c:v>
                </c:pt>
                <c:pt idx="6">
                  <c:v>31.695855894130002</c:v>
                </c:pt>
                <c:pt idx="7">
                  <c:v>32.029598785334862</c:v>
                </c:pt>
                <c:pt idx="8">
                  <c:v>32.367445853362717</c:v>
                </c:pt>
                <c:pt idx="9">
                  <c:v>32.709451520156783</c:v>
                </c:pt>
                <c:pt idx="10">
                  <c:v>33.055670995632312</c:v>
                </c:pt>
                <c:pt idx="11">
                  <c:v>33.406160290118365</c:v>
                </c:pt>
                <c:pt idx="12">
                  <c:v>33.760976227010765</c:v>
                </c:pt>
                <c:pt idx="13">
                  <c:v>34.120176455640028</c:v>
                </c:pt>
                <c:pt idx="14">
                  <c:v>34.483819464358071</c:v>
                </c:pt>
              </c:numCache>
            </c:numRef>
          </c:val>
          <c:extLst>
            <c:ext xmlns:c16="http://schemas.microsoft.com/office/drawing/2014/chart" uri="{C3380CC4-5D6E-409C-BE32-E72D297353CC}">
              <c16:uniqueId val="{00000001-D061-4FC1-9845-BA117B66C97F}"/>
            </c:ext>
          </c:extLst>
        </c:ser>
        <c:dLbls>
          <c:showLegendKey val="0"/>
          <c:showVal val="1"/>
          <c:showCatName val="0"/>
          <c:showSerName val="0"/>
          <c:showPercent val="0"/>
          <c:showBubbleSize val="0"/>
        </c:dLbls>
        <c:gapWidth val="75"/>
        <c:shape val="box"/>
        <c:axId val="744893408"/>
        <c:axId val="91085800"/>
        <c:axId val="0"/>
      </c:bar3DChart>
      <c:catAx>
        <c:axId val="74489340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085800"/>
        <c:crosses val="autoZero"/>
        <c:auto val="1"/>
        <c:lblAlgn val="ctr"/>
        <c:lblOffset val="100"/>
        <c:noMultiLvlLbl val="0"/>
      </c:catAx>
      <c:valAx>
        <c:axId val="91085800"/>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4893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noFill/>
    <a:ln w="9525" cap="flat" cmpd="sng" algn="ctr">
      <a:noFill/>
      <a:round/>
    </a:ln>
    <a:effectLst/>
  </c:spPr>
  <c:txPr>
    <a:bodyPr/>
    <a:lstStyle/>
    <a:p>
      <a:pPr>
        <a:defRPr sz="900">
          <a:latin typeface="+mn-lt"/>
        </a:defRPr>
      </a:pPr>
      <a:endParaRPr lang="en-US"/>
    </a:p>
  </c:txPr>
  <c:externalData r:id="rId4">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1"/>
          <c:order val="0"/>
          <c:tx>
            <c:v>Ingresos operacionales</c:v>
          </c:tx>
          <c:spPr>
            <a:solidFill>
              <a:schemeClr val="accent2"/>
            </a:solidFill>
            <a:ln>
              <a:noFill/>
            </a:ln>
            <a:effectLst/>
          </c:spPr>
          <c:invertIfNegative val="0"/>
          <c:cat>
            <c:numRef>
              <c:f>PyG!$D$5:$S$5</c:f>
              <c:numCache>
                <c:formatCode>General</c:formatCode>
                <c:ptCount val="16"/>
                <c:pt idx="0">
                  <c:v>2021</c:v>
                </c:pt>
                <c:pt idx="1">
                  <c:v>2022</c:v>
                </c:pt>
                <c:pt idx="2">
                  <c:v>2023</c:v>
                </c:pt>
                <c:pt idx="3">
                  <c:v>2024</c:v>
                </c:pt>
                <c:pt idx="4">
                  <c:v>2025</c:v>
                </c:pt>
                <c:pt idx="5">
                  <c:v>2026</c:v>
                </c:pt>
                <c:pt idx="6">
                  <c:v>2027</c:v>
                </c:pt>
                <c:pt idx="7">
                  <c:v>2028</c:v>
                </c:pt>
                <c:pt idx="8">
                  <c:v>2029</c:v>
                </c:pt>
                <c:pt idx="9">
                  <c:v>2030</c:v>
                </c:pt>
                <c:pt idx="10">
                  <c:v>2031</c:v>
                </c:pt>
                <c:pt idx="11">
                  <c:v>2032</c:v>
                </c:pt>
                <c:pt idx="12">
                  <c:v>2033</c:v>
                </c:pt>
                <c:pt idx="13">
                  <c:v>2034</c:v>
                </c:pt>
                <c:pt idx="14">
                  <c:v>2035</c:v>
                </c:pt>
                <c:pt idx="15">
                  <c:v>2036</c:v>
                </c:pt>
              </c:numCache>
            </c:numRef>
          </c:cat>
          <c:val>
            <c:numRef>
              <c:f>PyG!$D$7:$S$7</c:f>
              <c:numCache>
                <c:formatCode>#,##0.0</c:formatCode>
                <c:ptCount val="16"/>
                <c:pt idx="0">
                  <c:v>133572025.58</c:v>
                </c:pt>
                <c:pt idx="1">
                  <c:v>134721874.51728702</c:v>
                </c:pt>
                <c:pt idx="2">
                  <c:v>135881700.77406186</c:v>
                </c:pt>
                <c:pt idx="3">
                  <c:v>155804696.50545222</c:v>
                </c:pt>
                <c:pt idx="4">
                  <c:v>178141038.56929466</c:v>
                </c:pt>
                <c:pt idx="5">
                  <c:v>195741664.76428246</c:v>
                </c:pt>
                <c:pt idx="6">
                  <c:v>203804653.50703657</c:v>
                </c:pt>
                <c:pt idx="7">
                  <c:v>212148220.78779209</c:v>
                </c:pt>
                <c:pt idx="8">
                  <c:v>219672180.14796829</c:v>
                </c:pt>
                <c:pt idx="9">
                  <c:v>231118295.1333327</c:v>
                </c:pt>
                <c:pt idx="10">
                  <c:v>239316031.09530815</c:v>
                </c:pt>
                <c:pt idx="11">
                  <c:v>244162059.34377992</c:v>
                </c:pt>
                <c:pt idx="12">
                  <c:v>249277573.7848483</c:v>
                </c:pt>
                <c:pt idx="13">
                  <c:v>253183444.36886439</c:v>
                </c:pt>
                <c:pt idx="14">
                  <c:v>257366383.21141723</c:v>
                </c:pt>
                <c:pt idx="15">
                  <c:v>261838649.84773231</c:v>
                </c:pt>
              </c:numCache>
            </c:numRef>
          </c:val>
          <c:extLst>
            <c:ext xmlns:c16="http://schemas.microsoft.com/office/drawing/2014/chart" uri="{C3380CC4-5D6E-409C-BE32-E72D297353CC}">
              <c16:uniqueId val="{00000000-E405-4EF6-A630-A18A5BE1FE0D}"/>
            </c:ext>
          </c:extLst>
        </c:ser>
        <c:ser>
          <c:idx val="2"/>
          <c:order val="1"/>
          <c:tx>
            <c:v>Costos y gastos de operación</c:v>
          </c:tx>
          <c:spPr>
            <a:solidFill>
              <a:schemeClr val="accent3"/>
            </a:solidFill>
            <a:ln>
              <a:noFill/>
            </a:ln>
            <a:effectLst/>
          </c:spPr>
          <c:invertIfNegative val="0"/>
          <c:cat>
            <c:numRef>
              <c:f>PyG!$D$5:$S$5</c:f>
              <c:numCache>
                <c:formatCode>General</c:formatCode>
                <c:ptCount val="16"/>
                <c:pt idx="0">
                  <c:v>2021</c:v>
                </c:pt>
                <c:pt idx="1">
                  <c:v>2022</c:v>
                </c:pt>
                <c:pt idx="2">
                  <c:v>2023</c:v>
                </c:pt>
                <c:pt idx="3">
                  <c:v>2024</c:v>
                </c:pt>
                <c:pt idx="4">
                  <c:v>2025</c:v>
                </c:pt>
                <c:pt idx="5">
                  <c:v>2026</c:v>
                </c:pt>
                <c:pt idx="6">
                  <c:v>2027</c:v>
                </c:pt>
                <c:pt idx="7">
                  <c:v>2028</c:v>
                </c:pt>
                <c:pt idx="8">
                  <c:v>2029</c:v>
                </c:pt>
                <c:pt idx="9">
                  <c:v>2030</c:v>
                </c:pt>
                <c:pt idx="10">
                  <c:v>2031</c:v>
                </c:pt>
                <c:pt idx="11">
                  <c:v>2032</c:v>
                </c:pt>
                <c:pt idx="12">
                  <c:v>2033</c:v>
                </c:pt>
                <c:pt idx="13">
                  <c:v>2034</c:v>
                </c:pt>
                <c:pt idx="14">
                  <c:v>2035</c:v>
                </c:pt>
                <c:pt idx="15">
                  <c:v>2036</c:v>
                </c:pt>
              </c:numCache>
            </c:numRef>
          </c:cat>
          <c:val>
            <c:numRef>
              <c:f>PyG!$D$15:$S$15</c:f>
              <c:numCache>
                <c:formatCode>#,##0</c:formatCode>
                <c:ptCount val="16"/>
                <c:pt idx="0">
                  <c:v>181632006.39999998</c:v>
                </c:pt>
                <c:pt idx="1">
                  <c:v>197211067.94275701</c:v>
                </c:pt>
                <c:pt idx="2">
                  <c:v>200376674.22921848</c:v>
                </c:pt>
                <c:pt idx="3">
                  <c:v>198535718.6369912</c:v>
                </c:pt>
                <c:pt idx="4">
                  <c:v>201332067.13080278</c:v>
                </c:pt>
                <c:pt idx="5">
                  <c:v>204170591.03162113</c:v>
                </c:pt>
                <c:pt idx="6">
                  <c:v>207051959.8021946</c:v>
                </c:pt>
                <c:pt idx="7">
                  <c:v>209976853.9750497</c:v>
                </c:pt>
                <c:pt idx="8">
                  <c:v>213389496.67158893</c:v>
                </c:pt>
                <c:pt idx="9">
                  <c:v>216861320.16794789</c:v>
                </c:pt>
                <c:pt idx="10">
                  <c:v>220393398.03356409</c:v>
                </c:pt>
                <c:pt idx="11">
                  <c:v>223986823.87695009</c:v>
                </c:pt>
                <c:pt idx="12">
                  <c:v>227642711.72617605</c:v>
                </c:pt>
                <c:pt idx="13">
                  <c:v>231362196.41664791</c:v>
                </c:pt>
                <c:pt idx="14">
                  <c:v>235146433.98632252</c:v>
                </c:pt>
                <c:pt idx="15">
                  <c:v>238996602.07850182</c:v>
                </c:pt>
              </c:numCache>
            </c:numRef>
          </c:val>
          <c:extLst>
            <c:ext xmlns:c16="http://schemas.microsoft.com/office/drawing/2014/chart" uri="{C3380CC4-5D6E-409C-BE32-E72D297353CC}">
              <c16:uniqueId val="{00000001-E405-4EF6-A630-A18A5BE1FE0D}"/>
            </c:ext>
          </c:extLst>
        </c:ser>
        <c:dLbls>
          <c:showLegendKey val="0"/>
          <c:showVal val="0"/>
          <c:showCatName val="0"/>
          <c:showSerName val="0"/>
          <c:showPercent val="0"/>
          <c:showBubbleSize val="0"/>
        </c:dLbls>
        <c:gapWidth val="219"/>
        <c:axId val="1530121344"/>
        <c:axId val="1530123840"/>
      </c:barChart>
      <c:lineChart>
        <c:grouping val="standard"/>
        <c:varyColors val="0"/>
        <c:ser>
          <c:idx val="0"/>
          <c:order val="2"/>
          <c:tx>
            <c:strRef>
              <c:f>PyG!$A$22</c:f>
              <c:strCache>
                <c:ptCount val="1"/>
                <c:pt idx="0">
                  <c:v>EBITDA</c:v>
                </c:pt>
              </c:strCache>
            </c:strRef>
          </c:tx>
          <c:spPr>
            <a:ln w="28575" cap="rnd">
              <a:solidFill>
                <a:schemeClr val="accent1"/>
              </a:solidFill>
              <a:round/>
            </a:ln>
            <a:effectLst/>
          </c:spPr>
          <c:marker>
            <c:symbol val="none"/>
          </c:marker>
          <c:cat>
            <c:numRef>
              <c:f>PyG!$D$5:$S$5</c:f>
              <c:numCache>
                <c:formatCode>General</c:formatCode>
                <c:ptCount val="16"/>
                <c:pt idx="0">
                  <c:v>2021</c:v>
                </c:pt>
                <c:pt idx="1">
                  <c:v>2022</c:v>
                </c:pt>
                <c:pt idx="2">
                  <c:v>2023</c:v>
                </c:pt>
                <c:pt idx="3">
                  <c:v>2024</c:v>
                </c:pt>
                <c:pt idx="4">
                  <c:v>2025</c:v>
                </c:pt>
                <c:pt idx="5">
                  <c:v>2026</c:v>
                </c:pt>
                <c:pt idx="6">
                  <c:v>2027</c:v>
                </c:pt>
                <c:pt idx="7">
                  <c:v>2028</c:v>
                </c:pt>
                <c:pt idx="8">
                  <c:v>2029</c:v>
                </c:pt>
                <c:pt idx="9">
                  <c:v>2030</c:v>
                </c:pt>
                <c:pt idx="10">
                  <c:v>2031</c:v>
                </c:pt>
                <c:pt idx="11">
                  <c:v>2032</c:v>
                </c:pt>
                <c:pt idx="12">
                  <c:v>2033</c:v>
                </c:pt>
                <c:pt idx="13">
                  <c:v>2034</c:v>
                </c:pt>
                <c:pt idx="14">
                  <c:v>2035</c:v>
                </c:pt>
                <c:pt idx="15">
                  <c:v>2036</c:v>
                </c:pt>
              </c:numCache>
            </c:numRef>
          </c:cat>
          <c:val>
            <c:numRef>
              <c:f>PyG!$D$22:$S$22</c:f>
              <c:numCache>
                <c:formatCode>#,##0</c:formatCode>
                <c:ptCount val="16"/>
                <c:pt idx="0">
                  <c:v>-48059980.819999978</c:v>
                </c:pt>
                <c:pt idx="1">
                  <c:v>-62489193.425469995</c:v>
                </c:pt>
                <c:pt idx="2">
                  <c:v>-64494973.455156624</c:v>
                </c:pt>
                <c:pt idx="3">
                  <c:v>-42731022.131538987</c:v>
                </c:pt>
                <c:pt idx="4">
                  <c:v>-23191028.561508119</c:v>
                </c:pt>
                <c:pt idx="5">
                  <c:v>-8428926.2673386633</c:v>
                </c:pt>
                <c:pt idx="6">
                  <c:v>-3247306.2951580286</c:v>
                </c:pt>
                <c:pt idx="7">
                  <c:v>2171366.8127423823</c:v>
                </c:pt>
                <c:pt idx="8">
                  <c:v>6282683.4763793647</c:v>
                </c:pt>
                <c:pt idx="9">
                  <c:v>14256974.965384811</c:v>
                </c:pt>
                <c:pt idx="10">
                  <c:v>18922633.061744064</c:v>
                </c:pt>
                <c:pt idx="11">
                  <c:v>20175235.466829836</c:v>
                </c:pt>
                <c:pt idx="12">
                  <c:v>21634862.058672249</c:v>
                </c:pt>
                <c:pt idx="13">
                  <c:v>21821247.952216476</c:v>
                </c:pt>
                <c:pt idx="14">
                  <c:v>22219949.225094706</c:v>
                </c:pt>
                <c:pt idx="15">
                  <c:v>22842047.769230485</c:v>
                </c:pt>
              </c:numCache>
            </c:numRef>
          </c:val>
          <c:smooth val="0"/>
          <c:extLst>
            <c:ext xmlns:c16="http://schemas.microsoft.com/office/drawing/2014/chart" uri="{C3380CC4-5D6E-409C-BE32-E72D297353CC}">
              <c16:uniqueId val="{00000002-E405-4EF6-A630-A18A5BE1FE0D}"/>
            </c:ext>
          </c:extLst>
        </c:ser>
        <c:dLbls>
          <c:showLegendKey val="0"/>
          <c:showVal val="0"/>
          <c:showCatName val="0"/>
          <c:showSerName val="0"/>
          <c:showPercent val="0"/>
          <c:showBubbleSize val="0"/>
        </c:dLbls>
        <c:marker val="1"/>
        <c:smooth val="0"/>
        <c:axId val="1530121344"/>
        <c:axId val="1530123840"/>
      </c:lineChart>
      <c:catAx>
        <c:axId val="15301213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0123840"/>
        <c:crosses val="autoZero"/>
        <c:auto val="1"/>
        <c:lblAlgn val="ctr"/>
        <c:lblOffset val="100"/>
        <c:noMultiLvlLbl val="0"/>
      </c:catAx>
      <c:valAx>
        <c:axId val="1530123840"/>
        <c:scaling>
          <c:orientation val="minMax"/>
        </c:scaling>
        <c:delete val="0"/>
        <c:axPos val="l"/>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30121344"/>
        <c:crosses val="autoZero"/>
        <c:crossBetween val="between"/>
        <c:dispUnits>
          <c:builtInUnit val="millions"/>
        </c:dispUnits>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sz="900">
          <a:latin typeface="+mn-lt"/>
        </a:defRPr>
      </a:pPr>
      <a:endParaRPr lang="en-US"/>
    </a:p>
  </c:txPr>
  <c:externalData r:id="rId4">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view3D>
      <c:rotX val="15"/>
      <c:rotY val="20"/>
      <c:depthPercent val="100"/>
      <c:rAngAx val="1"/>
    </c:view3D>
    <c:floor>
      <c:thickness val="0"/>
      <c:spPr>
        <a:noFill/>
        <a:ln>
          <a:noFill/>
        </a:ln>
        <a:effectLst/>
        <a:sp3d/>
      </c:spPr>
    </c:floor>
    <c:sideWall>
      <c:thickness val="0"/>
      <c:spPr>
        <a:noFill/>
        <a:ln w="25400">
          <a:noFill/>
        </a:ln>
        <a:effectLst/>
        <a:sp3d/>
      </c:spPr>
    </c:sideWall>
    <c:backWall>
      <c:thickness val="0"/>
      <c:spPr>
        <a:noFill/>
        <a:ln w="25400">
          <a:noFill/>
        </a:ln>
        <a:effectLst/>
        <a:sp3d/>
      </c:spPr>
    </c:backWall>
    <c:plotArea>
      <c:layout/>
      <c:bar3DChart>
        <c:barDir val="col"/>
        <c:grouping val="clustered"/>
        <c:varyColors val="0"/>
        <c:ser>
          <c:idx val="0"/>
          <c:order val="0"/>
          <c:tx>
            <c:strRef>
              <c:f>Gráficas!$A$9</c:f>
              <c:strCache>
                <c:ptCount val="1"/>
                <c:pt idx="0">
                  <c:v>Financiación requerida</c:v>
                </c:pt>
              </c:strCache>
            </c:strRef>
          </c:tx>
          <c:spPr>
            <a:solidFill>
              <a:schemeClr val="accent1"/>
            </a:solidFill>
            <a:ln>
              <a:noFill/>
            </a:ln>
            <a:effectLst/>
            <a:sp3d/>
          </c:spPr>
          <c:invertIfNegative val="0"/>
          <c:dLbls>
            <c:delete val="1"/>
          </c:dLbls>
          <c:cat>
            <c:numRef>
              <c:f>Gráficas!$D$4:$R$4</c:f>
              <c:numCache>
                <c:formatCode>General</c:formatCode>
                <c:ptCount val="15"/>
                <c:pt idx="0">
                  <c:v>2022</c:v>
                </c:pt>
                <c:pt idx="1">
                  <c:v>2023</c:v>
                </c:pt>
                <c:pt idx="2">
                  <c:v>2024</c:v>
                </c:pt>
                <c:pt idx="3">
                  <c:v>2025</c:v>
                </c:pt>
                <c:pt idx="4">
                  <c:v>2026</c:v>
                </c:pt>
                <c:pt idx="5">
                  <c:v>2027</c:v>
                </c:pt>
                <c:pt idx="6">
                  <c:v>2028</c:v>
                </c:pt>
                <c:pt idx="7">
                  <c:v>2029</c:v>
                </c:pt>
                <c:pt idx="8">
                  <c:v>2030</c:v>
                </c:pt>
                <c:pt idx="9">
                  <c:v>2031</c:v>
                </c:pt>
                <c:pt idx="10">
                  <c:v>2032</c:v>
                </c:pt>
                <c:pt idx="11">
                  <c:v>2033</c:v>
                </c:pt>
                <c:pt idx="12">
                  <c:v>2034</c:v>
                </c:pt>
                <c:pt idx="13">
                  <c:v>2035</c:v>
                </c:pt>
                <c:pt idx="14">
                  <c:v>2036</c:v>
                </c:pt>
              </c:numCache>
            </c:numRef>
          </c:cat>
          <c:val>
            <c:numRef>
              <c:f>Gráficas!$D$9:$R$9</c:f>
              <c:numCache>
                <c:formatCode>_(* #,##0_);_(* \(#,##0\);_(* "-"_);_(@_)</c:formatCode>
                <c:ptCount val="15"/>
                <c:pt idx="0">
                  <c:v>100.020012383818</c:v>
                </c:pt>
                <c:pt idx="1">
                  <c:v>88.102457623838333</c:v>
                </c:pt>
                <c:pt idx="2">
                  <c:v>97.092596607819587</c:v>
                </c:pt>
                <c:pt idx="3">
                  <c:v>77.98232072997618</c:v>
                </c:pt>
                <c:pt idx="4">
                  <c:v>39.611568943585574</c:v>
                </c:pt>
                <c:pt idx="5">
                  <c:v>40.721098329056424</c:v>
                </c:pt>
                <c:pt idx="6">
                  <c:v>49.713779062850669</c:v>
                </c:pt>
                <c:pt idx="7">
                  <c:v>57.316852915284009</c:v>
                </c:pt>
                <c:pt idx="8">
                  <c:v>72.407117837720264</c:v>
                </c:pt>
                <c:pt idx="9">
                  <c:v>51.302514818757253</c:v>
                </c:pt>
                <c:pt idx="10">
                  <c:v>55.219135625303018</c:v>
                </c:pt>
                <c:pt idx="11">
                  <c:v>59.676745478724655</c:v>
                </c:pt>
                <c:pt idx="12">
                  <c:v>64.070178803238079</c:v>
                </c:pt>
                <c:pt idx="13">
                  <c:v>69.953645938297981</c:v>
                </c:pt>
                <c:pt idx="14">
                  <c:v>77.05249195249047</c:v>
                </c:pt>
              </c:numCache>
            </c:numRef>
          </c:val>
          <c:extLst>
            <c:ext xmlns:c16="http://schemas.microsoft.com/office/drawing/2014/chart" uri="{C3380CC4-5D6E-409C-BE32-E72D297353CC}">
              <c16:uniqueId val="{00000000-1898-4F2C-BE94-43960A7381E0}"/>
            </c:ext>
          </c:extLst>
        </c:ser>
        <c:ser>
          <c:idx val="1"/>
          <c:order val="1"/>
          <c:tx>
            <c:strRef>
              <c:f>Gráficas!$A$13</c:f>
              <c:strCache>
                <c:ptCount val="1"/>
                <c:pt idx="0">
                  <c:v>Flujo de inversión total</c:v>
                </c:pt>
              </c:strCache>
            </c:strRef>
          </c:tx>
          <c:spPr>
            <a:solidFill>
              <a:srgbClr val="FF0000"/>
            </a:solidFill>
            <a:ln>
              <a:noFill/>
            </a:ln>
            <a:effectLst/>
            <a:sp3d/>
          </c:spPr>
          <c:invertIfNegative val="0"/>
          <c:dLbls>
            <c:delete val="1"/>
          </c:dLbls>
          <c:cat>
            <c:numRef>
              <c:f>Gráficas!$D$4:$R$4</c:f>
              <c:numCache>
                <c:formatCode>General</c:formatCode>
                <c:ptCount val="15"/>
                <c:pt idx="0">
                  <c:v>2022</c:v>
                </c:pt>
                <c:pt idx="1">
                  <c:v>2023</c:v>
                </c:pt>
                <c:pt idx="2">
                  <c:v>2024</c:v>
                </c:pt>
                <c:pt idx="3">
                  <c:v>2025</c:v>
                </c:pt>
                <c:pt idx="4">
                  <c:v>2026</c:v>
                </c:pt>
                <c:pt idx="5">
                  <c:v>2027</c:v>
                </c:pt>
                <c:pt idx="6">
                  <c:v>2028</c:v>
                </c:pt>
                <c:pt idx="7">
                  <c:v>2029</c:v>
                </c:pt>
                <c:pt idx="8">
                  <c:v>2030</c:v>
                </c:pt>
                <c:pt idx="9">
                  <c:v>2031</c:v>
                </c:pt>
                <c:pt idx="10">
                  <c:v>2032</c:v>
                </c:pt>
                <c:pt idx="11">
                  <c:v>2033</c:v>
                </c:pt>
                <c:pt idx="12">
                  <c:v>2034</c:v>
                </c:pt>
                <c:pt idx="13">
                  <c:v>2035</c:v>
                </c:pt>
                <c:pt idx="14">
                  <c:v>2036</c:v>
                </c:pt>
              </c:numCache>
            </c:numRef>
          </c:cat>
          <c:val>
            <c:numRef>
              <c:f>Gráficas!$D$13:$R$13</c:f>
              <c:numCache>
                <c:formatCode>_(* #,##0_);_(* \(#,##0\);_(* "-"??_);_(@_)</c:formatCode>
                <c:ptCount val="15"/>
                <c:pt idx="0">
                  <c:v>32.72283354286175</c:v>
                </c:pt>
                <c:pt idx="1">
                  <c:v>60.08685295595086</c:v>
                </c:pt>
                <c:pt idx="2">
                  <c:v>60.400864558254661</c:v>
                </c:pt>
                <c:pt idx="3">
                  <c:v>70.718719626104445</c:v>
                </c:pt>
                <c:pt idx="4">
                  <c:v>31.040468821074537</c:v>
                </c:pt>
                <c:pt idx="5">
                  <c:v>31.366163533542647</c:v>
                </c:pt>
                <c:pt idx="6">
                  <c:v>31.695855894130002</c:v>
                </c:pt>
                <c:pt idx="7">
                  <c:v>36.488860681146555</c:v>
                </c:pt>
                <c:pt idx="8">
                  <c:v>36.874118956152664</c:v>
                </c:pt>
                <c:pt idx="9">
                  <c:v>32.709451520156783</c:v>
                </c:pt>
                <c:pt idx="10">
                  <c:v>33.055670995632312</c:v>
                </c:pt>
                <c:pt idx="11">
                  <c:v>33.406160290118365</c:v>
                </c:pt>
                <c:pt idx="12">
                  <c:v>33.760976227010765</c:v>
                </c:pt>
                <c:pt idx="13">
                  <c:v>34.120176455640028</c:v>
                </c:pt>
                <c:pt idx="14">
                  <c:v>34.483819464358071</c:v>
                </c:pt>
              </c:numCache>
            </c:numRef>
          </c:val>
          <c:extLst>
            <c:ext xmlns:c16="http://schemas.microsoft.com/office/drawing/2014/chart" uri="{C3380CC4-5D6E-409C-BE32-E72D297353CC}">
              <c16:uniqueId val="{00000001-1898-4F2C-BE94-43960A7381E0}"/>
            </c:ext>
          </c:extLst>
        </c:ser>
        <c:dLbls>
          <c:showLegendKey val="0"/>
          <c:showVal val="1"/>
          <c:showCatName val="0"/>
          <c:showSerName val="0"/>
          <c:showPercent val="0"/>
          <c:showBubbleSize val="0"/>
        </c:dLbls>
        <c:gapWidth val="75"/>
        <c:shape val="box"/>
        <c:axId val="744893408"/>
        <c:axId val="91085800"/>
        <c:axId val="0"/>
      </c:bar3DChart>
      <c:catAx>
        <c:axId val="74489340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1085800"/>
        <c:crosses val="autoZero"/>
        <c:auto val="1"/>
        <c:lblAlgn val="ctr"/>
        <c:lblOffset val="100"/>
        <c:noMultiLvlLbl val="0"/>
      </c:catAx>
      <c:valAx>
        <c:axId val="91085800"/>
        <c:scaling>
          <c:orientation val="minMax"/>
        </c:scaling>
        <c:delete val="0"/>
        <c:axPos val="l"/>
        <c:numFmt formatCode="_(* #,##0_);_(* \(#,##0\);_(*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489340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chart>
  <c:spPr>
    <a:noFill/>
    <a:ln w="9525" cap="flat" cmpd="sng" algn="ctr">
      <a:noFill/>
      <a:round/>
    </a:ln>
    <a:effectLst/>
  </c:spPr>
  <c:txPr>
    <a:bodyPr/>
    <a:lstStyle/>
    <a:p>
      <a:pPr>
        <a:defRPr sz="900">
          <a:latin typeface="+mn-lt"/>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5.xml><?xml version="1.0" encoding="utf-8"?>
<cs:chartStyle xmlns:cs="http://schemas.microsoft.com/office/drawing/2012/chartStyle" xmlns:a="http://schemas.openxmlformats.org/drawingml/2006/main" id="231">
  <cs:axisTitle>
    <cs:lnRef idx="0"/>
    <cs:fillRef idx="0"/>
    <cs:effectRef idx="0"/>
    <cs:fontRef idx="minor">
      <a:schemeClr val="tx2"/>
    </cs:fontRef>
    <cs:defRPr sz="900" b="1" kern="1200"/>
  </cs:axisTitle>
  <cs:categoryAxis>
    <cs:lnRef idx="0"/>
    <cs:fillRef idx="0"/>
    <cs:effectRef idx="0"/>
    <cs:fontRef idx="minor">
      <a:schemeClr val="tx2"/>
    </cs:fontRef>
    <cs:spPr>
      <a:ln w="9525" cap="flat" cmpd="sng" algn="ctr">
        <a:solidFill>
          <a:schemeClr val="tx2">
            <a:lumMod val="15000"/>
            <a:lumOff val="85000"/>
          </a:schemeClr>
        </a:solidFill>
        <a:round/>
      </a:ln>
    </cs:spPr>
    <cs:defRPr sz="900" kern="1200"/>
  </cs:categoryAxis>
  <cs:chartArea mods="allowNoFillOverride allowNoLineOverride">
    <cs:lnRef idx="0"/>
    <cs:fillRef idx="0"/>
    <cs:effectRef idx="0"/>
    <cs:fontRef idx="minor">
      <a:schemeClr val="tx2"/>
    </cs:fontRef>
    <cs:spPr>
      <a:solidFill>
        <a:schemeClr val="bg1"/>
      </a:solidFill>
      <a:ln w="9525" cap="flat" cmpd="sng" algn="ctr">
        <a:solidFill>
          <a:schemeClr val="tx2">
            <a:lumMod val="15000"/>
            <a:lumOff val="85000"/>
          </a:schemeClr>
        </a:solidFill>
        <a:round/>
      </a:ln>
    </cs:spPr>
    <cs:defRPr sz="900" kern="1200"/>
  </cs:chartArea>
  <cs:dataLabel>
    <cs:lnRef idx="0"/>
    <cs:fillRef idx="0"/>
    <cs:effectRef idx="0"/>
    <cs:fontRef idx="minor">
      <a:schemeClr val="tx2"/>
    </cs:fontRef>
    <cs:defRPr sz="900" kern="1200"/>
  </cs:dataLabel>
  <cs:dataLabelCallout>
    <cs:lnRef idx="0"/>
    <cs:fillRef idx="0"/>
    <cs:effectRef idx="0"/>
    <cs:fontRef idx="minor">
      <a:schemeClr val="dk2">
        <a:lumMod val="7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2"/>
    <cs:fontRef idx="minor">
      <a:schemeClr val="tx2"/>
    </cs:fontRef>
  </cs:dataPoint>
  <cs:dataPoint3D>
    <cs:lnRef idx="0"/>
    <cs:fillRef idx="3">
      <cs:styleClr val="auto"/>
    </cs:fillRef>
    <cs:effectRef idx="2"/>
    <cs:fontRef idx="minor">
      <a:schemeClr val="tx2"/>
    </cs:fontRef>
  </cs:dataPoint3D>
  <cs:dataPointLine>
    <cs:lnRef idx="0">
      <cs:styleClr val="auto"/>
    </cs:lnRef>
    <cs:fillRef idx="3"/>
    <cs:effectRef idx="2"/>
    <cs:fontRef idx="minor">
      <a:schemeClr val="tx2"/>
    </cs:fontRef>
    <cs:spPr>
      <a:ln w="31750" cap="rnd">
        <a:solidFill>
          <a:schemeClr val="phClr"/>
        </a:solidFill>
        <a:round/>
      </a:ln>
    </cs:spPr>
  </cs:dataPointLine>
  <cs:dataPointMarker>
    <cs:lnRef idx="0"/>
    <cs:fillRef idx="3">
      <cs:styleClr val="auto"/>
    </cs:fillRef>
    <cs:effectRef idx="2"/>
    <cs:fontRef idx="minor">
      <a:schemeClr val="tx2"/>
    </cs:fontRef>
    <cs:spPr>
      <a:ln w="12700">
        <a:solidFill>
          <a:schemeClr val="lt2"/>
        </a:solidFill>
        <a:round/>
      </a:ln>
    </cs:spPr>
  </cs:dataPointMarker>
  <cs:dataPointMarkerLayout symbol="circle" size="6"/>
  <cs:dataPointWireframe>
    <cs:lnRef idx="0">
      <cs:styleClr val="auto"/>
    </cs:lnRef>
    <cs:fillRef idx="3"/>
    <cs:effectRef idx="2"/>
    <cs:fontRef idx="minor">
      <a:schemeClr val="tx2"/>
    </cs:fontRef>
    <cs:spPr>
      <a:ln w="9525" cap="rnd">
        <a:solidFill>
          <a:schemeClr val="phClr"/>
        </a:solidFill>
        <a:round/>
      </a:ln>
    </cs:spPr>
  </cs:dataPointWireframe>
  <cs:dataTable>
    <cs:lnRef idx="0"/>
    <cs:fillRef idx="0"/>
    <cs:effectRef idx="0"/>
    <cs:fontRef idx="minor">
      <a:schemeClr val="tx2"/>
    </cs:fontRef>
    <cs:spPr>
      <a:ln w="9525">
        <a:solidFill>
          <a:schemeClr val="tx2">
            <a:lumMod val="15000"/>
            <a:lumOff val="85000"/>
          </a:schemeClr>
        </a:solidFill>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2"/>
    </cs:fontRef>
    <cs:spPr>
      <a:ln w="9525">
        <a:solidFill>
          <a:schemeClr val="tx2">
            <a:lumMod val="60000"/>
            <a:lumOff val="40000"/>
          </a:schemeClr>
        </a:solidFill>
        <a:prstDash val="dash"/>
      </a:ln>
    </cs:spPr>
  </cs:dropLine>
  <cs:errorBar>
    <cs:lnRef idx="0"/>
    <cs:fillRef idx="0"/>
    <cs:effectRef idx="0"/>
    <cs:fontRef idx="minor">
      <a:schemeClr val="tx2"/>
    </cs:fontRef>
    <cs:spPr>
      <a:ln w="9525">
        <a:solidFill>
          <a:schemeClr val="tx2">
            <a:lumMod val="75000"/>
          </a:schemeClr>
        </a:solidFill>
        <a:round/>
      </a:ln>
    </cs:spPr>
  </cs:errorBar>
  <cs:floor>
    <cs:lnRef idx="0"/>
    <cs:fillRef idx="0"/>
    <cs:effectRef idx="0"/>
    <cs:fontRef idx="minor">
      <a:schemeClr val="tx2"/>
    </cs:fontRef>
  </cs:floor>
  <cs:gridlineMajor>
    <cs:lnRef idx="0"/>
    <cs:fillRef idx="0"/>
    <cs:effectRef idx="0"/>
    <cs:fontRef idx="minor">
      <a:schemeClr val="tx2"/>
    </cs:fontRef>
    <cs:spPr>
      <a:ln w="9525" cap="flat" cmpd="sng" algn="ctr">
        <a:solidFill>
          <a:schemeClr val="tx2">
            <a:lumMod val="15000"/>
            <a:lumOff val="85000"/>
          </a:schemeClr>
        </a:solidFill>
        <a:round/>
      </a:ln>
    </cs:spPr>
  </cs:gridlineMajor>
  <cs:gridlineMinor>
    <cs:lnRef idx="0"/>
    <cs:fillRef idx="0"/>
    <cs:effectRef idx="0"/>
    <cs:fontRef idx="minor">
      <a:schemeClr val="tx2"/>
    </cs:fontRef>
    <cs:spPr>
      <a:ln>
        <a:solidFill>
          <a:schemeClr val="tx2">
            <a:lumMod val="5000"/>
            <a:lumOff val="95000"/>
          </a:schemeClr>
        </a:solidFill>
      </a:ln>
    </cs:spPr>
  </cs:gridlineMinor>
  <cs:hiLoLine>
    <cs:lnRef idx="0"/>
    <cs:fillRef idx="0"/>
    <cs:effectRef idx="0"/>
    <cs:fontRef idx="minor">
      <a:schemeClr val="tx2"/>
    </cs:fontRef>
    <cs:spPr>
      <a:ln w="9525">
        <a:solidFill>
          <a:schemeClr val="tx2">
            <a:lumMod val="60000"/>
            <a:lumOff val="40000"/>
          </a:schemeClr>
        </a:solidFill>
        <a:prstDash val="dash"/>
      </a:ln>
    </cs:spPr>
  </cs:hiLoLine>
  <cs:leaderLine>
    <cs:lnRef idx="0"/>
    <cs:fillRef idx="0"/>
    <cs:effectRef idx="0"/>
    <cs:fontRef idx="minor">
      <a:schemeClr val="tx2"/>
    </cs:fontRef>
    <cs:spPr>
      <a:ln w="9525">
        <a:solidFill>
          <a:schemeClr val="tx2">
            <a:lumMod val="35000"/>
            <a:lumOff val="65000"/>
          </a:schemeClr>
        </a:solidFill>
      </a:ln>
    </cs:spPr>
  </cs:leaderLine>
  <cs:legend>
    <cs:lnRef idx="0"/>
    <cs:fillRef idx="0"/>
    <cs:effectRef idx="0"/>
    <cs:fontRef idx="minor">
      <a:schemeClr val="tx2"/>
    </cs:fontRef>
    <cs:defRPr sz="900" kern="1200"/>
  </cs:legend>
  <cs:plotArea>
    <cs:lnRef idx="0"/>
    <cs:fillRef idx="0"/>
    <cs:effectRef idx="0"/>
    <cs:fontRef idx="minor">
      <a:schemeClr val="tx2"/>
    </cs:fontRef>
  </cs:plotArea>
  <cs:plotArea3D>
    <cs:lnRef idx="0"/>
    <cs:fillRef idx="0"/>
    <cs:effectRef idx="0"/>
    <cs:fontRef idx="minor">
      <a:schemeClr val="tx2"/>
    </cs:fontRef>
  </cs:plotArea3D>
  <cs:seriesAxis>
    <cs:lnRef idx="0"/>
    <cs:fillRef idx="0"/>
    <cs:effectRef idx="0"/>
    <cs:fontRef idx="minor">
      <a:schemeClr val="tx2"/>
    </cs:fontRef>
    <cs:spPr>
      <a:ln w="9525" cap="flat" cmpd="sng" algn="ctr">
        <a:solidFill>
          <a:schemeClr val="tx2">
            <a:lumMod val="15000"/>
            <a:lumOff val="85000"/>
          </a:schemeClr>
        </a:solidFill>
        <a:round/>
      </a:ln>
    </cs:spPr>
    <cs:defRPr sz="900" kern="1200"/>
  </cs:seriesAxis>
  <cs:seriesLine>
    <cs:lnRef idx="0"/>
    <cs:fillRef idx="0"/>
    <cs:effectRef idx="0"/>
    <cs:fontRef idx="minor">
      <a:schemeClr val="tx2"/>
    </cs:fontRef>
    <cs:spPr>
      <a:ln w="9525">
        <a:solidFill>
          <a:schemeClr val="tx2">
            <a:lumMod val="60000"/>
            <a:lumOff val="40000"/>
          </a:schemeClr>
        </a:solidFill>
        <a:prstDash val="dash"/>
      </a:ln>
    </cs:spPr>
  </cs:seriesLine>
  <cs:title>
    <cs:lnRef idx="0"/>
    <cs:fillRef idx="0"/>
    <cs:effectRef idx="0"/>
    <cs:fontRef idx="minor">
      <a:schemeClr val="tx2"/>
    </cs:fontRef>
    <cs:defRPr sz="1600" b="1" kern="1200"/>
  </cs:title>
  <cs:trendline>
    <cs:lnRef idx="0">
      <cs:styleClr val="auto"/>
    </cs:lnRef>
    <cs:fillRef idx="0"/>
    <cs:effectRef idx="0"/>
    <cs:fontRef idx="minor">
      <a:schemeClr val="tx2"/>
    </cs:fontRef>
    <cs:spPr>
      <a:ln w="19050" cap="rnd">
        <a:solidFill>
          <a:schemeClr val="phClr"/>
        </a:solidFill>
        <a:prstDash val="sysDash"/>
      </a:ln>
    </cs:spPr>
  </cs:trendline>
  <cs:trendlineLabel>
    <cs:lnRef idx="0"/>
    <cs:fillRef idx="0"/>
    <cs:effectRef idx="0"/>
    <cs:fontRef idx="minor">
      <a:schemeClr val="tx2"/>
    </cs:fontRef>
    <cs:defRPr sz="900" kern="1200"/>
  </cs:trendlineLabel>
  <cs:upBar>
    <cs:lnRef idx="0"/>
    <cs:fillRef idx="0"/>
    <cs:effectRef idx="0"/>
    <cs:fontRef idx="minor">
      <a:schemeClr val="tx2"/>
    </cs:fontRef>
    <cs:spPr>
      <a:solidFill>
        <a:schemeClr val="lt1"/>
      </a:solidFill>
      <a:ln w="9525">
        <a:solidFill>
          <a:schemeClr val="tx1">
            <a:lumMod val="15000"/>
            <a:lumOff val="85000"/>
          </a:schemeClr>
        </a:solidFill>
      </a:ln>
    </cs:spPr>
  </cs:upBar>
  <cs:valueAxis>
    <cs:lnRef idx="0"/>
    <cs:fillRef idx="0"/>
    <cs:effectRef idx="0"/>
    <cs:fontRef idx="minor">
      <a:schemeClr val="tx2"/>
    </cs:fontRef>
    <cs:defRPr sz="900" kern="1200"/>
  </cs:valueAxis>
  <cs:wall>
    <cs:lnRef idx="0"/>
    <cs:fillRef idx="0"/>
    <cs:effectRef idx="0"/>
    <cs:fontRef idx="minor">
      <a:schemeClr val="tx2"/>
    </cs:fontRef>
  </cs:wall>
</cs:chartStyle>
</file>

<file path=word/charts/style6.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3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594fdce-7e4e-4ac3-885a-f4abce1ba360}"/>
      </w:docPartPr>
      <w:docPartBody>
        <w:p w14:paraId="4A4A6C7F">
          <w:r>
            <w:rPr>
              <w:rStyle w:val="PlaceholderText"/>
            </w:rPr>
            <w:t/>
          </w:r>
        </w:p>
      </w:docPartBody>
    </w:docPart>
  </w:docParts>
</w:glossaryDocument>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p:properties xmlns:p="http://schemas.microsoft.com/office/2006/metadata/properties" xmlns:xsi="http://www.w3.org/2001/XMLSchema-instance" xmlns:pc="http://schemas.microsoft.com/office/infopath/2007/PartnerControls">
  <documentManagement>
    <Access_x0020_to_x0020_Information_x00a0_Policy xmlns="cdc7663a-08f0-4737-9e8c-148ce897a09c">Public</Access_x0020_to_x0020_Information_x00a0_Policy>
    <SISCOR_x0020_Number xmlns="cdc7663a-08f0-4737-9e8c-148ce897a09c" xsi:nil="true"/>
    <b26cdb1da78c4bb4b1c1bac2f6ac5911 xmlns="cdc7663a-08f0-4737-9e8c-148ce897a09c">
      <Terms xmlns="http://schemas.microsoft.com/office/infopath/2007/PartnerControls"/>
    </b26cdb1da78c4bb4b1c1bac2f6ac5911>
    <ic46d7e087fd4a108fb86518ca413cc6 xmlns="cdc7663a-08f0-4737-9e8c-148ce897a09c">
      <Terms xmlns="http://schemas.microsoft.com/office/infopath/2007/PartnerControls">
        <TermInfo xmlns="http://schemas.microsoft.com/office/infopath/2007/PartnerControls">
          <TermName xmlns="http://schemas.microsoft.com/office/infopath/2007/PartnerControls">El Salvador</TermName>
          <TermId xmlns="http://schemas.microsoft.com/office/infopath/2007/PartnerControls">057b77a9-2761-48a1-b9dc-78a115c002df</TermId>
        </TermInfo>
      </Terms>
    </ic46d7e087fd4a108fb86518ca413cc6>
    <IDBDocs_x0020_Number xmlns="cdc7663a-08f0-4737-9e8c-148ce897a09c" xsi:nil="true"/>
    <Division_x0020_or_x0020_Unit xmlns="cdc7663a-08f0-4737-9e8c-148ce897a09c">INE/WSA</Division_x0020_or_x0020_Unit>
    <From_x003a_ xmlns="cdc7663a-08f0-4737-9e8c-148ce897a09c" xsi:nil="true"/>
    <Fiscal_x0020_Year_x0020_IDB xmlns="cdc7663a-08f0-4737-9e8c-148ce897a09c">2022</Fiscal_x0020_Year_x0020_IDB>
    <e46fe2894295491da65140ffd2369f49 xmlns="cdc7663a-08f0-4737-9e8c-148ce897a09c">
      <Terms xmlns="http://schemas.microsoft.com/office/infopath/2007/PartnerControls">
        <TermInfo xmlns="http://schemas.microsoft.com/office/infopath/2007/PartnerControls">
          <TermName xmlns="http://schemas.microsoft.com/office/infopath/2007/PartnerControls">Project Preparation Planning and Design</TermName>
          <TermId xmlns="http://schemas.microsoft.com/office/infopath/2007/PartnerControls">29ca0c72-1fc4-435f-a09c-28585cb5eac9</TermId>
        </TermInfo>
      </Terms>
    </e46fe2894295491da65140ffd2369f49>
    <Other_x0020_Author xmlns="cdc7663a-08f0-4737-9e8c-148ce897a09c" xsi:nil="true"/>
    <Migration_x0020_Info xmlns="cdc7663a-08f0-4737-9e8c-148ce897a09c" xsi:nil="true"/>
    <Approval_x0020_Number xmlns="cdc7663a-08f0-4737-9e8c-148ce897a09c" xsi:nil="true"/>
    <Phase xmlns="cdc7663a-08f0-4737-9e8c-148ce897a09c" xsi:nil="true"/>
    <Document_x0020_Author xmlns="cdc7663a-08f0-4737-9e8c-148ce897a09c">Garcia Merino Lucio Javier</Document_x0020_Author>
    <b2ec7cfb18674cb8803df6b262e8b107 xmlns="cdc7663a-08f0-4737-9e8c-148ce897a09c">
      <Terms xmlns="http://schemas.microsoft.com/office/infopath/2007/PartnerControls">
        <TermInfo xmlns="http://schemas.microsoft.com/office/infopath/2007/PartnerControls">
          <TermName xmlns="http://schemas.microsoft.com/office/infopath/2007/PartnerControls">WATER SUPPLY URBAN</TermName>
          <TermId xmlns="http://schemas.microsoft.com/office/infopath/2007/PartnerControls">28df1b5d-8f50-49f8-b50a-8bcbae67d2a4</TermId>
        </TermInfo>
      </Terms>
    </b2ec7cfb18674cb8803df6b262e8b107>
    <Business_x0020_Area xmlns="cdc7663a-08f0-4737-9e8c-148ce897a09c" xsi:nil="true"/>
    <ATI_x0020_Undisclose_x0020_Document_x0020_Workflow xmlns="f5d13573-fb10-4da3-b855-85a14bda3a1f">
      <Url xsi:nil="true"/>
      <Description xsi:nil="true"/>
    </ATI_x0020_Undisclose_x0020_Document_x0020_Workflow>
    <Key_x0020_Document xmlns="cdc7663a-08f0-4737-9e8c-148ce897a09c">false</Key_x0020_Document>
    <Document_x0020_Language_x0020_IDB xmlns="cdc7663a-08f0-4737-9e8c-148ce897a09c">Spanish</Document_x0020_Language_x0020_IDB>
    <Project_x0020_Document_x0020_Type xmlns="cdc7663a-08f0-4737-9e8c-148ce897a09c" xsi:nil="true"/>
    <g511464f9e53401d84b16fa9b379a574 xmlns="cdc7663a-08f0-4737-9e8c-148ce897a09c">
      <Terms xmlns="http://schemas.microsoft.com/office/infopath/2007/PartnerControls">
        <TermInfo xmlns="http://schemas.microsoft.com/office/infopath/2007/PartnerControls">
          <TermName xmlns="http://schemas.microsoft.com/office/infopath/2007/PartnerControls">ORC</TermName>
          <TermId xmlns="http://schemas.microsoft.com/office/infopath/2007/PartnerControls">c028a4b2-ad8b-4cf4-9cac-a2ae6a778e23</TermId>
        </TermInfo>
      </Terms>
    </g511464f9e53401d84b16fa9b379a574>
    <Related_x0020_SisCor_x0020_Number xmlns="cdc7663a-08f0-4737-9e8c-148ce897a09c" xsi:nil="true"/>
    <Transaction_x0020_Type xmlns="cdc7663a-08f0-4737-9e8c-148ce897a09c" xsi:nil="true"/>
    <TaxCatchAll xmlns="cdc7663a-08f0-4737-9e8c-148ce897a09c">
      <Value>27</Value>
      <Value>295</Value>
      <Value>24</Value>
      <Value>1</Value>
      <Value>42</Value>
    </TaxCatchAll>
    <Operation_x0020_Type xmlns="cdc7663a-08f0-4737-9e8c-148ce897a09c">Loan Operation</Operation_x0020_Type>
    <Package_x0020_Code xmlns="cdc7663a-08f0-4737-9e8c-148ce897a09c" xsi:nil="true"/>
    <To_x003a_ xmlns="cdc7663a-08f0-4737-9e8c-148ce897a09c" xsi:nil="true"/>
    <Identifier xmlns="cdc7663a-08f0-4737-9e8c-148ce897a09c" xsi:nil="true"/>
    <Project_x0020_Number xmlns="cdc7663a-08f0-4737-9e8c-148ce897a09c">ES-L1152;</Project_x0020_Number>
    <nddeef1749674d76abdbe4b239a70bc6 xmlns="cdc7663a-08f0-4737-9e8c-148ce897a09c">
      <Terms xmlns="http://schemas.microsoft.com/office/infopath/2007/PartnerControls">
        <TermInfo xmlns="http://schemas.microsoft.com/office/infopath/2007/PartnerControls">
          <TermName xmlns="http://schemas.microsoft.com/office/infopath/2007/PartnerControls">WATER AND SANITATION</TermName>
          <TermId xmlns="http://schemas.microsoft.com/office/infopath/2007/PartnerControls">ba6b63cd-e402-47cb-9357-08149f7ce046</TermId>
        </TermInfo>
      </Terms>
    </nddeef1749674d76abdbe4b239a70bc6>
    <Record_x0020_Number xmlns="cdc7663a-08f0-4737-9e8c-148ce897a09c" xsi:nil="true"/>
    <Transaction_x0020_Number xmlns="cdc7663a-08f0-4737-9e8c-148ce897a09c" xsi:nil="true"/>
    <ATI_x0020_Disclose_x0020_Document_x0020_Workflow_x0020_v6 xmlns="f5d13573-fb10-4da3-b855-85a14bda3a1f">
      <Url xsi:nil="true"/>
      <Description xsi:nil="true"/>
    </ATI_x0020_Disclose_x0020_Document_x0020_Workflow_x0020_v6>
    <Extracted_x0020_Keywords xmlns="cdc7663a-08f0-4737-9e8c-148ce897a09c" xsi:nil="true"/>
    <Approval_x0020_date xmlns="cdc7663a-08f0-4737-9e8c-148ce897a09c" xsi:nil="true"/>
    <_dlc_DocId xmlns="cdc7663a-08f0-4737-9e8c-148ce897a09c">EZSHARE-1796633770-29</_dlc_DocId>
    <_dlc_DocIdUrl xmlns="cdc7663a-08f0-4737-9e8c-148ce897a09c">
      <Url>https://idbg.sharepoint.com/teams/EZ-ES-LON/ES-L1152/_layouts/15/DocIdRedir.aspx?ID=EZSHARE-1796633770-29</Url>
      <Description>EZSHARE-1796633770-29</Description>
    </_dlc_DocIdUrl>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Adm20</b:Tag>
    <b:SourceType>Report</b:SourceType>
    <b:Guid>{7563763F-1794-48EA-82B7-48895AA1E96B}</b:Guid>
    <b:Author>
      <b:Author>
        <b:NameList>
          <b:Person>
            <b:Last>ANDA</b:Last>
            <b:First>Administración</b:First>
            <b:Middle>Nacional De Acueductos Y Alcantarillados &amp; Velásquez Granados Y Compañía</b:Middle>
          </b:Person>
        </b:NameList>
      </b:Author>
    </b:Author>
    <b:Title>Informe Final De Auditoria Externa Financiera Del 1 De Enero Al 31 De Diciembre 2019 Y 2018</b:Title>
    <b:Year>2020</b:Year>
    <b:City>San Salvador</b:City>
    <b:RefOrder>6</b:RefOrder>
  </b:Source>
  <b:Source>
    <b:Tag>Adm21</b:Tag>
    <b:SourceType>Report</b:SourceType>
    <b:Guid>{E06DF82D-7DA2-4257-8386-A7C6C9E4CC97}</b:Guid>
    <b:Title>Informe Final De Auditoria Externa Financiera Del 1 De Enero Al 31 De Diciembre 2020</b:Title>
    <b:Year>2021</b:Year>
    <b:Author>
      <b:Author>
        <b:NameList>
          <b:Person>
            <b:Last>ANDA</b:Last>
            <b:First>Administración</b:First>
            <b:Middle>Nacional De Acueductos Y Alcantarillados &amp; Velásquez Granados Y Compañía</b:Middle>
          </b:Person>
        </b:NameList>
      </b:Author>
    </b:Author>
    <b:City>San Salvador</b:City>
    <b:RefOrder>7</b:RefOrder>
  </b:Source>
  <b:Source>
    <b:Tag>AND21</b:Tag>
    <b:SourceType>Report</b:SourceType>
    <b:Guid>{0CD736E3-ADF7-45BA-A4C4-887663F0F803}</b:Guid>
    <b:Author>
      <b:Author>
        <b:NameList>
          <b:Person>
            <b:Last>ANDA</b:Last>
            <b:First>Administración</b:First>
            <b:Middle>Nacional De Acueductos Y Alcantarillados</b:Middle>
          </b:Person>
        </b:NameList>
      </b:Author>
    </b:Author>
    <b:Title>Boletín estadistico 2020</b:Title>
    <b:Year>2021</b:Year>
    <b:City>San Salvador</b:City>
    <b:RefOrder>8</b:RefOrder>
  </b:Source>
  <b:Source>
    <b:Tag>AND20</b:Tag>
    <b:SourceType>Report</b:SourceType>
    <b:Guid>{A81539BD-CBE7-4FFF-B969-DE5257D8780A}</b:Guid>
    <b:Author>
      <b:Author>
        <b:NameList>
          <b:Person>
            <b:Last>ANDA</b:Last>
            <b:First>Administración</b:First>
            <b:Middle>Nacional De Acueductos Y Alcantarillados</b:Middle>
          </b:Person>
        </b:NameList>
      </b:Author>
    </b:Author>
    <b:Title>Boletín estadístico 2019</b:Title>
    <b:Year>2020</b:Year>
    <b:City>San Salvador</b:City>
    <b:RefOrder>9</b:RefOrder>
  </b:Source>
  <b:Source>
    <b:Tag>Adm19</b:Tag>
    <b:SourceType>Report</b:SourceType>
    <b:Guid>{07F1801B-82D3-4EC6-9C2A-552B219FAF01}</b:Guid>
    <b:Author>
      <b:Author>
        <b:NameList>
          <b:Person>
            <b:Last>ANDA</b:Last>
            <b:First>Administración</b:First>
            <b:Middle>Nacional De Acueductos Y Alcantarillados &amp; Velásquez Granados Y Compañía</b:Middle>
          </b:Person>
        </b:NameList>
      </b:Author>
    </b:Author>
    <b:Title>Informe Final De Auditoria Externa Financiera Del 1 De Enero Al 31 Diciembre 2018 Y 2017</b:Title>
    <b:Year>2019</b:Year>
    <b:City>San Salvador</b:City>
    <b:RefOrder>10</b:RefOrder>
  </b:Source>
  <b:Source>
    <b:Tag>Adm191</b:Tag>
    <b:SourceType>InternetSite</b:SourceType>
    <b:Guid>{8179B41E-8D92-4D67-B8F0-27BEFA65F3EB}</b:Guid>
    <b:Title>ANDA</b:Title>
    <b:Year>2019</b:Year>
    <b:Author>
      <b:Author>
        <b:NameList>
          <b:Person>
            <b:Last>ANDA</b:Last>
            <b:First>Administración</b:First>
            <b:Middle>Nacional De Acueductos Y Alcantarillados</b:Middle>
          </b:Person>
        </b:NameList>
      </b:Author>
    </b:Author>
    <b:Month>7</b:Month>
    <b:Day>1</b:Day>
    <b:URL>https://www.anda.gob.sv/pliego-tarifario/</b:URL>
    <b:RefOrder>11</b:RefOrder>
  </b:Source>
  <b:Source>
    <b:Tag>Ban22</b:Tag>
    <b:SourceType>InternetSite</b:SourceType>
    <b:Guid>{5E9AA74E-3F56-47A4-8597-72D35498E587}</b:Guid>
    <b:Year>2022</b:Year>
    <b:Author>
      <b:Author>
        <b:NameList>
          <b:Person>
            <b:Last>Banco Mundial</b:Last>
          </b:Person>
        </b:NameList>
      </b:Author>
    </b:Author>
    <b:Month>02</b:Month>
    <b:Day>16</b:Day>
    <b:URL>https://databank.bancomundial.org/reports.aspx?source=2&amp;series=NY.GDP.PCAP.PP.CD&amp;country=SLV</b:URL>
    <b:Title>Banco Mundial</b:Title>
    <b:RefOrder>1</b:RefOrder>
  </b:Source>
  <b:Source>
    <b:Tag>AND17</b:Tag>
    <b:SourceType>Report</b:SourceType>
    <b:Guid>{1D9663BB-C9BC-463E-BDF3-CBE91FF7E244}</b:Guid>
    <b:Author>
      <b:Author>
        <b:Corporate>ANDA</b:Corporate>
      </b:Author>
    </b:Author>
    <b:Title>Plan Nacional de Agua y Saneamiento</b:Title>
    <b:Year>2017</b:Year>
    <b:City>San Salvador</b:City>
    <b:RefOrder>12</b:RefOrder>
  </b:Source>
  <b:Source>
    <b:Tag>Dir61</b:Tag>
    <b:SourceType>Report</b:SourceType>
    <b:Guid>{CAFB789C-9E58-4730-B443-76D66390A632}</b:Guid>
    <b:Author>
      <b:Author>
        <b:Corporate>Directorio Civico Militar de El Salvador</b:Corporate>
      </b:Author>
    </b:Author>
    <b:Title>Decreto Ley 341</b:Title>
    <b:Year>1961</b:Year>
    <b:City>San Salvador</b:City>
    <b:RefOrder>13</b:RefOrder>
  </b:Source>
  <b:Source>
    <b:Tag>Fit21</b:Tag>
    <b:SourceType>Report</b:SourceType>
    <b:Guid>{4B1E24DB-A597-49B9-919E-B81E57356C2F}</b:Guid>
    <b:Author>
      <b:Author>
        <b:NameList>
          <b:Person>
            <b:Last>Fitchratings</b:Last>
          </b:Person>
        </b:NameList>
      </b:Author>
    </b:Author>
    <b:Title>Títulos con Cargo a FTHVAND01</b:Title>
    <b:Year>2021</b:Year>
    <b:Month>08</b:Month>
    <b:Day>07</b:Day>
    <b:URL>https://www.fitchratings.com/research/es/structured-finance/titulos-con-cargo-fthvand01-08-07-2021</b:URL>
    <b:RefOrder>5</b:RefOrder>
  </b:Source>
  <b:Source>
    <b:Tag>Die17</b:Tag>
    <b:SourceType>Report</b:SourceType>
    <b:Guid>{BA1C5577-6818-4753-B7D0-058E4CC0EDF5}</b:Guid>
    <b:Title>Análisis de situación y presentación de alternativas, metodologías del cálculo de costos, tarifas y alternativas de cobro de servicios de alcantarillado y tratamiento de aguas residuales en El Salvador</b:Title>
    <b:Year>2017</b:Year>
    <b:Author>
      <b:Author>
        <b:NameList>
          <b:Person>
            <b:Last>Fernandez</b:Last>
            <b:First>Diego</b:First>
          </b:Person>
        </b:NameList>
      </b:Author>
    </b:Author>
    <b:RefOrder>4</b:RefOrder>
  </b:Source>
  <b:Source>
    <b:Tag>Fer19</b:Tag>
    <b:SourceType>Report</b:SourceType>
    <b:Guid>{6C69CD43-1D7C-47AE-B271-F6FFE785E3A8}</b:Guid>
    <b:Author>
      <b:Author>
        <b:NameList>
          <b:Person>
            <b:Last>Fernandez</b:Last>
            <b:First>Diego</b:First>
          </b:Person>
        </b:NameList>
      </b:Author>
    </b:Author>
    <b:Title>Estudio tarifario de los servicios de agua potable, alcantarillado y tratamiento de aguas residuales prestados por ANDA</b:Title>
    <b:Year>2019</b:Year>
    <b:RefOrder>3</b:RefOrder>
  </b:Source>
  <b:Source>
    <b:Tag>AMB22</b:Tag>
    <b:SourceType>Report</b:SourceType>
    <b:Guid>{DC5462AF-B1B7-4E84-A446-70B8F43C80C9}</b:Guid>
    <b:Author>
      <b:Author>
        <b:NameList>
          <b:Person>
            <b:Last>AMBIGEST S.A.</b:Last>
          </b:Person>
        </b:NameList>
      </b:Author>
    </b:Author>
    <b:Title>Producto 2: Diagnóstico de la situación actual</b:Title>
    <b:Year>2022</b:Year>
    <b:RefOrder>2</b:RefOrder>
  </b:Source>
</b:Sourc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Urls xmlns="http://schemas.microsoft.com/sharepoint/v3/contenttype/forms/url">
  <Display>_catalogs/masterpage/ECMForms/OperationsCT/View.aspx</Display>
  <Edit>_catalogs/masterpage/ECMForms/OperationsCT/Edit.aspx</Edit>
</FormUrls>
</file>

<file path=customXml/item5.xml><?xml version="1.0" encoding="utf-8"?>
<?mso-contentType ?>
<SharedContentType xmlns="Microsoft.SharePoint.Taxonomy.ContentTypeSync" SourceId="ae61f9b1-e23d-4f49-b3d7-56b991556c4b" ContentTypeId="0x010100ACF722E9F6B0B149B0CD8BE2560A6672" PreviousValue="false"/>
</file>

<file path=customXml/item6.xml><?xml version="1.0" encoding="utf-8"?>
<?mso-contentType ?>
<FormTemplates xmlns="http://schemas.microsoft.com/sharepoint/v3/contenttype/forms">
  <Display>DocumentLibraryForm</Display>
  <Edit>DocumentLibraryForm</Edit>
  <New>DocumentLibraryForm</New>
</FormTemplates>
</file>

<file path=customXml/item7.xml><?xml version="1.0" encoding="utf-8"?>
<ct:contentTypeSchema xmlns:ct="http://schemas.microsoft.com/office/2006/metadata/contentType" xmlns:ma="http://schemas.microsoft.com/office/2006/metadata/properties/metaAttributes" ct:_="" ma:_="" ma:contentTypeName="ez-Operations" ma:contentTypeID="0x010100ACF722E9F6B0B149B0CD8BE2560A66720074C91EC93D497042BE10EAE6FBA708B0" ma:contentTypeVersion="5995" ma:contentTypeDescription="The base project type from which other project content types inherit their information." ma:contentTypeScope="" ma:versionID="5a67ee60750fcba5abaef2ee6ea1cde6">
  <xsd:schema xmlns:xsd="http://www.w3.org/2001/XMLSchema" xmlns:xs="http://www.w3.org/2001/XMLSchema" xmlns:p="http://schemas.microsoft.com/office/2006/metadata/properties" xmlns:ns2="cdc7663a-08f0-4737-9e8c-148ce897a09c" xmlns:ns3="f5d13573-fb10-4da3-b855-85a14bda3a1f" xmlns:ns4="b46e1a16-db50-4f97-93f8-ff4d6af46a05" targetNamespace="http://schemas.microsoft.com/office/2006/metadata/properties" ma:root="true" ma:fieldsID="3918711a21f9e50130ca40caa327d45f" ns2:_="" ns3:_="" ns4:_="">
    <xsd:import namespace="cdc7663a-08f0-4737-9e8c-148ce897a09c"/>
    <xsd:import namespace="f5d13573-fb10-4da3-b855-85a14bda3a1f"/>
    <xsd:import namespace="b46e1a16-db50-4f97-93f8-ff4d6af46a05"/>
    <xsd:element name="properties">
      <xsd:complexType>
        <xsd:sequence>
          <xsd:element name="documentManagement">
            <xsd:complexType>
              <xsd:all>
                <xsd:element ref="ns2:_dlc_DocId" minOccurs="0"/>
                <xsd:element ref="ns2:_dlc_DocIdUrl" minOccurs="0"/>
                <xsd:element ref="ns2:_dlc_DocIdPersistId" minOccurs="0"/>
                <xsd:element ref="ns2:b26cdb1da78c4bb4b1c1bac2f6ac5911" minOccurs="0"/>
                <xsd:element ref="ns2:TaxCatchAll" minOccurs="0"/>
                <xsd:element ref="ns2:TaxCatchAllLabel" minOccurs="0"/>
                <xsd:element ref="ns2:Project_x0020_Number"/>
                <xsd:element ref="ns2:Access_x0020_to_x0020_Information_x00a0_Policy"/>
                <xsd:element ref="ns2:Document_x0020_Author" minOccurs="0"/>
                <xsd:element ref="ns2:Other_x0020_Author" minOccurs="0"/>
                <xsd:element ref="ns2:Approval_x0020_Number" minOccurs="0"/>
                <xsd:element ref="ns2:g511464f9e53401d84b16fa9b379a574" minOccurs="0"/>
                <xsd:element ref="ns2:Division_x0020_or_x0020_Unit" minOccurs="0"/>
                <xsd:element ref="ns2:Document_x0020_Language_x0020_IDB" minOccurs="0"/>
                <xsd:element ref="ns2:From_x003a_" minOccurs="0"/>
                <xsd:element ref="ns2:To_x003a_" minOccurs="0"/>
                <xsd:element ref="ns2:Identifier" minOccurs="0"/>
                <xsd:element ref="ns2:Fiscal_x0020_Year_x0020_IDB" minOccurs="0"/>
                <xsd:element ref="ns2:ic46d7e087fd4a108fb86518ca413cc6" minOccurs="0"/>
                <xsd:element ref="ns2:nddeef1749674d76abdbe4b239a70bc6" minOccurs="0"/>
                <xsd:element ref="ns2:b2ec7cfb18674cb8803df6b262e8b107" minOccurs="0"/>
                <xsd:element ref="ns2:Phase" minOccurs="0"/>
                <xsd:element ref="ns2:Key_x0020_Document" minOccurs="0"/>
                <xsd:element ref="ns2:Business_x0020_Area" minOccurs="0"/>
                <xsd:element ref="ns2:Project_x0020_Document_x0020_Type" minOccurs="0"/>
                <xsd:element ref="ns2:Operation_x0020_Type" minOccurs="0"/>
                <xsd:element ref="ns2:Package_x0020_Code" minOccurs="0"/>
                <xsd:element ref="ns2:e46fe2894295491da65140ffd2369f49" minOccurs="0"/>
                <xsd:element ref="ns2:SISCOR_x0020_Number" minOccurs="0"/>
                <xsd:element ref="ns2:IDBDocs_x0020_Number" minOccurs="0"/>
                <xsd:element ref="ns2:Migration_x0020_Info" minOccurs="0"/>
                <xsd:element ref="ns2:Record_x0020_Number" minOccurs="0"/>
                <xsd:element ref="ns2:Related_x0020_SisCor_x0020_Number" minOccurs="0"/>
                <xsd:element ref="ns2:Extracted_x0020_Keywords" minOccurs="0"/>
                <xsd:element ref="ns2:Approval_x0020_date" minOccurs="0"/>
                <xsd:element ref="ns2:Transaction_x0020_Type" minOccurs="0"/>
                <xsd:element ref="ns2:Transaction_x0020_Number" minOccurs="0"/>
                <xsd:element ref="ns3:ATI_x0020_Disclose_x0020_Document_x0020_Workflow_x0020_v6" minOccurs="0"/>
                <xsd:element ref="ns3:ATI_x0020_Undisclose_x0020_Document_x0020_Workflow" minOccurs="0"/>
                <xsd:element ref="ns3:MediaServiceMetadata" minOccurs="0"/>
                <xsd:element ref="ns3:MediaServiceFastMetadata"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c7663a-08f0-4737-9e8c-148ce897a09c"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b26cdb1da78c4bb4b1c1bac2f6ac5911" ma:index="11" nillable="true" ma:taxonomy="true" ma:internalName="b26cdb1da78c4bb4b1c1bac2f6ac5911" ma:taxonomyFieldName="Series_x0020_Operations_x0020_IDB" ma:displayName="Series Operations IDB" ma:default="" ma:fieldId="{b26cdb1d-a78c-4bb4-b1c1-bac2f6ac5911}" ma:sspId="ae61f9b1-e23d-4f49-b3d7-56b991556c4b" ma:termSetId="aa8fb583-e935-416d-8a2e-4b97a8eb0684" ma:anchorId="00000000-0000-0000-0000-000000000000" ma:open="false" ma:isKeyword="false">
      <xsd:complexType>
        <xsd:sequence>
          <xsd:element ref="pc:Terms" minOccurs="0" maxOccurs="1"/>
        </xsd:sequence>
      </xsd:complexType>
    </xsd:element>
    <xsd:element name="TaxCatchAll" ma:index="12" nillable="true" ma:displayName="Taxonomy Catch All Column" ma:hidden="true" ma:list="{a21e8572-655e-4c0d-bfdb-c52ee7bb5839}" ma:internalName="TaxCatchAll" ma:showField="CatchAllData" ma:web="0ae48fe9-e043-4151-95b7-4d4bdf090fb3">
      <xsd:complexType>
        <xsd:complexContent>
          <xsd:extension base="dms:MultiChoiceLookup">
            <xsd:sequence>
              <xsd:element name="Value" type="dms:Lookup" maxOccurs="unbounded" minOccurs="0" nillable="true"/>
            </xsd:sequence>
          </xsd:extension>
        </xsd:complexContent>
      </xsd:complexType>
    </xsd:element>
    <xsd:element name="TaxCatchAllLabel" ma:index="13" nillable="true" ma:displayName="Taxonomy Catch All Column1" ma:hidden="true" ma:list="{a21e8572-655e-4c0d-bfdb-c52ee7bb5839}" ma:internalName="TaxCatchAllLabel" ma:readOnly="true" ma:showField="CatchAllDataLabel" ma:web="0ae48fe9-e043-4151-95b7-4d4bdf090fb3">
      <xsd:complexType>
        <xsd:complexContent>
          <xsd:extension base="dms:MultiChoiceLookup">
            <xsd:sequence>
              <xsd:element name="Value" type="dms:Lookup" maxOccurs="unbounded" minOccurs="0" nillable="true"/>
            </xsd:sequence>
          </xsd:extension>
        </xsd:complexContent>
      </xsd:complexType>
    </xsd:element>
    <xsd:element name="Project_x0020_Number" ma:index="15" ma:displayName="Project Number" ma:internalName="Project_x0020_Number">
      <xsd:simpleType>
        <xsd:restriction base="dms:Text">
          <xsd:maxLength value="255"/>
        </xsd:restriction>
      </xsd:simpleType>
    </xsd:element>
    <xsd:element name="Access_x0020_to_x0020_Information_x00a0_Policy" ma:index="16" ma:displayName="Access to Information Policy" ma:default="Confidential" ma:format="Dropdown" ma:internalName="Access_x0020_to_x0020_Information_x00A0_Policy">
      <xsd:simpleType>
        <xsd:restriction base="dms:Choice">
          <xsd:enumeration value="Confidential"/>
          <xsd:enumeration value="Disclosed Over Time - 5 years"/>
          <xsd:enumeration value="Disclosed Over Time - 10 years"/>
          <xsd:enumeration value="Disclosed Over Time - 20 years"/>
          <xsd:enumeration value="Public"/>
          <xsd:enumeration value="Public - Simultaneous Disclosure"/>
        </xsd:restriction>
      </xsd:simpleType>
    </xsd:element>
    <xsd:element name="Document_x0020_Author" ma:index="17" nillable="true" ma:displayName="Document Author" ma:internalName="Document_x0020_Author">
      <xsd:simpleType>
        <xsd:restriction base="dms:Text">
          <xsd:maxLength value="255"/>
        </xsd:restriction>
      </xsd:simpleType>
    </xsd:element>
    <xsd:element name="Other_x0020_Author" ma:index="18" nillable="true" ma:displayName="Other Author" ma:internalName="Other_x0020_Author">
      <xsd:simpleType>
        <xsd:restriction base="dms:Text">
          <xsd:maxLength value="255"/>
        </xsd:restriction>
      </xsd:simpleType>
    </xsd:element>
    <xsd:element name="Approval_x0020_Number" ma:index="19" nillable="true" ma:displayName="Approval Number" ma:internalName="Approval_x0020_Number">
      <xsd:simpleType>
        <xsd:restriction base="dms:Text">
          <xsd:maxLength value="255"/>
        </xsd:restriction>
      </xsd:simpleType>
    </xsd:element>
    <xsd:element name="g511464f9e53401d84b16fa9b379a574" ma:index="20" nillable="true" ma:taxonomy="true" ma:internalName="g511464f9e53401d84b16fa9b379a574" ma:taxonomyFieldName="Fund_x0020_IDB" ma:displayName="Fund IDB" ma:default="" ma:fieldId="{0511464f-9e53-401d-84b1-6fa9b379a574}" ma:taxonomyMulti="true" ma:sspId="ae61f9b1-e23d-4f49-b3d7-56b991556c4b" ma:termSetId="69abb71a-f64f-4893-ac0e-66eb1be268a8" ma:anchorId="00000000-0000-0000-0000-000000000000" ma:open="false" ma:isKeyword="false">
      <xsd:complexType>
        <xsd:sequence>
          <xsd:element ref="pc:Terms" minOccurs="0" maxOccurs="1"/>
        </xsd:sequence>
      </xsd:complexType>
    </xsd:element>
    <xsd:element name="Division_x0020_or_x0020_Unit" ma:index="22" nillable="true" ma:displayName="Division or Unit" ma:internalName="Division_x0020_or_x0020_Unit">
      <xsd:simpleType>
        <xsd:restriction base="dms:Text">
          <xsd:maxLength value="255"/>
        </xsd:restriction>
      </xsd:simpleType>
    </xsd:element>
    <xsd:element name="Document_x0020_Language_x0020_IDB" ma:index="23" nillable="true" ma:displayName="Document Language IDB" ma:format="Dropdown" ma:internalName="Document_x0020_Language_x0020_IDB">
      <xsd:simpleType>
        <xsd:restriction base="dms:Choice">
          <xsd:enumeration value="English"/>
          <xsd:enumeration value="French"/>
          <xsd:enumeration value="Italian"/>
          <xsd:enumeration value="Japanese"/>
          <xsd:enumeration value="Korean"/>
          <xsd:enumeration value="Other"/>
          <xsd:enumeration value="Portuguese"/>
          <xsd:enumeration value="Spanish"/>
        </xsd:restriction>
      </xsd:simpleType>
    </xsd:element>
    <xsd:element name="From_x003a_" ma:index="24" nillable="true" ma:displayName="From:" ma:description="Sender name from email message" ma:internalName="From_x003A_">
      <xsd:simpleType>
        <xsd:restriction base="dms:Text">
          <xsd:maxLength value="255"/>
        </xsd:restriction>
      </xsd:simpleType>
    </xsd:element>
    <xsd:element name="To_x003a_" ma:index="25" nillable="true" ma:displayName="To:" ma:description="Addressee names from email message&#10;" ma:internalName="To_x003A_">
      <xsd:simpleType>
        <xsd:restriction base="dms:Text">
          <xsd:maxLength value="255"/>
        </xsd:restriction>
      </xsd:simpleType>
    </xsd:element>
    <xsd:element name="Identifier" ma:index="26" nillable="true" ma:displayName="Identifier" ma:internalName="Identifier">
      <xsd:simpleType>
        <xsd:restriction base="dms:Text">
          <xsd:maxLength value="255"/>
        </xsd:restriction>
      </xsd:simpleType>
    </xsd:element>
    <xsd:element name="Fiscal_x0020_Year_x0020_IDB" ma:index="27" nillable="true" ma:displayName="Fiscal Year IDB" ma:internalName="Fiscal_x0020_Year_x0020_IDB">
      <xsd:simpleType>
        <xsd:restriction base="dms:Text">
          <xsd:maxLength value="255"/>
        </xsd:restriction>
      </xsd:simpleType>
    </xsd:element>
    <xsd:element name="ic46d7e087fd4a108fb86518ca413cc6" ma:index="28" nillable="true" ma:taxonomy="true" ma:internalName="ic46d7e087fd4a108fb86518ca413cc6" ma:taxonomyFieldName="Country" ma:displayName="Country" ma:default="" ma:fieldId="{2c46d7e0-87fd-4a10-8fb8-6518ca413cc6}" ma:taxonomyMulti="true" ma:sspId="ae61f9b1-e23d-4f49-b3d7-56b991556c4b" ma:termSetId="e1cf2cf4-6e0f-476b-b38c-a4927f870e86" ma:anchorId="00000000-0000-0000-0000-000000000000" ma:open="false" ma:isKeyword="false">
      <xsd:complexType>
        <xsd:sequence>
          <xsd:element ref="pc:Terms" minOccurs="0" maxOccurs="1"/>
        </xsd:sequence>
      </xsd:complexType>
    </xsd:element>
    <xsd:element name="nddeef1749674d76abdbe4b239a70bc6" ma:index="30" nillable="true" ma:taxonomy="true" ma:internalName="nddeef1749674d76abdbe4b239a70bc6" ma:taxonomyFieldName="Sector_x0020_IDB" ma:displayName="Sector IDB" ma:default="" ma:fieldId="{7ddeef17-4967-4d76-abdb-e4b239a70bc6}" ma:taxonomyMulti="true" ma:sspId="ae61f9b1-e23d-4f49-b3d7-56b991556c4b" ma:termSetId="12408410-0417-4253-a5ed-d52c55de15dc" ma:anchorId="00000000-0000-0000-0000-000000000000" ma:open="true" ma:isKeyword="false">
      <xsd:complexType>
        <xsd:sequence>
          <xsd:element ref="pc:Terms" minOccurs="0" maxOccurs="1"/>
        </xsd:sequence>
      </xsd:complexType>
    </xsd:element>
    <xsd:element name="b2ec7cfb18674cb8803df6b262e8b107" ma:index="32" nillable="true" ma:taxonomy="true" ma:internalName="b2ec7cfb18674cb8803df6b262e8b107" ma:taxonomyFieldName="Sub_x002d_Sector" ma:displayName="Sub-Sector" ma:default="" ma:fieldId="{b2ec7cfb-1867-4cb8-803d-f6b262e8b107}" ma:taxonomyMulti="true" ma:sspId="ae61f9b1-e23d-4f49-b3d7-56b991556c4b" ma:termSetId="73c9b9c8-b29b-461e-b5a6-c7e93795fb05" ma:anchorId="00000000-0000-0000-0000-000000000000" ma:open="false" ma:isKeyword="false">
      <xsd:complexType>
        <xsd:sequence>
          <xsd:element ref="pc:Terms" minOccurs="0" maxOccurs="1"/>
        </xsd:sequence>
      </xsd:complexType>
    </xsd:element>
    <xsd:element name="Phase" ma:index="34" nillable="true" ma:displayName="Phase" ma:internalName="Phase">
      <xsd:simpleType>
        <xsd:restriction base="dms:Text">
          <xsd:maxLength value="255"/>
        </xsd:restriction>
      </xsd:simpleType>
    </xsd:element>
    <xsd:element name="Key_x0020_Document" ma:index="35" nillable="true" ma:displayName="Key Document" ma:default="0" ma:internalName="Key_x0020_Document">
      <xsd:simpleType>
        <xsd:restriction base="dms:Boolean"/>
      </xsd:simpleType>
    </xsd:element>
    <xsd:element name="Business_x0020_Area" ma:index="36" nillable="true" ma:displayName="Business Area" ma:internalName="Business_x0020_Area">
      <xsd:simpleType>
        <xsd:restriction base="dms:Text">
          <xsd:maxLength value="255"/>
        </xsd:restriction>
      </xsd:simpleType>
    </xsd:element>
    <xsd:element name="Project_x0020_Document_x0020_Type" ma:index="37" nillable="true" ma:displayName="Project Document Type" ma:internalName="Project_x0020_Document_x0020_Type">
      <xsd:simpleType>
        <xsd:restriction base="dms:Text">
          <xsd:maxLength value="255"/>
        </xsd:restriction>
      </xsd:simpleType>
    </xsd:element>
    <xsd:element name="Operation_x0020_Type" ma:index="38" nillable="true" ma:displayName="Operation Type" ma:internalName="Operation_x0020_Type">
      <xsd:simpleType>
        <xsd:restriction base="dms:Text">
          <xsd:maxLength value="255"/>
        </xsd:restriction>
      </xsd:simpleType>
    </xsd:element>
    <xsd:element name="Package_x0020_Code" ma:index="39" nillable="true" ma:displayName="Package Code" ma:internalName="Package_x0020_Code">
      <xsd:simpleType>
        <xsd:restriction base="dms:Text">
          <xsd:maxLength value="255"/>
        </xsd:restriction>
      </xsd:simpleType>
    </xsd:element>
    <xsd:element name="e46fe2894295491da65140ffd2369f49" ma:index="40" nillable="true" ma:taxonomy="true" ma:internalName="e46fe2894295491da65140ffd2369f49" ma:taxonomyFieldName="Function_x0020_Operations_x0020_IDB" ma:displayName="Function Operations IDB" ma:default="" ma:fieldId="{e46fe289-4295-491d-a651-40ffd2369f49}" ma:sspId="ae61f9b1-e23d-4f49-b3d7-56b991556c4b" ma:termSetId="90662247-c2d7-4c02-8f80-a99fdf3aec79" ma:anchorId="00000000-0000-0000-0000-000000000000" ma:open="false" ma:isKeyword="false">
      <xsd:complexType>
        <xsd:sequence>
          <xsd:element ref="pc:Terms" minOccurs="0" maxOccurs="1"/>
        </xsd:sequence>
      </xsd:complexType>
    </xsd:element>
    <xsd:element name="SISCOR_x0020_Number" ma:index="42" nillable="true" ma:displayName="SISCOR Number" ma:internalName="SISCOR_x0020_Number">
      <xsd:simpleType>
        <xsd:restriction base="dms:Text">
          <xsd:maxLength value="255"/>
        </xsd:restriction>
      </xsd:simpleType>
    </xsd:element>
    <xsd:element name="IDBDocs_x0020_Number" ma:index="43" nillable="true" ma:displayName="IDBDocs Number" ma:internalName="IDBDocs_x0020_Number">
      <xsd:simpleType>
        <xsd:restriction base="dms:Text">
          <xsd:maxLength value="255"/>
        </xsd:restriction>
      </xsd:simpleType>
    </xsd:element>
    <xsd:element name="Migration_x0020_Info" ma:index="44" nillable="true" ma:displayName="Migration Info" ma:internalName="Migration_x0020_Info">
      <xsd:simpleType>
        <xsd:restriction base="dms:Note"/>
      </xsd:simpleType>
    </xsd:element>
    <xsd:element name="Record_x0020_Number" ma:index="45" nillable="true" ma:displayName="Record Number" ma:internalName="Record_x0020_Number">
      <xsd:simpleType>
        <xsd:restriction base="dms:Text">
          <xsd:maxLength value="255"/>
        </xsd:restriction>
      </xsd:simpleType>
    </xsd:element>
    <xsd:element name="Related_x0020_SisCor_x0020_Number" ma:index="46" nillable="true" ma:displayName="Related SisCor Number" ma:internalName="Related_x0020_SisCor_x0020_Number">
      <xsd:simpleType>
        <xsd:restriction base="dms:Text">
          <xsd:maxLength value="255"/>
        </xsd:restriction>
      </xsd:simpleType>
    </xsd:element>
    <xsd:element name="Extracted_x0020_Keywords" ma:index="47" nillable="true" ma:displayName="Extracted Keywords" ma:internalName="Extracted_x0020_Keywords">
      <xsd:complexType>
        <xsd:complexContent>
          <xsd:extension base="dms:MultiChoiceFillIn">
            <xsd:sequence>
              <xsd:element name="Value" maxOccurs="unbounded" minOccurs="0" nillable="true">
                <xsd:simpleType>
                  <xsd:union memberTypes="dms:Text">
                    <xsd:simpleType>
                      <xsd:restriction base="dms:Choice">
                        <xsd:enumeration value="ez"/>
                      </xsd:restriction>
                    </xsd:simpleType>
                  </xsd:union>
                </xsd:simpleType>
              </xsd:element>
            </xsd:sequence>
          </xsd:extension>
        </xsd:complexContent>
      </xsd:complexType>
    </xsd:element>
    <xsd:element name="Approval_x0020_date" ma:index="48" nillable="true" ma:displayName="Approval date" ma:format="DateOnly" ma:internalName="Approval_x0020_date">
      <xsd:simpleType>
        <xsd:restriction base="dms:DateTime"/>
      </xsd:simpleType>
    </xsd:element>
    <xsd:element name="Transaction_x0020_Type" ma:index="49" nillable="true" ma:displayName="Transaction Type" ma:format="Dropdown" ma:internalName="Transaction_x0020_Type">
      <xsd:simpleType>
        <xsd:restriction base="dms:Choice">
          <xsd:enumeration value="APR"/>
          <xsd:enumeration value="APRR"/>
          <xsd:enumeration value="APRA"/>
          <xsd:enumeration value="API"/>
          <xsd:enumeration value="INC"/>
          <xsd:enumeration value="INCR"/>
          <xsd:enumeration value="BCL"/>
          <xsd:enumeration value="BCC"/>
          <xsd:enumeration value="FCM"/>
          <xsd:enumeration value="FCP"/>
          <xsd:enumeration value="FCPR"/>
          <xsd:enumeration value="FCA"/>
        </xsd:restriction>
      </xsd:simpleType>
    </xsd:element>
    <xsd:element name="Transaction_x0020_Number" ma:index="50" nillable="true" ma:displayName="Transaction Number" ma:internalName="Transaction_x0020_Number">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5d13573-fb10-4da3-b855-85a14bda3a1f" elementFormDefault="qualified">
    <xsd:import namespace="http://schemas.microsoft.com/office/2006/documentManagement/types"/>
    <xsd:import namespace="http://schemas.microsoft.com/office/infopath/2007/PartnerControls"/>
    <xsd:element name="ATI_x0020_Disclose_x0020_Document_x0020_Workflow_x0020_v6" ma:index="51" nillable="true" ma:displayName="ATI Disclose Document Workflow v6" ma:internalName="ATI_x0020_Disclose_x0020_Document_x0020_Workflow_x0020_v6">
      <xsd:complexType>
        <xsd:complexContent>
          <xsd:extension base="dms:URL">
            <xsd:sequence>
              <xsd:element name="Url" type="dms:ValidUrl" minOccurs="0" nillable="true"/>
              <xsd:element name="Description" type="xsd:string" nillable="true"/>
            </xsd:sequence>
          </xsd:extension>
        </xsd:complexContent>
      </xsd:complexType>
    </xsd:element>
    <xsd:element name="ATI_x0020_Undisclose_x0020_Document_x0020_Workflow" ma:index="52" nillable="true" ma:displayName="ATI Undisclose Document Workflow" ma:internalName="ATI_x0020_Undisclose_x0020_Document_x0020_Workflow">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53" nillable="true" ma:displayName="MediaServiceMetadata" ma:hidden="true" ma:internalName="MediaServiceMetadata" ma:readOnly="true">
      <xsd:simpleType>
        <xsd:restriction base="dms:Note"/>
      </xsd:simpleType>
    </xsd:element>
    <xsd:element name="MediaServiceFastMetadata" ma:index="54"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46e1a16-db50-4f97-93f8-ff4d6af46a05" elementFormDefault="qualified">
    <xsd:import namespace="http://schemas.microsoft.com/office/2006/documentManagement/types"/>
    <xsd:import namespace="http://schemas.microsoft.com/office/infopath/2007/PartnerControls"/>
    <xsd:element name="SharedWithUsers" ma:index="5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5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C073443-7EAE-47E3-925A-22949C40D14E}">
  <ds:schemaRefs>
    <ds:schemaRef ds:uri="http://schemas.microsoft.com/office/2006/metadata/properties"/>
    <ds:schemaRef ds:uri="http://schemas.microsoft.com/office/infopath/2007/PartnerControls"/>
    <ds:schemaRef ds:uri="cdc7663a-08f0-4737-9e8c-148ce897a09c"/>
    <ds:schemaRef ds:uri="f5d13573-fb10-4da3-b855-85a14bda3a1f"/>
  </ds:schemaRefs>
</ds:datastoreItem>
</file>

<file path=customXml/itemProps2.xml><?xml version="1.0" encoding="utf-8"?>
<ds:datastoreItem xmlns:ds="http://schemas.openxmlformats.org/officeDocument/2006/customXml" ds:itemID="{2B0D59E9-45BA-4D06-A638-CABD5748981C}">
  <ds:schemaRefs>
    <ds:schemaRef ds:uri="http://schemas.openxmlformats.org/officeDocument/2006/bibliography"/>
  </ds:schemaRefs>
</ds:datastoreItem>
</file>

<file path=customXml/itemProps3.xml><?xml version="1.0" encoding="utf-8"?>
<ds:datastoreItem xmlns:ds="http://schemas.openxmlformats.org/officeDocument/2006/customXml" ds:itemID="{882418F2-906E-43F8-9975-C753F51D93A7}">
  <ds:schemaRefs>
    <ds:schemaRef ds:uri="http://schemas.microsoft.com/sharepoint/events"/>
  </ds:schemaRefs>
</ds:datastoreItem>
</file>

<file path=customXml/itemProps4.xml><?xml version="1.0" encoding="utf-8"?>
<ds:datastoreItem xmlns:ds="http://schemas.openxmlformats.org/officeDocument/2006/customXml" ds:itemID="{85E21905-A1DE-4718-86EC-25C43D1CA226}">
  <ds:schemaRefs>
    <ds:schemaRef ds:uri="http://schemas.microsoft.com/sharepoint/v3/contenttype/forms/url"/>
  </ds:schemaRefs>
</ds:datastoreItem>
</file>

<file path=customXml/itemProps5.xml><?xml version="1.0" encoding="utf-8"?>
<ds:datastoreItem xmlns:ds="http://schemas.openxmlformats.org/officeDocument/2006/customXml" ds:itemID="{45B8C82A-A07C-4CF7-93E9-CACE5774DF57}">
  <ds:schemaRefs>
    <ds:schemaRef ds:uri="Microsoft.SharePoint.Taxonomy.ContentTypeSync"/>
  </ds:schemaRefs>
</ds:datastoreItem>
</file>

<file path=customXml/itemProps6.xml><?xml version="1.0" encoding="utf-8"?>
<ds:datastoreItem xmlns:ds="http://schemas.openxmlformats.org/officeDocument/2006/customXml" ds:itemID="{A402D8F2-F815-4465-BDD8-136AB1AD6988}">
  <ds:schemaRefs>
    <ds:schemaRef ds:uri="http://schemas.microsoft.com/sharepoint/v3/contenttype/forms"/>
  </ds:schemaRefs>
</ds:datastoreItem>
</file>

<file path=customXml/itemProps7.xml><?xml version="1.0" encoding="utf-8"?>
<ds:datastoreItem xmlns:ds="http://schemas.openxmlformats.org/officeDocument/2006/customXml" ds:itemID="{5A6E6FB7-5109-4C7B-BD66-B598858F70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c7663a-08f0-4737-9e8c-148ce897a09c"/>
    <ds:schemaRef ds:uri="f5d13573-fb10-4da3-b855-85a14bda3a1f"/>
    <ds:schemaRef ds:uri="b46e1a16-db50-4f97-93f8-ff4d6af46a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Alejandro  Delgado</dc:creator>
  <cp:keywords/>
  <dc:description/>
  <cp:lastModifiedBy>Estrada Regalado, Nelson Mauricio</cp:lastModifiedBy>
  <cp:revision>30</cp:revision>
  <cp:lastPrinted>2022-02-20T04:55:00Z</cp:lastPrinted>
  <dcterms:created xsi:type="dcterms:W3CDTF">2022-05-24T22:43:00Z</dcterms:created>
  <dcterms:modified xsi:type="dcterms:W3CDTF">2022-08-03T21:48:36Z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0x010100ACF722E9F6B0B149B0CD8BE2560A66720074C91EC93D497042BE10EAE6FBA708B0</vt:lpwstr>
  </property>
  <property fmtid="{D5CDD505-2E9C-101B-9397-08002B2CF9AE}" pid="3" name="TaxKeyword">
    <vt:lpwstr/>
  </property>
  <property fmtid="{D5CDD505-2E9C-101B-9397-08002B2CF9AE}" pid="4" name="Sub_x002d_Sector">
    <vt:lpwstr/>
  </property>
  <property fmtid="{D5CDD505-2E9C-101B-9397-08002B2CF9AE}" pid="5" name="TaxKeywordTaxHTField">
    <vt:lpwstr/>
  </property>
  <property fmtid="{D5CDD505-2E9C-101B-9397-08002B2CF9AE}" pid="6" name="Country">
    <vt:lpwstr>24;#El Salvador|057b77a9-2761-48a1-b9dc-78a115c002df</vt:lpwstr>
  </property>
  <property fmtid="{D5CDD505-2E9C-101B-9397-08002B2CF9AE}" pid="7" name="Fund_x0020_IDB">
    <vt:lpwstr/>
  </property>
  <property fmtid="{D5CDD505-2E9C-101B-9397-08002B2CF9AE}" pid="8" name="Series_x0020_Operations_x0020_IDB">
    <vt:lpwstr/>
  </property>
  <property fmtid="{D5CDD505-2E9C-101B-9397-08002B2CF9AE}" pid="9" name="Function Operations IDB">
    <vt:lpwstr>1;#Project Preparation Planning and Design|29ca0c72-1fc4-435f-a09c-28585cb5eac9</vt:lpwstr>
  </property>
  <property fmtid="{D5CDD505-2E9C-101B-9397-08002B2CF9AE}" pid="10" name="Sector_x0020_IDB">
    <vt:lpwstr/>
  </property>
  <property fmtid="{D5CDD505-2E9C-101B-9397-08002B2CF9AE}" pid="11" name="Sub-Sector">
    <vt:lpwstr>295;#WATER SUPPLY URBAN|28df1b5d-8f50-49f8-b50a-8bcbae67d2a4</vt:lpwstr>
  </property>
  <property fmtid="{D5CDD505-2E9C-101B-9397-08002B2CF9AE}" pid="12" name="Fund IDB">
    <vt:lpwstr>27;#ORC|c028a4b2-ad8b-4cf4-9cac-a2ae6a778e23</vt:lpwstr>
  </property>
  <property fmtid="{D5CDD505-2E9C-101B-9397-08002B2CF9AE}" pid="13" name="Sector IDB">
    <vt:lpwstr>42;#WATER AND SANITATION|ba6b63cd-e402-47cb-9357-08149f7ce046</vt:lpwstr>
  </property>
  <property fmtid="{D5CDD505-2E9C-101B-9397-08002B2CF9AE}" pid="14" name="_dlc_DocIdItemGuid">
    <vt:lpwstr>d4e9e842-369a-41ff-8384-4893fd8e515f</vt:lpwstr>
  </property>
  <property fmtid="{D5CDD505-2E9C-101B-9397-08002B2CF9AE}" pid="16" name="Disclosure Activity">
    <vt:lpwstr>Electronic Links</vt:lpwstr>
  </property>
  <property fmtid="{D5CDD505-2E9C-101B-9397-08002B2CF9AE}" pid="17" name="Webtopic">
    <vt:lpwstr/>
  </property>
  <property fmtid="{D5CDD505-2E9C-101B-9397-08002B2CF9AE}" pid="18" name="Series Operations IDB">
    <vt:lpwstr/>
  </property>
</Properties>
</file>